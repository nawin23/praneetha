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9F44D" w14:textId="0E937E0E" w:rsidR="003760F5" w:rsidRPr="00962FE4" w:rsidRDefault="003760F5" w:rsidP="00BB3830">
      <w:pPr>
        <w:pStyle w:val="DocFrameBlockTitle"/>
        <w:tabs>
          <w:tab w:val="left" w:pos="3735"/>
        </w:tabs>
        <w:spacing w:before="0"/>
        <w:rPr>
          <w:rFonts w:ascii="Humanist Slabserif 712 Std Roma" w:hAnsi="Humanist Slabserif 712 Std Roma" w:cs="Arial"/>
          <w:b w:val="0"/>
          <w:color w:val="000000" w:themeColor="text1"/>
          <w:sz w:val="20"/>
        </w:rPr>
      </w:pPr>
      <w:r w:rsidRPr="00962FE4">
        <w:rPr>
          <w:rFonts w:ascii="Humanist Slabserif 712 Std Roma" w:hAnsi="Humanist Slabserif 712 Std Roma" w:cs="Arial"/>
          <w:b w:val="0"/>
          <w:color w:val="000000" w:themeColor="text1"/>
          <w:sz w:val="20"/>
        </w:rPr>
        <w:t>Software Detailed  Design Approval:</w:t>
      </w:r>
      <w:r w:rsidR="00BB3830">
        <w:rPr>
          <w:rFonts w:ascii="Humanist Slabserif 712 Std Roma" w:hAnsi="Humanist Slabserif 712 Std Roma" w:cs="Arial"/>
          <w:b w:val="0"/>
          <w:color w:val="000000" w:themeColor="text1"/>
          <w:sz w:val="20"/>
        </w:rPr>
        <w:tab/>
      </w:r>
    </w:p>
    <w:p w14:paraId="31AE2C61" w14:textId="77777777" w:rsidR="003760F5" w:rsidRPr="00962FE4" w:rsidRDefault="003760F5" w:rsidP="003760F5">
      <w:pPr>
        <w:spacing w:after="120"/>
        <w:rPr>
          <w:rFonts w:ascii="Humanist Slabserif 712 Std Roma" w:hAnsi="Humanist Slabserif 712 Std Roma" w:cs="Arial"/>
          <w:color w:val="000000" w:themeColor="text1"/>
          <w:sz w:val="20"/>
        </w:rPr>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870"/>
        <w:gridCol w:w="185"/>
        <w:gridCol w:w="2391"/>
        <w:gridCol w:w="160"/>
        <w:gridCol w:w="3242"/>
        <w:gridCol w:w="160"/>
        <w:gridCol w:w="1422"/>
        <w:gridCol w:w="180"/>
      </w:tblGrid>
      <w:tr w:rsidR="003C3A6B" w:rsidRPr="00962FE4" w14:paraId="398ED60A" w14:textId="77777777" w:rsidTr="00951C4D">
        <w:trPr>
          <w:cantSplit/>
          <w:trHeight w:val="640"/>
        </w:trPr>
        <w:tc>
          <w:tcPr>
            <w:tcW w:w="1870" w:type="dxa"/>
            <w:vMerge w:val="restart"/>
            <w:vAlign w:val="center"/>
            <w:hideMark/>
          </w:tcPr>
          <w:p w14:paraId="01E94934"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Issued by:</w:t>
            </w:r>
          </w:p>
          <w:p w14:paraId="6DA9F9B3"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DEV</w:t>
            </w:r>
          </w:p>
        </w:tc>
        <w:tc>
          <w:tcPr>
            <w:tcW w:w="185" w:type="dxa"/>
            <w:vAlign w:val="center"/>
          </w:tcPr>
          <w:p w14:paraId="2CDD2F82"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2391" w:type="dxa"/>
            <w:vAlign w:val="bottom"/>
            <w:hideMark/>
          </w:tcPr>
          <w:p w14:paraId="3C7452C9" w14:textId="77777777" w:rsidR="003760F5" w:rsidRPr="00962FE4" w:rsidRDefault="003760F5" w:rsidP="00951C4D">
            <w:pPr>
              <w:pStyle w:val="FormatvorlageDocFramePlaceholderKeinEffekt"/>
              <w:spacing w:before="0"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&lt; Author &gt;</w:t>
            </w:r>
          </w:p>
        </w:tc>
        <w:tc>
          <w:tcPr>
            <w:tcW w:w="160" w:type="dxa"/>
            <w:vAlign w:val="center"/>
          </w:tcPr>
          <w:p w14:paraId="5598CA93"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3242" w:type="dxa"/>
            <w:vAlign w:val="bottom"/>
          </w:tcPr>
          <w:p w14:paraId="61A05645"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60" w:type="dxa"/>
            <w:vAlign w:val="bottom"/>
          </w:tcPr>
          <w:p w14:paraId="5F1A9258"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422" w:type="dxa"/>
            <w:vAlign w:val="bottom"/>
            <w:hideMark/>
          </w:tcPr>
          <w:p w14:paraId="196D2EC9" w14:textId="77777777" w:rsidR="003760F5" w:rsidRPr="00962FE4" w:rsidRDefault="003760F5" w:rsidP="00951C4D">
            <w:pPr>
              <w:pStyle w:val="FormatvorlageDocFramePlaceholderKeinEffekt"/>
              <w:spacing w:before="0"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&lt; Date &gt;</w:t>
            </w:r>
          </w:p>
        </w:tc>
        <w:tc>
          <w:tcPr>
            <w:tcW w:w="180" w:type="dxa"/>
            <w:vAlign w:val="bottom"/>
          </w:tcPr>
          <w:p w14:paraId="0CA88F51"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r>
      <w:tr w:rsidR="003C3A6B" w:rsidRPr="00962FE4" w14:paraId="4AFC777C" w14:textId="77777777" w:rsidTr="00951C4D">
        <w:trPr>
          <w:cantSplit/>
          <w:trHeight w:val="60"/>
        </w:trPr>
        <w:tc>
          <w:tcPr>
            <w:tcW w:w="1870" w:type="dxa"/>
            <w:vMerge/>
            <w:vAlign w:val="center"/>
            <w:hideMark/>
          </w:tcPr>
          <w:p w14:paraId="37B61FA4" w14:textId="77777777" w:rsidR="003760F5" w:rsidRPr="00962FE4" w:rsidRDefault="003760F5" w:rsidP="00951C4D">
            <w:pPr>
              <w:rPr>
                <w:rFonts w:ascii="Humanist Slabserif 712 Std Roma" w:hAnsi="Humanist Slabserif 712 Std Roma" w:cs="Arial"/>
                <w:noProof/>
                <w:color w:val="000000" w:themeColor="text1"/>
                <w:sz w:val="20"/>
                <w:lang w:val="de-DE" w:eastAsia="de-DE"/>
              </w:rPr>
            </w:pPr>
          </w:p>
        </w:tc>
        <w:tc>
          <w:tcPr>
            <w:tcW w:w="185" w:type="dxa"/>
            <w:vAlign w:val="center"/>
          </w:tcPr>
          <w:p w14:paraId="60E8A088"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2391" w:type="dxa"/>
            <w:vAlign w:val="center"/>
            <w:hideMark/>
          </w:tcPr>
          <w:p w14:paraId="576365F5" w14:textId="77777777" w:rsidR="003760F5" w:rsidRPr="00962FE4" w:rsidRDefault="003760F5" w:rsidP="00951C4D">
            <w:pPr>
              <w:pStyle w:val="DocFrameStandard"/>
              <w:spacing w:after="120"/>
              <w:jc w:val="center"/>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Name printed</w:t>
            </w:r>
          </w:p>
        </w:tc>
        <w:tc>
          <w:tcPr>
            <w:tcW w:w="160" w:type="dxa"/>
            <w:vAlign w:val="center"/>
          </w:tcPr>
          <w:p w14:paraId="1B4B5F11"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3242" w:type="dxa"/>
            <w:vAlign w:val="center"/>
            <w:hideMark/>
          </w:tcPr>
          <w:p w14:paraId="358ADAB4"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Signature</w:t>
            </w:r>
          </w:p>
        </w:tc>
        <w:tc>
          <w:tcPr>
            <w:tcW w:w="160" w:type="dxa"/>
            <w:vAlign w:val="center"/>
          </w:tcPr>
          <w:p w14:paraId="2AF508D4"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p>
        </w:tc>
        <w:tc>
          <w:tcPr>
            <w:tcW w:w="1422" w:type="dxa"/>
            <w:vAlign w:val="center"/>
            <w:hideMark/>
          </w:tcPr>
          <w:p w14:paraId="156073E7"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Date</w:t>
            </w:r>
          </w:p>
        </w:tc>
        <w:tc>
          <w:tcPr>
            <w:tcW w:w="180" w:type="dxa"/>
            <w:vAlign w:val="center"/>
          </w:tcPr>
          <w:p w14:paraId="304B11F3"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r>
      <w:tr w:rsidR="003C3A6B" w:rsidRPr="00962FE4" w14:paraId="418B826C" w14:textId="77777777" w:rsidTr="00951C4D">
        <w:trPr>
          <w:trHeight w:val="360"/>
        </w:trPr>
        <w:tc>
          <w:tcPr>
            <w:tcW w:w="1870" w:type="dxa"/>
            <w:vAlign w:val="center"/>
            <w:hideMark/>
          </w:tcPr>
          <w:p w14:paraId="5280B294"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Revision No.:</w:t>
            </w:r>
          </w:p>
        </w:tc>
        <w:tc>
          <w:tcPr>
            <w:tcW w:w="7740" w:type="dxa"/>
            <w:gridSpan w:val="7"/>
            <w:vAlign w:val="center"/>
          </w:tcPr>
          <w:p w14:paraId="2E4FAC23" w14:textId="77777777" w:rsidR="003760F5" w:rsidRPr="00962FE4" w:rsidRDefault="003760F5" w:rsidP="00951C4D">
            <w:pPr>
              <w:pStyle w:val="DocFramePlaceholder"/>
              <w:spacing w:before="0" w:after="120"/>
              <w:rPr>
                <w:rFonts w:ascii="Humanist Slabserif 712 Std Roma" w:hAnsi="Humanist Slabserif 712 Std Roma" w:cs="Arial"/>
                <w:color w:val="000000" w:themeColor="text1"/>
              </w:rPr>
            </w:pPr>
          </w:p>
        </w:tc>
      </w:tr>
      <w:tr w:rsidR="003C3A6B" w:rsidRPr="00962FE4" w14:paraId="1452A2B5" w14:textId="77777777" w:rsidTr="00951C4D">
        <w:trPr>
          <w:cantSplit/>
          <w:trHeight w:val="640"/>
        </w:trPr>
        <w:tc>
          <w:tcPr>
            <w:tcW w:w="1870" w:type="dxa"/>
            <w:vMerge w:val="restart"/>
            <w:vAlign w:val="center"/>
            <w:hideMark/>
          </w:tcPr>
          <w:p w14:paraId="20173C8F"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 xml:space="preserve">Approved by </w:t>
            </w:r>
            <w:r w:rsidRPr="00962FE4">
              <w:rPr>
                <w:rFonts w:ascii="Humanist Slabserif 712 Std Roma" w:hAnsi="Humanist Slabserif 712 Std Roma" w:cs="Arial"/>
                <w:color w:val="000000" w:themeColor="text1"/>
              </w:rPr>
              <w:br/>
              <w:t>PL:</w:t>
            </w:r>
          </w:p>
        </w:tc>
        <w:tc>
          <w:tcPr>
            <w:tcW w:w="185" w:type="dxa"/>
            <w:vAlign w:val="center"/>
          </w:tcPr>
          <w:p w14:paraId="367AECD4"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2391" w:type="dxa"/>
            <w:vAlign w:val="bottom"/>
            <w:hideMark/>
          </w:tcPr>
          <w:p w14:paraId="24DC414E" w14:textId="77777777" w:rsidR="003760F5" w:rsidRPr="00962FE4" w:rsidRDefault="003760F5" w:rsidP="00951C4D">
            <w:pPr>
              <w:pStyle w:val="FormatvorlageDocFramePlaceholderKeinEffekt"/>
              <w:spacing w:before="0"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&lt; Name &gt;</w:t>
            </w:r>
          </w:p>
        </w:tc>
        <w:tc>
          <w:tcPr>
            <w:tcW w:w="160" w:type="dxa"/>
            <w:vAlign w:val="center"/>
          </w:tcPr>
          <w:p w14:paraId="30C22155"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3242" w:type="dxa"/>
            <w:vAlign w:val="bottom"/>
          </w:tcPr>
          <w:p w14:paraId="2285851C"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60" w:type="dxa"/>
            <w:vAlign w:val="bottom"/>
          </w:tcPr>
          <w:p w14:paraId="775044BB"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422" w:type="dxa"/>
            <w:vAlign w:val="bottom"/>
          </w:tcPr>
          <w:p w14:paraId="5D69B7A9"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80" w:type="dxa"/>
            <w:vAlign w:val="bottom"/>
          </w:tcPr>
          <w:p w14:paraId="3BB7C6CE"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r>
      <w:tr w:rsidR="003C3A6B" w:rsidRPr="00962FE4" w14:paraId="746A6A27" w14:textId="77777777" w:rsidTr="00951C4D">
        <w:trPr>
          <w:cantSplit/>
          <w:trHeight w:val="60"/>
        </w:trPr>
        <w:tc>
          <w:tcPr>
            <w:tcW w:w="1870" w:type="dxa"/>
            <w:vMerge/>
            <w:vAlign w:val="center"/>
            <w:hideMark/>
          </w:tcPr>
          <w:p w14:paraId="4138B360" w14:textId="77777777" w:rsidR="003760F5" w:rsidRPr="00962FE4" w:rsidRDefault="003760F5" w:rsidP="00951C4D">
            <w:pPr>
              <w:rPr>
                <w:rFonts w:ascii="Humanist Slabserif 712 Std Roma" w:hAnsi="Humanist Slabserif 712 Std Roma" w:cs="Arial"/>
                <w:noProof/>
                <w:color w:val="000000" w:themeColor="text1"/>
                <w:sz w:val="20"/>
                <w:lang w:val="de-DE" w:eastAsia="de-DE"/>
              </w:rPr>
            </w:pPr>
          </w:p>
        </w:tc>
        <w:tc>
          <w:tcPr>
            <w:tcW w:w="185" w:type="dxa"/>
            <w:vAlign w:val="center"/>
          </w:tcPr>
          <w:p w14:paraId="37463780"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2391" w:type="dxa"/>
            <w:vAlign w:val="center"/>
            <w:hideMark/>
          </w:tcPr>
          <w:p w14:paraId="1BCC0A3C"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Name printed</w:t>
            </w:r>
          </w:p>
        </w:tc>
        <w:tc>
          <w:tcPr>
            <w:tcW w:w="160" w:type="dxa"/>
            <w:vAlign w:val="center"/>
          </w:tcPr>
          <w:p w14:paraId="7DB16660"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3242" w:type="dxa"/>
            <w:vAlign w:val="center"/>
            <w:hideMark/>
          </w:tcPr>
          <w:p w14:paraId="19B17520"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Signature</w:t>
            </w:r>
          </w:p>
        </w:tc>
        <w:tc>
          <w:tcPr>
            <w:tcW w:w="160" w:type="dxa"/>
            <w:vAlign w:val="center"/>
          </w:tcPr>
          <w:p w14:paraId="47E71707"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p>
        </w:tc>
        <w:tc>
          <w:tcPr>
            <w:tcW w:w="1422" w:type="dxa"/>
            <w:vAlign w:val="center"/>
            <w:hideMark/>
          </w:tcPr>
          <w:p w14:paraId="076B4F8C"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Date</w:t>
            </w:r>
          </w:p>
        </w:tc>
        <w:tc>
          <w:tcPr>
            <w:tcW w:w="180" w:type="dxa"/>
            <w:vAlign w:val="center"/>
          </w:tcPr>
          <w:p w14:paraId="3AD765D5"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r>
      <w:tr w:rsidR="003C3A6B" w:rsidRPr="00962FE4" w14:paraId="30876267" w14:textId="77777777" w:rsidTr="00951C4D">
        <w:trPr>
          <w:cantSplit/>
          <w:trHeight w:val="60"/>
        </w:trPr>
        <w:tc>
          <w:tcPr>
            <w:tcW w:w="1870" w:type="dxa"/>
            <w:vMerge w:val="restart"/>
            <w:vAlign w:val="center"/>
          </w:tcPr>
          <w:p w14:paraId="317748D7"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 xml:space="preserve">Approved by </w:t>
            </w:r>
            <w:r w:rsidRPr="00962FE4">
              <w:rPr>
                <w:rFonts w:ascii="Humanist Slabserif 712 Std Roma" w:hAnsi="Humanist Slabserif 712 Std Roma" w:cs="Arial"/>
                <w:color w:val="000000" w:themeColor="text1"/>
              </w:rPr>
              <w:br/>
              <w:t>TEST:</w:t>
            </w:r>
          </w:p>
        </w:tc>
        <w:tc>
          <w:tcPr>
            <w:tcW w:w="185" w:type="dxa"/>
            <w:vAlign w:val="center"/>
          </w:tcPr>
          <w:p w14:paraId="48321E85"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2391" w:type="dxa"/>
            <w:vAlign w:val="bottom"/>
          </w:tcPr>
          <w:p w14:paraId="45C9B9EB" w14:textId="77777777" w:rsidR="003760F5" w:rsidRPr="00962FE4" w:rsidRDefault="003760F5" w:rsidP="00951C4D">
            <w:pPr>
              <w:pStyle w:val="FormatvorlageDocFramePlaceholderKeinEffekt"/>
              <w:spacing w:before="0"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&lt; Name &gt;</w:t>
            </w:r>
          </w:p>
        </w:tc>
        <w:tc>
          <w:tcPr>
            <w:tcW w:w="160" w:type="dxa"/>
            <w:vAlign w:val="center"/>
          </w:tcPr>
          <w:p w14:paraId="66EE51E6"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3242" w:type="dxa"/>
            <w:vAlign w:val="bottom"/>
          </w:tcPr>
          <w:p w14:paraId="5FC8C31D"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60" w:type="dxa"/>
            <w:vAlign w:val="bottom"/>
          </w:tcPr>
          <w:p w14:paraId="33F21237"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422" w:type="dxa"/>
            <w:vAlign w:val="bottom"/>
          </w:tcPr>
          <w:p w14:paraId="68B1AA49"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80" w:type="dxa"/>
            <w:vAlign w:val="center"/>
          </w:tcPr>
          <w:p w14:paraId="02DE985A"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r>
      <w:tr w:rsidR="003C3A6B" w:rsidRPr="00962FE4" w14:paraId="67AA3105" w14:textId="77777777" w:rsidTr="00951C4D">
        <w:trPr>
          <w:cantSplit/>
          <w:trHeight w:val="602"/>
        </w:trPr>
        <w:tc>
          <w:tcPr>
            <w:tcW w:w="1870" w:type="dxa"/>
            <w:vMerge/>
            <w:vAlign w:val="center"/>
          </w:tcPr>
          <w:p w14:paraId="54D6DB9E"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p>
        </w:tc>
        <w:tc>
          <w:tcPr>
            <w:tcW w:w="185" w:type="dxa"/>
            <w:vAlign w:val="center"/>
          </w:tcPr>
          <w:p w14:paraId="51B410D8"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2391" w:type="dxa"/>
            <w:vAlign w:val="center"/>
          </w:tcPr>
          <w:p w14:paraId="03F6FD26"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Name printed</w:t>
            </w:r>
          </w:p>
        </w:tc>
        <w:tc>
          <w:tcPr>
            <w:tcW w:w="160" w:type="dxa"/>
            <w:vAlign w:val="center"/>
          </w:tcPr>
          <w:p w14:paraId="355A43A4"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3242" w:type="dxa"/>
            <w:vAlign w:val="center"/>
          </w:tcPr>
          <w:p w14:paraId="62E1C431"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Signature</w:t>
            </w:r>
          </w:p>
        </w:tc>
        <w:tc>
          <w:tcPr>
            <w:tcW w:w="160" w:type="dxa"/>
            <w:vAlign w:val="center"/>
          </w:tcPr>
          <w:p w14:paraId="0A306EEF"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p>
        </w:tc>
        <w:tc>
          <w:tcPr>
            <w:tcW w:w="1422" w:type="dxa"/>
            <w:vAlign w:val="center"/>
          </w:tcPr>
          <w:p w14:paraId="7F1C8636"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Date</w:t>
            </w:r>
          </w:p>
        </w:tc>
        <w:tc>
          <w:tcPr>
            <w:tcW w:w="180" w:type="dxa"/>
            <w:vAlign w:val="center"/>
          </w:tcPr>
          <w:p w14:paraId="0455B916"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r>
      <w:tr w:rsidR="003C3A6B" w:rsidRPr="00962FE4" w14:paraId="2B50DF4B" w14:textId="77777777" w:rsidTr="00951C4D">
        <w:trPr>
          <w:cantSplit/>
          <w:trHeight w:val="588"/>
        </w:trPr>
        <w:tc>
          <w:tcPr>
            <w:tcW w:w="1870" w:type="dxa"/>
            <w:vMerge w:val="restart"/>
            <w:vAlign w:val="center"/>
          </w:tcPr>
          <w:p w14:paraId="07277738"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 xml:space="preserve">Approved by </w:t>
            </w:r>
            <w:r w:rsidRPr="00962FE4">
              <w:rPr>
                <w:rFonts w:ascii="Humanist Slabserif 712 Std Roma" w:hAnsi="Humanist Slabserif 712 Std Roma" w:cs="Arial"/>
                <w:color w:val="000000" w:themeColor="text1"/>
              </w:rPr>
              <w:br/>
              <w:t>QA:</w:t>
            </w:r>
          </w:p>
        </w:tc>
        <w:tc>
          <w:tcPr>
            <w:tcW w:w="185" w:type="dxa"/>
            <w:vAlign w:val="center"/>
          </w:tcPr>
          <w:p w14:paraId="10155020"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2391" w:type="dxa"/>
            <w:vAlign w:val="bottom"/>
          </w:tcPr>
          <w:p w14:paraId="1CAF989E" w14:textId="77777777" w:rsidR="003760F5" w:rsidRPr="00962FE4" w:rsidRDefault="003760F5" w:rsidP="00951C4D">
            <w:pPr>
              <w:pStyle w:val="FormatvorlageDocFramePlaceholderKeinEffekt"/>
              <w:spacing w:before="0"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&lt; Name &gt;</w:t>
            </w:r>
          </w:p>
        </w:tc>
        <w:tc>
          <w:tcPr>
            <w:tcW w:w="160" w:type="dxa"/>
            <w:vAlign w:val="center"/>
          </w:tcPr>
          <w:p w14:paraId="177EB9B2"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3242" w:type="dxa"/>
            <w:vAlign w:val="bottom"/>
          </w:tcPr>
          <w:p w14:paraId="73A6A266"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60" w:type="dxa"/>
            <w:vAlign w:val="bottom"/>
          </w:tcPr>
          <w:p w14:paraId="5AB120DC"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422" w:type="dxa"/>
            <w:vAlign w:val="bottom"/>
          </w:tcPr>
          <w:p w14:paraId="584670DC"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80" w:type="dxa"/>
            <w:vAlign w:val="center"/>
          </w:tcPr>
          <w:p w14:paraId="21649911"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r>
      <w:tr w:rsidR="003C3A6B" w:rsidRPr="00962FE4" w14:paraId="7478279D" w14:textId="77777777" w:rsidTr="00951C4D">
        <w:trPr>
          <w:cantSplit/>
          <w:trHeight w:val="755"/>
        </w:trPr>
        <w:tc>
          <w:tcPr>
            <w:tcW w:w="1870" w:type="dxa"/>
            <w:vMerge/>
            <w:vAlign w:val="center"/>
          </w:tcPr>
          <w:p w14:paraId="589309F9"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p>
        </w:tc>
        <w:tc>
          <w:tcPr>
            <w:tcW w:w="185" w:type="dxa"/>
            <w:vAlign w:val="center"/>
          </w:tcPr>
          <w:p w14:paraId="1BF28B79"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2391" w:type="dxa"/>
            <w:vAlign w:val="center"/>
          </w:tcPr>
          <w:p w14:paraId="42DD57A8"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Name printed</w:t>
            </w:r>
          </w:p>
        </w:tc>
        <w:tc>
          <w:tcPr>
            <w:tcW w:w="160" w:type="dxa"/>
            <w:vAlign w:val="center"/>
          </w:tcPr>
          <w:p w14:paraId="4078926F"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3242" w:type="dxa"/>
            <w:vAlign w:val="center"/>
          </w:tcPr>
          <w:p w14:paraId="6C969453"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Signature</w:t>
            </w:r>
          </w:p>
        </w:tc>
        <w:tc>
          <w:tcPr>
            <w:tcW w:w="160" w:type="dxa"/>
            <w:vAlign w:val="center"/>
          </w:tcPr>
          <w:p w14:paraId="67C5127C"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p>
        </w:tc>
        <w:tc>
          <w:tcPr>
            <w:tcW w:w="1422" w:type="dxa"/>
            <w:vAlign w:val="center"/>
          </w:tcPr>
          <w:p w14:paraId="0E631344"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Date</w:t>
            </w:r>
          </w:p>
        </w:tc>
        <w:tc>
          <w:tcPr>
            <w:tcW w:w="180" w:type="dxa"/>
            <w:vAlign w:val="center"/>
          </w:tcPr>
          <w:p w14:paraId="09E6C09E"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r>
      <w:tr w:rsidR="003C3A6B" w:rsidRPr="00962FE4" w14:paraId="6D370494" w14:textId="77777777" w:rsidTr="00951C4D">
        <w:trPr>
          <w:cantSplit/>
          <w:trHeight w:val="60"/>
        </w:trPr>
        <w:tc>
          <w:tcPr>
            <w:tcW w:w="1870" w:type="dxa"/>
            <w:vMerge w:val="restart"/>
            <w:vAlign w:val="center"/>
          </w:tcPr>
          <w:p w14:paraId="4094B768"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 xml:space="preserve">Approved by </w:t>
            </w:r>
            <w:r w:rsidRPr="00962FE4">
              <w:rPr>
                <w:rFonts w:ascii="Humanist Slabserif 712 Std Roma" w:hAnsi="Humanist Slabserif 712 Std Roma" w:cs="Arial"/>
                <w:color w:val="000000" w:themeColor="text1"/>
              </w:rPr>
              <w:br/>
              <w:t>IT:</w:t>
            </w:r>
          </w:p>
        </w:tc>
        <w:tc>
          <w:tcPr>
            <w:tcW w:w="185" w:type="dxa"/>
            <w:vAlign w:val="center"/>
          </w:tcPr>
          <w:p w14:paraId="244CF6E9"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2391" w:type="dxa"/>
            <w:vAlign w:val="bottom"/>
          </w:tcPr>
          <w:p w14:paraId="37A9123A" w14:textId="77777777" w:rsidR="003760F5" w:rsidRPr="00962FE4" w:rsidRDefault="003760F5" w:rsidP="00951C4D">
            <w:pPr>
              <w:pStyle w:val="FormatvorlageDocFramePlaceholderKeinEffekt"/>
              <w:spacing w:before="0"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&lt; Name &gt;</w:t>
            </w:r>
          </w:p>
        </w:tc>
        <w:tc>
          <w:tcPr>
            <w:tcW w:w="160" w:type="dxa"/>
            <w:vAlign w:val="center"/>
          </w:tcPr>
          <w:p w14:paraId="6C2CFCC8"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3242" w:type="dxa"/>
            <w:vAlign w:val="bottom"/>
          </w:tcPr>
          <w:p w14:paraId="14EA69F6"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60" w:type="dxa"/>
            <w:vAlign w:val="bottom"/>
          </w:tcPr>
          <w:p w14:paraId="7FEFCC05"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422" w:type="dxa"/>
            <w:vAlign w:val="bottom"/>
          </w:tcPr>
          <w:p w14:paraId="2D72CADD"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80" w:type="dxa"/>
            <w:vAlign w:val="center"/>
          </w:tcPr>
          <w:p w14:paraId="27DD3B41"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r>
      <w:tr w:rsidR="003C3A6B" w:rsidRPr="00962FE4" w14:paraId="657AD082" w14:textId="77777777" w:rsidTr="00951C4D">
        <w:trPr>
          <w:cantSplit/>
          <w:trHeight w:val="647"/>
        </w:trPr>
        <w:tc>
          <w:tcPr>
            <w:tcW w:w="1870" w:type="dxa"/>
            <w:vMerge/>
            <w:vAlign w:val="center"/>
          </w:tcPr>
          <w:p w14:paraId="72B7850B"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p>
        </w:tc>
        <w:tc>
          <w:tcPr>
            <w:tcW w:w="185" w:type="dxa"/>
            <w:vAlign w:val="center"/>
          </w:tcPr>
          <w:p w14:paraId="0577EAC4"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2391" w:type="dxa"/>
            <w:vAlign w:val="center"/>
          </w:tcPr>
          <w:p w14:paraId="647606BE"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Name printed</w:t>
            </w:r>
          </w:p>
        </w:tc>
        <w:tc>
          <w:tcPr>
            <w:tcW w:w="160" w:type="dxa"/>
            <w:vAlign w:val="center"/>
          </w:tcPr>
          <w:p w14:paraId="1EED80F1"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3242" w:type="dxa"/>
            <w:vAlign w:val="center"/>
          </w:tcPr>
          <w:p w14:paraId="18784FD5"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Signature</w:t>
            </w:r>
          </w:p>
        </w:tc>
        <w:tc>
          <w:tcPr>
            <w:tcW w:w="160" w:type="dxa"/>
            <w:vAlign w:val="center"/>
          </w:tcPr>
          <w:p w14:paraId="5A9B4D48"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p>
        </w:tc>
        <w:tc>
          <w:tcPr>
            <w:tcW w:w="1422" w:type="dxa"/>
            <w:vAlign w:val="center"/>
          </w:tcPr>
          <w:p w14:paraId="12F0B81F"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Date</w:t>
            </w:r>
          </w:p>
        </w:tc>
        <w:tc>
          <w:tcPr>
            <w:tcW w:w="180" w:type="dxa"/>
            <w:vAlign w:val="center"/>
          </w:tcPr>
          <w:p w14:paraId="37D4457E"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r>
    </w:tbl>
    <w:p w14:paraId="66FAF68F" w14:textId="7CAB6B7A" w:rsidR="000D0DB1" w:rsidRPr="00962FE4" w:rsidRDefault="000D0DB1" w:rsidP="003760F5">
      <w:pPr>
        <w:rPr>
          <w:rFonts w:ascii="Humanist Slabserif 712 Std Roma" w:hAnsi="Humanist Slabserif 712 Std Roma"/>
          <w:color w:val="000000" w:themeColor="text1"/>
          <w:sz w:val="20"/>
        </w:rPr>
      </w:pPr>
    </w:p>
    <w:p w14:paraId="339DEDFC" w14:textId="77777777" w:rsidR="003760F5" w:rsidRPr="00962FE4" w:rsidRDefault="003760F5" w:rsidP="003760F5">
      <w:pPr>
        <w:rPr>
          <w:rFonts w:ascii="Humanist Slabserif 712 Std Roma" w:hAnsi="Humanist Slabserif 712 Std Roma"/>
          <w:color w:val="000000" w:themeColor="text1"/>
          <w:sz w:val="20"/>
        </w:rPr>
      </w:pPr>
    </w:p>
    <w:p w14:paraId="4CBF9F75" w14:textId="77777777" w:rsidR="003760F5" w:rsidRPr="00962FE4" w:rsidRDefault="003760F5" w:rsidP="003760F5">
      <w:pPr>
        <w:rPr>
          <w:rFonts w:ascii="Humanist Slabserif 712 Std Roma" w:hAnsi="Humanist Slabserif 712 Std Roma"/>
          <w:color w:val="000000" w:themeColor="text1"/>
          <w:sz w:val="20"/>
        </w:rPr>
      </w:pPr>
    </w:p>
    <w:p w14:paraId="6E552D35" w14:textId="77777777" w:rsidR="003760F5" w:rsidRPr="00962FE4" w:rsidRDefault="003760F5" w:rsidP="003760F5">
      <w:pPr>
        <w:rPr>
          <w:rFonts w:ascii="Humanist Slabserif 712 Std Roma" w:hAnsi="Humanist Slabserif 712 Std Roma"/>
          <w:color w:val="000000" w:themeColor="text1"/>
          <w:sz w:val="20"/>
        </w:rPr>
      </w:pPr>
    </w:p>
    <w:p w14:paraId="54B4450F" w14:textId="77777777" w:rsidR="003760F5" w:rsidRPr="00962FE4" w:rsidRDefault="003760F5" w:rsidP="003760F5">
      <w:pPr>
        <w:rPr>
          <w:rFonts w:ascii="Humanist Slabserif 712 Std Roma" w:hAnsi="Humanist Slabserif 712 Std Roma"/>
          <w:color w:val="000000" w:themeColor="text1"/>
          <w:sz w:val="20"/>
        </w:rPr>
      </w:pPr>
    </w:p>
    <w:p w14:paraId="2956D56E" w14:textId="77777777" w:rsidR="003760F5" w:rsidRPr="00962FE4" w:rsidRDefault="003760F5" w:rsidP="003760F5">
      <w:pPr>
        <w:rPr>
          <w:rFonts w:ascii="Humanist Slabserif 712 Std Roma" w:hAnsi="Humanist Slabserif 712 Std Roma"/>
          <w:color w:val="000000" w:themeColor="text1"/>
          <w:sz w:val="20"/>
        </w:rPr>
      </w:pPr>
    </w:p>
    <w:p w14:paraId="03469589" w14:textId="77777777" w:rsidR="003760F5" w:rsidRPr="00962FE4" w:rsidRDefault="003760F5" w:rsidP="003760F5">
      <w:pPr>
        <w:rPr>
          <w:rFonts w:ascii="Humanist Slabserif 712 Std Roma" w:hAnsi="Humanist Slabserif 712 Std Roma"/>
          <w:color w:val="000000" w:themeColor="text1"/>
          <w:sz w:val="20"/>
        </w:rPr>
      </w:pPr>
    </w:p>
    <w:p w14:paraId="45E36191" w14:textId="77777777" w:rsidR="003760F5" w:rsidRPr="00962FE4" w:rsidRDefault="003760F5" w:rsidP="003760F5">
      <w:pPr>
        <w:rPr>
          <w:rFonts w:ascii="Humanist Slabserif 712 Std Roma" w:hAnsi="Humanist Slabserif 712 Std Roma"/>
          <w:color w:val="000000" w:themeColor="text1"/>
          <w:sz w:val="20"/>
        </w:rPr>
      </w:pPr>
    </w:p>
    <w:p w14:paraId="52E5DB39" w14:textId="2487DFA0" w:rsidR="003760F5" w:rsidRPr="00962FE4" w:rsidRDefault="003760F5" w:rsidP="003760F5">
      <w:pPr>
        <w:pStyle w:val="Subtitle"/>
        <w:spacing w:after="120"/>
        <w:jc w:val="center"/>
        <w:rPr>
          <w:rFonts w:ascii="Humanist Slabserif 712 Std Roma" w:hAnsi="Humanist Slabserif 712 Std Roma" w:cs="Arial"/>
          <w:i w:val="0"/>
          <w:color w:val="000000" w:themeColor="text1"/>
          <w:sz w:val="20"/>
          <w:szCs w:val="20"/>
        </w:rPr>
      </w:pPr>
      <w:r w:rsidRPr="00962FE4">
        <w:rPr>
          <w:rFonts w:ascii="Humanist Slabserif 712 Std Roma" w:hAnsi="Humanist Slabserif 712 Std Roma" w:cs="Arial"/>
          <w:i w:val="0"/>
          <w:color w:val="000000" w:themeColor="text1"/>
          <w:sz w:val="20"/>
          <w:szCs w:val="20"/>
        </w:rPr>
        <w:t xml:space="preserve"> </w:t>
      </w:r>
      <w:r w:rsidR="00785DC3" w:rsidRPr="00785DC3">
        <w:rPr>
          <w:rFonts w:ascii="Humanist Slabserif 712 Std Roma" w:hAnsi="Humanist Slabserif 712 Std Roma" w:cs="Arial"/>
          <w:i w:val="0"/>
          <w:color w:val="000000" w:themeColor="text1"/>
          <w:sz w:val="20"/>
          <w:szCs w:val="20"/>
          <w:highlight w:val="red"/>
        </w:rPr>
        <w:t xml:space="preserve">&lt; </w:t>
      </w:r>
      <w:r w:rsidRPr="00785DC3">
        <w:rPr>
          <w:rFonts w:ascii="Humanist Slabserif 712 Std Roma" w:hAnsi="Humanist Slabserif 712 Std Roma" w:cs="Arial"/>
          <w:i w:val="0"/>
          <w:color w:val="000000" w:themeColor="text1"/>
          <w:sz w:val="20"/>
          <w:szCs w:val="20"/>
          <w:highlight w:val="red"/>
        </w:rPr>
        <w:t>Project Number, Project Name &gt;</w:t>
      </w:r>
    </w:p>
    <w:p w14:paraId="5717E8C1" w14:textId="46A8711D" w:rsidR="003760F5" w:rsidRPr="00962FE4" w:rsidRDefault="00785DC3" w:rsidP="003760F5">
      <w:pPr>
        <w:pStyle w:val="Subtitle"/>
        <w:spacing w:after="120"/>
        <w:jc w:val="center"/>
        <w:rPr>
          <w:rFonts w:ascii="Humanist Slabserif 712 Std Roma" w:hAnsi="Humanist Slabserif 712 Std Roma" w:cs="Arial"/>
          <w:i w:val="0"/>
          <w:color w:val="000000" w:themeColor="text1"/>
          <w:sz w:val="20"/>
          <w:szCs w:val="20"/>
        </w:rPr>
      </w:pPr>
      <w:r>
        <w:rPr>
          <w:rFonts w:ascii="Humanist Slabserif 712 Std Roma" w:hAnsi="Humanist Slabserif 712 Std Roma" w:cs="Arial"/>
          <w:i w:val="0"/>
          <w:color w:val="000000" w:themeColor="text1"/>
          <w:sz w:val="20"/>
          <w:szCs w:val="20"/>
        </w:rPr>
        <w:t>Knee Balancer application</w:t>
      </w:r>
    </w:p>
    <w:p w14:paraId="4B492627" w14:textId="77777777" w:rsidR="003760F5" w:rsidRPr="00785DC3" w:rsidRDefault="003760F5" w:rsidP="003760F5">
      <w:pPr>
        <w:pStyle w:val="Subtitle"/>
        <w:spacing w:after="120"/>
        <w:jc w:val="center"/>
        <w:rPr>
          <w:rFonts w:ascii="Humanist Slabserif 712 Std Roma" w:hAnsi="Humanist Slabserif 712 Std Roma" w:cs="Arial"/>
          <w:i w:val="0"/>
          <w:color w:val="000000" w:themeColor="text1"/>
          <w:sz w:val="20"/>
          <w:szCs w:val="20"/>
          <w:highlight w:val="red"/>
        </w:rPr>
      </w:pPr>
      <w:r w:rsidRPr="00785DC3">
        <w:rPr>
          <w:rFonts w:ascii="Humanist Slabserif 712 Std Roma" w:hAnsi="Humanist Slabserif 712 Std Roma" w:cs="Arial"/>
          <w:i w:val="0"/>
          <w:color w:val="000000" w:themeColor="text1"/>
          <w:sz w:val="20"/>
          <w:szCs w:val="20"/>
          <w:highlight w:val="red"/>
        </w:rPr>
        <w:t>&lt; Version Number &gt;</w:t>
      </w:r>
    </w:p>
    <w:p w14:paraId="5049918A" w14:textId="77777777" w:rsidR="003760F5" w:rsidRPr="00962FE4" w:rsidRDefault="003760F5" w:rsidP="003760F5">
      <w:pPr>
        <w:pStyle w:val="Subtitle"/>
        <w:spacing w:after="120"/>
        <w:jc w:val="center"/>
        <w:rPr>
          <w:rFonts w:ascii="Humanist Slabserif 712 Std Roma" w:hAnsi="Humanist Slabserif 712 Std Roma" w:cs="Arial"/>
          <w:i w:val="0"/>
          <w:color w:val="000000" w:themeColor="text1"/>
          <w:sz w:val="20"/>
          <w:szCs w:val="20"/>
        </w:rPr>
      </w:pPr>
      <w:r w:rsidRPr="00785DC3">
        <w:rPr>
          <w:rFonts w:ascii="Humanist Slabserif 712 Std Roma" w:hAnsi="Humanist Slabserif 712 Std Roma" w:cs="Arial"/>
          <w:i w:val="0"/>
          <w:color w:val="000000" w:themeColor="text1"/>
          <w:sz w:val="20"/>
          <w:szCs w:val="20"/>
          <w:highlight w:val="red"/>
        </w:rPr>
        <w:t>&lt; Document ID: &gt;</w:t>
      </w:r>
    </w:p>
    <w:p w14:paraId="0256835C" w14:textId="77777777" w:rsidR="003760F5" w:rsidRPr="00962FE4" w:rsidRDefault="003760F5" w:rsidP="003760F5">
      <w:pPr>
        <w:rPr>
          <w:rFonts w:ascii="Humanist Slabserif 712 Std Roma" w:hAnsi="Humanist Slabserif 712 Std Roma"/>
          <w:color w:val="000000" w:themeColor="text1"/>
          <w:sz w:val="20"/>
        </w:rPr>
      </w:pPr>
    </w:p>
    <w:p w14:paraId="31614023" w14:textId="77777777" w:rsidR="003760F5" w:rsidRPr="00962FE4" w:rsidRDefault="003760F5" w:rsidP="003760F5">
      <w:pPr>
        <w:rPr>
          <w:rFonts w:ascii="Humanist Slabserif 712 Std Roma" w:hAnsi="Humanist Slabserif 712 Std Roma"/>
          <w:color w:val="000000" w:themeColor="text1"/>
          <w:sz w:val="20"/>
        </w:rPr>
      </w:pPr>
    </w:p>
    <w:p w14:paraId="7AE652DB" w14:textId="77777777" w:rsidR="003760F5" w:rsidRPr="00962FE4" w:rsidRDefault="003760F5" w:rsidP="003760F5">
      <w:pPr>
        <w:rPr>
          <w:rFonts w:ascii="Humanist Slabserif 712 Std Roma" w:hAnsi="Humanist Slabserif 712 Std Roma"/>
          <w:color w:val="000000" w:themeColor="text1"/>
          <w:sz w:val="20"/>
        </w:rPr>
      </w:pPr>
    </w:p>
    <w:p w14:paraId="71059B15" w14:textId="77777777" w:rsidR="003760F5" w:rsidRPr="00962FE4" w:rsidRDefault="003760F5" w:rsidP="003760F5">
      <w:pPr>
        <w:rPr>
          <w:rFonts w:ascii="Humanist Slabserif 712 Std Roma" w:hAnsi="Humanist Slabserif 712 Std Roma"/>
          <w:color w:val="000000" w:themeColor="text1"/>
          <w:sz w:val="20"/>
        </w:rPr>
      </w:pPr>
    </w:p>
    <w:p w14:paraId="7F1B7AD2" w14:textId="77777777" w:rsidR="003760F5" w:rsidRPr="00962FE4" w:rsidRDefault="003760F5" w:rsidP="003760F5">
      <w:pPr>
        <w:rPr>
          <w:rFonts w:ascii="Humanist Slabserif 712 Std Roma" w:hAnsi="Humanist Slabserif 712 Std Roma"/>
          <w:color w:val="000000" w:themeColor="text1"/>
          <w:sz w:val="20"/>
        </w:rPr>
      </w:pPr>
    </w:p>
    <w:p w14:paraId="5C43D6C7" w14:textId="77777777" w:rsidR="003760F5" w:rsidRPr="00962FE4" w:rsidRDefault="003760F5" w:rsidP="003760F5">
      <w:pPr>
        <w:rPr>
          <w:rFonts w:ascii="Humanist Slabserif 712 Std Roma" w:hAnsi="Humanist Slabserif 712 Std Roma"/>
          <w:color w:val="000000" w:themeColor="text1"/>
          <w:sz w:val="20"/>
        </w:rPr>
      </w:pPr>
    </w:p>
    <w:p w14:paraId="31938050" w14:textId="77777777" w:rsidR="003760F5" w:rsidRPr="00962FE4" w:rsidRDefault="003760F5" w:rsidP="003760F5">
      <w:pPr>
        <w:rPr>
          <w:rFonts w:ascii="Humanist Slabserif 712 Std Roma" w:hAnsi="Humanist Slabserif 712 Std Roma"/>
          <w:color w:val="000000" w:themeColor="text1"/>
          <w:sz w:val="20"/>
        </w:rPr>
      </w:pPr>
    </w:p>
    <w:p w14:paraId="02AE45BF" w14:textId="77777777" w:rsidR="003760F5" w:rsidRPr="00962FE4" w:rsidRDefault="003760F5" w:rsidP="003760F5">
      <w:pPr>
        <w:rPr>
          <w:rFonts w:ascii="Humanist Slabserif 712 Std Roma" w:hAnsi="Humanist Slabserif 712 Std Roma"/>
          <w:color w:val="000000" w:themeColor="text1"/>
          <w:sz w:val="20"/>
        </w:rPr>
      </w:pPr>
    </w:p>
    <w:p w14:paraId="72B66B34" w14:textId="77777777" w:rsidR="003760F5" w:rsidRPr="00962FE4" w:rsidRDefault="003760F5" w:rsidP="003760F5">
      <w:pPr>
        <w:rPr>
          <w:rFonts w:ascii="Humanist Slabserif 712 Std Roma" w:hAnsi="Humanist Slabserif 712 Std Roma"/>
          <w:color w:val="000000" w:themeColor="text1"/>
          <w:sz w:val="20"/>
        </w:rPr>
      </w:pPr>
    </w:p>
    <w:p w14:paraId="5B3B9A49" w14:textId="77777777" w:rsidR="003760F5" w:rsidRPr="00962FE4" w:rsidRDefault="003760F5" w:rsidP="003760F5">
      <w:pPr>
        <w:rPr>
          <w:rFonts w:ascii="Humanist Slabserif 712 Std Roma" w:hAnsi="Humanist Slabserif 712 Std Roma"/>
          <w:color w:val="000000" w:themeColor="text1"/>
          <w:sz w:val="20"/>
        </w:rPr>
      </w:pPr>
    </w:p>
    <w:p w14:paraId="6A86C229" w14:textId="48C17F9F" w:rsidR="00CA63CD" w:rsidRPr="00962FE4" w:rsidRDefault="00962FE4" w:rsidP="00962FE4">
      <w:pPr>
        <w:rPr>
          <w:rFonts w:ascii="Humanist Slabserif 712 Std Roma" w:hAnsi="Humanist Slabserif 712 Std Roma" w:cs="Arial"/>
          <w:color w:val="3C5184" w:themeColor="accent3" w:themeShade="BF"/>
          <w:sz w:val="20"/>
        </w:rPr>
      </w:pPr>
      <w:r w:rsidRPr="00962FE4">
        <w:rPr>
          <w:rFonts w:ascii="Humanist Slabserif 712 Std Roma" w:hAnsi="Humanist Slabserif 712 Std Roma" w:cs="Arial"/>
          <w:color w:val="3C5184" w:themeColor="accent3" w:themeShade="BF"/>
          <w:sz w:val="20"/>
        </w:rPr>
        <w:lastRenderedPageBreak/>
        <w:t xml:space="preserve">BLUE TEXT is provided for explanation, </w:t>
      </w:r>
      <w:proofErr w:type="gramStart"/>
      <w:r w:rsidRPr="00962FE4">
        <w:rPr>
          <w:rFonts w:ascii="Humanist Slabserif 712 Std Roma" w:hAnsi="Humanist Slabserif 712 Std Roma" w:cs="Arial"/>
          <w:color w:val="3C5184" w:themeColor="accent3" w:themeShade="BF"/>
          <w:sz w:val="20"/>
        </w:rPr>
        <w:t>description</w:t>
      </w:r>
      <w:proofErr w:type="gramEnd"/>
      <w:r w:rsidRPr="00962FE4">
        <w:rPr>
          <w:rFonts w:ascii="Humanist Slabserif 712 Std Roma" w:hAnsi="Humanist Slabserif 712 Std Roma" w:cs="Arial"/>
          <w:color w:val="3C5184" w:themeColor="accent3" w:themeShade="BF"/>
          <w:sz w:val="20"/>
        </w:rPr>
        <w:t xml:space="preserve"> or examples for each section, as applicable.  All BLUE TEXT is to be deleted prior to the approval of the document.</w:t>
      </w:r>
    </w:p>
    <w:p w14:paraId="4ED39907" w14:textId="77777777" w:rsidR="00CA63CD" w:rsidRPr="00962FE4" w:rsidRDefault="00CA63CD" w:rsidP="003760F5">
      <w:pPr>
        <w:spacing w:after="120"/>
        <w:rPr>
          <w:rFonts w:ascii="Humanist Slabserif 712 Std Roma" w:hAnsi="Humanist Slabserif 712 Std Roma" w:cs="Arial"/>
          <w:noProof/>
          <w:color w:val="000000" w:themeColor="text1"/>
          <w:sz w:val="20"/>
        </w:rPr>
      </w:pPr>
    </w:p>
    <w:p w14:paraId="7F5A6C80" w14:textId="77777777" w:rsidR="003760F5" w:rsidRPr="00962FE4" w:rsidRDefault="003760F5" w:rsidP="003760F5">
      <w:pPr>
        <w:spacing w:after="120"/>
        <w:rPr>
          <w:rFonts w:ascii="Humanist Slabserif 712 Std Roma" w:hAnsi="Humanist Slabserif 712 Std Roma" w:cs="Arial"/>
          <w:noProof/>
          <w:color w:val="000000" w:themeColor="text1"/>
          <w:sz w:val="20"/>
        </w:rPr>
      </w:pPr>
      <w:r w:rsidRPr="00962FE4">
        <w:rPr>
          <w:rFonts w:ascii="Humanist Slabserif 712 Std Roma" w:hAnsi="Humanist Slabserif 712 Std Roma" w:cs="Arial"/>
          <w:noProof/>
          <w:color w:val="000000" w:themeColor="text1"/>
          <w:sz w:val="20"/>
        </w:rPr>
        <w:t>Table of Contents</w:t>
      </w:r>
    </w:p>
    <w:p w14:paraId="1827B94A" w14:textId="72442448" w:rsidR="00892057" w:rsidRDefault="003760F5">
      <w:pPr>
        <w:pStyle w:val="TOC1"/>
        <w:tabs>
          <w:tab w:val="left" w:pos="440"/>
          <w:tab w:val="right" w:leader="dot" w:pos="9350"/>
        </w:tabs>
        <w:rPr>
          <w:rFonts w:asciiTheme="minorHAnsi" w:eastAsiaTheme="minorEastAsia" w:hAnsiTheme="minorHAnsi" w:cstheme="minorBidi"/>
          <w:noProof/>
          <w:szCs w:val="22"/>
          <w:lang w:val="en-IN" w:eastAsia="en-IN"/>
        </w:rPr>
      </w:pPr>
      <w:r w:rsidRPr="00962FE4">
        <w:rPr>
          <w:rFonts w:ascii="Humanist Slabserif 712 Std Roma" w:hAnsi="Humanist Slabserif 712 Std Roma"/>
          <w:color w:val="000000" w:themeColor="text1"/>
          <w:sz w:val="20"/>
        </w:rPr>
        <w:fldChar w:fldCharType="begin"/>
      </w:r>
      <w:r w:rsidRPr="00962FE4">
        <w:rPr>
          <w:rFonts w:ascii="Humanist Slabserif 712 Std Roma" w:hAnsi="Humanist Slabserif 712 Std Roma"/>
          <w:color w:val="000000" w:themeColor="text1"/>
          <w:sz w:val="20"/>
        </w:rPr>
        <w:instrText xml:space="preserve"> TOC \o "1-3" </w:instrText>
      </w:r>
      <w:r w:rsidRPr="00962FE4">
        <w:rPr>
          <w:rFonts w:ascii="Humanist Slabserif 712 Std Roma" w:hAnsi="Humanist Slabserif 712 Std Roma"/>
          <w:color w:val="000000" w:themeColor="text1"/>
          <w:sz w:val="20"/>
        </w:rPr>
        <w:fldChar w:fldCharType="separate"/>
      </w:r>
      <w:r w:rsidR="00892057" w:rsidRPr="00E62479">
        <w:rPr>
          <w:rFonts w:ascii="Humanist Slabserif 712 Std Roma" w:hAnsi="Humanist Slabserif 712 Std Roma" w:cs="Arial"/>
          <w:noProof/>
          <w:color w:val="000000" w:themeColor="text1"/>
        </w:rPr>
        <w:t>1</w:t>
      </w:r>
      <w:r w:rsidR="00892057">
        <w:rPr>
          <w:rFonts w:asciiTheme="minorHAnsi" w:eastAsiaTheme="minorEastAsia" w:hAnsiTheme="minorHAnsi" w:cstheme="minorBidi"/>
          <w:noProof/>
          <w:szCs w:val="22"/>
          <w:lang w:val="en-IN" w:eastAsia="en-IN"/>
        </w:rPr>
        <w:tab/>
      </w:r>
      <w:r w:rsidR="00892057" w:rsidRPr="00E62479">
        <w:rPr>
          <w:rFonts w:ascii="Humanist Slabserif 712 Std Roma" w:hAnsi="Humanist Slabserif 712 Std Roma" w:cs="Arial"/>
          <w:noProof/>
          <w:color w:val="000000" w:themeColor="text1"/>
        </w:rPr>
        <w:t>Introduction</w:t>
      </w:r>
      <w:r w:rsidR="00892057">
        <w:rPr>
          <w:noProof/>
        </w:rPr>
        <w:tab/>
      </w:r>
      <w:r w:rsidR="00892057">
        <w:rPr>
          <w:noProof/>
        </w:rPr>
        <w:fldChar w:fldCharType="begin"/>
      </w:r>
      <w:r w:rsidR="00892057">
        <w:rPr>
          <w:noProof/>
        </w:rPr>
        <w:instrText xml:space="preserve"> PAGEREF _Toc103203532 \h </w:instrText>
      </w:r>
      <w:r w:rsidR="00892057">
        <w:rPr>
          <w:noProof/>
        </w:rPr>
      </w:r>
      <w:r w:rsidR="00892057">
        <w:rPr>
          <w:noProof/>
        </w:rPr>
        <w:fldChar w:fldCharType="separate"/>
      </w:r>
      <w:r w:rsidR="00892057">
        <w:rPr>
          <w:noProof/>
        </w:rPr>
        <w:t>3</w:t>
      </w:r>
      <w:r w:rsidR="00892057">
        <w:rPr>
          <w:noProof/>
        </w:rPr>
        <w:fldChar w:fldCharType="end"/>
      </w:r>
    </w:p>
    <w:p w14:paraId="46FC062D" w14:textId="06505A0B"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1.1</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Purpose</w:t>
      </w:r>
      <w:r>
        <w:rPr>
          <w:noProof/>
        </w:rPr>
        <w:tab/>
      </w:r>
      <w:r>
        <w:rPr>
          <w:noProof/>
        </w:rPr>
        <w:fldChar w:fldCharType="begin"/>
      </w:r>
      <w:r>
        <w:rPr>
          <w:noProof/>
        </w:rPr>
        <w:instrText xml:space="preserve"> PAGEREF _Toc103203533 \h </w:instrText>
      </w:r>
      <w:r>
        <w:rPr>
          <w:noProof/>
        </w:rPr>
      </w:r>
      <w:r>
        <w:rPr>
          <w:noProof/>
        </w:rPr>
        <w:fldChar w:fldCharType="separate"/>
      </w:r>
      <w:r>
        <w:rPr>
          <w:noProof/>
        </w:rPr>
        <w:t>3</w:t>
      </w:r>
      <w:r>
        <w:rPr>
          <w:noProof/>
        </w:rPr>
        <w:fldChar w:fldCharType="end"/>
      </w:r>
    </w:p>
    <w:p w14:paraId="4D85D253" w14:textId="26DEE62B"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1.2</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Scope</w:t>
      </w:r>
      <w:r>
        <w:rPr>
          <w:noProof/>
        </w:rPr>
        <w:tab/>
      </w:r>
      <w:r>
        <w:rPr>
          <w:noProof/>
        </w:rPr>
        <w:fldChar w:fldCharType="begin"/>
      </w:r>
      <w:r>
        <w:rPr>
          <w:noProof/>
        </w:rPr>
        <w:instrText xml:space="preserve"> PAGEREF _Toc103203534 \h </w:instrText>
      </w:r>
      <w:r>
        <w:rPr>
          <w:noProof/>
        </w:rPr>
      </w:r>
      <w:r>
        <w:rPr>
          <w:noProof/>
        </w:rPr>
        <w:fldChar w:fldCharType="separate"/>
      </w:r>
      <w:r>
        <w:rPr>
          <w:noProof/>
        </w:rPr>
        <w:t>3</w:t>
      </w:r>
      <w:r>
        <w:rPr>
          <w:noProof/>
        </w:rPr>
        <w:fldChar w:fldCharType="end"/>
      </w:r>
    </w:p>
    <w:p w14:paraId="21E29C29" w14:textId="648D30C2"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1.3</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Definitions, acronyms and abbreviations</w:t>
      </w:r>
      <w:r>
        <w:rPr>
          <w:noProof/>
        </w:rPr>
        <w:tab/>
      </w:r>
      <w:r>
        <w:rPr>
          <w:noProof/>
        </w:rPr>
        <w:fldChar w:fldCharType="begin"/>
      </w:r>
      <w:r>
        <w:rPr>
          <w:noProof/>
        </w:rPr>
        <w:instrText xml:space="preserve"> PAGEREF _Toc103203535 \h </w:instrText>
      </w:r>
      <w:r>
        <w:rPr>
          <w:noProof/>
        </w:rPr>
      </w:r>
      <w:r>
        <w:rPr>
          <w:noProof/>
        </w:rPr>
        <w:fldChar w:fldCharType="separate"/>
      </w:r>
      <w:r>
        <w:rPr>
          <w:noProof/>
        </w:rPr>
        <w:t>4</w:t>
      </w:r>
      <w:r>
        <w:rPr>
          <w:noProof/>
        </w:rPr>
        <w:fldChar w:fldCharType="end"/>
      </w:r>
    </w:p>
    <w:p w14:paraId="0D8D9ADA" w14:textId="19C22B92"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1.4</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References</w:t>
      </w:r>
      <w:r>
        <w:rPr>
          <w:noProof/>
        </w:rPr>
        <w:tab/>
      </w:r>
      <w:r>
        <w:rPr>
          <w:noProof/>
        </w:rPr>
        <w:fldChar w:fldCharType="begin"/>
      </w:r>
      <w:r>
        <w:rPr>
          <w:noProof/>
        </w:rPr>
        <w:instrText xml:space="preserve"> PAGEREF _Toc103203536 \h </w:instrText>
      </w:r>
      <w:r>
        <w:rPr>
          <w:noProof/>
        </w:rPr>
      </w:r>
      <w:r>
        <w:rPr>
          <w:noProof/>
        </w:rPr>
        <w:fldChar w:fldCharType="separate"/>
      </w:r>
      <w:r>
        <w:rPr>
          <w:noProof/>
        </w:rPr>
        <w:t>4</w:t>
      </w:r>
      <w:r>
        <w:rPr>
          <w:noProof/>
        </w:rPr>
        <w:fldChar w:fldCharType="end"/>
      </w:r>
    </w:p>
    <w:p w14:paraId="0C7A5B64" w14:textId="3B2104F1" w:rsidR="00892057" w:rsidRDefault="00892057">
      <w:pPr>
        <w:pStyle w:val="TOC1"/>
        <w:tabs>
          <w:tab w:val="left" w:pos="44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2</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System / Component Context</w:t>
      </w:r>
      <w:r>
        <w:rPr>
          <w:noProof/>
        </w:rPr>
        <w:tab/>
      </w:r>
      <w:r>
        <w:rPr>
          <w:noProof/>
        </w:rPr>
        <w:fldChar w:fldCharType="begin"/>
      </w:r>
      <w:r>
        <w:rPr>
          <w:noProof/>
        </w:rPr>
        <w:instrText xml:space="preserve"> PAGEREF _Toc103203537 \h </w:instrText>
      </w:r>
      <w:r>
        <w:rPr>
          <w:noProof/>
        </w:rPr>
      </w:r>
      <w:r>
        <w:rPr>
          <w:noProof/>
        </w:rPr>
        <w:fldChar w:fldCharType="separate"/>
      </w:r>
      <w:r>
        <w:rPr>
          <w:noProof/>
        </w:rPr>
        <w:t>4</w:t>
      </w:r>
      <w:r>
        <w:rPr>
          <w:noProof/>
        </w:rPr>
        <w:fldChar w:fldCharType="end"/>
      </w:r>
    </w:p>
    <w:p w14:paraId="4D10B5AA" w14:textId="7AFEA498" w:rsidR="00892057" w:rsidRDefault="00892057">
      <w:pPr>
        <w:pStyle w:val="TOC1"/>
        <w:tabs>
          <w:tab w:val="left" w:pos="44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3</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System / Component Decomposition</w:t>
      </w:r>
      <w:r>
        <w:rPr>
          <w:noProof/>
        </w:rPr>
        <w:tab/>
      </w:r>
      <w:r>
        <w:rPr>
          <w:noProof/>
        </w:rPr>
        <w:fldChar w:fldCharType="begin"/>
      </w:r>
      <w:r>
        <w:rPr>
          <w:noProof/>
        </w:rPr>
        <w:instrText xml:space="preserve"> PAGEREF _Toc103203538 \h </w:instrText>
      </w:r>
      <w:r>
        <w:rPr>
          <w:noProof/>
        </w:rPr>
      </w:r>
      <w:r>
        <w:rPr>
          <w:noProof/>
        </w:rPr>
        <w:fldChar w:fldCharType="separate"/>
      </w:r>
      <w:r>
        <w:rPr>
          <w:noProof/>
        </w:rPr>
        <w:t>6</w:t>
      </w:r>
      <w:r>
        <w:rPr>
          <w:noProof/>
        </w:rPr>
        <w:fldChar w:fldCharType="end"/>
      </w:r>
    </w:p>
    <w:p w14:paraId="1516064A" w14:textId="38AE2556"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3.1</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lang w:val="fr-FR"/>
        </w:rPr>
        <w:t xml:space="preserve">Module </w:t>
      </w:r>
      <w:r w:rsidRPr="00E62479">
        <w:rPr>
          <w:rFonts w:ascii="Humanist Slabserif 712 Std Roma" w:hAnsi="Humanist Slabserif 712 Std Roma" w:cs="Arial"/>
          <w:noProof/>
          <w:color w:val="000000" w:themeColor="text1"/>
        </w:rPr>
        <w:t>Decomposition</w:t>
      </w:r>
      <w:r>
        <w:rPr>
          <w:noProof/>
        </w:rPr>
        <w:tab/>
      </w:r>
      <w:r>
        <w:rPr>
          <w:noProof/>
        </w:rPr>
        <w:fldChar w:fldCharType="begin"/>
      </w:r>
      <w:r>
        <w:rPr>
          <w:noProof/>
        </w:rPr>
        <w:instrText xml:space="preserve"> PAGEREF _Toc103203539 \h </w:instrText>
      </w:r>
      <w:r>
        <w:rPr>
          <w:noProof/>
        </w:rPr>
      </w:r>
      <w:r>
        <w:rPr>
          <w:noProof/>
        </w:rPr>
        <w:fldChar w:fldCharType="separate"/>
      </w:r>
      <w:r>
        <w:rPr>
          <w:noProof/>
        </w:rPr>
        <w:t>6</w:t>
      </w:r>
      <w:r>
        <w:rPr>
          <w:noProof/>
        </w:rPr>
        <w:fldChar w:fldCharType="end"/>
      </w:r>
    </w:p>
    <w:p w14:paraId="08FBFBF5" w14:textId="5DDE47F6"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noProof/>
        </w:rPr>
        <w:t>3.1.1</w:t>
      </w:r>
      <w:r>
        <w:rPr>
          <w:rFonts w:asciiTheme="minorHAnsi" w:eastAsiaTheme="minorEastAsia" w:hAnsiTheme="minorHAnsi" w:cstheme="minorBidi"/>
          <w:noProof/>
          <w:szCs w:val="22"/>
          <w:lang w:val="en-IN" w:eastAsia="en-IN"/>
        </w:rPr>
        <w:tab/>
      </w:r>
      <w:r w:rsidRPr="00E62479">
        <w:rPr>
          <w:noProof/>
          <w:lang w:val="fr-FR"/>
        </w:rPr>
        <w:t>Frontend Module</w:t>
      </w:r>
      <w:r>
        <w:rPr>
          <w:noProof/>
        </w:rPr>
        <w:tab/>
      </w:r>
      <w:r>
        <w:rPr>
          <w:noProof/>
        </w:rPr>
        <w:fldChar w:fldCharType="begin"/>
      </w:r>
      <w:r>
        <w:rPr>
          <w:noProof/>
        </w:rPr>
        <w:instrText xml:space="preserve"> PAGEREF _Toc103203540 \h </w:instrText>
      </w:r>
      <w:r>
        <w:rPr>
          <w:noProof/>
        </w:rPr>
      </w:r>
      <w:r>
        <w:rPr>
          <w:noProof/>
        </w:rPr>
        <w:fldChar w:fldCharType="separate"/>
      </w:r>
      <w:r>
        <w:rPr>
          <w:noProof/>
        </w:rPr>
        <w:t>6</w:t>
      </w:r>
      <w:r>
        <w:rPr>
          <w:noProof/>
        </w:rPr>
        <w:fldChar w:fldCharType="end"/>
      </w:r>
    </w:p>
    <w:p w14:paraId="45FDACE3" w14:textId="4E94A84D"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noProof/>
        </w:rPr>
        <w:t>3.1.2</w:t>
      </w:r>
      <w:r>
        <w:rPr>
          <w:rFonts w:asciiTheme="minorHAnsi" w:eastAsiaTheme="minorEastAsia" w:hAnsiTheme="minorHAnsi" w:cstheme="minorBidi"/>
          <w:noProof/>
          <w:szCs w:val="22"/>
          <w:lang w:val="en-IN" w:eastAsia="en-IN"/>
        </w:rPr>
        <w:tab/>
      </w:r>
      <w:r w:rsidRPr="00E62479">
        <w:rPr>
          <w:noProof/>
          <w:lang w:val="fr-FR"/>
        </w:rPr>
        <w:t>Backend Module</w:t>
      </w:r>
      <w:r>
        <w:rPr>
          <w:noProof/>
        </w:rPr>
        <w:tab/>
      </w:r>
      <w:r>
        <w:rPr>
          <w:noProof/>
        </w:rPr>
        <w:fldChar w:fldCharType="begin"/>
      </w:r>
      <w:r>
        <w:rPr>
          <w:noProof/>
        </w:rPr>
        <w:instrText xml:space="preserve"> PAGEREF _Toc103203541 \h </w:instrText>
      </w:r>
      <w:r>
        <w:rPr>
          <w:noProof/>
        </w:rPr>
      </w:r>
      <w:r>
        <w:rPr>
          <w:noProof/>
        </w:rPr>
        <w:fldChar w:fldCharType="separate"/>
      </w:r>
      <w:r>
        <w:rPr>
          <w:noProof/>
        </w:rPr>
        <w:t>8</w:t>
      </w:r>
      <w:r>
        <w:rPr>
          <w:noProof/>
        </w:rPr>
        <w:fldChar w:fldCharType="end"/>
      </w:r>
    </w:p>
    <w:p w14:paraId="2FDE53DD" w14:textId="70E66036"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3.2</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Concurrent Process Decomposition</w:t>
      </w:r>
      <w:r>
        <w:rPr>
          <w:noProof/>
        </w:rPr>
        <w:tab/>
      </w:r>
      <w:r>
        <w:rPr>
          <w:noProof/>
        </w:rPr>
        <w:fldChar w:fldCharType="begin"/>
      </w:r>
      <w:r>
        <w:rPr>
          <w:noProof/>
        </w:rPr>
        <w:instrText xml:space="preserve"> PAGEREF _Toc103203542 \h </w:instrText>
      </w:r>
      <w:r>
        <w:rPr>
          <w:noProof/>
        </w:rPr>
      </w:r>
      <w:r>
        <w:rPr>
          <w:noProof/>
        </w:rPr>
        <w:fldChar w:fldCharType="separate"/>
      </w:r>
      <w:r>
        <w:rPr>
          <w:noProof/>
        </w:rPr>
        <w:t>8</w:t>
      </w:r>
      <w:r>
        <w:rPr>
          <w:noProof/>
        </w:rPr>
        <w:fldChar w:fldCharType="end"/>
      </w:r>
    </w:p>
    <w:p w14:paraId="7F43FF20" w14:textId="327FA6A5"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3.3</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Data Decomposition</w:t>
      </w:r>
      <w:r>
        <w:rPr>
          <w:noProof/>
        </w:rPr>
        <w:tab/>
      </w:r>
      <w:r>
        <w:rPr>
          <w:noProof/>
        </w:rPr>
        <w:fldChar w:fldCharType="begin"/>
      </w:r>
      <w:r>
        <w:rPr>
          <w:noProof/>
        </w:rPr>
        <w:instrText xml:space="preserve"> PAGEREF _Toc103203543 \h </w:instrText>
      </w:r>
      <w:r>
        <w:rPr>
          <w:noProof/>
        </w:rPr>
      </w:r>
      <w:r>
        <w:rPr>
          <w:noProof/>
        </w:rPr>
        <w:fldChar w:fldCharType="separate"/>
      </w:r>
      <w:r>
        <w:rPr>
          <w:noProof/>
        </w:rPr>
        <w:t>8</w:t>
      </w:r>
      <w:r>
        <w:rPr>
          <w:noProof/>
        </w:rPr>
        <w:fldChar w:fldCharType="end"/>
      </w:r>
    </w:p>
    <w:p w14:paraId="6E9F7784" w14:textId="0909CA09" w:rsidR="00892057" w:rsidRDefault="00892057">
      <w:pPr>
        <w:pStyle w:val="TOC1"/>
        <w:tabs>
          <w:tab w:val="left" w:pos="44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4</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Interfaces</w:t>
      </w:r>
      <w:r>
        <w:rPr>
          <w:noProof/>
        </w:rPr>
        <w:tab/>
      </w:r>
      <w:r>
        <w:rPr>
          <w:noProof/>
        </w:rPr>
        <w:fldChar w:fldCharType="begin"/>
      </w:r>
      <w:r>
        <w:rPr>
          <w:noProof/>
        </w:rPr>
        <w:instrText xml:space="preserve"> PAGEREF _Toc103203544 \h </w:instrText>
      </w:r>
      <w:r>
        <w:rPr>
          <w:noProof/>
        </w:rPr>
      </w:r>
      <w:r>
        <w:rPr>
          <w:noProof/>
        </w:rPr>
        <w:fldChar w:fldCharType="separate"/>
      </w:r>
      <w:r>
        <w:rPr>
          <w:noProof/>
        </w:rPr>
        <w:t>10</w:t>
      </w:r>
      <w:r>
        <w:rPr>
          <w:noProof/>
        </w:rPr>
        <w:fldChar w:fldCharType="end"/>
      </w:r>
    </w:p>
    <w:p w14:paraId="76B8FDC2" w14:textId="7825F269"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4.1</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Interface with external hardware components</w:t>
      </w:r>
      <w:r>
        <w:rPr>
          <w:noProof/>
        </w:rPr>
        <w:tab/>
      </w:r>
      <w:r>
        <w:rPr>
          <w:noProof/>
        </w:rPr>
        <w:fldChar w:fldCharType="begin"/>
      </w:r>
      <w:r>
        <w:rPr>
          <w:noProof/>
        </w:rPr>
        <w:instrText xml:space="preserve"> PAGEREF _Toc103203545 \h </w:instrText>
      </w:r>
      <w:r>
        <w:rPr>
          <w:noProof/>
        </w:rPr>
      </w:r>
      <w:r>
        <w:rPr>
          <w:noProof/>
        </w:rPr>
        <w:fldChar w:fldCharType="separate"/>
      </w:r>
      <w:r>
        <w:rPr>
          <w:noProof/>
        </w:rPr>
        <w:t>10</w:t>
      </w:r>
      <w:r>
        <w:rPr>
          <w:noProof/>
        </w:rPr>
        <w:fldChar w:fldCharType="end"/>
      </w:r>
    </w:p>
    <w:p w14:paraId="31EBF097" w14:textId="25B39176"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4.2</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Interface with external software components</w:t>
      </w:r>
      <w:r>
        <w:rPr>
          <w:noProof/>
        </w:rPr>
        <w:tab/>
      </w:r>
      <w:r>
        <w:rPr>
          <w:noProof/>
        </w:rPr>
        <w:fldChar w:fldCharType="begin"/>
      </w:r>
      <w:r>
        <w:rPr>
          <w:noProof/>
        </w:rPr>
        <w:instrText xml:space="preserve"> PAGEREF _Toc103203546 \h </w:instrText>
      </w:r>
      <w:r>
        <w:rPr>
          <w:noProof/>
        </w:rPr>
      </w:r>
      <w:r>
        <w:rPr>
          <w:noProof/>
        </w:rPr>
        <w:fldChar w:fldCharType="separate"/>
      </w:r>
      <w:r>
        <w:rPr>
          <w:noProof/>
        </w:rPr>
        <w:t>10</w:t>
      </w:r>
      <w:r>
        <w:rPr>
          <w:noProof/>
        </w:rPr>
        <w:fldChar w:fldCharType="end"/>
      </w:r>
    </w:p>
    <w:p w14:paraId="4379A719" w14:textId="58A62F50"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4.3</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Interface between modules</w:t>
      </w:r>
      <w:r>
        <w:rPr>
          <w:noProof/>
        </w:rPr>
        <w:tab/>
      </w:r>
      <w:r>
        <w:rPr>
          <w:noProof/>
        </w:rPr>
        <w:fldChar w:fldCharType="begin"/>
      </w:r>
      <w:r>
        <w:rPr>
          <w:noProof/>
        </w:rPr>
        <w:instrText xml:space="preserve"> PAGEREF _Toc103203547 \h </w:instrText>
      </w:r>
      <w:r>
        <w:rPr>
          <w:noProof/>
        </w:rPr>
      </w:r>
      <w:r>
        <w:rPr>
          <w:noProof/>
        </w:rPr>
        <w:fldChar w:fldCharType="separate"/>
      </w:r>
      <w:r>
        <w:rPr>
          <w:noProof/>
        </w:rPr>
        <w:t>10</w:t>
      </w:r>
      <w:r>
        <w:rPr>
          <w:noProof/>
        </w:rPr>
        <w:fldChar w:fldCharType="end"/>
      </w:r>
    </w:p>
    <w:p w14:paraId="2D0C468C" w14:textId="26BD17E0" w:rsidR="00892057" w:rsidRDefault="00892057">
      <w:pPr>
        <w:pStyle w:val="TOC1"/>
        <w:tabs>
          <w:tab w:val="left" w:pos="44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5</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Detailed Design</w:t>
      </w:r>
      <w:r>
        <w:rPr>
          <w:noProof/>
        </w:rPr>
        <w:tab/>
      </w:r>
      <w:r>
        <w:rPr>
          <w:noProof/>
        </w:rPr>
        <w:fldChar w:fldCharType="begin"/>
      </w:r>
      <w:r>
        <w:rPr>
          <w:noProof/>
        </w:rPr>
        <w:instrText xml:space="preserve"> PAGEREF _Toc103203548 \h </w:instrText>
      </w:r>
      <w:r>
        <w:rPr>
          <w:noProof/>
        </w:rPr>
      </w:r>
      <w:r>
        <w:rPr>
          <w:noProof/>
        </w:rPr>
        <w:fldChar w:fldCharType="separate"/>
      </w:r>
      <w:r>
        <w:rPr>
          <w:noProof/>
        </w:rPr>
        <w:t>10</w:t>
      </w:r>
      <w:r>
        <w:rPr>
          <w:noProof/>
        </w:rPr>
        <w:fldChar w:fldCharType="end"/>
      </w:r>
    </w:p>
    <w:p w14:paraId="4AFB21E1" w14:textId="6A518FC0"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noProof/>
        </w:rPr>
        <w:t>5.1</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noProof/>
        </w:rPr>
        <w:t>various UML diagram types (class diagrams, collaboration diagrams, state transition diagrams),</w:t>
      </w:r>
      <w:r>
        <w:rPr>
          <w:noProof/>
        </w:rPr>
        <w:tab/>
      </w:r>
      <w:r>
        <w:rPr>
          <w:noProof/>
        </w:rPr>
        <w:fldChar w:fldCharType="begin"/>
      </w:r>
      <w:r>
        <w:rPr>
          <w:noProof/>
        </w:rPr>
        <w:instrText xml:space="preserve"> PAGEREF _Toc103203549 \h </w:instrText>
      </w:r>
      <w:r>
        <w:rPr>
          <w:noProof/>
        </w:rPr>
      </w:r>
      <w:r>
        <w:rPr>
          <w:noProof/>
        </w:rPr>
        <w:fldChar w:fldCharType="separate"/>
      </w:r>
      <w:r>
        <w:rPr>
          <w:noProof/>
        </w:rPr>
        <w:t>10</w:t>
      </w:r>
      <w:r>
        <w:rPr>
          <w:noProof/>
        </w:rPr>
        <w:fldChar w:fldCharType="end"/>
      </w:r>
    </w:p>
    <w:p w14:paraId="1F4F9759" w14:textId="5960AE4B"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noProof/>
        </w:rPr>
        <w:t>5.1.1</w:t>
      </w:r>
      <w:r>
        <w:rPr>
          <w:rFonts w:asciiTheme="minorHAnsi" w:eastAsiaTheme="minorEastAsia" w:hAnsiTheme="minorHAnsi" w:cstheme="minorBidi"/>
          <w:noProof/>
          <w:szCs w:val="22"/>
          <w:lang w:val="en-IN" w:eastAsia="en-IN"/>
        </w:rPr>
        <w:tab/>
      </w:r>
      <w:r w:rsidRPr="00E62479">
        <w:rPr>
          <w:noProof/>
        </w:rPr>
        <w:t>Home Module</w:t>
      </w:r>
      <w:r>
        <w:rPr>
          <w:noProof/>
        </w:rPr>
        <w:tab/>
      </w:r>
      <w:r>
        <w:rPr>
          <w:noProof/>
        </w:rPr>
        <w:fldChar w:fldCharType="begin"/>
      </w:r>
      <w:r>
        <w:rPr>
          <w:noProof/>
        </w:rPr>
        <w:instrText xml:space="preserve"> PAGEREF _Toc103203550 \h </w:instrText>
      </w:r>
      <w:r>
        <w:rPr>
          <w:noProof/>
        </w:rPr>
      </w:r>
      <w:r>
        <w:rPr>
          <w:noProof/>
        </w:rPr>
        <w:fldChar w:fldCharType="separate"/>
      </w:r>
      <w:r>
        <w:rPr>
          <w:noProof/>
        </w:rPr>
        <w:t>10</w:t>
      </w:r>
      <w:r>
        <w:rPr>
          <w:noProof/>
        </w:rPr>
        <w:fldChar w:fldCharType="end"/>
      </w:r>
    </w:p>
    <w:p w14:paraId="4B6DE64E" w14:textId="2D72D964"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noProof/>
        </w:rPr>
        <w:t>5.1.2</w:t>
      </w:r>
      <w:r>
        <w:rPr>
          <w:rFonts w:asciiTheme="minorHAnsi" w:eastAsiaTheme="minorEastAsia" w:hAnsiTheme="minorHAnsi" w:cstheme="minorBidi"/>
          <w:noProof/>
          <w:szCs w:val="22"/>
          <w:lang w:val="en-IN" w:eastAsia="en-IN"/>
        </w:rPr>
        <w:tab/>
      </w:r>
      <w:r w:rsidRPr="00E62479">
        <w:rPr>
          <w:noProof/>
        </w:rPr>
        <w:t>Case input module</w:t>
      </w:r>
      <w:r>
        <w:rPr>
          <w:noProof/>
        </w:rPr>
        <w:tab/>
      </w:r>
      <w:r>
        <w:rPr>
          <w:noProof/>
        </w:rPr>
        <w:fldChar w:fldCharType="begin"/>
      </w:r>
      <w:r>
        <w:rPr>
          <w:noProof/>
        </w:rPr>
        <w:instrText xml:space="preserve"> PAGEREF _Toc103203551 \h </w:instrText>
      </w:r>
      <w:r>
        <w:rPr>
          <w:noProof/>
        </w:rPr>
      </w:r>
      <w:r>
        <w:rPr>
          <w:noProof/>
        </w:rPr>
        <w:fldChar w:fldCharType="separate"/>
      </w:r>
      <w:r>
        <w:rPr>
          <w:noProof/>
        </w:rPr>
        <w:t>11</w:t>
      </w:r>
      <w:r>
        <w:rPr>
          <w:noProof/>
        </w:rPr>
        <w:fldChar w:fldCharType="end"/>
      </w:r>
    </w:p>
    <w:p w14:paraId="52292849" w14:textId="4E887C46"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noProof/>
        </w:rPr>
        <w:t>5.1.3</w:t>
      </w:r>
      <w:r>
        <w:rPr>
          <w:rFonts w:asciiTheme="minorHAnsi" w:eastAsiaTheme="minorEastAsia" w:hAnsiTheme="minorHAnsi" w:cstheme="minorBidi"/>
          <w:noProof/>
          <w:szCs w:val="22"/>
          <w:lang w:val="en-IN" w:eastAsia="en-IN"/>
        </w:rPr>
        <w:tab/>
      </w:r>
      <w:r w:rsidRPr="00E62479">
        <w:rPr>
          <w:noProof/>
        </w:rPr>
        <w:t>Case Solution Module</w:t>
      </w:r>
      <w:r>
        <w:rPr>
          <w:noProof/>
        </w:rPr>
        <w:tab/>
      </w:r>
      <w:r>
        <w:rPr>
          <w:noProof/>
        </w:rPr>
        <w:fldChar w:fldCharType="begin"/>
      </w:r>
      <w:r>
        <w:rPr>
          <w:noProof/>
        </w:rPr>
        <w:instrText xml:space="preserve"> PAGEREF _Toc103203552 \h </w:instrText>
      </w:r>
      <w:r>
        <w:rPr>
          <w:noProof/>
        </w:rPr>
      </w:r>
      <w:r>
        <w:rPr>
          <w:noProof/>
        </w:rPr>
        <w:fldChar w:fldCharType="separate"/>
      </w:r>
      <w:r>
        <w:rPr>
          <w:noProof/>
        </w:rPr>
        <w:t>13</w:t>
      </w:r>
      <w:r>
        <w:rPr>
          <w:noProof/>
        </w:rPr>
        <w:fldChar w:fldCharType="end"/>
      </w:r>
    </w:p>
    <w:p w14:paraId="0FFB4C38" w14:textId="7FB8E7FF"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noProof/>
        </w:rPr>
        <w:t>5.1.4</w:t>
      </w:r>
      <w:r>
        <w:rPr>
          <w:rFonts w:asciiTheme="minorHAnsi" w:eastAsiaTheme="minorEastAsia" w:hAnsiTheme="minorHAnsi" w:cstheme="minorBidi"/>
          <w:noProof/>
          <w:szCs w:val="22"/>
          <w:lang w:val="en-IN" w:eastAsia="en-IN"/>
        </w:rPr>
        <w:tab/>
      </w:r>
      <w:r w:rsidRPr="00E62479">
        <w:rPr>
          <w:noProof/>
        </w:rPr>
        <w:t>User Preference module</w:t>
      </w:r>
      <w:r>
        <w:rPr>
          <w:noProof/>
        </w:rPr>
        <w:tab/>
      </w:r>
      <w:r>
        <w:rPr>
          <w:noProof/>
        </w:rPr>
        <w:fldChar w:fldCharType="begin"/>
      </w:r>
      <w:r>
        <w:rPr>
          <w:noProof/>
        </w:rPr>
        <w:instrText xml:space="preserve"> PAGEREF _Toc103203553 \h </w:instrText>
      </w:r>
      <w:r>
        <w:rPr>
          <w:noProof/>
        </w:rPr>
      </w:r>
      <w:r>
        <w:rPr>
          <w:noProof/>
        </w:rPr>
        <w:fldChar w:fldCharType="separate"/>
      </w:r>
      <w:r>
        <w:rPr>
          <w:noProof/>
        </w:rPr>
        <w:t>15</w:t>
      </w:r>
      <w:r>
        <w:rPr>
          <w:noProof/>
        </w:rPr>
        <w:fldChar w:fldCharType="end"/>
      </w:r>
    </w:p>
    <w:p w14:paraId="36A7AFB3" w14:textId="397AC163"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noProof/>
        </w:rPr>
        <w:t>5.1.5</w:t>
      </w:r>
      <w:r>
        <w:rPr>
          <w:rFonts w:asciiTheme="minorHAnsi" w:eastAsiaTheme="minorEastAsia" w:hAnsiTheme="minorHAnsi" w:cstheme="minorBidi"/>
          <w:noProof/>
          <w:szCs w:val="22"/>
          <w:lang w:val="en-IN" w:eastAsia="en-IN"/>
        </w:rPr>
        <w:tab/>
      </w:r>
      <w:r w:rsidRPr="00E62479">
        <w:rPr>
          <w:noProof/>
        </w:rPr>
        <w:t>Case Identifier module</w:t>
      </w:r>
      <w:r>
        <w:rPr>
          <w:noProof/>
        </w:rPr>
        <w:tab/>
      </w:r>
      <w:r>
        <w:rPr>
          <w:noProof/>
        </w:rPr>
        <w:fldChar w:fldCharType="begin"/>
      </w:r>
      <w:r>
        <w:rPr>
          <w:noProof/>
        </w:rPr>
        <w:instrText xml:space="preserve"> PAGEREF _Toc103203554 \h </w:instrText>
      </w:r>
      <w:r>
        <w:rPr>
          <w:noProof/>
        </w:rPr>
      </w:r>
      <w:r>
        <w:rPr>
          <w:noProof/>
        </w:rPr>
        <w:fldChar w:fldCharType="separate"/>
      </w:r>
      <w:r>
        <w:rPr>
          <w:noProof/>
        </w:rPr>
        <w:t>17</w:t>
      </w:r>
      <w:r>
        <w:rPr>
          <w:noProof/>
        </w:rPr>
        <w:fldChar w:fldCharType="end"/>
      </w:r>
    </w:p>
    <w:p w14:paraId="5A0C3813" w14:textId="1BF7A99C"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noProof/>
        </w:rPr>
        <w:t>5.2</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noProof/>
        </w:rPr>
        <w:t>pseudo code to outline algorithms,</w:t>
      </w:r>
      <w:r>
        <w:rPr>
          <w:noProof/>
        </w:rPr>
        <w:tab/>
      </w:r>
      <w:r>
        <w:rPr>
          <w:noProof/>
        </w:rPr>
        <w:fldChar w:fldCharType="begin"/>
      </w:r>
      <w:r>
        <w:rPr>
          <w:noProof/>
        </w:rPr>
        <w:instrText xml:space="preserve"> PAGEREF _Toc103203555 \h </w:instrText>
      </w:r>
      <w:r>
        <w:rPr>
          <w:noProof/>
        </w:rPr>
      </w:r>
      <w:r>
        <w:rPr>
          <w:noProof/>
        </w:rPr>
        <w:fldChar w:fldCharType="separate"/>
      </w:r>
      <w:r>
        <w:rPr>
          <w:noProof/>
        </w:rPr>
        <w:t>18</w:t>
      </w:r>
      <w:r>
        <w:rPr>
          <w:noProof/>
        </w:rPr>
        <w:fldChar w:fldCharType="end"/>
      </w:r>
    </w:p>
    <w:p w14:paraId="21D006C6" w14:textId="5D72F195"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noProof/>
        </w:rPr>
        <w:t>5.3</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noProof/>
        </w:rPr>
        <w:t>flowcharts to visualize control flow or data flow,</w:t>
      </w:r>
      <w:r>
        <w:rPr>
          <w:noProof/>
        </w:rPr>
        <w:tab/>
      </w:r>
      <w:r>
        <w:rPr>
          <w:noProof/>
        </w:rPr>
        <w:fldChar w:fldCharType="begin"/>
      </w:r>
      <w:r>
        <w:rPr>
          <w:noProof/>
        </w:rPr>
        <w:instrText xml:space="preserve"> PAGEREF _Toc103203556 \h </w:instrText>
      </w:r>
      <w:r>
        <w:rPr>
          <w:noProof/>
        </w:rPr>
      </w:r>
      <w:r>
        <w:rPr>
          <w:noProof/>
        </w:rPr>
        <w:fldChar w:fldCharType="separate"/>
      </w:r>
      <w:r>
        <w:rPr>
          <w:noProof/>
        </w:rPr>
        <w:t>18</w:t>
      </w:r>
      <w:r>
        <w:rPr>
          <w:noProof/>
        </w:rPr>
        <w:fldChar w:fldCharType="end"/>
      </w:r>
    </w:p>
    <w:p w14:paraId="44A0938D" w14:textId="391F33EC"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noProof/>
        </w:rPr>
        <w:t>5.3.1</w:t>
      </w:r>
      <w:r>
        <w:rPr>
          <w:rFonts w:asciiTheme="minorHAnsi" w:eastAsiaTheme="minorEastAsia" w:hAnsiTheme="minorHAnsi" w:cstheme="minorBidi"/>
          <w:noProof/>
          <w:szCs w:val="22"/>
          <w:lang w:val="en-IN" w:eastAsia="en-IN"/>
        </w:rPr>
        <w:tab/>
      </w:r>
      <w:r w:rsidRPr="00E62479">
        <w:rPr>
          <w:noProof/>
        </w:rPr>
        <w:t>New Preference:</w:t>
      </w:r>
      <w:r>
        <w:rPr>
          <w:noProof/>
        </w:rPr>
        <w:tab/>
      </w:r>
      <w:r>
        <w:rPr>
          <w:noProof/>
        </w:rPr>
        <w:fldChar w:fldCharType="begin"/>
      </w:r>
      <w:r>
        <w:rPr>
          <w:noProof/>
        </w:rPr>
        <w:instrText xml:space="preserve"> PAGEREF _Toc103203557 \h </w:instrText>
      </w:r>
      <w:r>
        <w:rPr>
          <w:noProof/>
        </w:rPr>
      </w:r>
      <w:r>
        <w:rPr>
          <w:noProof/>
        </w:rPr>
        <w:fldChar w:fldCharType="separate"/>
      </w:r>
      <w:r>
        <w:rPr>
          <w:noProof/>
        </w:rPr>
        <w:t>18</w:t>
      </w:r>
      <w:r>
        <w:rPr>
          <w:noProof/>
        </w:rPr>
        <w:fldChar w:fldCharType="end"/>
      </w:r>
    </w:p>
    <w:p w14:paraId="5F4955D9" w14:textId="691663E0"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noProof/>
        </w:rPr>
        <w:t>5.3.2</w:t>
      </w:r>
      <w:r>
        <w:rPr>
          <w:rFonts w:asciiTheme="minorHAnsi" w:eastAsiaTheme="minorEastAsia" w:hAnsiTheme="minorHAnsi" w:cstheme="minorBidi"/>
          <w:noProof/>
          <w:szCs w:val="22"/>
          <w:lang w:val="en-IN" w:eastAsia="en-IN"/>
        </w:rPr>
        <w:tab/>
      </w:r>
      <w:r w:rsidRPr="00E62479">
        <w:rPr>
          <w:noProof/>
        </w:rPr>
        <w:t>Clone Preference:</w:t>
      </w:r>
      <w:r>
        <w:rPr>
          <w:noProof/>
        </w:rPr>
        <w:tab/>
      </w:r>
      <w:r>
        <w:rPr>
          <w:noProof/>
        </w:rPr>
        <w:fldChar w:fldCharType="begin"/>
      </w:r>
      <w:r>
        <w:rPr>
          <w:noProof/>
        </w:rPr>
        <w:instrText xml:space="preserve"> PAGEREF _Toc103203558 \h </w:instrText>
      </w:r>
      <w:r>
        <w:rPr>
          <w:noProof/>
        </w:rPr>
      </w:r>
      <w:r>
        <w:rPr>
          <w:noProof/>
        </w:rPr>
        <w:fldChar w:fldCharType="separate"/>
      </w:r>
      <w:r>
        <w:rPr>
          <w:noProof/>
        </w:rPr>
        <w:t>18</w:t>
      </w:r>
      <w:r>
        <w:rPr>
          <w:noProof/>
        </w:rPr>
        <w:fldChar w:fldCharType="end"/>
      </w:r>
    </w:p>
    <w:p w14:paraId="1B6F4691" w14:textId="634CE8FF"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noProof/>
        </w:rPr>
        <w:t>5.3.3</w:t>
      </w:r>
      <w:r>
        <w:rPr>
          <w:rFonts w:asciiTheme="minorHAnsi" w:eastAsiaTheme="minorEastAsia" w:hAnsiTheme="minorHAnsi" w:cstheme="minorBidi"/>
          <w:noProof/>
          <w:szCs w:val="22"/>
          <w:lang w:val="en-IN" w:eastAsia="en-IN"/>
        </w:rPr>
        <w:tab/>
      </w:r>
      <w:r w:rsidRPr="00E62479">
        <w:rPr>
          <w:noProof/>
        </w:rPr>
        <w:t>Edit Preference:</w:t>
      </w:r>
      <w:r>
        <w:rPr>
          <w:noProof/>
        </w:rPr>
        <w:tab/>
      </w:r>
      <w:r>
        <w:rPr>
          <w:noProof/>
        </w:rPr>
        <w:fldChar w:fldCharType="begin"/>
      </w:r>
      <w:r>
        <w:rPr>
          <w:noProof/>
        </w:rPr>
        <w:instrText xml:space="preserve"> PAGEREF _Toc103203559 \h </w:instrText>
      </w:r>
      <w:r>
        <w:rPr>
          <w:noProof/>
        </w:rPr>
      </w:r>
      <w:r>
        <w:rPr>
          <w:noProof/>
        </w:rPr>
        <w:fldChar w:fldCharType="separate"/>
      </w:r>
      <w:r>
        <w:rPr>
          <w:noProof/>
        </w:rPr>
        <w:t>19</w:t>
      </w:r>
      <w:r>
        <w:rPr>
          <w:noProof/>
        </w:rPr>
        <w:fldChar w:fldCharType="end"/>
      </w:r>
    </w:p>
    <w:p w14:paraId="16F2EF43" w14:textId="03300D3F"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rPr>
        <w:t>5.3.4</w:t>
      </w:r>
      <w:r>
        <w:rPr>
          <w:rFonts w:asciiTheme="minorHAnsi" w:eastAsiaTheme="minorEastAsia" w:hAnsiTheme="minorHAnsi" w:cstheme="minorBidi"/>
          <w:noProof/>
          <w:szCs w:val="22"/>
          <w:lang w:val="en-IN" w:eastAsia="en-IN"/>
        </w:rPr>
        <w:tab/>
      </w:r>
      <w:r w:rsidRPr="00E62479">
        <w:rPr>
          <w:noProof/>
        </w:rPr>
        <w:t>Solution :</w:t>
      </w:r>
      <w:r>
        <w:rPr>
          <w:noProof/>
        </w:rPr>
        <w:tab/>
      </w:r>
      <w:r>
        <w:rPr>
          <w:noProof/>
        </w:rPr>
        <w:fldChar w:fldCharType="begin"/>
      </w:r>
      <w:r>
        <w:rPr>
          <w:noProof/>
        </w:rPr>
        <w:instrText xml:space="preserve"> PAGEREF _Toc103203560 \h </w:instrText>
      </w:r>
      <w:r>
        <w:rPr>
          <w:noProof/>
        </w:rPr>
      </w:r>
      <w:r>
        <w:rPr>
          <w:noProof/>
        </w:rPr>
        <w:fldChar w:fldCharType="separate"/>
      </w:r>
      <w:r>
        <w:rPr>
          <w:noProof/>
        </w:rPr>
        <w:t>19</w:t>
      </w:r>
      <w:r>
        <w:rPr>
          <w:noProof/>
        </w:rPr>
        <w:fldChar w:fldCharType="end"/>
      </w:r>
    </w:p>
    <w:p w14:paraId="00D194DE" w14:textId="327F188E"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noProof/>
        </w:rPr>
        <w:t>5.3.5</w:t>
      </w:r>
      <w:r>
        <w:rPr>
          <w:rFonts w:asciiTheme="minorHAnsi" w:eastAsiaTheme="minorEastAsia" w:hAnsiTheme="minorHAnsi" w:cstheme="minorBidi"/>
          <w:noProof/>
          <w:szCs w:val="22"/>
          <w:lang w:val="en-IN" w:eastAsia="en-IN"/>
        </w:rPr>
        <w:tab/>
      </w:r>
      <w:r w:rsidRPr="00E62479">
        <w:rPr>
          <w:noProof/>
        </w:rPr>
        <w:t>Camera capture:</w:t>
      </w:r>
      <w:r>
        <w:rPr>
          <w:noProof/>
        </w:rPr>
        <w:tab/>
      </w:r>
      <w:r>
        <w:rPr>
          <w:noProof/>
        </w:rPr>
        <w:fldChar w:fldCharType="begin"/>
      </w:r>
      <w:r>
        <w:rPr>
          <w:noProof/>
        </w:rPr>
        <w:instrText xml:space="preserve"> PAGEREF _Toc103203561 \h </w:instrText>
      </w:r>
      <w:r>
        <w:rPr>
          <w:noProof/>
        </w:rPr>
      </w:r>
      <w:r>
        <w:rPr>
          <w:noProof/>
        </w:rPr>
        <w:fldChar w:fldCharType="separate"/>
      </w:r>
      <w:r>
        <w:rPr>
          <w:noProof/>
        </w:rPr>
        <w:t>20</w:t>
      </w:r>
      <w:r>
        <w:rPr>
          <w:noProof/>
        </w:rPr>
        <w:fldChar w:fldCharType="end"/>
      </w:r>
    </w:p>
    <w:p w14:paraId="0348AC9E" w14:textId="7EB686EC"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noProof/>
        </w:rPr>
        <w:lastRenderedPageBreak/>
        <w:t>5.4</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noProof/>
        </w:rPr>
        <w:t>SOUP items</w:t>
      </w:r>
      <w:r>
        <w:rPr>
          <w:noProof/>
        </w:rPr>
        <w:tab/>
      </w:r>
      <w:r>
        <w:rPr>
          <w:noProof/>
        </w:rPr>
        <w:fldChar w:fldCharType="begin"/>
      </w:r>
      <w:r>
        <w:rPr>
          <w:noProof/>
        </w:rPr>
        <w:instrText xml:space="preserve"> PAGEREF _Toc103203562 \h </w:instrText>
      </w:r>
      <w:r>
        <w:rPr>
          <w:noProof/>
        </w:rPr>
      </w:r>
      <w:r>
        <w:rPr>
          <w:noProof/>
        </w:rPr>
        <w:fldChar w:fldCharType="separate"/>
      </w:r>
      <w:r>
        <w:rPr>
          <w:noProof/>
        </w:rPr>
        <w:t>20</w:t>
      </w:r>
      <w:r>
        <w:rPr>
          <w:noProof/>
        </w:rPr>
        <w:fldChar w:fldCharType="end"/>
      </w:r>
    </w:p>
    <w:p w14:paraId="1612E412" w14:textId="111DB359"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5.5</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Module 1 – Initial Position</w:t>
      </w:r>
      <w:r>
        <w:rPr>
          <w:noProof/>
        </w:rPr>
        <w:tab/>
      </w:r>
      <w:r>
        <w:rPr>
          <w:noProof/>
        </w:rPr>
        <w:fldChar w:fldCharType="begin"/>
      </w:r>
      <w:r>
        <w:rPr>
          <w:noProof/>
        </w:rPr>
        <w:instrText xml:space="preserve"> PAGEREF _Toc103203563 \h </w:instrText>
      </w:r>
      <w:r>
        <w:rPr>
          <w:noProof/>
        </w:rPr>
      </w:r>
      <w:r>
        <w:rPr>
          <w:noProof/>
        </w:rPr>
        <w:fldChar w:fldCharType="separate"/>
      </w:r>
      <w:r>
        <w:rPr>
          <w:noProof/>
        </w:rPr>
        <w:t>20</w:t>
      </w:r>
      <w:r>
        <w:rPr>
          <w:noProof/>
        </w:rPr>
        <w:fldChar w:fldCharType="end"/>
      </w:r>
    </w:p>
    <w:p w14:paraId="6DC44E21" w14:textId="253FB9E2"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5.6</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Module2 – User preference</w:t>
      </w:r>
      <w:r>
        <w:rPr>
          <w:noProof/>
        </w:rPr>
        <w:tab/>
      </w:r>
      <w:r>
        <w:rPr>
          <w:noProof/>
        </w:rPr>
        <w:fldChar w:fldCharType="begin"/>
      </w:r>
      <w:r>
        <w:rPr>
          <w:noProof/>
        </w:rPr>
        <w:instrText xml:space="preserve"> PAGEREF _Toc103203564 \h </w:instrText>
      </w:r>
      <w:r>
        <w:rPr>
          <w:noProof/>
        </w:rPr>
      </w:r>
      <w:r>
        <w:rPr>
          <w:noProof/>
        </w:rPr>
        <w:fldChar w:fldCharType="separate"/>
      </w:r>
      <w:r>
        <w:rPr>
          <w:noProof/>
        </w:rPr>
        <w:t>21</w:t>
      </w:r>
      <w:r>
        <w:rPr>
          <w:noProof/>
        </w:rPr>
        <w:fldChar w:fldCharType="end"/>
      </w:r>
    </w:p>
    <w:p w14:paraId="1EF63366" w14:textId="0F1ED365"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5.7</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Module3 - Solution</w:t>
      </w:r>
      <w:r>
        <w:rPr>
          <w:noProof/>
        </w:rPr>
        <w:tab/>
      </w:r>
      <w:r>
        <w:rPr>
          <w:noProof/>
        </w:rPr>
        <w:fldChar w:fldCharType="begin"/>
      </w:r>
      <w:r>
        <w:rPr>
          <w:noProof/>
        </w:rPr>
        <w:instrText xml:space="preserve"> PAGEREF _Toc103203565 \h </w:instrText>
      </w:r>
      <w:r>
        <w:rPr>
          <w:noProof/>
        </w:rPr>
      </w:r>
      <w:r>
        <w:rPr>
          <w:noProof/>
        </w:rPr>
        <w:fldChar w:fldCharType="separate"/>
      </w:r>
      <w:r>
        <w:rPr>
          <w:noProof/>
        </w:rPr>
        <w:t>21</w:t>
      </w:r>
      <w:r>
        <w:rPr>
          <w:noProof/>
        </w:rPr>
        <w:fldChar w:fldCharType="end"/>
      </w:r>
    </w:p>
    <w:p w14:paraId="661EA565" w14:textId="23A4CF16" w:rsidR="00892057" w:rsidRDefault="00892057">
      <w:pPr>
        <w:pStyle w:val="TOC3"/>
        <w:tabs>
          <w:tab w:val="right" w:leader="dot" w:pos="9350"/>
        </w:tabs>
        <w:rPr>
          <w:rFonts w:asciiTheme="minorHAnsi" w:eastAsiaTheme="minorEastAsia" w:hAnsiTheme="minorHAnsi" w:cstheme="minorBidi"/>
          <w:noProof/>
          <w:szCs w:val="22"/>
          <w:lang w:val="en-IN" w:eastAsia="en-IN"/>
        </w:rPr>
      </w:pPr>
      <w:r w:rsidRPr="00E62479">
        <w:rPr>
          <w:noProof/>
        </w:rPr>
        <w:t>5.8 Upload Module</w:t>
      </w:r>
      <w:r>
        <w:rPr>
          <w:noProof/>
        </w:rPr>
        <w:tab/>
      </w:r>
      <w:r>
        <w:rPr>
          <w:noProof/>
        </w:rPr>
        <w:fldChar w:fldCharType="begin"/>
      </w:r>
      <w:r>
        <w:rPr>
          <w:noProof/>
        </w:rPr>
        <w:instrText xml:space="preserve"> PAGEREF _Toc103203566 \h </w:instrText>
      </w:r>
      <w:r>
        <w:rPr>
          <w:noProof/>
        </w:rPr>
      </w:r>
      <w:r>
        <w:rPr>
          <w:noProof/>
        </w:rPr>
        <w:fldChar w:fldCharType="separate"/>
      </w:r>
      <w:r>
        <w:rPr>
          <w:noProof/>
        </w:rPr>
        <w:t>21</w:t>
      </w:r>
      <w:r>
        <w:rPr>
          <w:noProof/>
        </w:rPr>
        <w:fldChar w:fldCharType="end"/>
      </w:r>
    </w:p>
    <w:p w14:paraId="40BC0FA0" w14:textId="4CBF463C" w:rsidR="00892057" w:rsidRDefault="00892057">
      <w:pPr>
        <w:pStyle w:val="TOC3"/>
        <w:tabs>
          <w:tab w:val="right" w:leader="dot" w:pos="9350"/>
        </w:tabs>
        <w:rPr>
          <w:rFonts w:asciiTheme="minorHAnsi" w:eastAsiaTheme="minorEastAsia" w:hAnsiTheme="minorHAnsi" w:cstheme="minorBidi"/>
          <w:noProof/>
          <w:szCs w:val="22"/>
          <w:lang w:val="en-IN" w:eastAsia="en-IN"/>
        </w:rPr>
      </w:pPr>
      <w:r w:rsidRPr="00E62479">
        <w:rPr>
          <w:noProof/>
        </w:rPr>
        <w:t>5.8.1 Backend -Cloud</w:t>
      </w:r>
      <w:r>
        <w:rPr>
          <w:noProof/>
        </w:rPr>
        <w:tab/>
      </w:r>
      <w:r>
        <w:rPr>
          <w:noProof/>
        </w:rPr>
        <w:fldChar w:fldCharType="begin"/>
      </w:r>
      <w:r>
        <w:rPr>
          <w:noProof/>
        </w:rPr>
        <w:instrText xml:space="preserve"> PAGEREF _Toc103203567 \h </w:instrText>
      </w:r>
      <w:r>
        <w:rPr>
          <w:noProof/>
        </w:rPr>
      </w:r>
      <w:r>
        <w:rPr>
          <w:noProof/>
        </w:rPr>
        <w:fldChar w:fldCharType="separate"/>
      </w:r>
      <w:r>
        <w:rPr>
          <w:noProof/>
        </w:rPr>
        <w:t>21</w:t>
      </w:r>
      <w:r>
        <w:rPr>
          <w:noProof/>
        </w:rPr>
        <w:fldChar w:fldCharType="end"/>
      </w:r>
    </w:p>
    <w:p w14:paraId="09B0313D" w14:textId="7987CD4C" w:rsidR="00892057" w:rsidRDefault="00892057">
      <w:pPr>
        <w:pStyle w:val="TOC3"/>
        <w:tabs>
          <w:tab w:val="right" w:leader="dot" w:pos="9350"/>
        </w:tabs>
        <w:rPr>
          <w:rFonts w:asciiTheme="minorHAnsi" w:eastAsiaTheme="minorEastAsia" w:hAnsiTheme="minorHAnsi" w:cstheme="minorBidi"/>
          <w:noProof/>
          <w:szCs w:val="22"/>
          <w:lang w:val="en-IN" w:eastAsia="en-IN"/>
        </w:rPr>
      </w:pPr>
      <w:r w:rsidRPr="00E62479">
        <w:rPr>
          <w:noProof/>
        </w:rPr>
        <w:t>5.9 Authentication Module</w:t>
      </w:r>
      <w:r>
        <w:rPr>
          <w:noProof/>
        </w:rPr>
        <w:tab/>
      </w:r>
      <w:r>
        <w:rPr>
          <w:noProof/>
        </w:rPr>
        <w:fldChar w:fldCharType="begin"/>
      </w:r>
      <w:r>
        <w:rPr>
          <w:noProof/>
        </w:rPr>
        <w:instrText xml:space="preserve"> PAGEREF _Toc103203568 \h </w:instrText>
      </w:r>
      <w:r>
        <w:rPr>
          <w:noProof/>
        </w:rPr>
      </w:r>
      <w:r>
        <w:rPr>
          <w:noProof/>
        </w:rPr>
        <w:fldChar w:fldCharType="separate"/>
      </w:r>
      <w:r>
        <w:rPr>
          <w:noProof/>
        </w:rPr>
        <w:t>23</w:t>
      </w:r>
      <w:r>
        <w:rPr>
          <w:noProof/>
        </w:rPr>
        <w:fldChar w:fldCharType="end"/>
      </w:r>
    </w:p>
    <w:p w14:paraId="475DA8E8" w14:textId="78F1FD54" w:rsidR="00892057" w:rsidRDefault="00892057">
      <w:pPr>
        <w:pStyle w:val="TOC1"/>
        <w:tabs>
          <w:tab w:val="left" w:pos="44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6</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Detailed Process Design</w:t>
      </w:r>
      <w:r>
        <w:rPr>
          <w:noProof/>
        </w:rPr>
        <w:tab/>
      </w:r>
      <w:r>
        <w:rPr>
          <w:noProof/>
        </w:rPr>
        <w:fldChar w:fldCharType="begin"/>
      </w:r>
      <w:r>
        <w:rPr>
          <w:noProof/>
        </w:rPr>
        <w:instrText xml:space="preserve"> PAGEREF _Toc103203569 \h </w:instrText>
      </w:r>
      <w:r>
        <w:rPr>
          <w:noProof/>
        </w:rPr>
      </w:r>
      <w:r>
        <w:rPr>
          <w:noProof/>
        </w:rPr>
        <w:fldChar w:fldCharType="separate"/>
      </w:r>
      <w:r>
        <w:rPr>
          <w:noProof/>
        </w:rPr>
        <w:t>23</w:t>
      </w:r>
      <w:r>
        <w:rPr>
          <w:noProof/>
        </w:rPr>
        <w:fldChar w:fldCharType="end"/>
      </w:r>
    </w:p>
    <w:p w14:paraId="6F25AB83" w14:textId="21CE2CF0"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6.1</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Process1</w:t>
      </w:r>
      <w:r>
        <w:rPr>
          <w:noProof/>
        </w:rPr>
        <w:tab/>
      </w:r>
      <w:r>
        <w:rPr>
          <w:noProof/>
        </w:rPr>
        <w:fldChar w:fldCharType="begin"/>
      </w:r>
      <w:r>
        <w:rPr>
          <w:noProof/>
        </w:rPr>
        <w:instrText xml:space="preserve"> PAGEREF _Toc103203570 \h </w:instrText>
      </w:r>
      <w:r>
        <w:rPr>
          <w:noProof/>
        </w:rPr>
      </w:r>
      <w:r>
        <w:rPr>
          <w:noProof/>
        </w:rPr>
        <w:fldChar w:fldCharType="separate"/>
      </w:r>
      <w:r>
        <w:rPr>
          <w:noProof/>
        </w:rPr>
        <w:t>23</w:t>
      </w:r>
      <w:r>
        <w:rPr>
          <w:noProof/>
        </w:rPr>
        <w:fldChar w:fldCharType="end"/>
      </w:r>
    </w:p>
    <w:p w14:paraId="1331BBA0" w14:textId="37420082"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6.2</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Process2</w:t>
      </w:r>
      <w:r>
        <w:rPr>
          <w:noProof/>
        </w:rPr>
        <w:tab/>
      </w:r>
      <w:r>
        <w:rPr>
          <w:noProof/>
        </w:rPr>
        <w:fldChar w:fldCharType="begin"/>
      </w:r>
      <w:r>
        <w:rPr>
          <w:noProof/>
        </w:rPr>
        <w:instrText xml:space="preserve"> PAGEREF _Toc103203571 \h </w:instrText>
      </w:r>
      <w:r>
        <w:rPr>
          <w:noProof/>
        </w:rPr>
      </w:r>
      <w:r>
        <w:rPr>
          <w:noProof/>
        </w:rPr>
        <w:fldChar w:fldCharType="separate"/>
      </w:r>
      <w:r>
        <w:rPr>
          <w:noProof/>
        </w:rPr>
        <w:t>23</w:t>
      </w:r>
      <w:r>
        <w:rPr>
          <w:noProof/>
        </w:rPr>
        <w:fldChar w:fldCharType="end"/>
      </w:r>
    </w:p>
    <w:p w14:paraId="75F7A67D" w14:textId="7403E577" w:rsidR="00892057" w:rsidRDefault="00892057">
      <w:pPr>
        <w:pStyle w:val="TOC1"/>
        <w:tabs>
          <w:tab w:val="left" w:pos="44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7</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Detailed Data Design</w:t>
      </w:r>
      <w:r>
        <w:rPr>
          <w:noProof/>
        </w:rPr>
        <w:tab/>
      </w:r>
      <w:r>
        <w:rPr>
          <w:noProof/>
        </w:rPr>
        <w:fldChar w:fldCharType="begin"/>
      </w:r>
      <w:r>
        <w:rPr>
          <w:noProof/>
        </w:rPr>
        <w:instrText xml:space="preserve"> PAGEREF _Toc103203572 \h </w:instrText>
      </w:r>
      <w:r>
        <w:rPr>
          <w:noProof/>
        </w:rPr>
      </w:r>
      <w:r>
        <w:rPr>
          <w:noProof/>
        </w:rPr>
        <w:fldChar w:fldCharType="separate"/>
      </w:r>
      <w:r>
        <w:rPr>
          <w:noProof/>
        </w:rPr>
        <w:t>24</w:t>
      </w:r>
      <w:r>
        <w:rPr>
          <w:noProof/>
        </w:rPr>
        <w:fldChar w:fldCharType="end"/>
      </w:r>
    </w:p>
    <w:p w14:paraId="38BB008C" w14:textId="3079EDA9"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7.1</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Internal details of the data design. The design description might include</w:t>
      </w:r>
      <w:r>
        <w:rPr>
          <w:noProof/>
        </w:rPr>
        <w:tab/>
      </w:r>
      <w:r>
        <w:rPr>
          <w:noProof/>
        </w:rPr>
        <w:fldChar w:fldCharType="begin"/>
      </w:r>
      <w:r>
        <w:rPr>
          <w:noProof/>
        </w:rPr>
        <w:instrText xml:space="preserve"> PAGEREF _Toc103203573 \h </w:instrText>
      </w:r>
      <w:r>
        <w:rPr>
          <w:noProof/>
        </w:rPr>
      </w:r>
      <w:r>
        <w:rPr>
          <w:noProof/>
        </w:rPr>
        <w:fldChar w:fldCharType="separate"/>
      </w:r>
      <w:r>
        <w:rPr>
          <w:noProof/>
        </w:rPr>
        <w:t>24</w:t>
      </w:r>
      <w:r>
        <w:rPr>
          <w:noProof/>
        </w:rPr>
        <w:fldChar w:fldCharType="end"/>
      </w:r>
    </w:p>
    <w:p w14:paraId="7910CD81" w14:textId="4AD85422"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noProof/>
        </w:rPr>
        <w:t>7.1.1</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noProof/>
        </w:rPr>
        <w:t>ER diagrams</w:t>
      </w:r>
      <w:r>
        <w:rPr>
          <w:noProof/>
        </w:rPr>
        <w:tab/>
      </w:r>
      <w:r>
        <w:rPr>
          <w:noProof/>
        </w:rPr>
        <w:fldChar w:fldCharType="begin"/>
      </w:r>
      <w:r>
        <w:rPr>
          <w:noProof/>
        </w:rPr>
        <w:instrText xml:space="preserve"> PAGEREF _Toc103203574 \h </w:instrText>
      </w:r>
      <w:r>
        <w:rPr>
          <w:noProof/>
        </w:rPr>
      </w:r>
      <w:r>
        <w:rPr>
          <w:noProof/>
        </w:rPr>
        <w:fldChar w:fldCharType="separate"/>
      </w:r>
      <w:r>
        <w:rPr>
          <w:noProof/>
        </w:rPr>
        <w:t>24</w:t>
      </w:r>
      <w:r>
        <w:rPr>
          <w:noProof/>
        </w:rPr>
        <w:fldChar w:fldCharType="end"/>
      </w:r>
    </w:p>
    <w:p w14:paraId="14A8B51E" w14:textId="7EDCA814"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noProof/>
        </w:rPr>
        <w:t>7.1.2</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noProof/>
        </w:rPr>
        <w:t>pseudo code to outline SQL queries (especially for medium-high risk products/modules),</w:t>
      </w:r>
      <w:r>
        <w:rPr>
          <w:noProof/>
        </w:rPr>
        <w:tab/>
      </w:r>
      <w:r>
        <w:rPr>
          <w:noProof/>
        </w:rPr>
        <w:fldChar w:fldCharType="begin"/>
      </w:r>
      <w:r>
        <w:rPr>
          <w:noProof/>
        </w:rPr>
        <w:instrText xml:space="preserve"> PAGEREF _Toc103203575 \h </w:instrText>
      </w:r>
      <w:r>
        <w:rPr>
          <w:noProof/>
        </w:rPr>
      </w:r>
      <w:r>
        <w:rPr>
          <w:noProof/>
        </w:rPr>
        <w:fldChar w:fldCharType="separate"/>
      </w:r>
      <w:r>
        <w:rPr>
          <w:noProof/>
        </w:rPr>
        <w:t>24</w:t>
      </w:r>
      <w:r>
        <w:rPr>
          <w:noProof/>
        </w:rPr>
        <w:fldChar w:fldCharType="end"/>
      </w:r>
    </w:p>
    <w:p w14:paraId="2738FF11" w14:textId="681A6DAA"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7.2</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Permission policies</w:t>
      </w:r>
      <w:r>
        <w:rPr>
          <w:noProof/>
        </w:rPr>
        <w:tab/>
      </w:r>
      <w:r>
        <w:rPr>
          <w:noProof/>
        </w:rPr>
        <w:fldChar w:fldCharType="begin"/>
      </w:r>
      <w:r>
        <w:rPr>
          <w:noProof/>
        </w:rPr>
        <w:instrText xml:space="preserve"> PAGEREF _Toc103203576 \h </w:instrText>
      </w:r>
      <w:r>
        <w:rPr>
          <w:noProof/>
        </w:rPr>
      </w:r>
      <w:r>
        <w:rPr>
          <w:noProof/>
        </w:rPr>
        <w:fldChar w:fldCharType="separate"/>
      </w:r>
      <w:r>
        <w:rPr>
          <w:noProof/>
        </w:rPr>
        <w:t>24</w:t>
      </w:r>
      <w:r>
        <w:rPr>
          <w:noProof/>
        </w:rPr>
        <w:fldChar w:fldCharType="end"/>
      </w:r>
    </w:p>
    <w:p w14:paraId="509DE75F" w14:textId="144B9AEE"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7.3</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DataUnit1</w:t>
      </w:r>
      <w:r>
        <w:rPr>
          <w:noProof/>
        </w:rPr>
        <w:tab/>
      </w:r>
      <w:r>
        <w:rPr>
          <w:noProof/>
        </w:rPr>
        <w:fldChar w:fldCharType="begin"/>
      </w:r>
      <w:r>
        <w:rPr>
          <w:noProof/>
        </w:rPr>
        <w:instrText xml:space="preserve"> PAGEREF _Toc103203577 \h </w:instrText>
      </w:r>
      <w:r>
        <w:rPr>
          <w:noProof/>
        </w:rPr>
      </w:r>
      <w:r>
        <w:rPr>
          <w:noProof/>
        </w:rPr>
        <w:fldChar w:fldCharType="separate"/>
      </w:r>
      <w:r>
        <w:rPr>
          <w:noProof/>
        </w:rPr>
        <w:t>24</w:t>
      </w:r>
      <w:r>
        <w:rPr>
          <w:noProof/>
        </w:rPr>
        <w:fldChar w:fldCharType="end"/>
      </w:r>
    </w:p>
    <w:p w14:paraId="54C20A31" w14:textId="0D860BE3"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7.4</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DataUnit2</w:t>
      </w:r>
      <w:r>
        <w:rPr>
          <w:noProof/>
        </w:rPr>
        <w:tab/>
      </w:r>
      <w:r>
        <w:rPr>
          <w:noProof/>
        </w:rPr>
        <w:fldChar w:fldCharType="begin"/>
      </w:r>
      <w:r>
        <w:rPr>
          <w:noProof/>
        </w:rPr>
        <w:instrText xml:space="preserve"> PAGEREF _Toc103203578 \h </w:instrText>
      </w:r>
      <w:r>
        <w:rPr>
          <w:noProof/>
        </w:rPr>
      </w:r>
      <w:r>
        <w:rPr>
          <w:noProof/>
        </w:rPr>
        <w:fldChar w:fldCharType="separate"/>
      </w:r>
      <w:r>
        <w:rPr>
          <w:noProof/>
        </w:rPr>
        <w:t>24</w:t>
      </w:r>
      <w:r>
        <w:rPr>
          <w:noProof/>
        </w:rPr>
        <w:fldChar w:fldCharType="end"/>
      </w:r>
    </w:p>
    <w:p w14:paraId="330DDC1C" w14:textId="499D29DE" w:rsidR="00892057" w:rsidRDefault="00892057">
      <w:pPr>
        <w:pStyle w:val="TOC1"/>
        <w:tabs>
          <w:tab w:val="left" w:pos="44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8</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Document Revision History:</w:t>
      </w:r>
      <w:r>
        <w:rPr>
          <w:noProof/>
        </w:rPr>
        <w:tab/>
      </w:r>
      <w:r>
        <w:rPr>
          <w:noProof/>
        </w:rPr>
        <w:fldChar w:fldCharType="begin"/>
      </w:r>
      <w:r>
        <w:rPr>
          <w:noProof/>
        </w:rPr>
        <w:instrText xml:space="preserve"> PAGEREF _Toc103203579 \h </w:instrText>
      </w:r>
      <w:r>
        <w:rPr>
          <w:noProof/>
        </w:rPr>
      </w:r>
      <w:r>
        <w:rPr>
          <w:noProof/>
        </w:rPr>
        <w:fldChar w:fldCharType="separate"/>
      </w:r>
      <w:r>
        <w:rPr>
          <w:noProof/>
        </w:rPr>
        <w:t>24</w:t>
      </w:r>
      <w:r>
        <w:rPr>
          <w:noProof/>
        </w:rPr>
        <w:fldChar w:fldCharType="end"/>
      </w:r>
    </w:p>
    <w:p w14:paraId="6DCB1D12" w14:textId="35C1DDA3" w:rsidR="003760F5" w:rsidRPr="00962FE4" w:rsidRDefault="003760F5" w:rsidP="003760F5">
      <w:pPr>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fldChar w:fldCharType="end"/>
      </w:r>
    </w:p>
    <w:p w14:paraId="71CB0D78" w14:textId="77777777" w:rsidR="003760F5" w:rsidRPr="00962FE4" w:rsidRDefault="003760F5" w:rsidP="003760F5">
      <w:pPr>
        <w:rPr>
          <w:rFonts w:ascii="Humanist Slabserif 712 Std Roma" w:hAnsi="Humanist Slabserif 712 Std Roma" w:cs="Arial"/>
          <w:color w:val="000000" w:themeColor="text1"/>
          <w:sz w:val="20"/>
        </w:rPr>
      </w:pPr>
    </w:p>
    <w:p w14:paraId="15D0B746" w14:textId="77777777" w:rsidR="003760F5" w:rsidRPr="00962FE4" w:rsidRDefault="003760F5" w:rsidP="003760F5">
      <w:pPr>
        <w:rPr>
          <w:rFonts w:ascii="Humanist Slabserif 712 Std Roma" w:hAnsi="Humanist Slabserif 712 Std Roma" w:cs="Arial"/>
          <w:color w:val="000000" w:themeColor="text1"/>
          <w:sz w:val="20"/>
        </w:rPr>
      </w:pPr>
    </w:p>
    <w:p w14:paraId="0313A384" w14:textId="77777777" w:rsidR="003760F5" w:rsidRPr="00962FE4" w:rsidRDefault="003760F5" w:rsidP="003760F5">
      <w:pPr>
        <w:rPr>
          <w:rFonts w:ascii="Humanist Slabserif 712 Std Roma" w:hAnsi="Humanist Slabserif 712 Std Roma" w:cs="Arial"/>
          <w:color w:val="000000" w:themeColor="text1"/>
          <w:sz w:val="20"/>
        </w:rPr>
      </w:pPr>
    </w:p>
    <w:p w14:paraId="2374C371" w14:textId="77777777" w:rsidR="003760F5" w:rsidRPr="00962FE4" w:rsidRDefault="003760F5" w:rsidP="003760F5">
      <w:pPr>
        <w:rPr>
          <w:rFonts w:ascii="Humanist Slabserif 712 Std Roma" w:hAnsi="Humanist Slabserif 712 Std Roma" w:cs="Arial"/>
          <w:color w:val="000000" w:themeColor="text1"/>
          <w:sz w:val="20"/>
        </w:rPr>
      </w:pPr>
    </w:p>
    <w:p w14:paraId="517A7A47" w14:textId="77777777" w:rsidR="003760F5" w:rsidRPr="00962FE4" w:rsidRDefault="003760F5" w:rsidP="003760F5">
      <w:pPr>
        <w:rPr>
          <w:rFonts w:ascii="Humanist Slabserif 712 Std Roma" w:hAnsi="Humanist Slabserif 712 Std Roma" w:cs="Arial"/>
          <w:color w:val="000000" w:themeColor="text1"/>
          <w:sz w:val="20"/>
        </w:rPr>
      </w:pPr>
    </w:p>
    <w:p w14:paraId="280E09FA" w14:textId="77777777" w:rsidR="0004300F" w:rsidRPr="00962FE4" w:rsidRDefault="0004300F" w:rsidP="003760F5">
      <w:pPr>
        <w:rPr>
          <w:rFonts w:ascii="Humanist Slabserif 712 Std Roma" w:hAnsi="Humanist Slabserif 712 Std Roma" w:cs="Arial"/>
          <w:color w:val="000000" w:themeColor="text1"/>
          <w:sz w:val="20"/>
        </w:rPr>
      </w:pPr>
    </w:p>
    <w:p w14:paraId="3DA184E0" w14:textId="77777777" w:rsidR="0004300F" w:rsidRPr="00962FE4" w:rsidRDefault="0004300F" w:rsidP="003760F5">
      <w:pPr>
        <w:rPr>
          <w:rFonts w:ascii="Humanist Slabserif 712 Std Roma" w:hAnsi="Humanist Slabserif 712 Std Roma" w:cs="Arial"/>
          <w:color w:val="000000" w:themeColor="text1"/>
          <w:sz w:val="20"/>
        </w:rPr>
      </w:pPr>
    </w:p>
    <w:p w14:paraId="78736308" w14:textId="77777777" w:rsidR="0004300F" w:rsidRPr="00962FE4" w:rsidRDefault="0004300F" w:rsidP="003760F5">
      <w:pPr>
        <w:rPr>
          <w:rFonts w:ascii="Humanist Slabserif 712 Std Roma" w:hAnsi="Humanist Slabserif 712 Std Roma" w:cs="Arial"/>
          <w:color w:val="000000" w:themeColor="text1"/>
          <w:sz w:val="20"/>
        </w:rPr>
      </w:pPr>
    </w:p>
    <w:p w14:paraId="7DAB2C0E" w14:textId="13D484E4" w:rsidR="00892057" w:rsidRDefault="00892057">
      <w:pPr>
        <w:rPr>
          <w:rFonts w:ascii="Humanist Slabserif 712 Std Roma" w:hAnsi="Humanist Slabserif 712 Std Roma" w:cs="Arial"/>
          <w:color w:val="000000" w:themeColor="text1"/>
          <w:sz w:val="20"/>
        </w:rPr>
      </w:pPr>
      <w:r>
        <w:rPr>
          <w:rFonts w:ascii="Humanist Slabserif 712 Std Roma" w:hAnsi="Humanist Slabserif 712 Std Roma" w:cs="Arial"/>
          <w:color w:val="000000" w:themeColor="text1"/>
          <w:sz w:val="20"/>
        </w:rPr>
        <w:br w:type="page"/>
      </w:r>
    </w:p>
    <w:p w14:paraId="62B1D76C" w14:textId="77777777" w:rsidR="003760F5" w:rsidRPr="00962FE4" w:rsidRDefault="003760F5" w:rsidP="003760F5">
      <w:pPr>
        <w:rPr>
          <w:rFonts w:ascii="Humanist Slabserif 712 Std Roma" w:hAnsi="Humanist Slabserif 712 Std Roma" w:cs="Arial"/>
          <w:color w:val="000000" w:themeColor="text1"/>
          <w:sz w:val="20"/>
        </w:rPr>
      </w:pPr>
    </w:p>
    <w:p w14:paraId="1CD47648" w14:textId="77777777" w:rsidR="003760F5" w:rsidRPr="00962FE4" w:rsidRDefault="003760F5" w:rsidP="003760F5">
      <w:pPr>
        <w:pStyle w:val="Heading1"/>
        <w:keepLines w:val="0"/>
        <w:tabs>
          <w:tab w:val="num" w:pos="360"/>
        </w:tabs>
        <w:spacing w:after="120"/>
        <w:ind w:left="0" w:firstLine="0"/>
        <w:jc w:val="left"/>
        <w:rPr>
          <w:rFonts w:ascii="Humanist Slabserif 712 Std Roma" w:hAnsi="Humanist Slabserif 712 Std Roma" w:cs="Arial"/>
          <w:color w:val="000000" w:themeColor="text1"/>
          <w:sz w:val="20"/>
        </w:rPr>
      </w:pPr>
      <w:bookmarkStart w:id="0" w:name="_Toc103203532"/>
      <w:r w:rsidRPr="00962FE4">
        <w:rPr>
          <w:rFonts w:ascii="Humanist Slabserif 712 Std Roma" w:hAnsi="Humanist Slabserif 712 Std Roma" w:cs="Arial"/>
          <w:color w:val="000000" w:themeColor="text1"/>
          <w:sz w:val="20"/>
        </w:rPr>
        <w:t>Introduction</w:t>
      </w:r>
      <w:bookmarkEnd w:id="0"/>
      <w:r w:rsidRPr="00962FE4">
        <w:rPr>
          <w:rFonts w:ascii="Humanist Slabserif 712 Std Roma" w:hAnsi="Humanist Slabserif 712 Std Roma" w:cs="Arial"/>
          <w:color w:val="000000" w:themeColor="text1"/>
          <w:sz w:val="20"/>
        </w:rPr>
        <w:t xml:space="preserve"> </w:t>
      </w:r>
    </w:p>
    <w:p w14:paraId="1DCA739D" w14:textId="77777777" w:rsidR="003760F5" w:rsidRPr="00785DC3" w:rsidRDefault="003760F5" w:rsidP="00962FE4">
      <w:pPr>
        <w:pStyle w:val="Heading2"/>
        <w:keepLines w:val="0"/>
        <w:tabs>
          <w:tab w:val="num" w:pos="720"/>
        </w:tabs>
        <w:spacing w:before="0" w:after="120"/>
        <w:ind w:left="810" w:firstLine="0"/>
        <w:rPr>
          <w:rFonts w:ascii="Humanist Slabserif 712 Std Roma" w:hAnsi="Humanist Slabserif 712 Std Roma" w:cs="Arial"/>
          <w:color w:val="000000" w:themeColor="text1"/>
          <w:sz w:val="20"/>
        </w:rPr>
      </w:pPr>
      <w:bookmarkStart w:id="1" w:name="_Toc460214199"/>
      <w:bookmarkStart w:id="2" w:name="_Toc460216175"/>
      <w:bookmarkStart w:id="3" w:name="_Toc460216226"/>
      <w:bookmarkStart w:id="4" w:name="_Toc503610915"/>
      <w:bookmarkStart w:id="5" w:name="_Toc508019182"/>
      <w:bookmarkStart w:id="6" w:name="_Toc26181088"/>
      <w:bookmarkStart w:id="7" w:name="_Toc103203533"/>
      <w:r w:rsidRPr="00785DC3">
        <w:rPr>
          <w:rFonts w:ascii="Humanist Slabserif 712 Std Roma" w:hAnsi="Humanist Slabserif 712 Std Roma" w:cs="Arial"/>
          <w:color w:val="000000" w:themeColor="text1"/>
          <w:sz w:val="20"/>
        </w:rPr>
        <w:t>Purpose</w:t>
      </w:r>
      <w:bookmarkEnd w:id="1"/>
      <w:bookmarkEnd w:id="2"/>
      <w:bookmarkEnd w:id="3"/>
      <w:bookmarkEnd w:id="4"/>
      <w:bookmarkEnd w:id="5"/>
      <w:bookmarkEnd w:id="6"/>
      <w:bookmarkEnd w:id="7"/>
    </w:p>
    <w:p w14:paraId="7AC1FE23" w14:textId="606302D1" w:rsidR="003760F5" w:rsidRPr="00962FE4" w:rsidRDefault="003760F5" w:rsidP="003760F5">
      <w:pPr>
        <w:spacing w:after="120"/>
        <w:rPr>
          <w:rFonts w:ascii="Humanist Slabserif 712 Std Roma" w:hAnsi="Humanist Slabserif 712 Std Roma" w:cs="Arial"/>
          <w:color w:val="000000" w:themeColor="text1"/>
          <w:sz w:val="20"/>
        </w:rPr>
      </w:pPr>
      <w:r w:rsidRPr="00785DC3">
        <w:rPr>
          <w:rFonts w:ascii="Humanist Slabserif 712 Std Roma" w:hAnsi="Humanist Slabserif 712 Std Roma" w:cs="Arial"/>
          <w:color w:val="000000" w:themeColor="text1"/>
          <w:sz w:val="20"/>
        </w:rPr>
        <w:t xml:space="preserve">This document describes how the software system/component </w:t>
      </w:r>
      <w:bookmarkStart w:id="8" w:name="OLE_LINK1"/>
      <w:bookmarkStart w:id="9" w:name="OLE_LINK2"/>
      <w:r w:rsidR="00A2746B" w:rsidRPr="00785DC3">
        <w:rPr>
          <w:rFonts w:ascii="Humanist Slabserif 712 Std Roma" w:hAnsi="Humanist Slabserif 712 Std Roma" w:cs="Arial"/>
          <w:color w:val="000000" w:themeColor="text1"/>
          <w:sz w:val="20"/>
        </w:rPr>
        <w:t>Knee Balancer application</w:t>
      </w:r>
      <w:bookmarkEnd w:id="8"/>
      <w:bookmarkEnd w:id="9"/>
      <w:r w:rsidRPr="00785DC3">
        <w:rPr>
          <w:rFonts w:ascii="Humanist Slabserif 712 Std Roma" w:hAnsi="Humanist Slabserif 712 Std Roma" w:cs="Arial"/>
          <w:color w:val="000000" w:themeColor="text1"/>
          <w:sz w:val="20"/>
        </w:rPr>
        <w:t xml:space="preserve"> is structured </w:t>
      </w:r>
      <w:proofErr w:type="gramStart"/>
      <w:r w:rsidRPr="00785DC3">
        <w:rPr>
          <w:rFonts w:ascii="Humanist Slabserif 712 Std Roma" w:hAnsi="Humanist Slabserif 712 Std Roma" w:cs="Arial"/>
          <w:color w:val="000000" w:themeColor="text1"/>
          <w:sz w:val="20"/>
        </w:rPr>
        <w:t>in order to</w:t>
      </w:r>
      <w:proofErr w:type="gramEnd"/>
      <w:r w:rsidRPr="00785DC3">
        <w:rPr>
          <w:rFonts w:ascii="Humanist Slabserif 712 Std Roma" w:hAnsi="Humanist Slabserif 712 Std Roma" w:cs="Arial"/>
          <w:color w:val="000000" w:themeColor="text1"/>
          <w:sz w:val="20"/>
        </w:rPr>
        <w:t xml:space="preserve"> satisfy the requirements identified in the SRS. It describes the software structure, sub-components, interfaces, and data necessary for understanding the functioning of the software system.</w:t>
      </w:r>
    </w:p>
    <w:p w14:paraId="7F3F7614" w14:textId="77777777" w:rsidR="003760F5" w:rsidRPr="00962FE4" w:rsidRDefault="003760F5" w:rsidP="003760F5">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 xml:space="preserve">The intended audience for this document is development, regulatory </w:t>
      </w:r>
      <w:proofErr w:type="gramStart"/>
      <w:r w:rsidRPr="00962FE4">
        <w:rPr>
          <w:rFonts w:ascii="Humanist Slabserif 712 Std Roma" w:hAnsi="Humanist Slabserif 712 Std Roma" w:cs="Arial"/>
          <w:color w:val="000000" w:themeColor="text1"/>
          <w:sz w:val="20"/>
        </w:rPr>
        <w:t>affairs</w:t>
      </w:r>
      <w:proofErr w:type="gramEnd"/>
      <w:r w:rsidRPr="00962FE4">
        <w:rPr>
          <w:rFonts w:ascii="Humanist Slabserif 712 Std Roma" w:hAnsi="Humanist Slabserif 712 Std Roma" w:cs="Arial"/>
          <w:color w:val="000000" w:themeColor="text1"/>
          <w:sz w:val="20"/>
        </w:rPr>
        <w:t xml:space="preserve"> and quality assurance.</w:t>
      </w:r>
    </w:p>
    <w:p w14:paraId="40A1D6BA" w14:textId="77777777" w:rsidR="003760F5" w:rsidRPr="00962FE4" w:rsidRDefault="003760F5" w:rsidP="00962FE4">
      <w:pPr>
        <w:pStyle w:val="Heading2"/>
        <w:keepLines w:val="0"/>
        <w:tabs>
          <w:tab w:val="num" w:pos="1440"/>
        </w:tabs>
        <w:spacing w:before="0" w:after="120"/>
        <w:ind w:left="900" w:firstLine="0"/>
        <w:rPr>
          <w:rFonts w:ascii="Humanist Slabserif 712 Std Roma" w:hAnsi="Humanist Slabserif 712 Std Roma" w:cs="Arial"/>
          <w:color w:val="000000" w:themeColor="text1"/>
          <w:sz w:val="20"/>
        </w:rPr>
      </w:pPr>
      <w:bookmarkStart w:id="10" w:name="_Toc503610916"/>
      <w:bookmarkStart w:id="11" w:name="_Toc508019183"/>
      <w:bookmarkStart w:id="12" w:name="_Toc26181089"/>
      <w:bookmarkStart w:id="13" w:name="_Toc103203534"/>
      <w:r w:rsidRPr="00962FE4">
        <w:rPr>
          <w:rFonts w:ascii="Humanist Slabserif 712 Std Roma" w:hAnsi="Humanist Slabserif 712 Std Roma" w:cs="Arial"/>
          <w:color w:val="000000" w:themeColor="text1"/>
          <w:sz w:val="20"/>
        </w:rPr>
        <w:t>Scope</w:t>
      </w:r>
      <w:bookmarkEnd w:id="10"/>
      <w:bookmarkEnd w:id="11"/>
      <w:bookmarkEnd w:id="12"/>
      <w:bookmarkEnd w:id="13"/>
    </w:p>
    <w:p w14:paraId="705B71EC" w14:textId="65343CB9" w:rsidR="00A2746B" w:rsidRPr="00A2746B" w:rsidRDefault="003760F5" w:rsidP="00A2746B">
      <w:pPr>
        <w:spacing w:after="120"/>
        <w:rPr>
          <w:rFonts w:ascii="Humanist Slabserif 712 Std Roma" w:hAnsi="Humanist Slabserif 712 Std Roma" w:cs="Arial"/>
          <w:color w:val="000000" w:themeColor="text1"/>
          <w:sz w:val="20"/>
        </w:rPr>
      </w:pPr>
      <w:r w:rsidRPr="00785DC3">
        <w:rPr>
          <w:rFonts w:ascii="Humanist Slabserif 712 Std Roma" w:hAnsi="Humanist Slabserif 712 Std Roma" w:cs="Arial"/>
          <w:color w:val="000000" w:themeColor="text1"/>
          <w:sz w:val="20"/>
        </w:rPr>
        <w:t xml:space="preserve">The </w:t>
      </w:r>
      <w:r w:rsidR="00A2746B" w:rsidRPr="00785DC3">
        <w:rPr>
          <w:rFonts w:ascii="Humanist Slabserif 712 Std Roma" w:hAnsi="Humanist Slabserif 712 Std Roma" w:cs="Arial"/>
          <w:color w:val="000000" w:themeColor="text1"/>
          <w:sz w:val="20"/>
        </w:rPr>
        <w:t xml:space="preserve">Knee Balancer application </w:t>
      </w:r>
      <w:r w:rsidR="0004300F" w:rsidRPr="00785DC3">
        <w:rPr>
          <w:rFonts w:ascii="Humanist Slabserif 712 Std Roma" w:hAnsi="Humanist Slabserif 712 Std Roma" w:cs="Arial"/>
          <w:color w:val="000000" w:themeColor="text1"/>
          <w:sz w:val="20"/>
        </w:rPr>
        <w:t xml:space="preserve">is a </w:t>
      </w:r>
      <w:bookmarkStart w:id="14" w:name="OLE_LINK26"/>
      <w:bookmarkStart w:id="15" w:name="OLE_LINK27"/>
      <w:r w:rsidR="00A2746B" w:rsidRPr="00785DC3">
        <w:rPr>
          <w:rFonts w:ascii="Humanist Slabserif 712 Std Roma" w:hAnsi="Humanist Slabserif 712 Std Roma"/>
          <w:color w:val="000000" w:themeColor="text1"/>
          <w:sz w:val="20"/>
        </w:rPr>
        <w:t>clinical decision support software tool which provides on demand, an automated intra operative plan to the Orthopedic surgeon based on pre-operative data, captured soft tissue information and surgeon preferences.</w:t>
      </w:r>
    </w:p>
    <w:bookmarkEnd w:id="14"/>
    <w:bookmarkEnd w:id="15"/>
    <w:p w14:paraId="38DC23F0" w14:textId="77777777" w:rsidR="00A2746B" w:rsidRPr="00962FE4" w:rsidRDefault="00A2746B" w:rsidP="003760F5">
      <w:pPr>
        <w:spacing w:after="120"/>
        <w:rPr>
          <w:rFonts w:ascii="Humanist Slabserif 712 Std Roma" w:hAnsi="Humanist Slabserif 712 Std Roma" w:cs="Arial"/>
          <w:color w:val="000000" w:themeColor="text1"/>
          <w:sz w:val="20"/>
        </w:rPr>
      </w:pPr>
    </w:p>
    <w:p w14:paraId="6536ADCD" w14:textId="77777777" w:rsidR="003760F5" w:rsidRPr="00962FE4" w:rsidRDefault="003760F5" w:rsidP="003760F5">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 xml:space="preserve">This document focuses on the major design essentials rather than on implementation details. The latter are described in the source code documentation and. the UML documentation of &lt; System Name &gt;. </w:t>
      </w:r>
    </w:p>
    <w:p w14:paraId="7DB68695" w14:textId="2DFE1532" w:rsidR="003760F5" w:rsidRDefault="003760F5" w:rsidP="003760F5">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Refer to the SAD to get an overview about the overall system design.</w:t>
      </w:r>
    </w:p>
    <w:p w14:paraId="077FF735" w14:textId="77777777" w:rsidR="00785DC3" w:rsidRPr="00962FE4" w:rsidRDefault="00785DC3" w:rsidP="003760F5">
      <w:pPr>
        <w:spacing w:after="120"/>
        <w:rPr>
          <w:rFonts w:ascii="Humanist Slabserif 712 Std Roma" w:hAnsi="Humanist Slabserif 712 Std Roma" w:cs="Arial"/>
          <w:color w:val="000000" w:themeColor="text1"/>
          <w:sz w:val="20"/>
        </w:rPr>
      </w:pPr>
    </w:p>
    <w:p w14:paraId="5E55FEA9" w14:textId="77777777" w:rsidR="003760F5" w:rsidRPr="00962FE4" w:rsidRDefault="003760F5" w:rsidP="00962FE4">
      <w:pPr>
        <w:pStyle w:val="Heading2"/>
        <w:keepLines w:val="0"/>
        <w:tabs>
          <w:tab w:val="left" w:pos="900"/>
          <w:tab w:val="num" w:pos="1440"/>
        </w:tabs>
        <w:spacing w:before="0" w:after="120"/>
        <w:ind w:left="990" w:firstLine="0"/>
        <w:rPr>
          <w:rFonts w:ascii="Humanist Slabserif 712 Std Roma" w:hAnsi="Humanist Slabserif 712 Std Roma" w:cs="Arial"/>
          <w:color w:val="000000" w:themeColor="text1"/>
          <w:sz w:val="20"/>
        </w:rPr>
      </w:pPr>
      <w:bookmarkStart w:id="16" w:name="_Toc503610919"/>
      <w:bookmarkStart w:id="17" w:name="_Toc508019186"/>
      <w:bookmarkStart w:id="18" w:name="_Toc26181090"/>
      <w:bookmarkStart w:id="19" w:name="_Toc103203535"/>
      <w:r w:rsidRPr="00962FE4">
        <w:rPr>
          <w:rFonts w:ascii="Humanist Slabserif 712 Std Roma" w:hAnsi="Humanist Slabserif 712 Std Roma" w:cs="Arial"/>
          <w:color w:val="000000" w:themeColor="text1"/>
          <w:sz w:val="20"/>
        </w:rPr>
        <w:t xml:space="preserve">Definitions, </w:t>
      </w:r>
      <w:proofErr w:type="gramStart"/>
      <w:r w:rsidRPr="00962FE4">
        <w:rPr>
          <w:rFonts w:ascii="Humanist Slabserif 712 Std Roma" w:hAnsi="Humanist Slabserif 712 Std Roma" w:cs="Arial"/>
          <w:color w:val="000000" w:themeColor="text1"/>
          <w:sz w:val="20"/>
        </w:rPr>
        <w:t>acronyms</w:t>
      </w:r>
      <w:proofErr w:type="gramEnd"/>
      <w:r w:rsidRPr="00962FE4">
        <w:rPr>
          <w:rFonts w:ascii="Humanist Slabserif 712 Std Roma" w:hAnsi="Humanist Slabserif 712 Std Roma" w:cs="Arial"/>
          <w:color w:val="000000" w:themeColor="text1"/>
          <w:sz w:val="20"/>
        </w:rPr>
        <w:t xml:space="preserve"> and abbreviations</w:t>
      </w:r>
      <w:bookmarkEnd w:id="16"/>
      <w:bookmarkEnd w:id="17"/>
      <w:bookmarkEnd w:id="18"/>
      <w:bookmarkEnd w:id="19"/>
    </w:p>
    <w:tbl>
      <w:tblPr>
        <w:tblW w:w="978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7938"/>
      </w:tblGrid>
      <w:tr w:rsidR="003C3A6B" w:rsidRPr="00962FE4" w14:paraId="02AE291C" w14:textId="77777777" w:rsidTr="002B6415">
        <w:tc>
          <w:tcPr>
            <w:tcW w:w="1843" w:type="dxa"/>
            <w:shd w:val="clear" w:color="auto" w:fill="C0C0C0"/>
            <w:vAlign w:val="bottom"/>
          </w:tcPr>
          <w:p w14:paraId="24176F0A" w14:textId="77777777" w:rsidR="003760F5" w:rsidRPr="00962FE4" w:rsidRDefault="003760F5" w:rsidP="00951C4D">
            <w:pPr>
              <w:spacing w:after="120"/>
              <w:rPr>
                <w:rFonts w:ascii="Humanist Slabserif 712 Std Roma" w:hAnsi="Humanist Slabserif 712 Std Roma" w:cs="Arial"/>
                <w:bCs/>
                <w:color w:val="000000" w:themeColor="text1"/>
                <w:sz w:val="20"/>
              </w:rPr>
            </w:pPr>
            <w:r w:rsidRPr="00962FE4">
              <w:rPr>
                <w:rFonts w:ascii="Humanist Slabserif 712 Std Roma" w:hAnsi="Humanist Slabserif 712 Std Roma" w:cs="Arial"/>
                <w:bCs/>
                <w:color w:val="000000" w:themeColor="text1"/>
                <w:sz w:val="20"/>
              </w:rPr>
              <w:t>Term</w:t>
            </w:r>
          </w:p>
        </w:tc>
        <w:tc>
          <w:tcPr>
            <w:tcW w:w="7938" w:type="dxa"/>
            <w:shd w:val="clear" w:color="auto" w:fill="C0C0C0"/>
            <w:vAlign w:val="bottom"/>
          </w:tcPr>
          <w:p w14:paraId="320B9DB6" w14:textId="77777777" w:rsidR="003760F5" w:rsidRPr="00962FE4" w:rsidRDefault="003760F5" w:rsidP="00951C4D">
            <w:pPr>
              <w:spacing w:after="120"/>
              <w:rPr>
                <w:rFonts w:ascii="Humanist Slabserif 712 Std Roma" w:hAnsi="Humanist Slabserif 712 Std Roma" w:cs="Arial"/>
                <w:bCs/>
                <w:color w:val="000000" w:themeColor="text1"/>
                <w:sz w:val="20"/>
              </w:rPr>
            </w:pPr>
            <w:r w:rsidRPr="00962FE4">
              <w:rPr>
                <w:rFonts w:ascii="Humanist Slabserif 712 Std Roma" w:hAnsi="Humanist Slabserif 712 Std Roma" w:cs="Arial"/>
                <w:bCs/>
                <w:color w:val="000000" w:themeColor="text1"/>
                <w:sz w:val="20"/>
              </w:rPr>
              <w:t>Definition</w:t>
            </w:r>
          </w:p>
        </w:tc>
      </w:tr>
      <w:tr w:rsidR="003C3A6B" w:rsidRPr="00962FE4" w14:paraId="381B27CB" w14:textId="77777777" w:rsidTr="002B6415">
        <w:trPr>
          <w:trHeight w:val="462"/>
        </w:trPr>
        <w:tc>
          <w:tcPr>
            <w:tcW w:w="1843" w:type="dxa"/>
            <w:vAlign w:val="center"/>
          </w:tcPr>
          <w:p w14:paraId="6E6BD06A" w14:textId="77777777" w:rsidR="003760F5" w:rsidRPr="00962FE4" w:rsidRDefault="003760F5" w:rsidP="00951C4D">
            <w:pPr>
              <w:spacing w:after="100" w:afterAutospacing="1"/>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UML</w:t>
            </w:r>
          </w:p>
        </w:tc>
        <w:tc>
          <w:tcPr>
            <w:tcW w:w="7938" w:type="dxa"/>
            <w:vAlign w:val="center"/>
          </w:tcPr>
          <w:p w14:paraId="39276A06" w14:textId="77777777" w:rsidR="003760F5" w:rsidRPr="00962FE4" w:rsidRDefault="003760F5" w:rsidP="00951C4D">
            <w:pPr>
              <w:spacing w:after="100" w:afterAutospacing="1"/>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Unified Modeling Language</w:t>
            </w:r>
          </w:p>
        </w:tc>
      </w:tr>
      <w:tr w:rsidR="002B6415" w:rsidRPr="00962FE4" w14:paraId="5E12C6BA" w14:textId="77777777" w:rsidTr="002B6415">
        <w:tc>
          <w:tcPr>
            <w:tcW w:w="1843" w:type="dxa"/>
          </w:tcPr>
          <w:p w14:paraId="04D278C2" w14:textId="2A3F06D8"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sz w:val="20"/>
              </w:rPr>
              <w:t> MAKO</w:t>
            </w:r>
            <w:r>
              <w:rPr>
                <w:rStyle w:val="eop"/>
                <w:rFonts w:ascii="Humanist Slabserif 712 Std Roma" w:hAnsi="Humanist Slabserif 712 Std Roma" w:cs="Segoe UI"/>
                <w:sz w:val="20"/>
              </w:rPr>
              <w:t> </w:t>
            </w:r>
          </w:p>
        </w:tc>
        <w:tc>
          <w:tcPr>
            <w:tcW w:w="7938" w:type="dxa"/>
          </w:tcPr>
          <w:p w14:paraId="196F4E12" w14:textId="4EF64ED1"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color w:val="000000"/>
                <w:sz w:val="20"/>
              </w:rPr>
              <w:t> Robotic-Arm Assisted Surgery</w:t>
            </w:r>
            <w:r>
              <w:rPr>
                <w:rStyle w:val="eop"/>
                <w:rFonts w:ascii="Humanist Slabserif 712 Std Roma" w:hAnsi="Humanist Slabserif 712 Std Roma" w:cs="Segoe UI"/>
                <w:color w:val="000000"/>
                <w:sz w:val="20"/>
              </w:rPr>
              <w:t> </w:t>
            </w:r>
          </w:p>
        </w:tc>
      </w:tr>
      <w:tr w:rsidR="002B6415" w:rsidRPr="00962FE4" w14:paraId="4E5AD4AC" w14:textId="77777777" w:rsidTr="002B6415">
        <w:tc>
          <w:tcPr>
            <w:tcW w:w="1843" w:type="dxa"/>
          </w:tcPr>
          <w:p w14:paraId="115EC4A2" w14:textId="5A3A8EEA"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color w:val="000000"/>
                <w:sz w:val="20"/>
              </w:rPr>
              <w:t> MA</w:t>
            </w:r>
            <w:r>
              <w:rPr>
                <w:rStyle w:val="eop"/>
                <w:rFonts w:ascii="Humanist Slabserif 712 Std Roma" w:hAnsi="Humanist Slabserif 712 Std Roma" w:cs="Segoe UI"/>
                <w:color w:val="000000"/>
                <w:sz w:val="20"/>
              </w:rPr>
              <w:t> </w:t>
            </w:r>
          </w:p>
        </w:tc>
        <w:tc>
          <w:tcPr>
            <w:tcW w:w="7938" w:type="dxa"/>
          </w:tcPr>
          <w:p w14:paraId="7BAA4660" w14:textId="13898738"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color w:val="000000"/>
                <w:sz w:val="20"/>
              </w:rPr>
              <w:t> Mechanical Alignment</w:t>
            </w:r>
            <w:r>
              <w:rPr>
                <w:rStyle w:val="eop"/>
                <w:rFonts w:ascii="Humanist Slabserif 712 Std Roma" w:hAnsi="Humanist Slabserif 712 Std Roma" w:cs="Segoe UI"/>
                <w:color w:val="000000"/>
                <w:sz w:val="20"/>
              </w:rPr>
              <w:t> </w:t>
            </w:r>
          </w:p>
        </w:tc>
      </w:tr>
      <w:tr w:rsidR="002B6415" w:rsidRPr="00962FE4" w14:paraId="37419480" w14:textId="77777777" w:rsidTr="002B6415">
        <w:tc>
          <w:tcPr>
            <w:tcW w:w="1843" w:type="dxa"/>
          </w:tcPr>
          <w:p w14:paraId="020A1F1F" w14:textId="1E152B83"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color w:val="000000"/>
                <w:sz w:val="20"/>
              </w:rPr>
              <w:t> FA</w:t>
            </w:r>
            <w:r>
              <w:rPr>
                <w:rStyle w:val="eop"/>
                <w:rFonts w:ascii="Humanist Slabserif 712 Std Roma" w:hAnsi="Humanist Slabserif 712 Std Roma" w:cs="Segoe UI"/>
                <w:color w:val="000000"/>
                <w:sz w:val="20"/>
              </w:rPr>
              <w:t> </w:t>
            </w:r>
          </w:p>
        </w:tc>
        <w:tc>
          <w:tcPr>
            <w:tcW w:w="7938" w:type="dxa"/>
          </w:tcPr>
          <w:p w14:paraId="59589B10" w14:textId="2D3314F6"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color w:val="000000"/>
                <w:sz w:val="20"/>
              </w:rPr>
              <w:t> Functional Alignment</w:t>
            </w:r>
            <w:r>
              <w:rPr>
                <w:rStyle w:val="eop"/>
                <w:rFonts w:ascii="Humanist Slabserif 712 Std Roma" w:hAnsi="Humanist Slabserif 712 Std Roma" w:cs="Segoe UI"/>
                <w:color w:val="000000"/>
                <w:sz w:val="20"/>
              </w:rPr>
              <w:t> </w:t>
            </w:r>
          </w:p>
        </w:tc>
      </w:tr>
      <w:tr w:rsidR="002B6415" w:rsidRPr="00962FE4" w14:paraId="085F3278" w14:textId="77777777" w:rsidTr="002B6415">
        <w:tc>
          <w:tcPr>
            <w:tcW w:w="1843" w:type="dxa"/>
          </w:tcPr>
          <w:p w14:paraId="493DE91C" w14:textId="1BB7E913"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color w:val="000000"/>
                <w:sz w:val="20"/>
              </w:rPr>
              <w:t>IA</w:t>
            </w:r>
            <w:r>
              <w:rPr>
                <w:rStyle w:val="eop"/>
                <w:rFonts w:ascii="Humanist Slabserif 712 Std Roma" w:hAnsi="Humanist Slabserif 712 Std Roma" w:cs="Segoe UI"/>
                <w:color w:val="000000"/>
                <w:sz w:val="20"/>
              </w:rPr>
              <w:t> </w:t>
            </w:r>
          </w:p>
        </w:tc>
        <w:tc>
          <w:tcPr>
            <w:tcW w:w="7938" w:type="dxa"/>
          </w:tcPr>
          <w:p w14:paraId="6724C324" w14:textId="79755138"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color w:val="000000"/>
                <w:sz w:val="20"/>
              </w:rPr>
              <w:t>Individualized Alignment</w:t>
            </w:r>
            <w:r>
              <w:rPr>
                <w:rStyle w:val="eop"/>
                <w:rFonts w:ascii="Humanist Slabserif 712 Std Roma" w:hAnsi="Humanist Slabserif 712 Std Roma" w:cs="Segoe UI"/>
                <w:color w:val="000000"/>
                <w:sz w:val="20"/>
              </w:rPr>
              <w:t> </w:t>
            </w:r>
          </w:p>
        </w:tc>
      </w:tr>
      <w:tr w:rsidR="002B6415" w:rsidRPr="00962FE4" w14:paraId="426766EB" w14:textId="77777777" w:rsidTr="002B6415">
        <w:tc>
          <w:tcPr>
            <w:tcW w:w="1843" w:type="dxa"/>
          </w:tcPr>
          <w:p w14:paraId="466C9E72" w14:textId="24B9D0F3"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color w:val="000000"/>
                <w:sz w:val="20"/>
              </w:rPr>
              <w:t> HKA</w:t>
            </w:r>
            <w:r>
              <w:rPr>
                <w:rStyle w:val="eop"/>
                <w:rFonts w:ascii="Humanist Slabserif 712 Std Roma" w:hAnsi="Humanist Slabserif 712 Std Roma" w:cs="Segoe UI"/>
                <w:color w:val="000000"/>
                <w:sz w:val="20"/>
              </w:rPr>
              <w:t> </w:t>
            </w:r>
          </w:p>
        </w:tc>
        <w:tc>
          <w:tcPr>
            <w:tcW w:w="7938" w:type="dxa"/>
          </w:tcPr>
          <w:p w14:paraId="50074824" w14:textId="0791BAA5"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color w:val="000000"/>
                <w:sz w:val="20"/>
              </w:rPr>
              <w:t> Hip Knee Ankle Alignment</w:t>
            </w:r>
            <w:r>
              <w:rPr>
                <w:rStyle w:val="eop"/>
                <w:rFonts w:ascii="Humanist Slabserif 712 Std Roma" w:hAnsi="Humanist Slabserif 712 Std Roma" w:cs="Segoe UI"/>
                <w:color w:val="000000"/>
                <w:sz w:val="20"/>
              </w:rPr>
              <w:t> </w:t>
            </w:r>
          </w:p>
        </w:tc>
      </w:tr>
      <w:tr w:rsidR="002B6415" w:rsidRPr="00962FE4" w14:paraId="6564D090" w14:textId="77777777" w:rsidTr="002B6415">
        <w:tc>
          <w:tcPr>
            <w:tcW w:w="1843" w:type="dxa"/>
          </w:tcPr>
          <w:p w14:paraId="424AD631" w14:textId="7CB2008A"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color w:val="000000"/>
                <w:sz w:val="20"/>
              </w:rPr>
              <w:t>STR</w:t>
            </w:r>
            <w:r>
              <w:rPr>
                <w:rStyle w:val="eop"/>
                <w:rFonts w:ascii="Humanist Slabserif 712 Std Roma" w:hAnsi="Humanist Slabserif 712 Std Roma" w:cs="Segoe UI"/>
                <w:color w:val="000000"/>
                <w:sz w:val="20"/>
              </w:rPr>
              <w:t> </w:t>
            </w:r>
          </w:p>
        </w:tc>
        <w:tc>
          <w:tcPr>
            <w:tcW w:w="7938" w:type="dxa"/>
          </w:tcPr>
          <w:p w14:paraId="4C07E18E" w14:textId="53CB9B9A"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color w:val="000000"/>
                <w:sz w:val="20"/>
              </w:rPr>
              <w:t>Soft Tissue Release</w:t>
            </w:r>
            <w:r>
              <w:rPr>
                <w:rStyle w:val="eop"/>
                <w:rFonts w:ascii="Humanist Slabserif 712 Std Roma" w:hAnsi="Humanist Slabserif 712 Std Roma" w:cs="Segoe UI"/>
                <w:color w:val="000000"/>
                <w:sz w:val="20"/>
              </w:rPr>
              <w:t> </w:t>
            </w:r>
          </w:p>
        </w:tc>
      </w:tr>
    </w:tbl>
    <w:p w14:paraId="0D9DB7CF"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76A13432" w14:textId="01AF176A" w:rsidR="003760F5" w:rsidRPr="00962FE4" w:rsidRDefault="00962FE4" w:rsidP="00962FE4">
      <w:pPr>
        <w:pStyle w:val="Heading2"/>
        <w:keepLines w:val="0"/>
        <w:tabs>
          <w:tab w:val="num" w:pos="1440"/>
        </w:tabs>
        <w:spacing w:before="0" w:after="120"/>
        <w:ind w:left="990" w:hanging="270"/>
        <w:rPr>
          <w:rFonts w:ascii="Humanist Slabserif 712 Std Roma" w:hAnsi="Humanist Slabserif 712 Std Roma" w:cs="Arial"/>
          <w:b w:val="0"/>
          <w:color w:val="000000" w:themeColor="text1"/>
          <w:sz w:val="20"/>
        </w:rPr>
      </w:pPr>
      <w:bookmarkStart w:id="20" w:name="_Toc503610920"/>
      <w:bookmarkStart w:id="21" w:name="_Toc508019187"/>
      <w:bookmarkStart w:id="22" w:name="_Toc26181091"/>
      <w:r w:rsidRPr="00962FE4">
        <w:rPr>
          <w:rFonts w:ascii="Humanist Slabserif 712 Std Roma" w:hAnsi="Humanist Slabserif 712 Std Roma" w:cs="Arial"/>
          <w:b w:val="0"/>
          <w:color w:val="000000" w:themeColor="text1"/>
          <w:sz w:val="20"/>
        </w:rPr>
        <w:t xml:space="preserve">   </w:t>
      </w:r>
      <w:bookmarkStart w:id="23" w:name="_Toc103203536"/>
      <w:r w:rsidR="003760F5" w:rsidRPr="00962FE4">
        <w:rPr>
          <w:rFonts w:ascii="Humanist Slabserif 712 Std Roma" w:hAnsi="Humanist Slabserif 712 Std Roma" w:cs="Arial"/>
          <w:b w:val="0"/>
          <w:color w:val="000000" w:themeColor="text1"/>
          <w:sz w:val="20"/>
        </w:rPr>
        <w:t>Ref</w:t>
      </w:r>
      <w:r w:rsidR="003760F5" w:rsidRPr="00962FE4">
        <w:rPr>
          <w:rFonts w:ascii="Humanist Slabserif 712 Std Roma" w:hAnsi="Humanist Slabserif 712 Std Roma" w:cs="Arial"/>
          <w:color w:val="000000" w:themeColor="text1"/>
          <w:sz w:val="20"/>
        </w:rPr>
        <w:t>erences</w:t>
      </w:r>
      <w:bookmarkEnd w:id="20"/>
      <w:bookmarkEnd w:id="21"/>
      <w:bookmarkEnd w:id="22"/>
      <w:bookmarkEnd w:id="23"/>
    </w:p>
    <w:tbl>
      <w:tblPr>
        <w:tblW w:w="9350" w:type="dxa"/>
        <w:tblInd w:w="113" w:type="dxa"/>
        <w:tblLook w:val="04A0" w:firstRow="1" w:lastRow="0" w:firstColumn="1" w:lastColumn="0" w:noHBand="0" w:noVBand="1"/>
      </w:tblPr>
      <w:tblGrid>
        <w:gridCol w:w="897"/>
        <w:gridCol w:w="6489"/>
        <w:gridCol w:w="1964"/>
      </w:tblGrid>
      <w:tr w:rsidR="002B6415" w:rsidRPr="002B6415" w14:paraId="3B9CBBDE" w14:textId="77777777" w:rsidTr="002B6415">
        <w:trPr>
          <w:trHeight w:val="300"/>
        </w:trPr>
        <w:tc>
          <w:tcPr>
            <w:tcW w:w="8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078253" w14:textId="77777777" w:rsidR="002B6415" w:rsidRPr="002B6415" w:rsidRDefault="002B6415" w:rsidP="002B6415">
            <w:pPr>
              <w:rPr>
                <w:rFonts w:ascii="Calibri" w:hAnsi="Calibri" w:cs="Calibri"/>
                <w:b/>
                <w:bCs/>
                <w:color w:val="000000"/>
                <w:szCs w:val="22"/>
                <w:lang w:eastAsia="en-IN"/>
              </w:rPr>
            </w:pPr>
            <w:bookmarkStart w:id="24" w:name="_Ref182826995"/>
            <w:r w:rsidRPr="002B6415">
              <w:rPr>
                <w:rFonts w:ascii="Calibri" w:hAnsi="Calibri" w:cs="Calibri"/>
                <w:b/>
                <w:bCs/>
                <w:color w:val="000000"/>
                <w:szCs w:val="22"/>
                <w:lang w:val="en-GB" w:eastAsia="en-IN"/>
              </w:rPr>
              <w:t>ID</w:t>
            </w:r>
          </w:p>
        </w:tc>
        <w:tc>
          <w:tcPr>
            <w:tcW w:w="6489" w:type="dxa"/>
            <w:tcBorders>
              <w:top w:val="single" w:sz="4" w:space="0" w:color="auto"/>
              <w:left w:val="nil"/>
              <w:bottom w:val="single" w:sz="4" w:space="0" w:color="auto"/>
              <w:right w:val="single" w:sz="4" w:space="0" w:color="auto"/>
            </w:tcBorders>
            <w:shd w:val="clear" w:color="auto" w:fill="auto"/>
            <w:noWrap/>
            <w:vAlign w:val="bottom"/>
            <w:hideMark/>
          </w:tcPr>
          <w:p w14:paraId="531FB4C5" w14:textId="77777777" w:rsidR="002B6415" w:rsidRPr="002B6415" w:rsidRDefault="002B6415" w:rsidP="002B6415">
            <w:pPr>
              <w:rPr>
                <w:rFonts w:ascii="Calibri" w:hAnsi="Calibri" w:cs="Calibri"/>
                <w:b/>
                <w:bCs/>
                <w:color w:val="000000"/>
                <w:szCs w:val="22"/>
                <w:lang w:eastAsia="en-IN"/>
              </w:rPr>
            </w:pPr>
            <w:r w:rsidRPr="002B6415">
              <w:rPr>
                <w:rFonts w:ascii="Calibri" w:hAnsi="Calibri" w:cs="Calibri"/>
                <w:b/>
                <w:bCs/>
                <w:color w:val="000000"/>
                <w:szCs w:val="22"/>
                <w:lang w:val="en-GB" w:eastAsia="en-IN"/>
              </w:rPr>
              <w:t>Title</w:t>
            </w:r>
          </w:p>
        </w:tc>
        <w:tc>
          <w:tcPr>
            <w:tcW w:w="1964" w:type="dxa"/>
            <w:tcBorders>
              <w:top w:val="single" w:sz="4" w:space="0" w:color="auto"/>
              <w:left w:val="nil"/>
              <w:bottom w:val="single" w:sz="4" w:space="0" w:color="auto"/>
              <w:right w:val="single" w:sz="4" w:space="0" w:color="auto"/>
            </w:tcBorders>
            <w:shd w:val="clear" w:color="auto" w:fill="auto"/>
            <w:noWrap/>
            <w:vAlign w:val="bottom"/>
            <w:hideMark/>
          </w:tcPr>
          <w:p w14:paraId="0266C4E8" w14:textId="77777777" w:rsidR="002B6415" w:rsidRPr="002B6415" w:rsidRDefault="002B6415" w:rsidP="002B6415">
            <w:pPr>
              <w:rPr>
                <w:rFonts w:ascii="Calibri" w:hAnsi="Calibri" w:cs="Calibri"/>
                <w:b/>
                <w:bCs/>
                <w:color w:val="000000"/>
                <w:szCs w:val="22"/>
                <w:lang w:eastAsia="en-IN"/>
              </w:rPr>
            </w:pPr>
            <w:commentRangeStart w:id="25"/>
            <w:r w:rsidRPr="002B6415">
              <w:rPr>
                <w:rFonts w:ascii="Calibri" w:hAnsi="Calibri" w:cs="Calibri"/>
                <w:b/>
                <w:bCs/>
                <w:color w:val="000000"/>
                <w:szCs w:val="22"/>
                <w:lang w:val="en-GB" w:eastAsia="en-IN"/>
              </w:rPr>
              <w:t>Doc. No.</w:t>
            </w:r>
            <w:commentRangeEnd w:id="25"/>
            <w:r>
              <w:rPr>
                <w:rStyle w:val="CommentReference"/>
              </w:rPr>
              <w:commentReference w:id="25"/>
            </w:r>
          </w:p>
        </w:tc>
      </w:tr>
      <w:tr w:rsidR="002B6415" w:rsidRPr="002B6415" w14:paraId="2D1D72DA" w14:textId="77777777" w:rsidTr="002B6415">
        <w:trPr>
          <w:trHeight w:val="300"/>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14:paraId="06E00759" w14:textId="77777777" w:rsidR="002B6415" w:rsidRPr="002B6415" w:rsidRDefault="002B6415" w:rsidP="002B6415">
            <w:pPr>
              <w:rPr>
                <w:rFonts w:ascii="Calibri" w:hAnsi="Calibri" w:cs="Calibri"/>
                <w:color w:val="000000"/>
                <w:szCs w:val="22"/>
                <w:lang w:eastAsia="en-IN"/>
              </w:rPr>
            </w:pPr>
            <w:r w:rsidRPr="002B6415">
              <w:rPr>
                <w:rFonts w:ascii="Calibri" w:hAnsi="Calibri" w:cs="Calibri"/>
                <w:color w:val="000000"/>
                <w:szCs w:val="22"/>
                <w:lang w:val="en-GB" w:eastAsia="en-IN"/>
              </w:rPr>
              <w:t>SDP</w:t>
            </w:r>
          </w:p>
        </w:tc>
        <w:tc>
          <w:tcPr>
            <w:tcW w:w="6489" w:type="dxa"/>
            <w:tcBorders>
              <w:top w:val="nil"/>
              <w:left w:val="nil"/>
              <w:bottom w:val="single" w:sz="4" w:space="0" w:color="auto"/>
              <w:right w:val="single" w:sz="4" w:space="0" w:color="auto"/>
            </w:tcBorders>
            <w:shd w:val="clear" w:color="auto" w:fill="auto"/>
            <w:noWrap/>
            <w:vAlign w:val="bottom"/>
            <w:hideMark/>
          </w:tcPr>
          <w:p w14:paraId="5B86A7B0" w14:textId="77777777" w:rsidR="002B6415" w:rsidRPr="002B6415" w:rsidRDefault="002B6415" w:rsidP="002B6415">
            <w:pPr>
              <w:rPr>
                <w:rFonts w:ascii="Calibri" w:hAnsi="Calibri" w:cs="Calibri"/>
                <w:color w:val="000000"/>
                <w:szCs w:val="22"/>
                <w:lang w:val="en-GB" w:eastAsia="en-IN"/>
              </w:rPr>
            </w:pPr>
            <w:r w:rsidRPr="002B6415">
              <w:rPr>
                <w:rFonts w:ascii="Calibri" w:hAnsi="Calibri" w:cs="Calibri"/>
                <w:color w:val="000000"/>
                <w:szCs w:val="22"/>
                <w:lang w:val="en-GB" w:eastAsia="en-IN"/>
              </w:rPr>
              <w:t>SGTC-QFM-DLC-001-01_SOFTWARE_DEVELOPMENT_PLAN_rev_05-draft</w:t>
            </w:r>
          </w:p>
        </w:tc>
        <w:tc>
          <w:tcPr>
            <w:tcW w:w="1964" w:type="dxa"/>
            <w:tcBorders>
              <w:top w:val="nil"/>
              <w:left w:val="nil"/>
              <w:bottom w:val="single" w:sz="4" w:space="0" w:color="auto"/>
              <w:right w:val="single" w:sz="4" w:space="0" w:color="auto"/>
            </w:tcBorders>
            <w:shd w:val="clear" w:color="auto" w:fill="auto"/>
            <w:noWrap/>
            <w:vAlign w:val="bottom"/>
            <w:hideMark/>
          </w:tcPr>
          <w:p w14:paraId="57DBFA48" w14:textId="77777777" w:rsidR="002B6415" w:rsidRPr="002B6415" w:rsidRDefault="002B6415" w:rsidP="002B6415">
            <w:pPr>
              <w:rPr>
                <w:rFonts w:ascii="Calibri" w:hAnsi="Calibri" w:cs="Calibri"/>
                <w:color w:val="000000"/>
                <w:szCs w:val="22"/>
                <w:lang w:eastAsia="en-IN"/>
              </w:rPr>
            </w:pPr>
            <w:r w:rsidRPr="002B6415">
              <w:rPr>
                <w:rFonts w:ascii="Calibri" w:hAnsi="Calibri" w:cs="Calibri"/>
                <w:color w:val="000000"/>
                <w:szCs w:val="22"/>
                <w:lang w:val="en-GB" w:eastAsia="en-IN"/>
              </w:rPr>
              <w:t> </w:t>
            </w:r>
          </w:p>
        </w:tc>
      </w:tr>
      <w:tr w:rsidR="002B6415" w:rsidRPr="002B6415" w14:paraId="60D7E788" w14:textId="77777777" w:rsidTr="002B6415">
        <w:trPr>
          <w:trHeight w:val="300"/>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14:paraId="5DCBCEBD" w14:textId="77777777" w:rsidR="002B6415" w:rsidRPr="002B6415" w:rsidRDefault="002B6415" w:rsidP="002B6415">
            <w:pPr>
              <w:rPr>
                <w:rFonts w:ascii="Calibri" w:hAnsi="Calibri" w:cs="Calibri"/>
                <w:color w:val="000000"/>
                <w:szCs w:val="22"/>
                <w:lang w:eastAsia="en-IN"/>
              </w:rPr>
            </w:pPr>
            <w:r w:rsidRPr="002B6415">
              <w:rPr>
                <w:rFonts w:ascii="Calibri" w:hAnsi="Calibri" w:cs="Calibri"/>
                <w:color w:val="000000"/>
                <w:szCs w:val="22"/>
                <w:lang w:val="en-GB" w:eastAsia="en-IN"/>
              </w:rPr>
              <w:t>URS</w:t>
            </w:r>
          </w:p>
        </w:tc>
        <w:tc>
          <w:tcPr>
            <w:tcW w:w="6489" w:type="dxa"/>
            <w:tcBorders>
              <w:top w:val="nil"/>
              <w:left w:val="nil"/>
              <w:bottom w:val="single" w:sz="4" w:space="0" w:color="auto"/>
              <w:right w:val="single" w:sz="4" w:space="0" w:color="auto"/>
            </w:tcBorders>
            <w:shd w:val="clear" w:color="auto" w:fill="auto"/>
            <w:noWrap/>
            <w:vAlign w:val="bottom"/>
            <w:hideMark/>
          </w:tcPr>
          <w:p w14:paraId="6EC715AE" w14:textId="77777777" w:rsidR="002B6415" w:rsidRPr="002B6415" w:rsidRDefault="002B6415" w:rsidP="002B6415">
            <w:pPr>
              <w:rPr>
                <w:rFonts w:ascii="Calibri" w:hAnsi="Calibri" w:cs="Calibri"/>
                <w:color w:val="000000"/>
                <w:szCs w:val="22"/>
                <w:lang w:val="en-GB" w:eastAsia="en-IN"/>
              </w:rPr>
            </w:pPr>
            <w:r w:rsidRPr="002B6415">
              <w:rPr>
                <w:rFonts w:ascii="Calibri" w:hAnsi="Calibri" w:cs="Calibri"/>
                <w:color w:val="000000"/>
                <w:szCs w:val="22"/>
                <w:lang w:val="en-GB" w:eastAsia="en-IN"/>
              </w:rPr>
              <w:t>KB SGTC-QFM-DLC-001-22_USER_REQUIREMENTS_SPECIFICATION_rev_04</w:t>
            </w:r>
          </w:p>
        </w:tc>
        <w:tc>
          <w:tcPr>
            <w:tcW w:w="1964" w:type="dxa"/>
            <w:tcBorders>
              <w:top w:val="nil"/>
              <w:left w:val="nil"/>
              <w:bottom w:val="single" w:sz="4" w:space="0" w:color="auto"/>
              <w:right w:val="single" w:sz="4" w:space="0" w:color="auto"/>
            </w:tcBorders>
            <w:shd w:val="clear" w:color="auto" w:fill="auto"/>
            <w:noWrap/>
            <w:vAlign w:val="bottom"/>
            <w:hideMark/>
          </w:tcPr>
          <w:p w14:paraId="66979910" w14:textId="77777777" w:rsidR="002B6415" w:rsidRPr="002B6415" w:rsidRDefault="002B6415" w:rsidP="002B6415">
            <w:pPr>
              <w:rPr>
                <w:rFonts w:ascii="Calibri" w:hAnsi="Calibri" w:cs="Calibri"/>
                <w:color w:val="000000"/>
                <w:szCs w:val="22"/>
                <w:lang w:eastAsia="en-IN"/>
              </w:rPr>
            </w:pPr>
            <w:r w:rsidRPr="002B6415">
              <w:rPr>
                <w:rFonts w:ascii="Calibri" w:hAnsi="Calibri" w:cs="Calibri"/>
                <w:color w:val="000000"/>
                <w:szCs w:val="22"/>
                <w:lang w:eastAsia="en-IN"/>
              </w:rPr>
              <w:t>SGTC-QFM-DLC-001-22</w:t>
            </w:r>
          </w:p>
        </w:tc>
      </w:tr>
      <w:tr w:rsidR="002B6415" w:rsidRPr="002B6415" w14:paraId="1DCC1D07" w14:textId="77777777" w:rsidTr="002B6415">
        <w:trPr>
          <w:trHeight w:val="300"/>
        </w:trPr>
        <w:tc>
          <w:tcPr>
            <w:tcW w:w="8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DA3BC0" w14:textId="77777777" w:rsidR="002B6415" w:rsidRPr="002B6415" w:rsidRDefault="002B6415" w:rsidP="002B6415">
            <w:pPr>
              <w:rPr>
                <w:rFonts w:ascii="Calibri" w:hAnsi="Calibri" w:cs="Calibri"/>
                <w:color w:val="000000"/>
                <w:szCs w:val="22"/>
                <w:lang w:eastAsia="en-IN"/>
              </w:rPr>
            </w:pPr>
            <w:r w:rsidRPr="002B6415">
              <w:rPr>
                <w:rFonts w:ascii="Calibri" w:hAnsi="Calibri" w:cs="Calibri"/>
                <w:color w:val="000000"/>
                <w:szCs w:val="22"/>
                <w:lang w:val="en-GB" w:eastAsia="en-IN"/>
              </w:rPr>
              <w:t>SRS</w:t>
            </w:r>
          </w:p>
        </w:tc>
        <w:tc>
          <w:tcPr>
            <w:tcW w:w="6489" w:type="dxa"/>
            <w:tcBorders>
              <w:top w:val="single" w:sz="4" w:space="0" w:color="auto"/>
              <w:left w:val="nil"/>
              <w:bottom w:val="single" w:sz="4" w:space="0" w:color="auto"/>
              <w:right w:val="single" w:sz="4" w:space="0" w:color="auto"/>
            </w:tcBorders>
            <w:shd w:val="clear" w:color="auto" w:fill="auto"/>
            <w:noWrap/>
            <w:vAlign w:val="bottom"/>
            <w:hideMark/>
          </w:tcPr>
          <w:p w14:paraId="30330B71" w14:textId="77777777" w:rsidR="002B6415" w:rsidRPr="002B6415" w:rsidRDefault="002B6415" w:rsidP="002B6415">
            <w:pPr>
              <w:rPr>
                <w:rFonts w:ascii="Calibri" w:hAnsi="Calibri" w:cs="Calibri"/>
                <w:color w:val="000000"/>
                <w:szCs w:val="22"/>
                <w:lang w:eastAsia="en-IN"/>
              </w:rPr>
            </w:pPr>
            <w:r w:rsidRPr="002B6415">
              <w:rPr>
                <w:rFonts w:ascii="Calibri" w:hAnsi="Calibri" w:cs="Calibri"/>
                <w:color w:val="000000"/>
                <w:szCs w:val="22"/>
                <w:lang w:val="en-GB" w:eastAsia="en-IN"/>
              </w:rPr>
              <w:t>SGTC-QFM-DLC-001-02_SOFTWARE_REQUIREMENTS_SPECIFICATION_rev_07</w:t>
            </w:r>
          </w:p>
        </w:tc>
        <w:tc>
          <w:tcPr>
            <w:tcW w:w="1964" w:type="dxa"/>
            <w:tcBorders>
              <w:top w:val="single" w:sz="4" w:space="0" w:color="auto"/>
              <w:left w:val="nil"/>
              <w:bottom w:val="single" w:sz="4" w:space="0" w:color="auto"/>
              <w:right w:val="single" w:sz="4" w:space="0" w:color="auto"/>
            </w:tcBorders>
            <w:shd w:val="clear" w:color="auto" w:fill="auto"/>
            <w:noWrap/>
            <w:vAlign w:val="bottom"/>
            <w:hideMark/>
          </w:tcPr>
          <w:p w14:paraId="314ACDF6" w14:textId="77777777" w:rsidR="002B6415" w:rsidRPr="002B6415" w:rsidRDefault="002B6415" w:rsidP="002B6415">
            <w:pPr>
              <w:rPr>
                <w:rFonts w:ascii="Calibri" w:hAnsi="Calibri" w:cs="Calibri"/>
                <w:color w:val="000000"/>
                <w:szCs w:val="22"/>
                <w:lang w:eastAsia="en-IN"/>
              </w:rPr>
            </w:pPr>
            <w:r w:rsidRPr="002B6415">
              <w:rPr>
                <w:rFonts w:ascii="Calibri" w:hAnsi="Calibri" w:cs="Calibri"/>
                <w:color w:val="000000"/>
                <w:szCs w:val="22"/>
                <w:lang w:val="en-GB" w:eastAsia="en-IN"/>
              </w:rPr>
              <w:t>SGTC-QFM-DLC-001-02</w:t>
            </w:r>
          </w:p>
        </w:tc>
      </w:tr>
      <w:tr w:rsidR="002B6415" w:rsidRPr="002B6415" w14:paraId="23B7839F" w14:textId="77777777" w:rsidTr="002B6415">
        <w:trPr>
          <w:trHeight w:val="300"/>
        </w:trPr>
        <w:tc>
          <w:tcPr>
            <w:tcW w:w="89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E7A85D" w14:textId="245E2772" w:rsidR="002B6415" w:rsidRPr="002B6415" w:rsidRDefault="002B6415" w:rsidP="002B6415">
            <w:pPr>
              <w:rPr>
                <w:rFonts w:ascii="Calibri" w:hAnsi="Calibri" w:cs="Calibri"/>
                <w:color w:val="000000"/>
                <w:szCs w:val="22"/>
                <w:lang w:val="en-GB" w:eastAsia="en-IN"/>
              </w:rPr>
            </w:pPr>
            <w:r>
              <w:rPr>
                <w:rFonts w:ascii="Calibri" w:hAnsi="Calibri" w:cs="Calibri"/>
                <w:color w:val="000000"/>
                <w:szCs w:val="22"/>
                <w:lang w:val="en-GB" w:eastAsia="en-IN"/>
              </w:rPr>
              <w:t>SAD</w:t>
            </w:r>
          </w:p>
        </w:tc>
        <w:tc>
          <w:tcPr>
            <w:tcW w:w="6489" w:type="dxa"/>
            <w:tcBorders>
              <w:top w:val="single" w:sz="4" w:space="0" w:color="auto"/>
              <w:left w:val="nil"/>
              <w:bottom w:val="single" w:sz="4" w:space="0" w:color="auto"/>
              <w:right w:val="single" w:sz="4" w:space="0" w:color="auto"/>
            </w:tcBorders>
            <w:shd w:val="clear" w:color="auto" w:fill="auto"/>
            <w:noWrap/>
            <w:vAlign w:val="bottom"/>
          </w:tcPr>
          <w:p w14:paraId="2D32AC89" w14:textId="1E6D890A" w:rsidR="002B6415" w:rsidRPr="002B6415" w:rsidRDefault="002B6415" w:rsidP="002B6415">
            <w:pPr>
              <w:rPr>
                <w:rFonts w:ascii="Calibri" w:hAnsi="Calibri" w:cs="Calibri"/>
                <w:color w:val="000000"/>
                <w:szCs w:val="22"/>
                <w:lang w:val="en-GB" w:eastAsia="en-IN"/>
              </w:rPr>
            </w:pPr>
            <w:r w:rsidRPr="002B6415">
              <w:rPr>
                <w:rFonts w:ascii="Calibri" w:hAnsi="Calibri" w:cs="Calibri"/>
                <w:color w:val="000000"/>
                <w:szCs w:val="22"/>
                <w:lang w:val="en-GB" w:eastAsia="en-IN"/>
              </w:rPr>
              <w:t>SGTC-QFM-DLC-001-04_SOFTWARE_ARCHITECTURE_DESIGN_rev_07.docx</w:t>
            </w:r>
          </w:p>
        </w:tc>
        <w:tc>
          <w:tcPr>
            <w:tcW w:w="1964" w:type="dxa"/>
            <w:tcBorders>
              <w:top w:val="single" w:sz="4" w:space="0" w:color="auto"/>
              <w:left w:val="nil"/>
              <w:bottom w:val="single" w:sz="4" w:space="0" w:color="auto"/>
              <w:right w:val="single" w:sz="4" w:space="0" w:color="auto"/>
            </w:tcBorders>
            <w:shd w:val="clear" w:color="auto" w:fill="auto"/>
            <w:noWrap/>
            <w:vAlign w:val="bottom"/>
          </w:tcPr>
          <w:p w14:paraId="0C11D8D1" w14:textId="77777777" w:rsidR="002B6415" w:rsidRPr="002B6415" w:rsidRDefault="002B6415" w:rsidP="002B6415">
            <w:pPr>
              <w:rPr>
                <w:rFonts w:ascii="Calibri" w:hAnsi="Calibri" w:cs="Calibri"/>
                <w:color w:val="000000"/>
                <w:szCs w:val="22"/>
                <w:lang w:val="en-GB" w:eastAsia="en-IN"/>
              </w:rPr>
            </w:pPr>
          </w:p>
        </w:tc>
      </w:tr>
    </w:tbl>
    <w:p w14:paraId="7EDD0C54" w14:textId="77777777" w:rsidR="002B6415" w:rsidRDefault="002B6415" w:rsidP="0004300F">
      <w:pPr>
        <w:spacing w:after="120"/>
        <w:ind w:left="720"/>
        <w:rPr>
          <w:rFonts w:ascii="Humanist Slabserif 712 Std Roma" w:hAnsi="Humanist Slabserif 712 Std Roma" w:cs="Arial"/>
          <w:color w:val="000000" w:themeColor="text1"/>
          <w:sz w:val="20"/>
          <w:highlight w:val="yellow"/>
        </w:rPr>
      </w:pPr>
    </w:p>
    <w:p w14:paraId="54A0BCBD"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bookmarkStart w:id="26" w:name="_Toc472334540"/>
      <w:bookmarkEnd w:id="24"/>
    </w:p>
    <w:p w14:paraId="35758AB5" w14:textId="77777777" w:rsidR="003760F5" w:rsidRPr="00962FE4" w:rsidRDefault="003760F5" w:rsidP="00962FE4">
      <w:pPr>
        <w:pStyle w:val="Heading1"/>
        <w:keepLines w:val="0"/>
        <w:tabs>
          <w:tab w:val="num" w:pos="1080"/>
        </w:tabs>
        <w:spacing w:after="120"/>
        <w:ind w:left="0" w:firstLine="0"/>
        <w:jc w:val="left"/>
        <w:rPr>
          <w:rFonts w:ascii="Humanist Slabserif 712 Std Roma" w:hAnsi="Humanist Slabserif 712 Std Roma" w:cs="Arial"/>
          <w:b w:val="0"/>
          <w:color w:val="000000" w:themeColor="text1"/>
          <w:sz w:val="20"/>
        </w:rPr>
      </w:pPr>
      <w:bookmarkStart w:id="27" w:name="_Toc267236186"/>
      <w:bookmarkStart w:id="28" w:name="_Toc268439717"/>
      <w:bookmarkStart w:id="29" w:name="_Toc103203537"/>
      <w:bookmarkEnd w:id="26"/>
      <w:bookmarkEnd w:id="27"/>
      <w:bookmarkEnd w:id="28"/>
      <w:r w:rsidRPr="00962FE4">
        <w:rPr>
          <w:rFonts w:ascii="Humanist Slabserif 712 Std Roma" w:hAnsi="Humanist Slabserif 712 Std Roma" w:cs="Arial"/>
          <w:b w:val="0"/>
          <w:color w:val="000000" w:themeColor="text1"/>
          <w:sz w:val="20"/>
        </w:rPr>
        <w:t>System / Component Context</w:t>
      </w:r>
      <w:bookmarkEnd w:id="29"/>
    </w:p>
    <w:p w14:paraId="7D0E4004" w14:textId="373526CB" w:rsidR="00785DC3" w:rsidRDefault="00785DC3" w:rsidP="0004300F">
      <w:pPr>
        <w:spacing w:after="120"/>
        <w:ind w:left="720"/>
        <w:rPr>
          <w:rFonts w:ascii="Humanist Slabserif 712 Std Roma" w:hAnsi="Humanist Slabserif 712 Std Roma" w:cs="Arial"/>
          <w:color w:val="000000" w:themeColor="text1"/>
          <w:sz w:val="20"/>
        </w:rPr>
      </w:pPr>
      <w:r>
        <w:rPr>
          <w:rFonts w:ascii="Humanist Slabserif 712 Std Roma" w:hAnsi="Humanist Slabserif 712 Std Roma" w:cs="Arial"/>
          <w:color w:val="000000" w:themeColor="text1"/>
          <w:sz w:val="20"/>
        </w:rPr>
        <w:t>System diagram is as shown below</w:t>
      </w:r>
    </w:p>
    <w:p w14:paraId="0D1DFCCF" w14:textId="41F09F34" w:rsidR="00785DC3" w:rsidRDefault="00785DC3" w:rsidP="0004300F">
      <w:pPr>
        <w:spacing w:after="120"/>
        <w:ind w:left="720"/>
        <w:rPr>
          <w:rFonts w:ascii="Humanist Slabserif 712 Std Roma" w:hAnsi="Humanist Slabserif 712 Std Roma" w:cs="Arial"/>
          <w:noProof/>
          <w:color w:val="000000" w:themeColor="text1"/>
          <w:sz w:val="20"/>
        </w:rPr>
      </w:pPr>
    </w:p>
    <w:p w14:paraId="47187777" w14:textId="0B84D105" w:rsidR="002B6415" w:rsidRDefault="009A73FA" w:rsidP="0004300F">
      <w:pPr>
        <w:spacing w:after="120"/>
        <w:ind w:left="720"/>
        <w:rPr>
          <w:rFonts w:ascii="Humanist Slabserif 712 Std Roma" w:hAnsi="Humanist Slabserif 712 Std Roma" w:cs="Arial"/>
          <w:noProof/>
          <w:color w:val="000000" w:themeColor="text1"/>
          <w:sz w:val="20"/>
        </w:rPr>
      </w:pPr>
      <w:r>
        <w:rPr>
          <w:noProof/>
        </w:rPr>
        <w:object w:dxaOrig="12285" w:dyaOrig="10306" w14:anchorId="544E0C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358.5pt;height:300.75pt;mso-width-percent:0;mso-height-percent:0;mso-width-percent:0;mso-height-percent:0" o:ole="">
            <v:imagedata r:id="rId15" o:title=""/>
          </v:shape>
          <o:OLEObject Type="Embed" ProgID="Visio.Drawing.15" ShapeID="_x0000_i1028" DrawAspect="Content" ObjectID="_1713883402" r:id="rId16"/>
        </w:object>
      </w:r>
    </w:p>
    <w:p w14:paraId="4E09CA4D" w14:textId="77777777" w:rsidR="002B6415" w:rsidRDefault="002B6415" w:rsidP="0004300F">
      <w:pPr>
        <w:spacing w:after="120"/>
        <w:ind w:left="720"/>
        <w:rPr>
          <w:rFonts w:ascii="Humanist Slabserif 712 Std Roma" w:hAnsi="Humanist Slabserif 712 Std Roma" w:cs="Arial"/>
          <w:color w:val="000000" w:themeColor="text1"/>
          <w:sz w:val="20"/>
        </w:rPr>
      </w:pPr>
    </w:p>
    <w:p w14:paraId="23639DDE" w14:textId="593FBBA3" w:rsidR="003760F5" w:rsidRPr="00962FE4" w:rsidRDefault="003760F5" w:rsidP="0004300F">
      <w:pPr>
        <w:spacing w:after="120"/>
        <w:ind w:left="7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This chapter defines the borders between this system and its neighboring systems. It identifies all external interfaces between those.</w:t>
      </w:r>
    </w:p>
    <w:p w14:paraId="3FAC05C5" w14:textId="77777777" w:rsidR="003760F5" w:rsidRPr="00962FE4" w:rsidRDefault="009A73FA" w:rsidP="0004300F">
      <w:pPr>
        <w:spacing w:after="120"/>
        <w:ind w:left="720"/>
        <w:rPr>
          <w:rFonts w:ascii="Humanist Slabserif 712 Std Roma" w:hAnsi="Humanist Slabserif 712 Std Roma" w:cs="Arial"/>
          <w:color w:val="000000" w:themeColor="text1"/>
          <w:sz w:val="20"/>
        </w:rPr>
      </w:pPr>
      <w:r w:rsidRPr="00962FE4">
        <w:rPr>
          <w:rFonts w:ascii="Humanist Slabserif 712 Std Roma" w:hAnsi="Humanist Slabserif 712 Std Roma" w:cs="Arial"/>
          <w:noProof/>
          <w:color w:val="000000" w:themeColor="text1"/>
          <w:sz w:val="20"/>
        </w:rPr>
        <w:object w:dxaOrig="5376" w:dyaOrig="2023" w14:anchorId="1489069F">
          <v:shape id="_x0000_i1027" type="#_x0000_t75" alt="" style="width:270pt;height:101.25pt;mso-width-percent:0;mso-height-percent:0;mso-width-percent:0;mso-height-percent:0" o:ole="">
            <v:imagedata r:id="rId17" o:title=""/>
          </v:shape>
          <o:OLEObject Type="Embed" ProgID="Visio.Drawing.11" ShapeID="_x0000_i1027" DrawAspect="Content" ObjectID="_1713883403" r:id="rId18"/>
        </w:object>
      </w:r>
    </w:p>
    <w:p w14:paraId="45663247"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0"/>
        <w:gridCol w:w="7348"/>
      </w:tblGrid>
      <w:tr w:rsidR="003C3A6B" w:rsidRPr="00962FE4" w14:paraId="1F2942DA" w14:textId="77777777" w:rsidTr="0004300F">
        <w:trPr>
          <w:trHeight w:val="360"/>
        </w:trPr>
        <w:tc>
          <w:tcPr>
            <w:tcW w:w="2127" w:type="dxa"/>
            <w:shd w:val="clear" w:color="auto" w:fill="C0C0C0"/>
          </w:tcPr>
          <w:p w14:paraId="7CA3B437" w14:textId="77777777" w:rsidR="003760F5" w:rsidRPr="00962FE4" w:rsidRDefault="003760F5" w:rsidP="00951C4D">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Neighboring System/Component</w:t>
            </w:r>
          </w:p>
        </w:tc>
        <w:tc>
          <w:tcPr>
            <w:tcW w:w="7512" w:type="dxa"/>
            <w:shd w:val="clear" w:color="auto" w:fill="C0C0C0"/>
          </w:tcPr>
          <w:p w14:paraId="2F45ADCC" w14:textId="77777777" w:rsidR="003760F5" w:rsidRPr="00962FE4" w:rsidRDefault="003760F5" w:rsidP="00951C4D">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Description</w:t>
            </w:r>
          </w:p>
        </w:tc>
      </w:tr>
      <w:tr w:rsidR="003C3A6B" w:rsidRPr="00962FE4" w14:paraId="520BCFC0" w14:textId="77777777" w:rsidTr="0004300F">
        <w:trPr>
          <w:trHeight w:val="360"/>
        </w:trPr>
        <w:tc>
          <w:tcPr>
            <w:tcW w:w="2127" w:type="dxa"/>
          </w:tcPr>
          <w:p w14:paraId="0CF67393" w14:textId="3BF0B636" w:rsidR="003760F5" w:rsidRPr="00962FE4" w:rsidRDefault="003760F5" w:rsidP="00951C4D">
            <w:pPr>
              <w:spacing w:after="120"/>
              <w:rPr>
                <w:rFonts w:ascii="Humanist Slabserif 712 Std Roma" w:hAnsi="Humanist Slabserif 712 Std Roma" w:cs="Arial"/>
                <w:bCs/>
                <w:color w:val="000000" w:themeColor="text1"/>
                <w:sz w:val="20"/>
              </w:rPr>
            </w:pPr>
            <w:r w:rsidRPr="00962FE4">
              <w:rPr>
                <w:rFonts w:ascii="Humanist Slabserif 712 Std Roma" w:hAnsi="Humanist Slabserif 712 Std Roma" w:cs="Arial"/>
                <w:bCs/>
                <w:color w:val="000000" w:themeColor="text1"/>
                <w:sz w:val="20"/>
              </w:rPr>
              <w:t>Neighboring System/</w:t>
            </w:r>
            <w:r w:rsidR="00355C3A">
              <w:rPr>
                <w:rFonts w:ascii="Humanist Slabserif 712 Std Roma" w:hAnsi="Humanist Slabserif 712 Std Roma"/>
                <w:color w:val="000000" w:themeColor="text1"/>
                <w:sz w:val="20"/>
                <w:lang w:val="en-GB"/>
              </w:rPr>
              <w:t xml:space="preserve"> Mako system</w:t>
            </w:r>
          </w:p>
        </w:tc>
        <w:tc>
          <w:tcPr>
            <w:tcW w:w="7512" w:type="dxa"/>
          </w:tcPr>
          <w:p w14:paraId="10C2BF45" w14:textId="77777777" w:rsidR="003760F5" w:rsidRDefault="00355C3A" w:rsidP="00951C4D">
            <w:pPr>
              <w:pStyle w:val="HiddenText"/>
              <w:spacing w:before="0"/>
              <w:jc w:val="left"/>
              <w:rPr>
                <w:rFonts w:ascii="Humanist Slabserif 712 Std Roma" w:hAnsi="Humanist Slabserif 712 Std Roma"/>
                <w:i w:val="0"/>
                <w:iCs w:val="0"/>
                <w:vanish w:val="0"/>
                <w:color w:val="000000" w:themeColor="text1"/>
                <w:lang w:val="en-GB"/>
              </w:rPr>
            </w:pPr>
            <w:r w:rsidRPr="00355C3A">
              <w:rPr>
                <w:rFonts w:ascii="Humanist Slabserif 712 Std Roma" w:hAnsi="Humanist Slabserif 712 Std Roma"/>
                <w:i w:val="0"/>
                <w:iCs w:val="0"/>
                <w:color w:val="000000" w:themeColor="text1"/>
                <w:lang w:val="en-GB"/>
              </w:rPr>
              <w:t>Provides the plan and the input data to the MPS user Provides the plan and the input data to the MPS user</w:t>
            </w:r>
            <w:r w:rsidRPr="00355C3A">
              <w:rPr>
                <w:i w:val="0"/>
                <w:iCs w:val="0"/>
              </w:rPr>
              <w:t xml:space="preserve"> </w:t>
            </w:r>
            <w:r w:rsidRPr="00355C3A">
              <w:rPr>
                <w:rFonts w:ascii="Humanist Slabserif 712 Std Roma" w:hAnsi="Humanist Slabserif 712 Std Roma"/>
                <w:i w:val="0"/>
                <w:iCs w:val="0"/>
                <w:vanish w:val="0"/>
                <w:color w:val="000000" w:themeColor="text1"/>
                <w:lang w:val="en-GB"/>
              </w:rPr>
              <w:t>Provides the plan and the input data to the MPS user</w:t>
            </w:r>
            <w:r>
              <w:rPr>
                <w:rFonts w:ascii="Humanist Slabserif 712 Std Roma" w:hAnsi="Humanist Slabserif 712 Std Roma"/>
                <w:i w:val="0"/>
                <w:iCs w:val="0"/>
                <w:vanish w:val="0"/>
                <w:color w:val="000000" w:themeColor="text1"/>
                <w:lang w:val="en-GB"/>
              </w:rPr>
              <w:t>.</w:t>
            </w:r>
          </w:p>
          <w:p w14:paraId="0BC9A6AC" w14:textId="793CFF15" w:rsidR="00355C3A" w:rsidRPr="00355C3A" w:rsidRDefault="00355C3A" w:rsidP="00951C4D">
            <w:pPr>
              <w:pStyle w:val="HiddenText"/>
              <w:spacing w:before="0"/>
              <w:jc w:val="left"/>
              <w:rPr>
                <w:rFonts w:ascii="Humanist Slabserif 712 Std Roma" w:hAnsi="Humanist Slabserif 712 Std Roma" w:cs="Arial"/>
                <w:i w:val="0"/>
                <w:iCs w:val="0"/>
                <w:vanish w:val="0"/>
                <w:color w:val="000000" w:themeColor="text1"/>
              </w:rPr>
            </w:pPr>
            <w:r>
              <w:rPr>
                <w:rFonts w:ascii="Humanist Slabserif 712 Std Roma" w:hAnsi="Humanist Slabserif 712 Std Roma" w:cs="Arial"/>
                <w:i w:val="0"/>
                <w:iCs w:val="0"/>
                <w:vanish w:val="0"/>
                <w:color w:val="000000" w:themeColor="text1"/>
              </w:rPr>
              <w:t xml:space="preserve">MPS user then keys in or enters the input data into the Knee Balancer system to </w:t>
            </w:r>
            <w:r>
              <w:rPr>
                <w:rFonts w:ascii="Humanist Slabserif 712 Std Roma" w:hAnsi="Humanist Slabserif 712 Std Roma" w:cs="Arial"/>
                <w:i w:val="0"/>
                <w:iCs w:val="0"/>
                <w:vanish w:val="0"/>
                <w:color w:val="000000" w:themeColor="text1"/>
              </w:rPr>
              <w:lastRenderedPageBreak/>
              <w:t>generate solutions.</w:t>
            </w:r>
          </w:p>
        </w:tc>
      </w:tr>
      <w:tr w:rsidR="003C3A6B" w:rsidRPr="00962FE4" w14:paraId="147E06EA" w14:textId="77777777" w:rsidTr="0004300F">
        <w:trPr>
          <w:trHeight w:val="360"/>
        </w:trPr>
        <w:tc>
          <w:tcPr>
            <w:tcW w:w="2127" w:type="dxa"/>
            <w:tcBorders>
              <w:bottom w:val="single" w:sz="4" w:space="0" w:color="auto"/>
            </w:tcBorders>
          </w:tcPr>
          <w:p w14:paraId="2A2DEC97" w14:textId="2D0059F3" w:rsidR="003760F5" w:rsidRPr="00962FE4" w:rsidRDefault="003760F5" w:rsidP="00951C4D">
            <w:pPr>
              <w:spacing w:after="120"/>
              <w:rPr>
                <w:rFonts w:ascii="Humanist Slabserif 712 Std Roma" w:hAnsi="Humanist Slabserif 712 Std Roma" w:cs="Arial"/>
                <w:bCs/>
                <w:color w:val="000000" w:themeColor="text1"/>
                <w:sz w:val="20"/>
              </w:rPr>
            </w:pPr>
          </w:p>
        </w:tc>
        <w:tc>
          <w:tcPr>
            <w:tcW w:w="7512" w:type="dxa"/>
            <w:tcBorders>
              <w:bottom w:val="single" w:sz="4" w:space="0" w:color="auto"/>
            </w:tcBorders>
          </w:tcPr>
          <w:p w14:paraId="5362E87E" w14:textId="77777777" w:rsidR="003760F5" w:rsidRPr="00962FE4" w:rsidRDefault="003760F5" w:rsidP="00951C4D">
            <w:pPr>
              <w:spacing w:after="120"/>
              <w:rPr>
                <w:rFonts w:ascii="Humanist Slabserif 712 Std Roma" w:hAnsi="Humanist Slabserif 712 Std Roma" w:cs="Arial"/>
                <w:color w:val="000000" w:themeColor="text1"/>
                <w:sz w:val="20"/>
              </w:rPr>
            </w:pPr>
          </w:p>
        </w:tc>
      </w:tr>
    </w:tbl>
    <w:p w14:paraId="39AC5288" w14:textId="77777777" w:rsidR="003760F5" w:rsidRPr="00962FE4" w:rsidRDefault="003760F5" w:rsidP="0004300F">
      <w:pPr>
        <w:pStyle w:val="Heading1"/>
        <w:keepLines w:val="0"/>
        <w:tabs>
          <w:tab w:val="num" w:pos="1080"/>
        </w:tabs>
        <w:spacing w:after="120"/>
        <w:ind w:left="720" w:firstLine="0"/>
        <w:jc w:val="left"/>
        <w:rPr>
          <w:rFonts w:ascii="Humanist Slabserif 712 Std Roma" w:hAnsi="Humanist Slabserif 712 Std Roma" w:cs="Arial"/>
          <w:color w:val="000000" w:themeColor="text1"/>
          <w:sz w:val="20"/>
        </w:rPr>
      </w:pPr>
      <w:bookmarkStart w:id="30" w:name="_Toc103203538"/>
      <w:r w:rsidRPr="00962FE4">
        <w:rPr>
          <w:rFonts w:ascii="Humanist Slabserif 712 Std Roma" w:hAnsi="Humanist Slabserif 712 Std Roma" w:cs="Arial"/>
          <w:color w:val="000000" w:themeColor="text1"/>
          <w:sz w:val="20"/>
        </w:rPr>
        <w:t>System / Component Decomposition</w:t>
      </w:r>
      <w:bookmarkEnd w:id="30"/>
    </w:p>
    <w:p w14:paraId="13599838" w14:textId="52F04557" w:rsidR="003760F5" w:rsidRPr="00962FE4" w:rsidRDefault="0083487A" w:rsidP="0004300F">
      <w:pPr>
        <w:spacing w:after="120"/>
        <w:ind w:left="720"/>
        <w:rPr>
          <w:rFonts w:ascii="Humanist Slabserif 712 Std Roma" w:hAnsi="Humanist Slabserif 712 Std Roma" w:cs="Arial"/>
          <w:color w:val="000000" w:themeColor="text1"/>
          <w:sz w:val="20"/>
        </w:rPr>
      </w:pPr>
      <w:r>
        <w:rPr>
          <w:rFonts w:ascii="Humanist Slabserif 712 Std Roma" w:hAnsi="Humanist Slabserif 712 Std Roma" w:cs="Arial"/>
          <w:color w:val="000000" w:themeColor="text1"/>
          <w:sz w:val="20"/>
        </w:rPr>
        <w:t>System comprises of two main components. Frontend module for the UI and the backend module for the data dump for further analysis</w:t>
      </w:r>
    </w:p>
    <w:p w14:paraId="6F314A46" w14:textId="77777777" w:rsidR="003760F5" w:rsidRPr="00962FE4" w:rsidRDefault="003760F5" w:rsidP="0004300F">
      <w:pPr>
        <w:spacing w:after="120"/>
        <w:ind w:left="720"/>
        <w:rPr>
          <w:rFonts w:ascii="Humanist Slabserif 712 Std Roma" w:hAnsi="Humanist Slabserif 712 Std Roma" w:cs="Arial"/>
          <w:b/>
          <w:color w:val="000000" w:themeColor="text1"/>
          <w:sz w:val="20"/>
        </w:rPr>
      </w:pPr>
    </w:p>
    <w:p w14:paraId="50FB4688" w14:textId="77777777" w:rsidR="003760F5" w:rsidRPr="00962FE4" w:rsidRDefault="003760F5" w:rsidP="0004300F">
      <w:pPr>
        <w:pStyle w:val="Heading2"/>
        <w:keepLines w:val="0"/>
        <w:tabs>
          <w:tab w:val="num" w:pos="1440"/>
        </w:tabs>
        <w:spacing w:before="0" w:after="120"/>
        <w:ind w:left="720" w:firstLine="0"/>
        <w:rPr>
          <w:rFonts w:ascii="Humanist Slabserif 712 Std Roma" w:hAnsi="Humanist Slabserif 712 Std Roma" w:cs="Arial"/>
          <w:color w:val="000000" w:themeColor="text1"/>
          <w:sz w:val="20"/>
        </w:rPr>
      </w:pPr>
      <w:bookmarkStart w:id="31" w:name="_Toc472334541"/>
      <w:bookmarkStart w:id="32" w:name="_Toc103203539"/>
      <w:bookmarkStart w:id="33" w:name="OLE_LINK83"/>
      <w:bookmarkStart w:id="34" w:name="OLE_LINK84"/>
      <w:r w:rsidRPr="00962FE4">
        <w:rPr>
          <w:rFonts w:ascii="Humanist Slabserif 712 Std Roma" w:hAnsi="Humanist Slabserif 712 Std Roma" w:cs="Arial"/>
          <w:color w:val="000000" w:themeColor="text1"/>
          <w:sz w:val="20"/>
          <w:lang w:val="fr-FR"/>
        </w:rPr>
        <w:t xml:space="preserve">Module </w:t>
      </w:r>
      <w:r w:rsidRPr="00962FE4">
        <w:rPr>
          <w:rFonts w:ascii="Humanist Slabserif 712 Std Roma" w:hAnsi="Humanist Slabserif 712 Std Roma" w:cs="Arial"/>
          <w:color w:val="000000" w:themeColor="text1"/>
          <w:sz w:val="20"/>
        </w:rPr>
        <w:t>Decomposition</w:t>
      </w:r>
      <w:bookmarkEnd w:id="31"/>
      <w:bookmarkEnd w:id="32"/>
    </w:p>
    <w:p w14:paraId="3686ABB3" w14:textId="20831CC3" w:rsidR="003760F5" w:rsidRPr="00951C4D" w:rsidRDefault="007A1C3E" w:rsidP="007A1C3E">
      <w:pPr>
        <w:pStyle w:val="Heading3"/>
        <w:rPr>
          <w:rFonts w:ascii="Humanist Slabserif 712 Std Roma" w:hAnsi="Humanist Slabserif 712 Std Roma"/>
          <w:sz w:val="20"/>
          <w:rPrChange w:id="35" w:author="Rudraraju Sai Krishna Teja" w:date="2022-05-12T14:32:00Z">
            <w:rPr>
              <w:sz w:val="20"/>
            </w:rPr>
          </w:rPrChange>
        </w:rPr>
      </w:pPr>
      <w:bookmarkStart w:id="36" w:name="_Toc103203540"/>
      <w:bookmarkStart w:id="37" w:name="OLE_LINK85"/>
      <w:bookmarkStart w:id="38" w:name="OLE_LINK86"/>
      <w:bookmarkStart w:id="39" w:name="OLE_LINK89"/>
      <w:bookmarkEnd w:id="33"/>
      <w:bookmarkEnd w:id="34"/>
      <w:proofErr w:type="spellStart"/>
      <w:r w:rsidRPr="00951C4D">
        <w:rPr>
          <w:rFonts w:ascii="Humanist Slabserif 712 Std Roma" w:hAnsi="Humanist Slabserif 712 Std Roma"/>
          <w:sz w:val="20"/>
          <w:lang w:val="fr-FR"/>
          <w:rPrChange w:id="40" w:author="Rudraraju Sai Krishna Teja" w:date="2022-05-12T14:32:00Z">
            <w:rPr>
              <w:sz w:val="20"/>
              <w:lang w:val="fr-FR"/>
            </w:rPr>
          </w:rPrChange>
        </w:rPr>
        <w:t>Frontend</w:t>
      </w:r>
      <w:proofErr w:type="spellEnd"/>
      <w:r w:rsidRPr="00951C4D">
        <w:rPr>
          <w:rFonts w:ascii="Humanist Slabserif 712 Std Roma" w:hAnsi="Humanist Slabserif 712 Std Roma"/>
          <w:sz w:val="20"/>
          <w:lang w:val="fr-FR"/>
          <w:rPrChange w:id="41" w:author="Rudraraju Sai Krishna Teja" w:date="2022-05-12T14:32:00Z">
            <w:rPr>
              <w:sz w:val="20"/>
              <w:lang w:val="fr-FR"/>
            </w:rPr>
          </w:rPrChange>
        </w:rPr>
        <w:t xml:space="preserve"> Module</w:t>
      </w:r>
      <w:bookmarkEnd w:id="36"/>
    </w:p>
    <w:bookmarkEnd w:id="37"/>
    <w:bookmarkEnd w:id="38"/>
    <w:bookmarkEnd w:id="39"/>
    <w:p w14:paraId="39F2A902" w14:textId="6B31F1BB" w:rsidR="003760F5" w:rsidRPr="00962FE4" w:rsidRDefault="0FAD4A09" w:rsidP="0FAD4A09">
      <w:pPr>
        <w:spacing w:after="120"/>
        <w:ind w:left="720"/>
        <w:rPr>
          <w:szCs w:val="22"/>
        </w:rPr>
      </w:pPr>
      <w:r>
        <w:rPr>
          <w:noProof/>
        </w:rPr>
        <w:drawing>
          <wp:inline distT="0" distB="0" distL="0" distR="0" wp14:anchorId="3144D38C" wp14:editId="61BFF750">
            <wp:extent cx="5337928" cy="4314825"/>
            <wp:effectExtent l="0" t="0" r="0" b="0"/>
            <wp:docPr id="725577341" name="Picture 725577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37928" cy="4314825"/>
                    </a:xfrm>
                    <a:prstGeom prst="rect">
                      <a:avLst/>
                    </a:prstGeom>
                  </pic:spPr>
                </pic:pic>
              </a:graphicData>
            </a:graphic>
          </wp:inline>
        </w:drawing>
      </w:r>
    </w:p>
    <w:p w14:paraId="703E6B19" w14:textId="17AA30BB" w:rsidR="003760F5" w:rsidRPr="00962FE4" w:rsidRDefault="003760F5" w:rsidP="0FAD4A09">
      <w:pPr>
        <w:spacing w:after="120"/>
        <w:ind w:left="720"/>
        <w:rPr>
          <w:szCs w:val="22"/>
        </w:rPr>
      </w:pPr>
    </w:p>
    <w:p w14:paraId="1CDA4D09" w14:textId="7AE1C48A" w:rsidR="003760F5" w:rsidRPr="00962FE4" w:rsidRDefault="003760F5" w:rsidP="0FAD4A09">
      <w:pPr>
        <w:spacing w:after="120"/>
        <w:rPr>
          <w:rFonts w:eastAsia="Arial" w:cs="Arial"/>
          <w:color w:val="000000" w:themeColor="text1"/>
          <w:sz w:val="20"/>
        </w:rPr>
      </w:pPr>
    </w:p>
    <w:p w14:paraId="30F91843" w14:textId="3D220B82" w:rsidR="003760F5" w:rsidRPr="00962FE4" w:rsidRDefault="0FAD4A09" w:rsidP="0FAD4A09">
      <w:pPr>
        <w:spacing w:after="120"/>
      </w:pPr>
      <w:bookmarkStart w:id="42" w:name="OLE_LINK90"/>
      <w:bookmarkStart w:id="43" w:name="OLE_LINK91"/>
      <w:r w:rsidRPr="0FAD4A09">
        <w:rPr>
          <w:rFonts w:eastAsia="Arial" w:cs="Arial"/>
          <w:color w:val="000000" w:themeColor="text1"/>
          <w:sz w:val="20"/>
        </w:rPr>
        <w:t xml:space="preserve">The Knee Balancer application consists of </w:t>
      </w:r>
      <w:r w:rsidR="00F27CD7">
        <w:rPr>
          <w:rFonts w:eastAsia="Arial" w:cs="Arial"/>
          <w:color w:val="000000" w:themeColor="text1"/>
          <w:sz w:val="20"/>
        </w:rPr>
        <w:t>5</w:t>
      </w:r>
      <w:r w:rsidRPr="0FAD4A09">
        <w:rPr>
          <w:rFonts w:eastAsia="Arial" w:cs="Arial"/>
          <w:color w:val="000000" w:themeColor="text1"/>
          <w:sz w:val="20"/>
        </w:rPr>
        <w:t xml:space="preserve"> main modules</w:t>
      </w:r>
    </w:p>
    <w:tbl>
      <w:tblPr>
        <w:tblW w:w="0" w:type="auto"/>
        <w:tblInd w:w="1065" w:type="dxa"/>
        <w:tblLayout w:type="fixed"/>
        <w:tblLook w:val="06A0" w:firstRow="1" w:lastRow="0" w:firstColumn="1" w:lastColumn="0" w:noHBand="1" w:noVBand="1"/>
      </w:tblPr>
      <w:tblGrid>
        <w:gridCol w:w="1560"/>
        <w:gridCol w:w="1695"/>
        <w:gridCol w:w="4245"/>
        <w:gridCol w:w="855"/>
      </w:tblGrid>
      <w:tr w:rsidR="0FAD4A09" w14:paraId="4EA5B1F6"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shd w:val="clear" w:color="auto" w:fill="C0C0C0"/>
          </w:tcPr>
          <w:p w14:paraId="371D45CA" w14:textId="50D5E1D6" w:rsidR="0FAD4A09" w:rsidRDefault="0FAD4A09">
            <w:bookmarkStart w:id="44" w:name="OLE_LINK87"/>
            <w:bookmarkStart w:id="45" w:name="OLE_LINK88"/>
            <w:bookmarkEnd w:id="42"/>
            <w:bookmarkEnd w:id="43"/>
            <w:r w:rsidRPr="0FAD4A09">
              <w:rPr>
                <w:rFonts w:eastAsia="Arial" w:cs="Arial"/>
                <w:i/>
                <w:iCs/>
                <w:color w:val="000000" w:themeColor="text1"/>
                <w:sz w:val="20"/>
              </w:rPr>
              <w:t>SDD ID&lt;</w:t>
            </w:r>
            <w:proofErr w:type="gramStart"/>
            <w:r w:rsidRPr="0FAD4A09">
              <w:rPr>
                <w:rFonts w:eastAsia="Arial" w:cs="Arial"/>
                <w:i/>
                <w:iCs/>
                <w:color w:val="000000" w:themeColor="text1"/>
                <w:sz w:val="20"/>
              </w:rPr>
              <w:t>Package,  Class</w:t>
            </w:r>
            <w:proofErr w:type="gramEnd"/>
            <w:r w:rsidRPr="0FAD4A09">
              <w:rPr>
                <w:rFonts w:eastAsia="Arial" w:cs="Arial"/>
                <w:i/>
                <w:iCs/>
                <w:color w:val="000000" w:themeColor="text1"/>
                <w:sz w:val="20"/>
              </w:rPr>
              <w:t xml:space="preserve"> …&gt;</w:t>
            </w:r>
          </w:p>
        </w:tc>
        <w:tc>
          <w:tcPr>
            <w:tcW w:w="1695" w:type="dxa"/>
            <w:tcBorders>
              <w:top w:val="single" w:sz="8" w:space="0" w:color="auto"/>
              <w:left w:val="single" w:sz="8" w:space="0" w:color="auto"/>
              <w:bottom w:val="single" w:sz="8" w:space="0" w:color="auto"/>
              <w:right w:val="single" w:sz="8" w:space="0" w:color="auto"/>
            </w:tcBorders>
            <w:shd w:val="clear" w:color="auto" w:fill="C0C0C0"/>
          </w:tcPr>
          <w:p w14:paraId="2F7C7852" w14:textId="0496580C" w:rsidR="0FAD4A09" w:rsidRDefault="0FAD4A09">
            <w:r w:rsidRPr="0FAD4A09">
              <w:rPr>
                <w:rFonts w:eastAsia="Arial" w:cs="Arial"/>
                <w:color w:val="000000" w:themeColor="text1"/>
                <w:sz w:val="20"/>
              </w:rPr>
              <w:t>Module</w:t>
            </w:r>
            <w:r>
              <w:br/>
            </w:r>
            <w:r w:rsidRPr="0FAD4A09">
              <w:rPr>
                <w:rFonts w:eastAsia="Arial" w:cs="Arial"/>
                <w:color w:val="000000" w:themeColor="text1"/>
                <w:sz w:val="20"/>
              </w:rPr>
              <w:t xml:space="preserve"> </w:t>
            </w:r>
            <w:r w:rsidRPr="0FAD4A09">
              <w:rPr>
                <w:rFonts w:eastAsia="Arial" w:cs="Arial"/>
                <w:i/>
                <w:iCs/>
                <w:color w:val="000000" w:themeColor="text1"/>
                <w:sz w:val="20"/>
              </w:rPr>
              <w:t>&lt;Purpose, Use, Responsible for…&gt;</w:t>
            </w:r>
          </w:p>
        </w:tc>
        <w:tc>
          <w:tcPr>
            <w:tcW w:w="4245" w:type="dxa"/>
            <w:tcBorders>
              <w:top w:val="single" w:sz="8" w:space="0" w:color="auto"/>
              <w:left w:val="single" w:sz="8" w:space="0" w:color="auto"/>
              <w:bottom w:val="single" w:sz="8" w:space="0" w:color="auto"/>
              <w:right w:val="single" w:sz="8" w:space="0" w:color="auto"/>
            </w:tcBorders>
            <w:shd w:val="clear" w:color="auto" w:fill="C0C0C0"/>
          </w:tcPr>
          <w:p w14:paraId="2C962E70" w14:textId="7182191B" w:rsidR="0FAD4A09" w:rsidRDefault="0FAD4A09">
            <w:r w:rsidRPr="0FAD4A09">
              <w:rPr>
                <w:rFonts w:eastAsia="Arial" w:cs="Arial"/>
                <w:color w:val="000000" w:themeColor="text1"/>
                <w:sz w:val="20"/>
              </w:rPr>
              <w:t>Description</w:t>
            </w:r>
          </w:p>
        </w:tc>
        <w:tc>
          <w:tcPr>
            <w:tcW w:w="85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29C703C" w14:textId="57549A68" w:rsidR="0FAD4A09" w:rsidRDefault="0FAD4A09">
            <w:r w:rsidRPr="0FAD4A09">
              <w:rPr>
                <w:rFonts w:eastAsia="Arial" w:cs="Arial"/>
                <w:color w:val="000000" w:themeColor="text1"/>
                <w:sz w:val="20"/>
              </w:rPr>
              <w:t>SAD ID</w:t>
            </w:r>
          </w:p>
        </w:tc>
      </w:tr>
      <w:tr w:rsidR="0FAD4A09" w14:paraId="7B6B0974"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tcPr>
          <w:p w14:paraId="031AB405" w14:textId="7B574D9B" w:rsidR="0FAD4A09" w:rsidRDefault="0FAD4A09">
            <w:r w:rsidRPr="0FAD4A09">
              <w:rPr>
                <w:rFonts w:eastAsia="Arial" w:cs="Arial"/>
                <w:color w:val="000000" w:themeColor="text1"/>
                <w:sz w:val="20"/>
              </w:rPr>
              <w:t>SDD100</w:t>
            </w:r>
          </w:p>
        </w:tc>
        <w:tc>
          <w:tcPr>
            <w:tcW w:w="1695" w:type="dxa"/>
            <w:tcBorders>
              <w:top w:val="single" w:sz="8" w:space="0" w:color="auto"/>
              <w:left w:val="single" w:sz="8" w:space="0" w:color="auto"/>
              <w:bottom w:val="single" w:sz="8" w:space="0" w:color="auto"/>
              <w:right w:val="single" w:sz="8" w:space="0" w:color="auto"/>
            </w:tcBorders>
          </w:tcPr>
          <w:p w14:paraId="0249D683" w14:textId="32BBE504" w:rsidR="0FAD4A09" w:rsidRDefault="0FAD4A09">
            <w:r w:rsidRPr="0FAD4A09">
              <w:rPr>
                <w:rFonts w:eastAsia="Arial" w:cs="Arial"/>
                <w:color w:val="000000" w:themeColor="text1"/>
                <w:sz w:val="20"/>
              </w:rPr>
              <w:t>Home</w:t>
            </w:r>
          </w:p>
        </w:tc>
        <w:tc>
          <w:tcPr>
            <w:tcW w:w="4245" w:type="dxa"/>
            <w:tcBorders>
              <w:top w:val="single" w:sz="8" w:space="0" w:color="auto"/>
              <w:left w:val="single" w:sz="8" w:space="0" w:color="auto"/>
              <w:bottom w:val="single" w:sz="8" w:space="0" w:color="auto"/>
              <w:right w:val="single" w:sz="8" w:space="0" w:color="auto"/>
            </w:tcBorders>
          </w:tcPr>
          <w:p w14:paraId="2326CCAF" w14:textId="1CB1EA75" w:rsidR="0FAD4A09" w:rsidRDefault="0FAD4A09">
            <w:r w:rsidRPr="0FAD4A09">
              <w:rPr>
                <w:rFonts w:eastAsia="Arial" w:cs="Arial"/>
                <w:color w:val="000000" w:themeColor="text1"/>
                <w:sz w:val="20"/>
                <w:lang w:val="en-GB"/>
              </w:rPr>
              <w:t>Home screen includes upcoming cases to show added case details of patients.</w:t>
            </w:r>
          </w:p>
        </w:tc>
        <w:tc>
          <w:tcPr>
            <w:tcW w:w="855" w:type="dxa"/>
            <w:tcBorders>
              <w:top w:val="single" w:sz="8" w:space="0" w:color="auto"/>
              <w:left w:val="single" w:sz="8" w:space="0" w:color="auto"/>
              <w:bottom w:val="single" w:sz="8" w:space="0" w:color="auto"/>
              <w:right w:val="single" w:sz="8" w:space="0" w:color="auto"/>
            </w:tcBorders>
          </w:tcPr>
          <w:p w14:paraId="3686E038" w14:textId="681E9535" w:rsidR="0FAD4A09" w:rsidRDefault="0FAD4A09">
            <w:r w:rsidRPr="0FAD4A09">
              <w:rPr>
                <w:rFonts w:eastAsia="Arial" w:cs="Arial"/>
                <w:color w:val="000000" w:themeColor="text1"/>
                <w:sz w:val="20"/>
              </w:rPr>
              <w:t>SAD100</w:t>
            </w:r>
          </w:p>
        </w:tc>
      </w:tr>
      <w:tr w:rsidR="0FAD4A09" w14:paraId="78E4352D"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tcPr>
          <w:p w14:paraId="14E890BB" w14:textId="715CC235" w:rsidR="0FAD4A09" w:rsidRDefault="0FAD4A09">
            <w:r w:rsidRPr="0FAD4A09">
              <w:rPr>
                <w:rFonts w:eastAsia="Arial" w:cs="Arial"/>
                <w:color w:val="000000" w:themeColor="text1"/>
                <w:sz w:val="20"/>
              </w:rPr>
              <w:lastRenderedPageBreak/>
              <w:t>SDD101</w:t>
            </w:r>
          </w:p>
        </w:tc>
        <w:tc>
          <w:tcPr>
            <w:tcW w:w="1695" w:type="dxa"/>
            <w:tcBorders>
              <w:top w:val="single" w:sz="8" w:space="0" w:color="auto"/>
              <w:left w:val="single" w:sz="8" w:space="0" w:color="auto"/>
              <w:bottom w:val="single" w:sz="8" w:space="0" w:color="auto"/>
              <w:right w:val="single" w:sz="8" w:space="0" w:color="auto"/>
            </w:tcBorders>
          </w:tcPr>
          <w:p w14:paraId="4102A500" w14:textId="583E1B10" w:rsidR="0FAD4A09" w:rsidRDefault="0FAD4A09">
            <w:r w:rsidRPr="0FAD4A09">
              <w:rPr>
                <w:rFonts w:eastAsia="Arial" w:cs="Arial"/>
                <w:color w:val="000000" w:themeColor="text1"/>
                <w:sz w:val="20"/>
                <w:lang w:val="en-GB"/>
              </w:rPr>
              <w:t>Case input</w:t>
            </w:r>
          </w:p>
        </w:tc>
        <w:tc>
          <w:tcPr>
            <w:tcW w:w="4245" w:type="dxa"/>
            <w:tcBorders>
              <w:top w:val="single" w:sz="8" w:space="0" w:color="auto"/>
              <w:left w:val="single" w:sz="8" w:space="0" w:color="auto"/>
              <w:bottom w:val="single" w:sz="8" w:space="0" w:color="auto"/>
              <w:right w:val="single" w:sz="8" w:space="0" w:color="auto"/>
            </w:tcBorders>
          </w:tcPr>
          <w:p w14:paraId="6C00AFAC" w14:textId="6B861881" w:rsidR="0FAD4A09" w:rsidRDefault="0FAD4A09">
            <w:bookmarkStart w:id="46" w:name="OLE_LINK30"/>
            <w:bookmarkStart w:id="47" w:name="OLE_LINK31"/>
            <w:r w:rsidRPr="0FAD4A09">
              <w:rPr>
                <w:rFonts w:eastAsia="Arial" w:cs="Arial"/>
                <w:color w:val="000000" w:themeColor="text1"/>
                <w:sz w:val="20"/>
                <w:lang w:val="en-GB"/>
              </w:rPr>
              <w:t>Case input screen allows the user to input femoral pre-operative plan data including medial distal femoral, lateral distal femoral, medial posterior femoral, lateral femoral posterior resection depths, femoral component varus/valgus and internal/ external rotation, and tibial pre-operative plan data including medial proximal and lateral proximal tibial resections and tibial component varus/valgus.</w:t>
            </w:r>
          </w:p>
          <w:p w14:paraId="521F00AC" w14:textId="153F75A1" w:rsidR="0FAD4A09" w:rsidRDefault="0FAD4A09">
            <w:r w:rsidRPr="0FAD4A09">
              <w:rPr>
                <w:rFonts w:eastAsia="Arial" w:cs="Arial"/>
                <w:color w:val="000000" w:themeColor="text1"/>
                <w:sz w:val="20"/>
                <w:lang w:val="en-GB"/>
              </w:rPr>
              <w:t>Allows to add intra operative data like medial extension gap, lateral extension gap, medial flexion gap and lateral flexion gap</w:t>
            </w:r>
            <w:bookmarkEnd w:id="46"/>
            <w:bookmarkEnd w:id="47"/>
            <w:r w:rsidRPr="0FAD4A09">
              <w:rPr>
                <w:rFonts w:eastAsia="Arial" w:cs="Arial"/>
                <w:color w:val="000000" w:themeColor="text1"/>
                <w:sz w:val="20"/>
                <w:lang w:val="en-GB"/>
              </w:rPr>
              <w:t>.</w:t>
            </w:r>
            <w:r w:rsidR="00CF28E3">
              <w:rPr>
                <w:rFonts w:eastAsia="Arial" w:cs="Arial"/>
                <w:color w:val="000000" w:themeColor="text1"/>
                <w:sz w:val="20"/>
                <w:lang w:val="en-GB"/>
              </w:rPr>
              <w:t xml:space="preserve"> </w:t>
            </w:r>
            <w:r w:rsidR="008F4F0D">
              <w:rPr>
                <w:color w:val="000000" w:themeColor="text1"/>
                <w:sz w:val="20"/>
                <w:lang w:val="en-GB"/>
              </w:rPr>
              <w:t xml:space="preserve">Or User can input </w:t>
            </w:r>
            <w:r w:rsidR="008F4F0D" w:rsidRPr="0E0AEDE0">
              <w:rPr>
                <w:rFonts w:ascii="Humanist Slabserif 712 Std Roma" w:eastAsia="Humanist Slabserif 712 Std Roma" w:hAnsi="Humanist Slabserif 712 Std Roma"/>
                <w:sz w:val="20"/>
              </w:rPr>
              <w:t>through camera capture</w:t>
            </w:r>
            <w:r w:rsidR="008F4F0D">
              <w:rPr>
                <w:rFonts w:ascii="Humanist Slabserif 712 Std Roma" w:eastAsia="Humanist Slabserif 712 Std Roma" w:hAnsi="Humanist Slabserif 712 Std Roma"/>
                <w:sz w:val="20"/>
              </w:rPr>
              <w:t xml:space="preserve"> All values except </w:t>
            </w:r>
            <w:proofErr w:type="spellStart"/>
            <w:r w:rsidR="008F4F0D">
              <w:rPr>
                <w:rFonts w:ascii="Humanist Slabserif 712 Std Roma" w:eastAsia="Humanist Slabserif 712 Std Roma" w:hAnsi="Humanist Slabserif 712 Std Roma"/>
                <w:sz w:val="20"/>
              </w:rPr>
              <w:t>mHKA</w:t>
            </w:r>
            <w:proofErr w:type="spellEnd"/>
            <w:r w:rsidR="008F4F0D">
              <w:rPr>
                <w:rFonts w:ascii="Humanist Slabserif 712 Std Roma" w:eastAsia="Humanist Slabserif 712 Std Roma" w:hAnsi="Humanist Slabserif 712 Std Roma"/>
                <w:sz w:val="20"/>
              </w:rPr>
              <w:t xml:space="preserve"> parameters which needs to be entered manually.</w:t>
            </w:r>
          </w:p>
        </w:tc>
        <w:tc>
          <w:tcPr>
            <w:tcW w:w="855" w:type="dxa"/>
            <w:tcBorders>
              <w:top w:val="single" w:sz="8" w:space="0" w:color="auto"/>
              <w:left w:val="single" w:sz="8" w:space="0" w:color="auto"/>
              <w:bottom w:val="single" w:sz="8" w:space="0" w:color="auto"/>
              <w:right w:val="single" w:sz="8" w:space="0" w:color="auto"/>
            </w:tcBorders>
          </w:tcPr>
          <w:p w14:paraId="59E9A262" w14:textId="45964933" w:rsidR="0FAD4A09" w:rsidRDefault="0FAD4A09">
            <w:r w:rsidRPr="0FAD4A09">
              <w:rPr>
                <w:rFonts w:eastAsia="Arial" w:cs="Arial"/>
                <w:color w:val="000000" w:themeColor="text1"/>
                <w:sz w:val="20"/>
              </w:rPr>
              <w:t>SAD101</w:t>
            </w:r>
          </w:p>
        </w:tc>
      </w:tr>
      <w:tr w:rsidR="0FAD4A09" w14:paraId="5B3A3989"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tcPr>
          <w:p w14:paraId="15F21235" w14:textId="630AEC25" w:rsidR="0FAD4A09" w:rsidRDefault="0FAD4A09">
            <w:r w:rsidRPr="0FAD4A09">
              <w:rPr>
                <w:rFonts w:eastAsia="Arial" w:cs="Arial"/>
                <w:color w:val="000000" w:themeColor="text1"/>
                <w:sz w:val="20"/>
              </w:rPr>
              <w:t>SDD102</w:t>
            </w:r>
          </w:p>
        </w:tc>
        <w:tc>
          <w:tcPr>
            <w:tcW w:w="1695" w:type="dxa"/>
            <w:tcBorders>
              <w:top w:val="single" w:sz="8" w:space="0" w:color="auto"/>
              <w:left w:val="single" w:sz="8" w:space="0" w:color="auto"/>
              <w:bottom w:val="single" w:sz="8" w:space="0" w:color="auto"/>
              <w:right w:val="single" w:sz="8" w:space="0" w:color="auto"/>
            </w:tcBorders>
          </w:tcPr>
          <w:p w14:paraId="53CB4929" w14:textId="14D46D23" w:rsidR="0FAD4A09" w:rsidRDefault="0FAD4A09">
            <w:r w:rsidRPr="0FAD4A09">
              <w:rPr>
                <w:rFonts w:eastAsia="Arial" w:cs="Arial"/>
                <w:color w:val="000000" w:themeColor="text1"/>
                <w:sz w:val="20"/>
                <w:lang w:val="en-GB"/>
              </w:rPr>
              <w:t>Case solution</w:t>
            </w:r>
          </w:p>
        </w:tc>
        <w:tc>
          <w:tcPr>
            <w:tcW w:w="4245" w:type="dxa"/>
            <w:tcBorders>
              <w:top w:val="single" w:sz="8" w:space="0" w:color="auto"/>
              <w:left w:val="single" w:sz="8" w:space="0" w:color="auto"/>
              <w:bottom w:val="single" w:sz="8" w:space="0" w:color="auto"/>
              <w:right w:val="single" w:sz="8" w:space="0" w:color="auto"/>
            </w:tcBorders>
          </w:tcPr>
          <w:p w14:paraId="557F94E5" w14:textId="77777777" w:rsidR="0FAD4A09" w:rsidRPr="00CF28E3" w:rsidRDefault="0FAD4A09">
            <w:pPr>
              <w:rPr>
                <w:rFonts w:asciiTheme="majorHAnsi" w:eastAsia="Arial" w:hAnsiTheme="majorHAnsi" w:cstheme="majorHAnsi"/>
                <w:color w:val="000000" w:themeColor="text1"/>
                <w:sz w:val="20"/>
                <w:lang w:val="en-GB"/>
              </w:rPr>
            </w:pPr>
            <w:r w:rsidRPr="0FAD4A09">
              <w:rPr>
                <w:rFonts w:eastAsia="Arial" w:cs="Arial"/>
                <w:color w:val="000000" w:themeColor="text1"/>
                <w:sz w:val="20"/>
                <w:lang w:val="en-GB"/>
              </w:rPr>
              <w:t>The automated plan will be generated considering the following inputs: pre-operative data, Surgeon Preferences (Ranges and Targets), Intra-operative data (HKA, FFD, initial gaps), within the minimum and maximum gap ranges set in the surgeon preference card.</w:t>
            </w:r>
          </w:p>
          <w:p w14:paraId="0DAD355E" w14:textId="11C6262C" w:rsidR="00CF28E3" w:rsidRPr="00CF28E3" w:rsidRDefault="00CF28E3">
            <w:pPr>
              <w:rPr>
                <w:color w:val="000000" w:themeColor="text1"/>
                <w:sz w:val="20"/>
                <w:lang w:val="en-GB"/>
              </w:rPr>
            </w:pPr>
            <w:bookmarkStart w:id="48" w:name="OLE_LINK24"/>
            <w:bookmarkStart w:id="49" w:name="OLE_LINK25"/>
            <w:r w:rsidRPr="00CF28E3">
              <w:rPr>
                <w:rFonts w:asciiTheme="majorHAnsi" w:hAnsiTheme="majorHAnsi" w:cstheme="majorHAnsi"/>
                <w:color w:val="000000"/>
                <w:sz w:val="20"/>
                <w:lang w:val="en-GB"/>
              </w:rPr>
              <w:t>Adjust solution parameters itself manually either by key entries or camera capture</w:t>
            </w:r>
            <w:bookmarkEnd w:id="48"/>
            <w:bookmarkEnd w:id="49"/>
          </w:p>
        </w:tc>
        <w:tc>
          <w:tcPr>
            <w:tcW w:w="855" w:type="dxa"/>
            <w:tcBorders>
              <w:top w:val="single" w:sz="8" w:space="0" w:color="auto"/>
              <w:left w:val="single" w:sz="8" w:space="0" w:color="auto"/>
              <w:bottom w:val="single" w:sz="8" w:space="0" w:color="auto"/>
              <w:right w:val="single" w:sz="8" w:space="0" w:color="auto"/>
            </w:tcBorders>
          </w:tcPr>
          <w:p w14:paraId="57669133" w14:textId="0A48C25D" w:rsidR="0FAD4A09" w:rsidRDefault="0FAD4A09">
            <w:r w:rsidRPr="0FAD4A09">
              <w:rPr>
                <w:rFonts w:eastAsia="Arial" w:cs="Arial"/>
                <w:color w:val="000000" w:themeColor="text1"/>
                <w:sz w:val="20"/>
              </w:rPr>
              <w:t>SAD102</w:t>
            </w:r>
          </w:p>
        </w:tc>
      </w:tr>
      <w:tr w:rsidR="0FAD4A09" w14:paraId="2DA4D31D" w14:textId="77777777" w:rsidTr="0FAD4A09">
        <w:trPr>
          <w:trHeight w:val="315"/>
        </w:trPr>
        <w:tc>
          <w:tcPr>
            <w:tcW w:w="1560" w:type="dxa"/>
            <w:tcBorders>
              <w:top w:val="single" w:sz="8" w:space="0" w:color="auto"/>
              <w:left w:val="single" w:sz="8" w:space="0" w:color="auto"/>
              <w:bottom w:val="single" w:sz="8" w:space="0" w:color="auto"/>
              <w:right w:val="single" w:sz="8" w:space="0" w:color="auto"/>
            </w:tcBorders>
          </w:tcPr>
          <w:p w14:paraId="5DB2143D" w14:textId="23D54C24" w:rsidR="0FAD4A09" w:rsidRDefault="0FAD4A09">
            <w:r w:rsidRPr="0FAD4A09">
              <w:rPr>
                <w:rFonts w:eastAsia="Arial" w:cs="Arial"/>
                <w:color w:val="000000" w:themeColor="text1"/>
                <w:sz w:val="20"/>
              </w:rPr>
              <w:t>SDD103</w:t>
            </w:r>
          </w:p>
        </w:tc>
        <w:tc>
          <w:tcPr>
            <w:tcW w:w="1695" w:type="dxa"/>
            <w:tcBorders>
              <w:top w:val="single" w:sz="8" w:space="0" w:color="auto"/>
              <w:left w:val="single" w:sz="8" w:space="0" w:color="auto"/>
              <w:bottom w:val="single" w:sz="8" w:space="0" w:color="auto"/>
              <w:right w:val="single" w:sz="8" w:space="0" w:color="auto"/>
            </w:tcBorders>
          </w:tcPr>
          <w:p w14:paraId="03F721C1" w14:textId="3ACA1187" w:rsidR="0FAD4A09" w:rsidRDefault="0FAD4A09">
            <w:r w:rsidRPr="0FAD4A09">
              <w:rPr>
                <w:rFonts w:eastAsia="Arial" w:cs="Arial"/>
                <w:color w:val="000000" w:themeColor="text1"/>
                <w:sz w:val="20"/>
                <w:lang w:val="en-GB"/>
              </w:rPr>
              <w:t>Surgeon/ User preference</w:t>
            </w:r>
          </w:p>
        </w:tc>
        <w:tc>
          <w:tcPr>
            <w:tcW w:w="4245" w:type="dxa"/>
            <w:tcBorders>
              <w:top w:val="single" w:sz="8" w:space="0" w:color="auto"/>
              <w:left w:val="single" w:sz="8" w:space="0" w:color="auto"/>
              <w:bottom w:val="single" w:sz="8" w:space="0" w:color="auto"/>
              <w:right w:val="single" w:sz="8" w:space="0" w:color="auto"/>
            </w:tcBorders>
          </w:tcPr>
          <w:p w14:paraId="30754EA0" w14:textId="245B5B2D" w:rsidR="0FAD4A09" w:rsidRDefault="0FAD4A09">
            <w:r w:rsidRPr="0FAD4A09">
              <w:rPr>
                <w:rFonts w:eastAsia="Arial" w:cs="Arial"/>
                <w:color w:val="000000" w:themeColor="text1"/>
                <w:sz w:val="20"/>
                <w:lang w:val="en-GB"/>
              </w:rPr>
              <w:t>Allows user to input the following planning ranges for the femoral component to be used during generation of automated implant plan:</w:t>
            </w:r>
          </w:p>
          <w:p w14:paraId="23B38CEE" w14:textId="04A7F464" w:rsidR="0FAD4A09" w:rsidRDefault="0FAD4A09">
            <w:r w:rsidRPr="0FAD4A09">
              <w:rPr>
                <w:rFonts w:eastAsia="Arial" w:cs="Arial"/>
                <w:color w:val="000000" w:themeColor="text1"/>
                <w:sz w:val="20"/>
                <w:lang w:val="en-GB"/>
              </w:rPr>
              <w:t xml:space="preserve">coronal alignment (Varus/Valgus), transverse alignment (I/E Rotation), medial lateral distal and posterior resections. </w:t>
            </w:r>
            <w:r>
              <w:br/>
            </w:r>
            <w:r w:rsidRPr="0FAD4A09">
              <w:rPr>
                <w:rFonts w:eastAsia="Arial" w:cs="Arial"/>
                <w:color w:val="000000" w:themeColor="text1"/>
                <w:sz w:val="20"/>
                <w:lang w:val="en-GB"/>
              </w:rPr>
              <w:t xml:space="preserve">Allows the user to input planning targets and ranges for the tibial component to be used during generation of automated implant plan: </w:t>
            </w:r>
          </w:p>
          <w:p w14:paraId="54509D80" w14:textId="04B6D4A7" w:rsidR="0FAD4A09" w:rsidRDefault="0FAD4A09">
            <w:r w:rsidRPr="0FAD4A09">
              <w:rPr>
                <w:rFonts w:eastAsia="Arial" w:cs="Arial"/>
                <w:color w:val="000000" w:themeColor="text1"/>
                <w:sz w:val="20"/>
                <w:lang w:val="en-GB"/>
              </w:rPr>
              <w:t>Coronal alignment (Varus/Valgus)</w:t>
            </w:r>
          </w:p>
          <w:p w14:paraId="5EC66DA8" w14:textId="731F47B2" w:rsidR="0FAD4A09" w:rsidRDefault="0FAD4A09">
            <w:r w:rsidRPr="0FAD4A09">
              <w:rPr>
                <w:rFonts w:eastAsia="Arial" w:cs="Arial"/>
                <w:color w:val="000000" w:themeColor="text1"/>
                <w:sz w:val="20"/>
                <w:lang w:val="en-GB"/>
              </w:rPr>
              <w:t>medial lateral tibial resections.</w:t>
            </w:r>
            <w:r>
              <w:br/>
            </w:r>
            <w:r w:rsidRPr="0FAD4A09">
              <w:rPr>
                <w:rFonts w:eastAsia="Arial" w:cs="Arial"/>
                <w:color w:val="000000" w:themeColor="text1"/>
                <w:sz w:val="20"/>
                <w:lang w:val="en-GB"/>
              </w:rPr>
              <w:t xml:space="preserve"> Allows user to input Planning targets and ranges for the minimum and maximum final gaps (range) and ideal final gaps (target).</w:t>
            </w:r>
          </w:p>
        </w:tc>
        <w:tc>
          <w:tcPr>
            <w:tcW w:w="855" w:type="dxa"/>
            <w:tcBorders>
              <w:top w:val="single" w:sz="8" w:space="0" w:color="auto"/>
              <w:left w:val="single" w:sz="8" w:space="0" w:color="auto"/>
              <w:bottom w:val="single" w:sz="8" w:space="0" w:color="auto"/>
              <w:right w:val="single" w:sz="8" w:space="0" w:color="auto"/>
            </w:tcBorders>
          </w:tcPr>
          <w:p w14:paraId="44818F44" w14:textId="53BD6BD8" w:rsidR="0FAD4A09" w:rsidRDefault="0FAD4A09">
            <w:r w:rsidRPr="0FAD4A09">
              <w:rPr>
                <w:rFonts w:eastAsia="Arial" w:cs="Arial"/>
                <w:color w:val="000000" w:themeColor="text1"/>
                <w:sz w:val="20"/>
              </w:rPr>
              <w:t>SAD103</w:t>
            </w:r>
          </w:p>
        </w:tc>
      </w:tr>
      <w:tr w:rsidR="0FAD4A09" w14:paraId="3E6CD692" w14:textId="77777777" w:rsidTr="0FAD4A09">
        <w:trPr>
          <w:trHeight w:val="315"/>
        </w:trPr>
        <w:tc>
          <w:tcPr>
            <w:tcW w:w="1560" w:type="dxa"/>
            <w:tcBorders>
              <w:top w:val="single" w:sz="8" w:space="0" w:color="auto"/>
              <w:left w:val="single" w:sz="8" w:space="0" w:color="auto"/>
              <w:bottom w:val="single" w:sz="8" w:space="0" w:color="auto"/>
              <w:right w:val="single" w:sz="8" w:space="0" w:color="auto"/>
            </w:tcBorders>
          </w:tcPr>
          <w:p w14:paraId="286F5ECE" w14:textId="710D2956" w:rsidR="0FAD4A09" w:rsidRDefault="0FAD4A09">
            <w:r w:rsidRPr="0FAD4A09">
              <w:rPr>
                <w:rFonts w:eastAsia="Arial" w:cs="Arial"/>
                <w:color w:val="000000" w:themeColor="text1"/>
                <w:sz w:val="20"/>
                <w:lang w:val="en-GB"/>
              </w:rPr>
              <w:t>SDD104</w:t>
            </w:r>
          </w:p>
        </w:tc>
        <w:tc>
          <w:tcPr>
            <w:tcW w:w="1695" w:type="dxa"/>
            <w:tcBorders>
              <w:top w:val="single" w:sz="8" w:space="0" w:color="auto"/>
              <w:left w:val="single" w:sz="8" w:space="0" w:color="auto"/>
              <w:bottom w:val="single" w:sz="8" w:space="0" w:color="auto"/>
              <w:right w:val="single" w:sz="8" w:space="0" w:color="auto"/>
            </w:tcBorders>
          </w:tcPr>
          <w:p w14:paraId="7E821AAB" w14:textId="7006E9A6" w:rsidR="0FAD4A09" w:rsidRDefault="0FAD4A09">
            <w:r w:rsidRPr="0FAD4A09">
              <w:rPr>
                <w:rFonts w:eastAsia="Arial" w:cs="Arial"/>
                <w:color w:val="000000" w:themeColor="text1"/>
                <w:sz w:val="20"/>
                <w:lang w:val="en-GB"/>
              </w:rPr>
              <w:t>Case identifier</w:t>
            </w:r>
          </w:p>
        </w:tc>
        <w:tc>
          <w:tcPr>
            <w:tcW w:w="4245" w:type="dxa"/>
            <w:tcBorders>
              <w:top w:val="single" w:sz="8" w:space="0" w:color="auto"/>
              <w:left w:val="single" w:sz="8" w:space="0" w:color="auto"/>
              <w:bottom w:val="single" w:sz="8" w:space="0" w:color="auto"/>
              <w:right w:val="single" w:sz="8" w:space="0" w:color="auto"/>
            </w:tcBorders>
          </w:tcPr>
          <w:p w14:paraId="33F74731" w14:textId="32019525" w:rsidR="0FAD4A09" w:rsidRDefault="0FAD4A09">
            <w:r w:rsidRPr="0FAD4A09">
              <w:rPr>
                <w:rFonts w:eastAsia="Arial" w:cs="Arial"/>
                <w:color w:val="000000" w:themeColor="text1"/>
                <w:sz w:val="20"/>
                <w:lang w:val="en-GB"/>
              </w:rPr>
              <w:t>Application allows to add the following patient details Patient name, patient Id, date of birth, sex Surgeon name, Hospital name, Surgery date, Surgery time and Notes.</w:t>
            </w:r>
          </w:p>
        </w:tc>
        <w:tc>
          <w:tcPr>
            <w:tcW w:w="855" w:type="dxa"/>
            <w:tcBorders>
              <w:top w:val="single" w:sz="8" w:space="0" w:color="auto"/>
              <w:left w:val="single" w:sz="8" w:space="0" w:color="auto"/>
              <w:bottom w:val="single" w:sz="8" w:space="0" w:color="auto"/>
              <w:right w:val="single" w:sz="8" w:space="0" w:color="auto"/>
            </w:tcBorders>
          </w:tcPr>
          <w:p w14:paraId="71DCC656" w14:textId="3DB96069" w:rsidR="00347B19" w:rsidRPr="00347B19" w:rsidRDefault="0FAD4A09">
            <w:pPr>
              <w:rPr>
                <w:rFonts w:eastAsia="Arial" w:cs="Arial"/>
                <w:color w:val="000000" w:themeColor="text1"/>
                <w:sz w:val="20"/>
              </w:rPr>
            </w:pPr>
            <w:r w:rsidRPr="0FAD4A09">
              <w:rPr>
                <w:rFonts w:eastAsia="Arial" w:cs="Arial"/>
                <w:color w:val="000000" w:themeColor="text1"/>
                <w:sz w:val="20"/>
              </w:rPr>
              <w:t>SAD104</w:t>
            </w:r>
          </w:p>
        </w:tc>
      </w:tr>
      <w:bookmarkEnd w:id="44"/>
      <w:bookmarkEnd w:id="45"/>
    </w:tbl>
    <w:p w14:paraId="3B12E92A" w14:textId="2FC9213B" w:rsidR="003760F5" w:rsidRPr="00962FE4" w:rsidRDefault="003760F5" w:rsidP="0FAD4A09">
      <w:pPr>
        <w:pStyle w:val="Heading2"/>
        <w:numPr>
          <w:ilvl w:val="1"/>
          <w:numId w:val="0"/>
        </w:numPr>
        <w:ind w:left="540"/>
        <w:rPr>
          <w:rFonts w:eastAsia="Arial" w:cs="Arial"/>
          <w:color w:val="000000" w:themeColor="text1"/>
          <w:sz w:val="20"/>
        </w:rPr>
      </w:pPr>
    </w:p>
    <w:p w14:paraId="20FBF1A8" w14:textId="2098C9D1" w:rsidR="003760F5" w:rsidRPr="00951C4D" w:rsidRDefault="007A1C3E" w:rsidP="007A1C3E">
      <w:pPr>
        <w:pStyle w:val="Heading3"/>
        <w:rPr>
          <w:rFonts w:ascii="Humanist Slabserif 712 Std Roma" w:hAnsi="Humanist Slabserif 712 Std Roma"/>
          <w:sz w:val="20"/>
          <w:rPrChange w:id="50" w:author="Rudraraju Sai Krishna Teja" w:date="2022-05-12T14:32:00Z">
            <w:rPr>
              <w:sz w:val="20"/>
            </w:rPr>
          </w:rPrChange>
        </w:rPr>
      </w:pPr>
      <w:bookmarkStart w:id="51" w:name="_Toc103203541"/>
      <w:bookmarkStart w:id="52" w:name="OLE_LINK92"/>
      <w:bookmarkStart w:id="53" w:name="OLE_LINK93"/>
      <w:proofErr w:type="spellStart"/>
      <w:r w:rsidRPr="00951C4D">
        <w:rPr>
          <w:rFonts w:ascii="Humanist Slabserif 712 Std Roma" w:hAnsi="Humanist Slabserif 712 Std Roma"/>
          <w:sz w:val="20"/>
          <w:lang w:val="fr-FR"/>
          <w:rPrChange w:id="54" w:author="Rudraraju Sai Krishna Teja" w:date="2022-05-12T14:32:00Z">
            <w:rPr>
              <w:sz w:val="20"/>
              <w:lang w:val="fr-FR"/>
            </w:rPr>
          </w:rPrChange>
        </w:rPr>
        <w:t>Backend</w:t>
      </w:r>
      <w:proofErr w:type="spellEnd"/>
      <w:r w:rsidRPr="00951C4D">
        <w:rPr>
          <w:rFonts w:ascii="Humanist Slabserif 712 Std Roma" w:hAnsi="Humanist Slabserif 712 Std Roma"/>
          <w:sz w:val="20"/>
          <w:lang w:val="fr-FR"/>
          <w:rPrChange w:id="55" w:author="Rudraraju Sai Krishna Teja" w:date="2022-05-12T14:32:00Z">
            <w:rPr>
              <w:sz w:val="20"/>
              <w:lang w:val="fr-FR"/>
            </w:rPr>
          </w:rPrChange>
        </w:rPr>
        <w:t xml:space="preserve"> Module</w:t>
      </w:r>
      <w:bookmarkEnd w:id="51"/>
    </w:p>
    <w:bookmarkEnd w:id="52"/>
    <w:bookmarkEnd w:id="53"/>
    <w:p w14:paraId="40E35022" w14:textId="6DB769BA" w:rsidR="007A1C3E" w:rsidRDefault="00E13FBE" w:rsidP="007A1C3E">
      <w:pPr>
        <w:spacing w:after="120"/>
      </w:pPr>
      <w:r>
        <w:rPr>
          <w:noProof/>
        </w:rPr>
        <w:drawing>
          <wp:inline distT="0" distB="0" distL="0" distR="0" wp14:anchorId="305FF5B7" wp14:editId="32CB6277">
            <wp:extent cx="3455045" cy="280021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0"/>
                    <a:stretch>
                      <a:fillRect/>
                    </a:stretch>
                  </pic:blipFill>
                  <pic:spPr>
                    <a:xfrm>
                      <a:off x="0" y="0"/>
                      <a:ext cx="3461129" cy="2805146"/>
                    </a:xfrm>
                    <a:prstGeom prst="rect">
                      <a:avLst/>
                    </a:prstGeom>
                  </pic:spPr>
                </pic:pic>
              </a:graphicData>
            </a:graphic>
          </wp:inline>
        </w:drawing>
      </w:r>
    </w:p>
    <w:p w14:paraId="0F14A338" w14:textId="41F7B524" w:rsidR="007A1C3E" w:rsidRDefault="007A1C3E" w:rsidP="007A1C3E">
      <w:pPr>
        <w:spacing w:after="120"/>
      </w:pPr>
      <w:r w:rsidRPr="0FAD4A09">
        <w:rPr>
          <w:rFonts w:eastAsia="Arial" w:cs="Arial"/>
          <w:color w:val="000000" w:themeColor="text1"/>
          <w:sz w:val="20"/>
        </w:rPr>
        <w:t xml:space="preserve">The Knee Balancer </w:t>
      </w:r>
      <w:r w:rsidR="00D817CF" w:rsidRPr="0FAD4A09">
        <w:rPr>
          <w:rFonts w:eastAsia="Arial" w:cs="Arial"/>
          <w:color w:val="000000" w:themeColor="text1"/>
          <w:sz w:val="20"/>
        </w:rPr>
        <w:t>Application</w:t>
      </w:r>
      <w:r>
        <w:rPr>
          <w:rFonts w:eastAsia="Arial" w:cs="Arial"/>
          <w:color w:val="000000" w:themeColor="text1"/>
          <w:sz w:val="20"/>
        </w:rPr>
        <w:t xml:space="preserve"> Back end</w:t>
      </w:r>
      <w:r w:rsidRPr="0FAD4A09">
        <w:rPr>
          <w:rFonts w:eastAsia="Arial" w:cs="Arial"/>
          <w:color w:val="000000" w:themeColor="text1"/>
          <w:sz w:val="20"/>
        </w:rPr>
        <w:t xml:space="preserve"> consists of </w:t>
      </w:r>
      <w:r>
        <w:rPr>
          <w:rFonts w:eastAsia="Arial" w:cs="Arial"/>
          <w:color w:val="000000" w:themeColor="text1"/>
          <w:sz w:val="20"/>
        </w:rPr>
        <w:t>1</w:t>
      </w:r>
      <w:r w:rsidRPr="0FAD4A09">
        <w:rPr>
          <w:rFonts w:eastAsia="Arial" w:cs="Arial"/>
          <w:color w:val="000000" w:themeColor="text1"/>
          <w:sz w:val="20"/>
        </w:rPr>
        <w:t xml:space="preserve"> main module</w:t>
      </w:r>
    </w:p>
    <w:tbl>
      <w:tblPr>
        <w:tblW w:w="0" w:type="auto"/>
        <w:tblInd w:w="1065" w:type="dxa"/>
        <w:tblLayout w:type="fixed"/>
        <w:tblLook w:val="06A0" w:firstRow="1" w:lastRow="0" w:firstColumn="1" w:lastColumn="0" w:noHBand="1" w:noVBand="1"/>
      </w:tblPr>
      <w:tblGrid>
        <w:gridCol w:w="1560"/>
        <w:gridCol w:w="1695"/>
        <w:gridCol w:w="4245"/>
        <w:gridCol w:w="855"/>
      </w:tblGrid>
      <w:tr w:rsidR="007A1C3E" w14:paraId="01EE48D7" w14:textId="77777777" w:rsidTr="00951C4D">
        <w:trPr>
          <w:trHeight w:val="510"/>
        </w:trPr>
        <w:tc>
          <w:tcPr>
            <w:tcW w:w="1560" w:type="dxa"/>
            <w:tcBorders>
              <w:top w:val="single" w:sz="8" w:space="0" w:color="auto"/>
              <w:left w:val="single" w:sz="8" w:space="0" w:color="auto"/>
              <w:bottom w:val="single" w:sz="8" w:space="0" w:color="auto"/>
              <w:right w:val="single" w:sz="8" w:space="0" w:color="auto"/>
            </w:tcBorders>
            <w:shd w:val="clear" w:color="auto" w:fill="C0C0C0"/>
          </w:tcPr>
          <w:p w14:paraId="577F7E70" w14:textId="77777777" w:rsidR="007A1C3E" w:rsidRDefault="007A1C3E" w:rsidP="00951C4D">
            <w:bookmarkStart w:id="56" w:name="OLE_LINK94"/>
            <w:bookmarkStart w:id="57" w:name="OLE_LINK95"/>
            <w:r w:rsidRPr="0FAD4A09">
              <w:rPr>
                <w:rFonts w:eastAsia="Arial" w:cs="Arial"/>
                <w:i/>
                <w:iCs/>
                <w:color w:val="000000" w:themeColor="text1"/>
                <w:sz w:val="20"/>
              </w:rPr>
              <w:t>SDD ID&lt;</w:t>
            </w:r>
            <w:proofErr w:type="gramStart"/>
            <w:r w:rsidRPr="0FAD4A09">
              <w:rPr>
                <w:rFonts w:eastAsia="Arial" w:cs="Arial"/>
                <w:i/>
                <w:iCs/>
                <w:color w:val="000000" w:themeColor="text1"/>
                <w:sz w:val="20"/>
              </w:rPr>
              <w:t>Package,  Class</w:t>
            </w:r>
            <w:proofErr w:type="gramEnd"/>
            <w:r w:rsidRPr="0FAD4A09">
              <w:rPr>
                <w:rFonts w:eastAsia="Arial" w:cs="Arial"/>
                <w:i/>
                <w:iCs/>
                <w:color w:val="000000" w:themeColor="text1"/>
                <w:sz w:val="20"/>
              </w:rPr>
              <w:t xml:space="preserve"> …&gt;</w:t>
            </w:r>
          </w:p>
        </w:tc>
        <w:tc>
          <w:tcPr>
            <w:tcW w:w="1695" w:type="dxa"/>
            <w:tcBorders>
              <w:top w:val="single" w:sz="8" w:space="0" w:color="auto"/>
              <w:left w:val="single" w:sz="8" w:space="0" w:color="auto"/>
              <w:bottom w:val="single" w:sz="8" w:space="0" w:color="auto"/>
              <w:right w:val="single" w:sz="8" w:space="0" w:color="auto"/>
            </w:tcBorders>
            <w:shd w:val="clear" w:color="auto" w:fill="C0C0C0"/>
          </w:tcPr>
          <w:p w14:paraId="51227E2E" w14:textId="77777777" w:rsidR="007A1C3E" w:rsidRDefault="007A1C3E" w:rsidP="00951C4D">
            <w:r w:rsidRPr="0FAD4A09">
              <w:rPr>
                <w:rFonts w:eastAsia="Arial" w:cs="Arial"/>
                <w:color w:val="000000" w:themeColor="text1"/>
                <w:sz w:val="20"/>
              </w:rPr>
              <w:t>Module</w:t>
            </w:r>
            <w:r>
              <w:br/>
            </w:r>
            <w:r w:rsidRPr="0FAD4A09">
              <w:rPr>
                <w:rFonts w:eastAsia="Arial" w:cs="Arial"/>
                <w:color w:val="000000" w:themeColor="text1"/>
                <w:sz w:val="20"/>
              </w:rPr>
              <w:t xml:space="preserve"> </w:t>
            </w:r>
            <w:r w:rsidRPr="0FAD4A09">
              <w:rPr>
                <w:rFonts w:eastAsia="Arial" w:cs="Arial"/>
                <w:i/>
                <w:iCs/>
                <w:color w:val="000000" w:themeColor="text1"/>
                <w:sz w:val="20"/>
              </w:rPr>
              <w:t>&lt;Purpose, Use, Responsible for…&gt;</w:t>
            </w:r>
          </w:p>
        </w:tc>
        <w:tc>
          <w:tcPr>
            <w:tcW w:w="4245" w:type="dxa"/>
            <w:tcBorders>
              <w:top w:val="single" w:sz="8" w:space="0" w:color="auto"/>
              <w:left w:val="single" w:sz="8" w:space="0" w:color="auto"/>
              <w:bottom w:val="single" w:sz="8" w:space="0" w:color="auto"/>
              <w:right w:val="single" w:sz="8" w:space="0" w:color="auto"/>
            </w:tcBorders>
            <w:shd w:val="clear" w:color="auto" w:fill="C0C0C0"/>
          </w:tcPr>
          <w:p w14:paraId="334F8F57" w14:textId="77777777" w:rsidR="007A1C3E" w:rsidRDefault="007A1C3E" w:rsidP="00951C4D">
            <w:r w:rsidRPr="0FAD4A09">
              <w:rPr>
                <w:rFonts w:eastAsia="Arial" w:cs="Arial"/>
                <w:color w:val="000000" w:themeColor="text1"/>
                <w:sz w:val="20"/>
              </w:rPr>
              <w:t>Description</w:t>
            </w:r>
          </w:p>
        </w:tc>
        <w:tc>
          <w:tcPr>
            <w:tcW w:w="85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E3AD446" w14:textId="77777777" w:rsidR="007A1C3E" w:rsidRDefault="007A1C3E" w:rsidP="00951C4D">
            <w:r w:rsidRPr="0FAD4A09">
              <w:rPr>
                <w:rFonts w:eastAsia="Arial" w:cs="Arial"/>
                <w:color w:val="000000" w:themeColor="text1"/>
                <w:sz w:val="20"/>
              </w:rPr>
              <w:t>SAD ID</w:t>
            </w:r>
          </w:p>
        </w:tc>
      </w:tr>
      <w:tr w:rsidR="007A1C3E" w14:paraId="3D16591F" w14:textId="77777777" w:rsidTr="00951C4D">
        <w:trPr>
          <w:trHeight w:val="315"/>
        </w:trPr>
        <w:tc>
          <w:tcPr>
            <w:tcW w:w="1560" w:type="dxa"/>
            <w:tcBorders>
              <w:top w:val="single" w:sz="8" w:space="0" w:color="auto"/>
              <w:left w:val="single" w:sz="8" w:space="0" w:color="auto"/>
              <w:bottom w:val="single" w:sz="8" w:space="0" w:color="auto"/>
              <w:right w:val="single" w:sz="8" w:space="0" w:color="auto"/>
            </w:tcBorders>
          </w:tcPr>
          <w:p w14:paraId="2D9D01FF" w14:textId="77777777" w:rsidR="007A1C3E" w:rsidRPr="00347B19" w:rsidRDefault="007A1C3E" w:rsidP="00951C4D">
            <w:pPr>
              <w:rPr>
                <w:rFonts w:eastAsia="Arial" w:cs="Arial"/>
                <w:color w:val="000000" w:themeColor="text1"/>
                <w:sz w:val="20"/>
                <w:lang w:val="en-GB"/>
              </w:rPr>
            </w:pPr>
            <w:r>
              <w:rPr>
                <w:rFonts w:eastAsia="Arial" w:cs="Arial"/>
                <w:color w:val="000000" w:themeColor="text1"/>
                <w:sz w:val="20"/>
                <w:lang w:val="en-GB"/>
              </w:rPr>
              <w:t>SDD105</w:t>
            </w:r>
          </w:p>
        </w:tc>
        <w:tc>
          <w:tcPr>
            <w:tcW w:w="1695" w:type="dxa"/>
            <w:tcBorders>
              <w:top w:val="single" w:sz="8" w:space="0" w:color="auto"/>
              <w:left w:val="single" w:sz="8" w:space="0" w:color="auto"/>
              <w:bottom w:val="single" w:sz="8" w:space="0" w:color="auto"/>
              <w:right w:val="single" w:sz="8" w:space="0" w:color="auto"/>
            </w:tcBorders>
          </w:tcPr>
          <w:p w14:paraId="7B627138" w14:textId="77777777" w:rsidR="007A1C3E" w:rsidRPr="0FAD4A09" w:rsidRDefault="007A1C3E" w:rsidP="00951C4D">
            <w:pPr>
              <w:rPr>
                <w:rFonts w:eastAsia="Arial" w:cs="Arial"/>
                <w:color w:val="000000" w:themeColor="text1"/>
                <w:sz w:val="20"/>
                <w:lang w:val="en-GB"/>
              </w:rPr>
            </w:pPr>
            <w:r>
              <w:rPr>
                <w:rFonts w:eastAsia="Arial" w:cs="Arial"/>
                <w:color w:val="000000" w:themeColor="text1"/>
                <w:sz w:val="20"/>
                <w:lang w:val="en-GB"/>
              </w:rPr>
              <w:t>Knee Balancer Backend-Cloud</w:t>
            </w:r>
          </w:p>
        </w:tc>
        <w:tc>
          <w:tcPr>
            <w:tcW w:w="4245" w:type="dxa"/>
            <w:tcBorders>
              <w:top w:val="single" w:sz="8" w:space="0" w:color="auto"/>
              <w:left w:val="single" w:sz="8" w:space="0" w:color="auto"/>
              <w:bottom w:val="single" w:sz="8" w:space="0" w:color="auto"/>
              <w:right w:val="single" w:sz="8" w:space="0" w:color="auto"/>
            </w:tcBorders>
          </w:tcPr>
          <w:p w14:paraId="0A9E6C88" w14:textId="77777777" w:rsidR="007A1C3E" w:rsidRPr="0FAD4A09" w:rsidRDefault="007A1C3E" w:rsidP="00951C4D">
            <w:pPr>
              <w:rPr>
                <w:rFonts w:eastAsia="Arial" w:cs="Arial"/>
                <w:color w:val="000000" w:themeColor="text1"/>
                <w:sz w:val="20"/>
                <w:lang w:val="en-GB"/>
              </w:rPr>
            </w:pPr>
            <w:r w:rsidRPr="72986075">
              <w:rPr>
                <w:color w:val="000000" w:themeColor="text1"/>
                <w:sz w:val="20"/>
                <w:lang w:val="en-GB"/>
              </w:rPr>
              <w:t>Sync the data from the iOS app over internet whenever requested and store for further analysis and retrieval</w:t>
            </w:r>
          </w:p>
        </w:tc>
        <w:tc>
          <w:tcPr>
            <w:tcW w:w="855" w:type="dxa"/>
            <w:tcBorders>
              <w:top w:val="single" w:sz="8" w:space="0" w:color="auto"/>
              <w:left w:val="single" w:sz="8" w:space="0" w:color="auto"/>
              <w:bottom w:val="single" w:sz="8" w:space="0" w:color="auto"/>
              <w:right w:val="single" w:sz="8" w:space="0" w:color="auto"/>
            </w:tcBorders>
          </w:tcPr>
          <w:p w14:paraId="7AB64231" w14:textId="77777777" w:rsidR="007A1C3E" w:rsidRPr="0FAD4A09" w:rsidRDefault="007A1C3E" w:rsidP="00951C4D">
            <w:pPr>
              <w:rPr>
                <w:rFonts w:eastAsia="Arial" w:cs="Arial"/>
                <w:color w:val="000000" w:themeColor="text1"/>
                <w:sz w:val="20"/>
              </w:rPr>
            </w:pPr>
            <w:r>
              <w:rPr>
                <w:rFonts w:eastAsia="Arial" w:cs="Arial"/>
                <w:color w:val="000000" w:themeColor="text1"/>
                <w:sz w:val="20"/>
              </w:rPr>
              <w:t>SAD106</w:t>
            </w:r>
          </w:p>
        </w:tc>
      </w:tr>
      <w:bookmarkEnd w:id="56"/>
      <w:bookmarkEnd w:id="57"/>
    </w:tbl>
    <w:p w14:paraId="5641EC88" w14:textId="77777777" w:rsidR="007A1C3E" w:rsidRPr="007A1C3E" w:rsidRDefault="007A1C3E" w:rsidP="007A1C3E">
      <w:pPr>
        <w:pStyle w:val="BodyText"/>
      </w:pPr>
    </w:p>
    <w:p w14:paraId="5BFF9165" w14:textId="77777777" w:rsidR="003760F5" w:rsidRPr="00962FE4" w:rsidRDefault="003760F5" w:rsidP="0004300F">
      <w:pPr>
        <w:pStyle w:val="Heading2"/>
        <w:keepLines w:val="0"/>
        <w:tabs>
          <w:tab w:val="num" w:pos="1440"/>
        </w:tabs>
        <w:spacing w:before="0" w:after="120"/>
        <w:ind w:left="720" w:firstLine="0"/>
        <w:rPr>
          <w:rFonts w:ascii="Humanist Slabserif 712 Std Roma" w:hAnsi="Humanist Slabserif 712 Std Roma" w:cs="Arial"/>
          <w:color w:val="000000" w:themeColor="text1"/>
          <w:sz w:val="20"/>
        </w:rPr>
      </w:pPr>
      <w:bookmarkStart w:id="58" w:name="_Toc472334544"/>
      <w:bookmarkStart w:id="59" w:name="_Toc103203542"/>
      <w:r w:rsidRPr="0FAD4A09">
        <w:rPr>
          <w:rFonts w:ascii="Humanist Slabserif 712 Std Roma" w:hAnsi="Humanist Slabserif 712 Std Roma" w:cs="Arial"/>
          <w:color w:val="000000" w:themeColor="text1"/>
          <w:sz w:val="20"/>
        </w:rPr>
        <w:t>Concurrent Process Decomposition</w:t>
      </w:r>
      <w:bookmarkEnd w:id="58"/>
      <w:bookmarkEnd w:id="59"/>
    </w:p>
    <w:p w14:paraId="7679BBF6" w14:textId="2E3F14EA" w:rsidR="003760F5" w:rsidRPr="00962FE4" w:rsidRDefault="0099108D" w:rsidP="0004300F">
      <w:pPr>
        <w:spacing w:after="120"/>
        <w:ind w:left="720"/>
        <w:rPr>
          <w:rFonts w:ascii="Humanist Slabserif 712 Std Roma" w:hAnsi="Humanist Slabserif 712 Std Roma" w:cs="Arial"/>
          <w:color w:val="000000" w:themeColor="text1"/>
          <w:sz w:val="20"/>
        </w:rPr>
      </w:pPr>
      <w:r>
        <w:rPr>
          <w:rFonts w:ascii="Humanist Slabserif 712 Std Roma" w:hAnsi="Humanist Slabserif 712 Std Roma" w:cs="Arial"/>
          <w:color w:val="000000" w:themeColor="text1"/>
          <w:sz w:val="20"/>
        </w:rPr>
        <w:t>Not applicable</w:t>
      </w:r>
    </w:p>
    <w:p w14:paraId="372CB844"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tbl>
      <w:tblPr>
        <w:tblW w:w="978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7796"/>
      </w:tblGrid>
      <w:tr w:rsidR="003C3A6B" w:rsidRPr="00962FE4" w14:paraId="606C6380" w14:textId="77777777" w:rsidTr="0004300F">
        <w:tc>
          <w:tcPr>
            <w:tcW w:w="1985" w:type="dxa"/>
            <w:shd w:val="clear" w:color="auto" w:fill="C0C0C0"/>
          </w:tcPr>
          <w:p w14:paraId="49A5D1C2" w14:textId="77777777" w:rsidR="003760F5" w:rsidRPr="00962FE4" w:rsidRDefault="003760F5" w:rsidP="00951C4D">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Process</w:t>
            </w:r>
            <w:r w:rsidRPr="00962FE4">
              <w:rPr>
                <w:rFonts w:ascii="Humanist Slabserif 712 Std Roma" w:hAnsi="Humanist Slabserif 712 Std Roma" w:cs="Arial"/>
                <w:color w:val="000000" w:themeColor="text1"/>
                <w:sz w:val="20"/>
              </w:rPr>
              <w:br/>
            </w:r>
            <w:r w:rsidRPr="00962FE4">
              <w:rPr>
                <w:rStyle w:val="HiddenTextZchn"/>
                <w:rFonts w:ascii="Humanist Slabserif 712 Std Roma" w:hAnsi="Humanist Slabserif 712 Std Roma" w:cs="Arial"/>
                <w:i w:val="0"/>
                <w:color w:val="000000" w:themeColor="text1"/>
                <w:sz w:val="20"/>
              </w:rPr>
              <w:t>&lt;Program, Process, Thread, …&gt;</w:t>
            </w:r>
          </w:p>
        </w:tc>
        <w:tc>
          <w:tcPr>
            <w:tcW w:w="7796" w:type="dxa"/>
            <w:shd w:val="clear" w:color="auto" w:fill="C0C0C0"/>
          </w:tcPr>
          <w:p w14:paraId="796CDD22" w14:textId="77777777" w:rsidR="003760F5" w:rsidRPr="00962FE4" w:rsidRDefault="003760F5" w:rsidP="00951C4D">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 xml:space="preserve">Description </w:t>
            </w:r>
            <w:r w:rsidRPr="00962FE4">
              <w:rPr>
                <w:rFonts w:ascii="Humanist Slabserif 712 Std Roma" w:hAnsi="Humanist Slabserif 712 Std Roma" w:cs="Arial"/>
                <w:color w:val="000000" w:themeColor="text1"/>
                <w:sz w:val="20"/>
              </w:rPr>
              <w:br/>
            </w:r>
            <w:r w:rsidRPr="00962FE4">
              <w:rPr>
                <w:rStyle w:val="HiddenTextZchn"/>
                <w:rFonts w:ascii="Humanist Slabserif 712 Std Roma" w:hAnsi="Humanist Slabserif 712 Std Roma" w:cs="Arial"/>
                <w:i w:val="0"/>
                <w:color w:val="000000" w:themeColor="text1"/>
                <w:sz w:val="20"/>
              </w:rPr>
              <w:t>&lt;Purpose, Use, Responsible for…&gt;</w:t>
            </w:r>
          </w:p>
        </w:tc>
      </w:tr>
      <w:tr w:rsidR="003C3A6B" w:rsidRPr="00962FE4" w14:paraId="3892A289" w14:textId="77777777" w:rsidTr="0004300F">
        <w:tc>
          <w:tcPr>
            <w:tcW w:w="1985" w:type="dxa"/>
          </w:tcPr>
          <w:p w14:paraId="393212F9" w14:textId="77777777" w:rsidR="003760F5" w:rsidRPr="00962FE4" w:rsidRDefault="003760F5" w:rsidP="00951C4D">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Process 1</w:t>
            </w:r>
          </w:p>
        </w:tc>
        <w:tc>
          <w:tcPr>
            <w:tcW w:w="7796" w:type="dxa"/>
          </w:tcPr>
          <w:p w14:paraId="510E9C65" w14:textId="77777777" w:rsidR="003760F5" w:rsidRPr="00962FE4" w:rsidRDefault="003760F5" w:rsidP="00951C4D">
            <w:pPr>
              <w:spacing w:after="120"/>
              <w:rPr>
                <w:rFonts w:ascii="Humanist Slabserif 712 Std Roma" w:hAnsi="Humanist Slabserif 712 Std Roma" w:cs="Arial"/>
                <w:color w:val="000000" w:themeColor="text1"/>
                <w:sz w:val="20"/>
              </w:rPr>
            </w:pPr>
          </w:p>
        </w:tc>
      </w:tr>
      <w:tr w:rsidR="003C3A6B" w:rsidRPr="00962FE4" w14:paraId="44F3B61C" w14:textId="77777777" w:rsidTr="0004300F">
        <w:tc>
          <w:tcPr>
            <w:tcW w:w="1985" w:type="dxa"/>
          </w:tcPr>
          <w:p w14:paraId="6C72456C" w14:textId="77777777" w:rsidR="003760F5" w:rsidRPr="00962FE4" w:rsidRDefault="003760F5" w:rsidP="00951C4D">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Process 2</w:t>
            </w:r>
          </w:p>
        </w:tc>
        <w:tc>
          <w:tcPr>
            <w:tcW w:w="7796" w:type="dxa"/>
          </w:tcPr>
          <w:p w14:paraId="76DE3066" w14:textId="77777777" w:rsidR="003760F5" w:rsidRPr="00962FE4" w:rsidRDefault="003760F5" w:rsidP="00951C4D">
            <w:pPr>
              <w:spacing w:after="120"/>
              <w:rPr>
                <w:rFonts w:ascii="Humanist Slabserif 712 Std Roma" w:hAnsi="Humanist Slabserif 712 Std Roma" w:cs="Arial"/>
                <w:color w:val="000000" w:themeColor="text1"/>
                <w:sz w:val="20"/>
              </w:rPr>
            </w:pPr>
          </w:p>
        </w:tc>
      </w:tr>
    </w:tbl>
    <w:p w14:paraId="549E3027" w14:textId="77777777" w:rsidR="003760F5" w:rsidRPr="00962FE4" w:rsidRDefault="003760F5" w:rsidP="0004300F">
      <w:pPr>
        <w:spacing w:after="120"/>
        <w:ind w:left="720"/>
        <w:rPr>
          <w:rFonts w:ascii="Humanist Slabserif 712 Std Roma" w:hAnsi="Humanist Slabserif 712 Std Roma" w:cs="Arial"/>
          <w:b/>
          <w:color w:val="000000" w:themeColor="text1"/>
          <w:sz w:val="20"/>
        </w:rPr>
      </w:pPr>
    </w:p>
    <w:p w14:paraId="53AA3C28" w14:textId="77777777" w:rsidR="003760F5" w:rsidRPr="00962FE4" w:rsidRDefault="003760F5" w:rsidP="0004300F">
      <w:pPr>
        <w:pStyle w:val="Heading2"/>
        <w:keepLines w:val="0"/>
        <w:tabs>
          <w:tab w:val="num" w:pos="1440"/>
        </w:tabs>
        <w:spacing w:before="0" w:after="120"/>
        <w:ind w:left="720" w:firstLine="0"/>
        <w:rPr>
          <w:rFonts w:ascii="Humanist Slabserif 712 Std Roma" w:hAnsi="Humanist Slabserif 712 Std Roma" w:cs="Arial"/>
          <w:color w:val="000000" w:themeColor="text1"/>
          <w:sz w:val="20"/>
        </w:rPr>
      </w:pPr>
      <w:bookmarkStart w:id="60" w:name="_Toc472334547"/>
      <w:bookmarkStart w:id="61" w:name="_Toc103203543"/>
      <w:r w:rsidRPr="0FAD4A09">
        <w:rPr>
          <w:rFonts w:ascii="Humanist Slabserif 712 Std Roma" w:hAnsi="Humanist Slabserif 712 Std Roma" w:cs="Arial"/>
          <w:color w:val="000000" w:themeColor="text1"/>
          <w:sz w:val="20"/>
        </w:rPr>
        <w:t>Data Decomposition</w:t>
      </w:r>
      <w:bookmarkEnd w:id="60"/>
      <w:bookmarkEnd w:id="61"/>
    </w:p>
    <w:p w14:paraId="44D2AB44" w14:textId="77777777" w:rsidR="003760F5" w:rsidRPr="00CD44A8" w:rsidRDefault="003760F5" w:rsidP="0004300F">
      <w:pPr>
        <w:spacing w:after="120"/>
        <w:ind w:left="720"/>
        <w:rPr>
          <w:rFonts w:ascii="Humanist Slabserif 712 Std Roma" w:hAnsi="Humanist Slabserif 712 Std Roma" w:cs="Arial"/>
          <w:color w:val="0070C0"/>
          <w:sz w:val="20"/>
        </w:rPr>
      </w:pPr>
      <w:r w:rsidRPr="00962FE4">
        <w:rPr>
          <w:rFonts w:ascii="Humanist Slabserif 712 Std Roma" w:hAnsi="Humanist Slabserif 712 Std Roma" w:cs="Arial"/>
          <w:color w:val="000000" w:themeColor="text1"/>
          <w:sz w:val="20"/>
        </w:rPr>
        <w:t xml:space="preserve">&lt; </w:t>
      </w:r>
      <w:r w:rsidRPr="00CD44A8">
        <w:rPr>
          <w:rFonts w:ascii="Humanist Slabserif 712 Std Roma" w:hAnsi="Humanist Slabserif 712 Std Roma" w:cs="Arial"/>
          <w:color w:val="0070C0"/>
          <w:sz w:val="20"/>
        </w:rPr>
        <w:t xml:space="preserve">For data driven software systems / components (e.g. databases, tables, files, file formats, shared </w:t>
      </w:r>
      <w:proofErr w:type="gramStart"/>
      <w:r w:rsidRPr="00CD44A8">
        <w:rPr>
          <w:rFonts w:ascii="Humanist Slabserif 712 Std Roma" w:hAnsi="Humanist Slabserif 712 Std Roma" w:cs="Arial"/>
          <w:color w:val="0070C0"/>
          <w:sz w:val="20"/>
        </w:rPr>
        <w:t>memory,...</w:t>
      </w:r>
      <w:proofErr w:type="gramEnd"/>
      <w:r w:rsidRPr="00CD44A8">
        <w:rPr>
          <w:rFonts w:ascii="Humanist Slabserif 712 Std Roma" w:hAnsi="Humanist Slabserif 712 Std Roma" w:cs="Arial"/>
          <w:color w:val="0070C0"/>
          <w:sz w:val="20"/>
        </w:rPr>
        <w:t>) this section describes how the system is decomposed into data units. In context of concurrent processing data decomposition refers to sharing data between parallel processors.</w:t>
      </w:r>
    </w:p>
    <w:p w14:paraId="61011649" w14:textId="77FBBC93" w:rsidR="003760F5" w:rsidRPr="00962FE4" w:rsidDel="00871FD3" w:rsidRDefault="003760F5" w:rsidP="0004300F">
      <w:pPr>
        <w:spacing w:after="120"/>
        <w:ind w:left="720"/>
        <w:rPr>
          <w:del w:id="62" w:author="Rudraraju Sai Krishna Teja" w:date="2022-05-12T15:36:00Z"/>
          <w:rFonts w:ascii="Humanist Slabserif 712 Std Roma" w:hAnsi="Humanist Slabserif 712 Std Roma" w:cs="Arial"/>
          <w:color w:val="000000" w:themeColor="text1"/>
          <w:sz w:val="20"/>
        </w:rPr>
      </w:pPr>
      <w:r w:rsidRPr="00CD44A8">
        <w:rPr>
          <w:rFonts w:ascii="Humanist Slabserif 712 Std Roma" w:hAnsi="Humanist Slabserif 712 Std Roma" w:cs="Arial"/>
          <w:color w:val="0070C0"/>
          <w:sz w:val="20"/>
        </w:rPr>
        <w:lastRenderedPageBreak/>
        <w:t xml:space="preserve">Especially for databases an appropriate representation of the data decomposition could be an entity relationship diagram. But </w:t>
      </w:r>
      <w:proofErr w:type="gramStart"/>
      <w:r w:rsidRPr="00CD44A8">
        <w:rPr>
          <w:rFonts w:ascii="Humanist Slabserif 712 Std Roma" w:hAnsi="Humanist Slabserif 712 Std Roma" w:cs="Arial"/>
          <w:color w:val="0070C0"/>
          <w:sz w:val="20"/>
        </w:rPr>
        <w:t>also</w:t>
      </w:r>
      <w:proofErr w:type="gramEnd"/>
      <w:r w:rsidRPr="00CD44A8">
        <w:rPr>
          <w:rFonts w:ascii="Humanist Slabserif 712 Std Roma" w:hAnsi="Humanist Slabserif 712 Std Roma" w:cs="Arial"/>
          <w:color w:val="0070C0"/>
          <w:sz w:val="20"/>
        </w:rPr>
        <w:t xml:space="preserve"> UML class or object diagrams might be suitable</w:t>
      </w:r>
      <w:r w:rsidRPr="00962FE4">
        <w:rPr>
          <w:rFonts w:ascii="Humanist Slabserif 712 Std Roma" w:hAnsi="Humanist Slabserif 712 Std Roma" w:cs="Arial"/>
          <w:color w:val="000000" w:themeColor="text1"/>
          <w:sz w:val="20"/>
        </w:rPr>
        <w:t xml:space="preserve">.&gt; </w:t>
      </w:r>
    </w:p>
    <w:p w14:paraId="01C0CC69"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5C6E7C1C" w14:textId="77777777" w:rsidR="003760F5" w:rsidRPr="00962FE4" w:rsidRDefault="009A73FA" w:rsidP="0004300F">
      <w:pPr>
        <w:spacing w:after="120"/>
        <w:ind w:left="720"/>
        <w:rPr>
          <w:rFonts w:ascii="Humanist Slabserif 712 Std Roma" w:hAnsi="Humanist Slabserif 712 Std Roma" w:cs="Arial"/>
          <w:color w:val="000000" w:themeColor="text1"/>
          <w:sz w:val="20"/>
        </w:rPr>
      </w:pPr>
      <w:r w:rsidRPr="00962FE4">
        <w:rPr>
          <w:rFonts w:ascii="Humanist Slabserif 712 Std Roma" w:hAnsi="Humanist Slabserif 712 Std Roma" w:cs="Arial"/>
          <w:noProof/>
          <w:color w:val="000000" w:themeColor="text1"/>
          <w:sz w:val="20"/>
        </w:rPr>
        <w:object w:dxaOrig="4851" w:dyaOrig="781" w14:anchorId="713027E2">
          <v:shape id="_x0000_i1026" type="#_x0000_t75" alt="" style="width:177pt;height:27.75pt;mso-width-percent:0;mso-height-percent:0;mso-width-percent:0;mso-height-percent:0" o:ole="">
            <v:imagedata r:id="rId21" o:title=""/>
          </v:shape>
          <o:OLEObject Type="Embed" ProgID="Visio.Drawing.11" ShapeID="_x0000_i1026" DrawAspect="Content" ObjectID="_1713883404" r:id="rId22"/>
        </w:object>
      </w:r>
    </w:p>
    <w:p w14:paraId="159C1F36"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2166075A" w14:textId="769864E4" w:rsidR="003760F5" w:rsidRPr="00962FE4" w:rsidRDefault="50FA5CB4" w:rsidP="63BB8245">
      <w:pPr>
        <w:spacing w:after="120"/>
        <w:ind w:left="720"/>
        <w:rPr>
          <w:szCs w:val="22"/>
        </w:rPr>
      </w:pPr>
      <w:r>
        <w:rPr>
          <w:noProof/>
        </w:rPr>
        <w:drawing>
          <wp:inline distT="0" distB="0" distL="0" distR="0" wp14:anchorId="709172E6" wp14:editId="72CAF2B5">
            <wp:extent cx="3819525" cy="4572000"/>
            <wp:effectExtent l="0" t="0" r="0" b="0"/>
            <wp:docPr id="136030753" name="Picture 13603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19525" cy="4572000"/>
                    </a:xfrm>
                    <a:prstGeom prst="rect">
                      <a:avLst/>
                    </a:prstGeom>
                  </pic:spPr>
                </pic:pic>
              </a:graphicData>
            </a:graphic>
          </wp:inline>
        </w:drawing>
      </w:r>
    </w:p>
    <w:p w14:paraId="4294A93D" w14:textId="0269D0D5" w:rsidR="006B229D" w:rsidRDefault="006B229D">
      <w:pPr>
        <w:spacing w:after="120"/>
        <w:rPr>
          <w:ins w:id="63" w:author="Rudraraju Sai Krishna Teja" w:date="2022-05-12T14:43:00Z"/>
          <w:rFonts w:ascii="Humanist Slabserif 712 Std Roma" w:hAnsi="Humanist Slabserif 712 Std Roma" w:cs="Arial"/>
          <w:color w:val="000000" w:themeColor="text1"/>
          <w:sz w:val="20"/>
        </w:rPr>
        <w:pPrChange w:id="64" w:author="Rudraraju Sai Krishna Teja" w:date="2022-05-12T14:43:00Z">
          <w:pPr>
            <w:spacing w:after="120"/>
            <w:ind w:left="720"/>
          </w:pPr>
        </w:pPrChange>
      </w:pPr>
    </w:p>
    <w:p w14:paraId="6DB44D75" w14:textId="77777777" w:rsidR="00404538" w:rsidRPr="00962FE4" w:rsidRDefault="00404538">
      <w:pPr>
        <w:spacing w:after="120"/>
        <w:rPr>
          <w:rFonts w:ascii="Humanist Slabserif 712 Std Roma" w:hAnsi="Humanist Slabserif 712 Std Roma" w:cs="Arial"/>
          <w:color w:val="000000" w:themeColor="text1"/>
          <w:sz w:val="20"/>
        </w:rPr>
        <w:pPrChange w:id="65" w:author="Rudraraju Sai Krishna Teja" w:date="2022-05-12T14:43:00Z">
          <w:pPr>
            <w:spacing w:after="120"/>
            <w:ind w:left="720"/>
          </w:pPr>
        </w:pPrChange>
      </w:pPr>
    </w:p>
    <w:tbl>
      <w:tblPr>
        <w:tblW w:w="978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7796"/>
      </w:tblGrid>
      <w:tr w:rsidR="003C3A6B" w:rsidRPr="00962FE4" w14:paraId="2EC5C115" w14:textId="77777777" w:rsidTr="63BB8245">
        <w:tc>
          <w:tcPr>
            <w:tcW w:w="1985" w:type="dxa"/>
            <w:shd w:val="clear" w:color="auto" w:fill="C0C0C0"/>
          </w:tcPr>
          <w:p w14:paraId="1E841B8F" w14:textId="77777777" w:rsidR="003760F5" w:rsidRPr="00962FE4" w:rsidRDefault="003760F5" w:rsidP="63BB8245">
            <w:pPr>
              <w:spacing w:after="120" w:line="259" w:lineRule="auto"/>
              <w:rPr>
                <w:rFonts w:eastAsia="Arial" w:cs="Arial"/>
                <w:color w:val="000000" w:themeColor="text1"/>
                <w:sz w:val="20"/>
              </w:rPr>
            </w:pPr>
            <w:r w:rsidRPr="63BB8245">
              <w:rPr>
                <w:rFonts w:eastAsia="Arial" w:cs="Arial"/>
                <w:color w:val="000000" w:themeColor="text1"/>
                <w:sz w:val="20"/>
              </w:rPr>
              <w:t>Data Unit</w:t>
            </w:r>
          </w:p>
        </w:tc>
        <w:tc>
          <w:tcPr>
            <w:tcW w:w="7796" w:type="dxa"/>
            <w:shd w:val="clear" w:color="auto" w:fill="C0C0C0"/>
          </w:tcPr>
          <w:p w14:paraId="4D220FD2" w14:textId="77777777" w:rsidR="003760F5" w:rsidRPr="00962FE4" w:rsidRDefault="003760F5" w:rsidP="63BB8245">
            <w:pPr>
              <w:spacing w:after="120" w:line="259" w:lineRule="auto"/>
              <w:rPr>
                <w:rFonts w:eastAsia="Arial" w:cs="Arial"/>
                <w:color w:val="000000" w:themeColor="text1"/>
                <w:sz w:val="20"/>
              </w:rPr>
            </w:pPr>
            <w:r w:rsidRPr="63BB8245">
              <w:rPr>
                <w:rFonts w:eastAsia="Arial" w:cs="Arial"/>
                <w:color w:val="000000" w:themeColor="text1"/>
                <w:sz w:val="20"/>
              </w:rPr>
              <w:t xml:space="preserve">Description </w:t>
            </w:r>
            <w:r>
              <w:br/>
            </w:r>
            <w:r w:rsidRPr="63BB8245">
              <w:rPr>
                <w:rFonts w:eastAsia="Arial" w:cs="Arial"/>
                <w:color w:val="000000" w:themeColor="text1"/>
                <w:sz w:val="20"/>
              </w:rPr>
              <w:t>&lt;Purpose, Use, Responsible for…&gt;</w:t>
            </w:r>
          </w:p>
        </w:tc>
      </w:tr>
      <w:tr w:rsidR="003C3A6B" w:rsidRPr="00962FE4" w14:paraId="1625F260" w14:textId="77777777" w:rsidTr="63BB8245">
        <w:tc>
          <w:tcPr>
            <w:tcW w:w="1985" w:type="dxa"/>
          </w:tcPr>
          <w:p w14:paraId="738D1BA4" w14:textId="60C723EF" w:rsidR="003760F5" w:rsidRPr="00962FE4" w:rsidRDefault="5253B83C" w:rsidP="63BB8245">
            <w:pPr>
              <w:spacing w:after="120"/>
              <w:rPr>
                <w:szCs w:val="22"/>
              </w:rPr>
            </w:pPr>
            <w:del w:id="66" w:author="Rudraraju Sai Krishna Teja" w:date="2022-05-12T14:33:00Z">
              <w:r w:rsidRPr="63BB8245" w:rsidDel="00951C4D">
                <w:rPr>
                  <w:rFonts w:ascii="Humanist Slabserif 712 Std Roma" w:eastAsia="Humanist Slabserif 712 Std Roma" w:hAnsi="Humanist Slabserif 712 Std Roma" w:cs="Humanist Slabserif 712 Std Roma"/>
                  <w:color w:val="000000" w:themeColor="text1"/>
                  <w:sz w:val="20"/>
                </w:rPr>
                <w:delText>Surgeon</w:delText>
              </w:r>
            </w:del>
            <w:proofErr w:type="spellStart"/>
            <w:ins w:id="67" w:author="Rudraraju Sai Krishna Teja" w:date="2022-05-12T14:33:00Z">
              <w:r w:rsidR="00951C4D">
                <w:rPr>
                  <w:rFonts w:ascii="Humanist Slabserif 712 Std Roma" w:eastAsia="Humanist Slabserif 712 Std Roma" w:hAnsi="Humanist Slabserif 712 Std Roma" w:cs="Humanist Slabserif 712 Std Roma"/>
                  <w:color w:val="000000" w:themeColor="text1"/>
                  <w:sz w:val="20"/>
                </w:rPr>
                <w:t>user</w:t>
              </w:r>
            </w:ins>
            <w:r w:rsidRPr="63BB8245">
              <w:rPr>
                <w:rFonts w:ascii="Humanist Slabserif 712 Std Roma" w:eastAsia="Humanist Slabserif 712 Std Roma" w:hAnsi="Humanist Slabserif 712 Std Roma" w:cs="Humanist Slabserif 712 Std Roma"/>
                <w:color w:val="000000" w:themeColor="text1"/>
                <w:sz w:val="20"/>
              </w:rPr>
              <w:t>_Detail</w:t>
            </w:r>
            <w:proofErr w:type="spellEnd"/>
          </w:p>
        </w:tc>
        <w:tc>
          <w:tcPr>
            <w:tcW w:w="7796" w:type="dxa"/>
          </w:tcPr>
          <w:p w14:paraId="076A5AB1" w14:textId="67D3326F" w:rsidR="003760F5" w:rsidRPr="00962FE4" w:rsidRDefault="35BF3355" w:rsidP="63BB8245">
            <w:pPr>
              <w:spacing w:after="120"/>
              <w:rPr>
                <w:szCs w:val="22"/>
              </w:rPr>
            </w:pPr>
            <w:r w:rsidRPr="63BB8245">
              <w:rPr>
                <w:rFonts w:ascii="Humanist Slabserif 712 Std Roma" w:eastAsia="Humanist Slabserif 712 Std Roma" w:hAnsi="Humanist Slabserif 712 Std Roma" w:cs="Humanist Slabserif 712 Std Roma"/>
                <w:color w:val="000000" w:themeColor="text1"/>
                <w:sz w:val="20"/>
              </w:rPr>
              <w:t xml:space="preserve">Stores </w:t>
            </w:r>
            <w:del w:id="68" w:author="Rudraraju Sai Krishna Teja" w:date="2022-05-12T14:33:00Z">
              <w:r w:rsidRPr="63BB8245" w:rsidDel="00951C4D">
                <w:rPr>
                  <w:rFonts w:ascii="Humanist Slabserif 712 Std Roma" w:eastAsia="Humanist Slabserif 712 Std Roma" w:hAnsi="Humanist Slabserif 712 Std Roma" w:cs="Humanist Slabserif 712 Std Roma"/>
                  <w:color w:val="000000" w:themeColor="text1"/>
                  <w:sz w:val="20"/>
                </w:rPr>
                <w:delText xml:space="preserve">surgeon </w:delText>
              </w:r>
            </w:del>
            <w:ins w:id="69" w:author="Rudraraju Sai Krishna Teja" w:date="2022-05-12T14:33:00Z">
              <w:r w:rsidR="00951C4D">
                <w:rPr>
                  <w:rFonts w:ascii="Humanist Slabserif 712 Std Roma" w:eastAsia="Humanist Slabserif 712 Std Roma" w:hAnsi="Humanist Slabserif 712 Std Roma" w:cs="Humanist Slabserif 712 Std Roma"/>
                  <w:color w:val="000000" w:themeColor="text1"/>
                  <w:sz w:val="20"/>
                </w:rPr>
                <w:t xml:space="preserve">user </w:t>
              </w:r>
            </w:ins>
            <w:r w:rsidR="00DF6973" w:rsidRPr="63BB8245">
              <w:rPr>
                <w:rFonts w:ascii="Humanist Slabserif 712 Std Roma" w:eastAsia="Humanist Slabserif 712 Std Roma" w:hAnsi="Humanist Slabserif 712 Std Roma" w:cs="Humanist Slabserif 712 Std Roma"/>
                <w:color w:val="000000" w:themeColor="text1"/>
                <w:sz w:val="20"/>
              </w:rPr>
              <w:t>information’s</w:t>
            </w:r>
          </w:p>
        </w:tc>
      </w:tr>
      <w:tr w:rsidR="003C3A6B" w:rsidRPr="00962FE4" w14:paraId="305EE055" w14:textId="77777777" w:rsidTr="63BB8245">
        <w:tc>
          <w:tcPr>
            <w:tcW w:w="1985" w:type="dxa"/>
          </w:tcPr>
          <w:p w14:paraId="48CFF795" w14:textId="1F8DE50F" w:rsidR="003760F5" w:rsidRPr="00DF6973" w:rsidRDefault="35BF3355" w:rsidP="63BB8245">
            <w:pPr>
              <w:spacing w:after="120"/>
              <w:rPr>
                <w:rFonts w:ascii="Humanist Slabserif 712 Std Roma" w:eastAsia="Humanist Slabserif 712 Std Roma" w:hAnsi="Humanist Slabserif 712 Std Roma" w:cs="Humanist Slabserif 712 Std Roma"/>
                <w:color w:val="000000" w:themeColor="text1"/>
                <w:sz w:val="20"/>
              </w:rPr>
            </w:pPr>
            <w:proofErr w:type="spellStart"/>
            <w:r w:rsidRPr="00DF6973">
              <w:rPr>
                <w:rFonts w:ascii="Humanist Slabserif 712 Std Roma" w:eastAsia="Humanist Slabserif 712 Std Roma" w:hAnsi="Humanist Slabserif 712 Std Roma" w:cs="Humanist Slabserif 712 Std Roma"/>
                <w:color w:val="000000" w:themeColor="text1"/>
                <w:sz w:val="20"/>
              </w:rPr>
              <w:t>Preference_Detail</w:t>
            </w:r>
            <w:proofErr w:type="spellEnd"/>
          </w:p>
        </w:tc>
        <w:tc>
          <w:tcPr>
            <w:tcW w:w="7796" w:type="dxa"/>
          </w:tcPr>
          <w:p w14:paraId="6D59FD7F" w14:textId="78328320" w:rsidR="003760F5" w:rsidRPr="00DF6973" w:rsidRDefault="35BF3355" w:rsidP="63BB8245">
            <w:pPr>
              <w:spacing w:after="120"/>
              <w:rPr>
                <w:rFonts w:ascii="Humanist Slabserif 712 Std Roma" w:eastAsia="Humanist Slabserif 712 Std Roma" w:hAnsi="Humanist Slabserif 712 Std Roma" w:cs="Humanist Slabserif 712 Std Roma"/>
                <w:color w:val="000000" w:themeColor="text1"/>
                <w:sz w:val="20"/>
              </w:rPr>
            </w:pPr>
            <w:r w:rsidRPr="63BB8245">
              <w:rPr>
                <w:rFonts w:ascii="Humanist Slabserif 712 Std Roma" w:eastAsia="Humanist Slabserif 712 Std Roma" w:hAnsi="Humanist Slabserif 712 Std Roma" w:cs="Humanist Slabserif 712 Std Roma"/>
                <w:color w:val="000000" w:themeColor="text1"/>
                <w:sz w:val="20"/>
              </w:rPr>
              <w:t>Stores user preference details</w:t>
            </w:r>
          </w:p>
        </w:tc>
      </w:tr>
      <w:tr w:rsidR="63BB8245" w14:paraId="01B6811E" w14:textId="77777777" w:rsidTr="63BB8245">
        <w:tc>
          <w:tcPr>
            <w:tcW w:w="1985" w:type="dxa"/>
          </w:tcPr>
          <w:p w14:paraId="765B7D05" w14:textId="08D4D9A2" w:rsidR="64864782" w:rsidRPr="00DF6973" w:rsidRDefault="64864782" w:rsidP="00DF6973">
            <w:pPr>
              <w:spacing w:after="120"/>
              <w:rPr>
                <w:rFonts w:ascii="Humanist Slabserif 712 Std Roma" w:eastAsia="Humanist Slabserif 712 Std Roma" w:hAnsi="Humanist Slabserif 712 Std Roma" w:cs="Humanist Slabserif 712 Std Roma"/>
                <w:color w:val="000000" w:themeColor="text1"/>
                <w:sz w:val="20"/>
              </w:rPr>
            </w:pPr>
            <w:proofErr w:type="spellStart"/>
            <w:r w:rsidRPr="00DF6973">
              <w:rPr>
                <w:rFonts w:ascii="Humanist Slabserif 712 Std Roma" w:eastAsia="Humanist Slabserif 712 Std Roma" w:hAnsi="Humanist Slabserif 712 Std Roma" w:cs="Humanist Slabserif 712 Std Roma"/>
                <w:color w:val="000000" w:themeColor="text1"/>
                <w:sz w:val="20"/>
              </w:rPr>
              <w:t>Input_Detail</w:t>
            </w:r>
            <w:proofErr w:type="spellEnd"/>
          </w:p>
        </w:tc>
        <w:tc>
          <w:tcPr>
            <w:tcW w:w="7796" w:type="dxa"/>
          </w:tcPr>
          <w:p w14:paraId="0F3802C4" w14:textId="729B0823" w:rsidR="64864782" w:rsidRPr="00DF6973" w:rsidRDefault="64864782" w:rsidP="00DF6973">
            <w:pPr>
              <w:spacing w:after="120"/>
              <w:rPr>
                <w:rFonts w:ascii="Humanist Slabserif 712 Std Roma" w:eastAsia="Humanist Slabserif 712 Std Roma" w:hAnsi="Humanist Slabserif 712 Std Roma" w:cs="Humanist Slabserif 712 Std Roma"/>
                <w:color w:val="000000" w:themeColor="text1"/>
                <w:sz w:val="20"/>
              </w:rPr>
            </w:pPr>
            <w:r w:rsidRPr="00DF6973">
              <w:rPr>
                <w:rFonts w:ascii="Humanist Slabserif 712 Std Roma" w:eastAsia="Humanist Slabserif 712 Std Roma" w:hAnsi="Humanist Slabserif 712 Std Roma" w:cs="Humanist Slabserif 712 Std Roma"/>
                <w:color w:val="000000" w:themeColor="text1"/>
                <w:sz w:val="20"/>
              </w:rPr>
              <w:t>Stores input details</w:t>
            </w:r>
          </w:p>
        </w:tc>
      </w:tr>
      <w:tr w:rsidR="63BB8245" w14:paraId="754E878A" w14:textId="77777777" w:rsidTr="63BB8245">
        <w:tc>
          <w:tcPr>
            <w:tcW w:w="1985" w:type="dxa"/>
          </w:tcPr>
          <w:p w14:paraId="6C616373" w14:textId="17235858" w:rsidR="64864782" w:rsidRPr="00DF6973" w:rsidRDefault="64864782" w:rsidP="00DF6973">
            <w:pPr>
              <w:spacing w:after="120"/>
              <w:rPr>
                <w:rFonts w:ascii="Humanist Slabserif 712 Std Roma" w:eastAsia="Humanist Slabserif 712 Std Roma" w:hAnsi="Humanist Slabserif 712 Std Roma" w:cs="Humanist Slabserif 712 Std Roma"/>
                <w:color w:val="000000" w:themeColor="text1"/>
                <w:sz w:val="20"/>
              </w:rPr>
            </w:pPr>
            <w:proofErr w:type="spellStart"/>
            <w:r w:rsidRPr="00DF6973">
              <w:rPr>
                <w:rFonts w:ascii="Humanist Slabserif 712 Std Roma" w:eastAsia="Humanist Slabserif 712 Std Roma" w:hAnsi="Humanist Slabserif 712 Std Roma" w:cs="Humanist Slabserif 712 Std Roma"/>
                <w:color w:val="000000" w:themeColor="text1"/>
                <w:sz w:val="20"/>
              </w:rPr>
              <w:t>Solution_Detail</w:t>
            </w:r>
            <w:proofErr w:type="spellEnd"/>
          </w:p>
        </w:tc>
        <w:tc>
          <w:tcPr>
            <w:tcW w:w="7796" w:type="dxa"/>
          </w:tcPr>
          <w:p w14:paraId="6586A9D4" w14:textId="7B92AE80" w:rsidR="64864782" w:rsidRPr="00DF6973" w:rsidRDefault="64864782" w:rsidP="00DF6973">
            <w:pPr>
              <w:spacing w:after="120"/>
              <w:rPr>
                <w:rFonts w:ascii="Humanist Slabserif 712 Std Roma" w:eastAsia="Humanist Slabserif 712 Std Roma" w:hAnsi="Humanist Slabserif 712 Std Roma" w:cs="Humanist Slabserif 712 Std Roma"/>
                <w:color w:val="000000" w:themeColor="text1"/>
                <w:sz w:val="20"/>
              </w:rPr>
            </w:pPr>
            <w:r w:rsidRPr="00DF6973">
              <w:rPr>
                <w:rFonts w:ascii="Humanist Slabserif 712 Std Roma" w:eastAsia="Humanist Slabserif 712 Std Roma" w:hAnsi="Humanist Slabserif 712 Std Roma" w:cs="Humanist Slabserif 712 Std Roma"/>
                <w:color w:val="000000" w:themeColor="text1"/>
                <w:sz w:val="20"/>
              </w:rPr>
              <w:t>Stores solution details</w:t>
            </w:r>
          </w:p>
        </w:tc>
      </w:tr>
      <w:tr w:rsidR="00DF6973" w14:paraId="1BC23BE6" w14:textId="77777777" w:rsidTr="63BB8245">
        <w:tc>
          <w:tcPr>
            <w:tcW w:w="1985" w:type="dxa"/>
          </w:tcPr>
          <w:p w14:paraId="44B14A7A" w14:textId="31673CB7" w:rsidR="00DF6973" w:rsidRPr="00DF6973" w:rsidRDefault="00DF6973" w:rsidP="00DF6973">
            <w:pPr>
              <w:spacing w:after="120"/>
              <w:rPr>
                <w:rFonts w:ascii="Humanist Slabserif 712 Std Roma" w:eastAsia="Humanist Slabserif 712 Std Roma" w:hAnsi="Humanist Slabserif 712 Std Roma" w:cs="Humanist Slabserif 712 Std Roma"/>
                <w:color w:val="000000" w:themeColor="text1"/>
                <w:sz w:val="20"/>
              </w:rPr>
            </w:pPr>
            <w:commentRangeStart w:id="70"/>
            <w:del w:id="71" w:author="Rudraraju Sai Krishna Teja" w:date="2022-05-12T14:26:00Z">
              <w:r w:rsidDel="000B48AA">
                <w:rPr>
                  <w:rFonts w:ascii="Humanist Slabserif 712 Std Roma" w:eastAsia="Humanist Slabserif 712 Std Roma" w:hAnsi="Humanist Slabserif 712 Std Roma" w:cs="Humanist Slabserif 712 Std Roma"/>
                  <w:color w:val="000000" w:themeColor="text1"/>
                  <w:sz w:val="20"/>
                </w:rPr>
                <w:delText>Patient_Detail</w:delText>
              </w:r>
            </w:del>
            <w:ins w:id="72" w:author="Rudraraju Sai Krishna Teja" w:date="2022-05-12T14:29:00Z">
              <w:r w:rsidR="006F6011">
                <w:rPr>
                  <w:rFonts w:ascii="Humanist Slabserif 712 Std Roma" w:eastAsia="Humanist Slabserif 712 Std Roma" w:hAnsi="Humanist Slabserif 712 Std Roma" w:cs="Humanist Slabserif 712 Std Roma"/>
                  <w:color w:val="000000" w:themeColor="text1"/>
                  <w:sz w:val="20"/>
                </w:rPr>
                <w:t xml:space="preserve"> Identifier</w:t>
              </w:r>
            </w:ins>
          </w:p>
        </w:tc>
        <w:tc>
          <w:tcPr>
            <w:tcW w:w="7796" w:type="dxa"/>
          </w:tcPr>
          <w:p w14:paraId="6082FA1E" w14:textId="6D5052CF" w:rsidR="00DF6973" w:rsidRPr="00DF6973" w:rsidRDefault="00DF6973" w:rsidP="00DF6973">
            <w:pPr>
              <w:spacing w:after="120"/>
              <w:rPr>
                <w:rFonts w:ascii="Humanist Slabserif 712 Std Roma" w:eastAsia="Humanist Slabserif 712 Std Roma" w:hAnsi="Humanist Slabserif 712 Std Roma" w:cs="Humanist Slabserif 712 Std Roma"/>
                <w:color w:val="000000" w:themeColor="text1"/>
                <w:sz w:val="20"/>
              </w:rPr>
            </w:pPr>
            <w:r>
              <w:rPr>
                <w:rFonts w:ascii="Humanist Slabserif 712 Std Roma" w:eastAsia="Humanist Slabserif 712 Std Roma" w:hAnsi="Humanist Slabserif 712 Std Roma" w:cs="Humanist Slabserif 712 Std Roma"/>
                <w:color w:val="000000" w:themeColor="text1"/>
                <w:sz w:val="20"/>
              </w:rPr>
              <w:t xml:space="preserve">Stores </w:t>
            </w:r>
            <w:del w:id="73" w:author="Rudraraju Sai Krishna Teja" w:date="2022-05-12T14:26:00Z">
              <w:r w:rsidDel="000B48AA">
                <w:rPr>
                  <w:rFonts w:ascii="Humanist Slabserif 712 Std Roma" w:eastAsia="Humanist Slabserif 712 Std Roma" w:hAnsi="Humanist Slabserif 712 Std Roma" w:cs="Humanist Slabserif 712 Std Roma"/>
                  <w:color w:val="000000" w:themeColor="text1"/>
                  <w:sz w:val="20"/>
                </w:rPr>
                <w:delText>patient details</w:delText>
              </w:r>
              <w:commentRangeEnd w:id="70"/>
              <w:r w:rsidR="0099108D" w:rsidDel="000B48AA">
                <w:rPr>
                  <w:rStyle w:val="CommentReference"/>
                </w:rPr>
                <w:commentReference w:id="70"/>
              </w:r>
            </w:del>
            <w:ins w:id="74" w:author="Rudraraju Sai Krishna Teja" w:date="2022-05-12T14:26:00Z">
              <w:r w:rsidR="000B48AA">
                <w:rPr>
                  <w:rFonts w:ascii="Humanist Slabserif 712 Std Roma" w:eastAsia="Humanist Slabserif 712 Std Roma" w:hAnsi="Humanist Slabserif 712 Std Roma" w:cs="Humanist Slabserif 712 Std Roma"/>
                  <w:color w:val="000000" w:themeColor="text1"/>
                  <w:sz w:val="20"/>
                </w:rPr>
                <w:t xml:space="preserve"> </w:t>
              </w:r>
            </w:ins>
            <w:ins w:id="75" w:author="Rudraraju Sai Krishna Teja" w:date="2022-05-12T14:29:00Z">
              <w:r w:rsidR="006F6011">
                <w:rPr>
                  <w:rFonts w:ascii="Humanist Slabserif 712 Std Roma" w:eastAsia="Humanist Slabserif 712 Std Roma" w:hAnsi="Humanist Slabserif 712 Std Roma" w:cs="Humanist Slabserif 712 Std Roma"/>
                  <w:color w:val="000000" w:themeColor="text1"/>
                  <w:sz w:val="20"/>
                </w:rPr>
                <w:t xml:space="preserve">Identifier </w:t>
              </w:r>
            </w:ins>
            <w:ins w:id="76" w:author="Rudraraju Sai Krishna Teja" w:date="2022-05-12T14:26:00Z">
              <w:r w:rsidR="000B48AA">
                <w:rPr>
                  <w:rFonts w:ascii="Humanist Slabserif 712 Std Roma" w:eastAsia="Humanist Slabserif 712 Std Roma" w:hAnsi="Humanist Slabserif 712 Std Roma" w:cs="Humanist Slabserif 712 Std Roma"/>
                  <w:color w:val="000000" w:themeColor="text1"/>
                  <w:sz w:val="20"/>
                </w:rPr>
                <w:t xml:space="preserve"> </w:t>
              </w:r>
            </w:ins>
          </w:p>
        </w:tc>
      </w:tr>
    </w:tbl>
    <w:p w14:paraId="43F7F496" w14:textId="1474DC29" w:rsidR="006B229D" w:rsidRDefault="006B229D" w:rsidP="006B229D">
      <w:pPr>
        <w:spacing w:after="120"/>
        <w:rPr>
          <w:ins w:id="77" w:author="Rudraraju Sai Krishna Teja" w:date="2022-05-12T14:51:00Z"/>
          <w:rFonts w:ascii="Humanist Slabserif 712 Std Roma" w:hAnsi="Humanist Slabserif 712 Std Roma" w:cs="Arial"/>
          <w:color w:val="000000" w:themeColor="text1"/>
          <w:sz w:val="20"/>
        </w:rPr>
      </w:pPr>
      <w:bookmarkStart w:id="78" w:name="_Toc267236192"/>
      <w:bookmarkStart w:id="79" w:name="_Toc268439723"/>
      <w:bookmarkStart w:id="80" w:name="_Toc267236193"/>
      <w:bookmarkStart w:id="81" w:name="_Toc268439724"/>
      <w:bookmarkStart w:id="82" w:name="_Toc472334561"/>
      <w:bookmarkEnd w:id="78"/>
      <w:bookmarkEnd w:id="79"/>
      <w:bookmarkEnd w:id="80"/>
      <w:bookmarkEnd w:id="81"/>
    </w:p>
    <w:p w14:paraId="0279BA7A" w14:textId="3481AF98" w:rsidR="006B229D" w:rsidRDefault="006B229D" w:rsidP="006B229D">
      <w:pPr>
        <w:spacing w:after="120"/>
        <w:rPr>
          <w:ins w:id="83" w:author="Rudraraju Sai Krishna Teja" w:date="2022-05-12T14:51:00Z"/>
          <w:rFonts w:ascii="Humanist Slabserif 712 Std Roma" w:hAnsi="Humanist Slabserif 712 Std Roma" w:cs="Arial"/>
          <w:color w:val="000000" w:themeColor="text1"/>
          <w:sz w:val="20"/>
        </w:rPr>
      </w:pPr>
      <w:ins w:id="84" w:author="Rudraraju Sai Krishna Teja" w:date="2022-05-12T14:51:00Z">
        <w:r>
          <w:rPr>
            <w:rFonts w:ascii="Humanist Slabserif 712 Std Roma" w:hAnsi="Humanist Slabserif 712 Std Roma" w:cs="Arial"/>
            <w:color w:val="000000" w:themeColor="text1"/>
            <w:sz w:val="20"/>
          </w:rPr>
          <w:lastRenderedPageBreak/>
          <w:t xml:space="preserve">Case details can be stores with the combination </w:t>
        </w:r>
      </w:ins>
      <w:ins w:id="85" w:author="Rudraraju Sai Krishna Teja" w:date="2022-05-12T15:09:00Z">
        <w:r w:rsidR="00666209">
          <w:rPr>
            <w:rFonts w:ascii="Humanist Slabserif 712 Std Roma" w:hAnsi="Humanist Slabserif 712 Std Roma" w:cs="Arial"/>
            <w:color w:val="000000" w:themeColor="text1"/>
            <w:sz w:val="20"/>
          </w:rPr>
          <w:t xml:space="preserve">of </w:t>
        </w:r>
      </w:ins>
      <w:ins w:id="86" w:author="Rudraraju Sai Krishna Teja" w:date="2022-05-12T15:19:00Z">
        <w:r w:rsidR="00B12219">
          <w:rPr>
            <w:rFonts w:ascii="Humanist Slabserif 712 Std Roma" w:hAnsi="Humanist Slabserif 712 Std Roma" w:cs="Arial"/>
            <w:color w:val="000000" w:themeColor="text1"/>
            <w:sz w:val="20"/>
          </w:rPr>
          <w:t xml:space="preserve">identifier data, </w:t>
        </w:r>
      </w:ins>
      <w:ins w:id="87" w:author="Rudraraju Sai Krishna Teja" w:date="2022-05-12T15:09:00Z">
        <w:r w:rsidR="00666209">
          <w:rPr>
            <w:rFonts w:ascii="Humanist Slabserif 712 Std Roma" w:hAnsi="Humanist Slabserif 712 Std Roma" w:cs="Arial"/>
            <w:color w:val="000000" w:themeColor="text1"/>
            <w:sz w:val="20"/>
          </w:rPr>
          <w:t>user</w:t>
        </w:r>
      </w:ins>
      <w:ins w:id="88" w:author="Rudraraju Sai Krishna Teja" w:date="2022-05-12T14:51:00Z">
        <w:r>
          <w:rPr>
            <w:rFonts w:ascii="Humanist Slabserif 712 Std Roma" w:hAnsi="Humanist Slabserif 712 Std Roma" w:cs="Arial"/>
            <w:color w:val="000000" w:themeColor="text1"/>
            <w:sz w:val="20"/>
          </w:rPr>
          <w:t xml:space="preserve"> data, </w:t>
        </w:r>
        <w:proofErr w:type="spellStart"/>
        <w:r>
          <w:rPr>
            <w:rFonts w:ascii="Humanist Slabserif 712 Std Roma" w:hAnsi="Humanist Slabserif 712 Std Roma" w:cs="Arial"/>
            <w:color w:val="000000" w:themeColor="text1"/>
            <w:sz w:val="20"/>
          </w:rPr>
          <w:t>Prefernce</w:t>
        </w:r>
        <w:proofErr w:type="spellEnd"/>
        <w:r>
          <w:rPr>
            <w:rFonts w:ascii="Humanist Slabserif 712 Std Roma" w:hAnsi="Humanist Slabserif 712 Std Roma" w:cs="Arial"/>
            <w:color w:val="000000" w:themeColor="text1"/>
            <w:sz w:val="20"/>
          </w:rPr>
          <w:t xml:space="preserve"> details, </w:t>
        </w:r>
        <w:proofErr w:type="spellStart"/>
        <w:r>
          <w:rPr>
            <w:rFonts w:ascii="Humanist Slabserif 712 Std Roma" w:hAnsi="Humanist Slabserif 712 Std Roma" w:cs="Arial"/>
            <w:color w:val="000000" w:themeColor="text1"/>
            <w:sz w:val="20"/>
          </w:rPr>
          <w:t>CaseInput</w:t>
        </w:r>
        <w:proofErr w:type="spellEnd"/>
        <w:r>
          <w:rPr>
            <w:rFonts w:ascii="Humanist Slabserif 712 Std Roma" w:hAnsi="Humanist Slabserif 712 Std Roma" w:cs="Arial"/>
            <w:color w:val="000000" w:themeColor="text1"/>
            <w:sz w:val="20"/>
          </w:rPr>
          <w:t xml:space="preserve"> details, Case Solution details.  </w:t>
        </w:r>
      </w:ins>
    </w:p>
    <w:p w14:paraId="4469F438" w14:textId="3A6D0259" w:rsidR="000117ED" w:rsidRDefault="006B229D" w:rsidP="006B229D">
      <w:pPr>
        <w:spacing w:after="120"/>
        <w:rPr>
          <w:ins w:id="89" w:author="Rudraraju Sai Krishna Teja" w:date="2022-05-12T15:16:00Z"/>
          <w:rFonts w:ascii="Humanist Slabserif 712 Std Roma" w:hAnsi="Humanist Slabserif 712 Std Roma" w:cs="Arial"/>
          <w:b/>
          <w:color w:val="000000" w:themeColor="text1"/>
          <w:sz w:val="20"/>
        </w:rPr>
      </w:pPr>
      <w:ins w:id="90" w:author="Rudraraju Sai Krishna Teja" w:date="2022-05-12T14:51:00Z">
        <w:r w:rsidRPr="00666209">
          <w:rPr>
            <w:rFonts w:ascii="Humanist Slabserif 712 Std Roma" w:hAnsi="Humanist Slabserif 712 Std Roma" w:cs="Arial"/>
            <w:b/>
            <w:color w:val="000000" w:themeColor="text1"/>
            <w:sz w:val="20"/>
            <w:rPrChange w:id="91" w:author="Rudraraju Sai Krishna Teja" w:date="2022-05-12T15:01:00Z">
              <w:rPr>
                <w:rFonts w:ascii="Humanist Slabserif 712 Std Roma" w:hAnsi="Humanist Slabserif 712 Std Roma" w:cs="Arial"/>
                <w:color w:val="000000" w:themeColor="text1"/>
                <w:sz w:val="20"/>
              </w:rPr>
            </w:rPrChange>
          </w:rPr>
          <w:t xml:space="preserve">Case </w:t>
        </w:r>
      </w:ins>
      <w:ins w:id="92" w:author="Rudraraju Sai Krishna Teja" w:date="2022-05-12T15:01:00Z">
        <w:r w:rsidRPr="00666209">
          <w:rPr>
            <w:rFonts w:ascii="Humanist Slabserif 712 Std Roma" w:hAnsi="Humanist Slabserif 712 Std Roma" w:cs="Arial"/>
            <w:b/>
            <w:color w:val="000000" w:themeColor="text1"/>
            <w:sz w:val="20"/>
            <w:rPrChange w:id="93" w:author="Rudraraju Sai Krishna Teja" w:date="2022-05-12T15:01:00Z">
              <w:rPr>
                <w:rFonts w:ascii="Humanist Slabserif 712 Std Roma" w:hAnsi="Humanist Slabserif 712 Std Roma" w:cs="Arial"/>
                <w:color w:val="000000" w:themeColor="text1"/>
                <w:sz w:val="20"/>
              </w:rPr>
            </w:rPrChange>
          </w:rPr>
          <w:t>Details:</w:t>
        </w:r>
      </w:ins>
      <w:ins w:id="94" w:author="Rudraraju Sai Krishna Teja" w:date="2022-05-12T15:34:00Z">
        <w:r w:rsidR="00257AB6" w:rsidRPr="00257AB6">
          <w:rPr>
            <w:rFonts w:ascii="Humanist Slabserif 712 Std Roma" w:hAnsi="Humanist Slabserif 712 Std Roma" w:cs="Arial"/>
            <w:b/>
            <w:color w:val="000000" w:themeColor="text1"/>
            <w:sz w:val="20"/>
          </w:rPr>
          <w:t xml:space="preserve"> </w:t>
        </w:r>
      </w:ins>
      <w:ins w:id="95" w:author="Rudraraju Sai Krishna Teja" w:date="2022-05-12T15:35:00Z">
        <w:r w:rsidR="009A73FA">
          <w:rPr>
            <w:rFonts w:ascii="Humanist Slabserif 712 Std Roma" w:hAnsi="Humanist Slabserif 712 Std Roma" w:cs="Arial"/>
            <w:b/>
            <w:noProof/>
            <w:color w:val="000000" w:themeColor="text1"/>
            <w:sz w:val="20"/>
          </w:rPr>
          <w:object w:dxaOrig="1534" w:dyaOrig="991" w14:anchorId="1B0B9A3B">
            <v:shape id="_x0000_i1025" type="#_x0000_t75" alt="" style="width:77.25pt;height:50.25pt;mso-width-percent:0;mso-height-percent:0;mso-width-percent:0;mso-height-percent:0" o:ole="">
              <v:imagedata r:id="rId24" o:title=""/>
            </v:shape>
            <o:OLEObject Type="Embed" ProgID="Package" ShapeID="_x0000_i1025" DrawAspect="Icon" ObjectID="_1713883405" r:id="rId25"/>
          </w:object>
        </w:r>
      </w:ins>
    </w:p>
    <w:p w14:paraId="5C94B135" w14:textId="274E43E1" w:rsidR="000117ED" w:rsidRDefault="000117ED" w:rsidP="000117ED">
      <w:pPr>
        <w:spacing w:after="120"/>
        <w:rPr>
          <w:ins w:id="96" w:author="Attili Naga Srinivasu" w:date="2022-05-12T17:34:00Z"/>
          <w:rFonts w:ascii="Humanist Slabserif 712 Std Roma" w:hAnsi="Humanist Slabserif 712 Std Roma" w:cs="Arial"/>
          <w:b/>
          <w:color w:val="000000" w:themeColor="text1"/>
          <w:sz w:val="20"/>
        </w:rPr>
      </w:pPr>
      <w:ins w:id="97" w:author="Rudraraju Sai Krishna Teja" w:date="2022-05-12T15:17:00Z">
        <w:r>
          <w:rPr>
            <w:rFonts w:ascii="Humanist Slabserif 712 Std Roma" w:hAnsi="Humanist Slabserif 712 Std Roma" w:cs="Arial"/>
            <w:b/>
            <w:color w:val="000000" w:themeColor="text1"/>
            <w:sz w:val="20"/>
          </w:rPr>
          <w:t xml:space="preserve">     </w:t>
        </w:r>
      </w:ins>
      <w:ins w:id="98" w:author="Rudraraju Sai Krishna Teja" w:date="2022-05-12T15:16:00Z">
        <w:r>
          <w:rPr>
            <w:rFonts w:ascii="Humanist Slabserif 712 Std Roma" w:hAnsi="Humanist Slabserif 712 Std Roma" w:cs="Arial"/>
            <w:b/>
            <w:color w:val="000000" w:themeColor="text1"/>
            <w:sz w:val="20"/>
          </w:rPr>
          <w:t>Identifier:</w:t>
        </w:r>
      </w:ins>
    </w:p>
    <w:tbl>
      <w:tblPr>
        <w:tblW w:w="2580" w:type="dxa"/>
        <w:tblInd w:w="600" w:type="dxa"/>
        <w:tblLook w:val="04A0" w:firstRow="1" w:lastRow="0" w:firstColumn="1" w:lastColumn="0" w:noHBand="0" w:noVBand="1"/>
        <w:tblPrChange w:id="99" w:author="Attili Naga Srinivasu" w:date="2022-05-12T17:39:00Z">
          <w:tblPr>
            <w:tblW w:w="3420" w:type="dxa"/>
            <w:tblInd w:w="113" w:type="dxa"/>
            <w:tblLook w:val="04A0" w:firstRow="1" w:lastRow="0" w:firstColumn="1" w:lastColumn="0" w:noHBand="0" w:noVBand="1"/>
          </w:tblPr>
        </w:tblPrChange>
      </w:tblPr>
      <w:tblGrid>
        <w:gridCol w:w="2580"/>
        <w:tblGridChange w:id="100">
          <w:tblGrid>
            <w:gridCol w:w="3420"/>
          </w:tblGrid>
        </w:tblGridChange>
      </w:tblGrid>
      <w:tr w:rsidR="005E79C2" w14:paraId="5C3CC6EE" w14:textId="77777777" w:rsidTr="005E79C2">
        <w:trPr>
          <w:trHeight w:val="181"/>
          <w:ins w:id="101" w:author="Attili Naga Srinivasu" w:date="2022-05-12T17:34:00Z"/>
          <w:trPrChange w:id="102" w:author="Attili Naga Srinivasu" w:date="2022-05-12T17:39:00Z">
            <w:trPr>
              <w:trHeight w:val="360"/>
            </w:trPr>
          </w:trPrChange>
        </w:trPr>
        <w:tc>
          <w:tcPr>
            <w:tcW w:w="2580" w:type="dxa"/>
            <w:tcBorders>
              <w:top w:val="single" w:sz="4" w:space="0" w:color="auto"/>
              <w:left w:val="single" w:sz="4" w:space="0" w:color="auto"/>
              <w:bottom w:val="single" w:sz="4" w:space="0" w:color="auto"/>
              <w:right w:val="single" w:sz="4" w:space="0" w:color="auto"/>
            </w:tcBorders>
            <w:shd w:val="clear" w:color="auto" w:fill="auto"/>
            <w:vAlign w:val="bottom"/>
            <w:hideMark/>
            <w:tcPrChange w:id="103" w:author="Attili Naga Srinivasu" w:date="2022-05-12T17:39:00Z">
              <w:tcPr>
                <w:tcW w:w="342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14:paraId="7EFD7349" w14:textId="77777777" w:rsidR="005E79C2" w:rsidRPr="00D354F4" w:rsidRDefault="005E79C2">
            <w:pPr>
              <w:rPr>
                <w:ins w:id="104" w:author="Attili Naga Srinivasu" w:date="2022-05-12T17:34:00Z"/>
                <w:rFonts w:ascii="Helvetica Neue" w:hAnsi="Helvetica Neue" w:cs="Calibri"/>
                <w:b/>
                <w:bCs/>
                <w:color w:val="000000"/>
                <w:sz w:val="20"/>
                <w:szCs w:val="20"/>
                <w:rPrChange w:id="105" w:author="Attili Naga Srinivasu" w:date="2022-05-12T17:45:00Z">
                  <w:rPr>
                    <w:ins w:id="106" w:author="Attili Naga Srinivasu" w:date="2022-05-12T17:34:00Z"/>
                    <w:rFonts w:ascii="Helvetica Neue" w:hAnsi="Helvetica Neue" w:cs="Calibri"/>
                    <w:b/>
                    <w:bCs/>
                    <w:color w:val="000000"/>
                    <w:sz w:val="26"/>
                    <w:szCs w:val="26"/>
                  </w:rPr>
                </w:rPrChange>
              </w:rPr>
            </w:pPr>
            <w:ins w:id="107" w:author="Attili Naga Srinivasu" w:date="2022-05-12T17:34:00Z">
              <w:r w:rsidRPr="00D354F4">
                <w:rPr>
                  <w:rFonts w:ascii="Helvetica Neue" w:hAnsi="Helvetica Neue" w:cs="Calibri"/>
                  <w:b/>
                  <w:bCs/>
                  <w:color w:val="000000"/>
                  <w:sz w:val="20"/>
                  <w:szCs w:val="20"/>
                  <w:rPrChange w:id="108" w:author="Attili Naga Srinivasu" w:date="2022-05-12T17:45:00Z">
                    <w:rPr>
                      <w:rFonts w:ascii="Helvetica Neue" w:hAnsi="Helvetica Neue" w:cs="Calibri"/>
                      <w:b/>
                      <w:bCs/>
                      <w:color w:val="000000"/>
                      <w:sz w:val="26"/>
                      <w:szCs w:val="26"/>
                    </w:rPr>
                  </w:rPrChange>
                </w:rPr>
                <w:t>patientID</w:t>
              </w:r>
            </w:ins>
          </w:p>
        </w:tc>
      </w:tr>
      <w:tr w:rsidR="005E79C2" w14:paraId="370719AD" w14:textId="77777777" w:rsidTr="005E79C2">
        <w:trPr>
          <w:trHeight w:val="363"/>
          <w:ins w:id="109" w:author="Attili Naga Srinivasu" w:date="2022-05-12T17:34:00Z"/>
          <w:trPrChange w:id="110" w:author="Attili Naga Srinivasu" w:date="2022-05-12T17:39:00Z">
            <w:trPr>
              <w:trHeight w:val="720"/>
            </w:trPr>
          </w:trPrChange>
        </w:trPr>
        <w:tc>
          <w:tcPr>
            <w:tcW w:w="2580" w:type="dxa"/>
            <w:tcBorders>
              <w:top w:val="nil"/>
              <w:left w:val="single" w:sz="4" w:space="0" w:color="auto"/>
              <w:bottom w:val="single" w:sz="4" w:space="0" w:color="auto"/>
              <w:right w:val="single" w:sz="4" w:space="0" w:color="auto"/>
            </w:tcBorders>
            <w:shd w:val="clear" w:color="auto" w:fill="auto"/>
            <w:vAlign w:val="bottom"/>
            <w:hideMark/>
            <w:tcPrChange w:id="111" w:author="Attili Naga Srinivasu" w:date="2022-05-12T17:39:00Z">
              <w:tcPr>
                <w:tcW w:w="3420" w:type="dxa"/>
                <w:tcBorders>
                  <w:top w:val="nil"/>
                  <w:left w:val="single" w:sz="4" w:space="0" w:color="auto"/>
                  <w:bottom w:val="single" w:sz="4" w:space="0" w:color="auto"/>
                  <w:right w:val="single" w:sz="4" w:space="0" w:color="auto"/>
                </w:tcBorders>
                <w:shd w:val="clear" w:color="auto" w:fill="auto"/>
                <w:vAlign w:val="bottom"/>
                <w:hideMark/>
              </w:tcPr>
            </w:tcPrChange>
          </w:tcPr>
          <w:p w14:paraId="22A88BC7" w14:textId="77777777" w:rsidR="005E79C2" w:rsidRPr="00D354F4" w:rsidRDefault="005E79C2">
            <w:pPr>
              <w:rPr>
                <w:ins w:id="112" w:author="Attili Naga Srinivasu" w:date="2022-05-12T17:34:00Z"/>
                <w:rFonts w:ascii="Helvetica Neue" w:hAnsi="Helvetica Neue" w:cs="Calibri"/>
                <w:b/>
                <w:bCs/>
                <w:color w:val="000000"/>
                <w:sz w:val="20"/>
                <w:szCs w:val="20"/>
                <w:rPrChange w:id="113" w:author="Attili Naga Srinivasu" w:date="2022-05-12T17:45:00Z">
                  <w:rPr>
                    <w:ins w:id="114" w:author="Attili Naga Srinivasu" w:date="2022-05-12T17:34:00Z"/>
                    <w:rFonts w:ascii="Helvetica Neue" w:hAnsi="Helvetica Neue" w:cs="Calibri"/>
                    <w:b/>
                    <w:bCs/>
                    <w:color w:val="000000"/>
                    <w:sz w:val="26"/>
                    <w:szCs w:val="26"/>
                  </w:rPr>
                </w:rPrChange>
              </w:rPr>
            </w:pPr>
            <w:ins w:id="115" w:author="Attili Naga Srinivasu" w:date="2022-05-12T17:34:00Z">
              <w:r w:rsidRPr="00D354F4">
                <w:rPr>
                  <w:rFonts w:ascii="Helvetica Neue" w:hAnsi="Helvetica Neue" w:cs="Calibri"/>
                  <w:b/>
                  <w:bCs/>
                  <w:color w:val="000000"/>
                  <w:sz w:val="20"/>
                  <w:szCs w:val="20"/>
                  <w:rPrChange w:id="116" w:author="Attili Naga Srinivasu" w:date="2022-05-12T17:45:00Z">
                    <w:rPr>
                      <w:rFonts w:ascii="Helvetica Neue" w:hAnsi="Helvetica Neue" w:cs="Calibri"/>
                      <w:b/>
                      <w:bCs/>
                      <w:color w:val="000000"/>
                      <w:sz w:val="26"/>
                      <w:szCs w:val="26"/>
                    </w:rPr>
                  </w:rPrChange>
                </w:rPr>
                <w:t>patientFirstName</w:t>
              </w:r>
            </w:ins>
          </w:p>
        </w:tc>
      </w:tr>
      <w:tr w:rsidR="005E79C2" w14:paraId="4F95240B" w14:textId="77777777" w:rsidTr="005E79C2">
        <w:trPr>
          <w:trHeight w:val="363"/>
          <w:ins w:id="117" w:author="Attili Naga Srinivasu" w:date="2022-05-12T17:34:00Z"/>
          <w:trPrChange w:id="118" w:author="Attili Naga Srinivasu" w:date="2022-05-12T17:39:00Z">
            <w:trPr>
              <w:trHeight w:val="720"/>
            </w:trPr>
          </w:trPrChange>
        </w:trPr>
        <w:tc>
          <w:tcPr>
            <w:tcW w:w="2580" w:type="dxa"/>
            <w:tcBorders>
              <w:top w:val="nil"/>
              <w:left w:val="single" w:sz="4" w:space="0" w:color="auto"/>
              <w:bottom w:val="single" w:sz="4" w:space="0" w:color="auto"/>
              <w:right w:val="single" w:sz="4" w:space="0" w:color="auto"/>
            </w:tcBorders>
            <w:shd w:val="clear" w:color="auto" w:fill="auto"/>
            <w:vAlign w:val="bottom"/>
            <w:hideMark/>
            <w:tcPrChange w:id="119" w:author="Attili Naga Srinivasu" w:date="2022-05-12T17:39:00Z">
              <w:tcPr>
                <w:tcW w:w="3420" w:type="dxa"/>
                <w:tcBorders>
                  <w:top w:val="nil"/>
                  <w:left w:val="single" w:sz="4" w:space="0" w:color="auto"/>
                  <w:bottom w:val="single" w:sz="4" w:space="0" w:color="auto"/>
                  <w:right w:val="single" w:sz="4" w:space="0" w:color="auto"/>
                </w:tcBorders>
                <w:shd w:val="clear" w:color="auto" w:fill="auto"/>
                <w:vAlign w:val="bottom"/>
                <w:hideMark/>
              </w:tcPr>
            </w:tcPrChange>
          </w:tcPr>
          <w:p w14:paraId="2670C729" w14:textId="77777777" w:rsidR="005E79C2" w:rsidRPr="00D354F4" w:rsidRDefault="005E79C2">
            <w:pPr>
              <w:rPr>
                <w:ins w:id="120" w:author="Attili Naga Srinivasu" w:date="2022-05-12T17:34:00Z"/>
                <w:rFonts w:ascii="Helvetica Neue" w:hAnsi="Helvetica Neue" w:cs="Calibri"/>
                <w:b/>
                <w:bCs/>
                <w:color w:val="000000"/>
                <w:sz w:val="20"/>
                <w:szCs w:val="20"/>
                <w:rPrChange w:id="121" w:author="Attili Naga Srinivasu" w:date="2022-05-12T17:45:00Z">
                  <w:rPr>
                    <w:ins w:id="122" w:author="Attili Naga Srinivasu" w:date="2022-05-12T17:34:00Z"/>
                    <w:rFonts w:ascii="Helvetica Neue" w:hAnsi="Helvetica Neue" w:cs="Calibri"/>
                    <w:b/>
                    <w:bCs/>
                    <w:color w:val="000000"/>
                    <w:sz w:val="26"/>
                    <w:szCs w:val="26"/>
                  </w:rPr>
                </w:rPrChange>
              </w:rPr>
            </w:pPr>
            <w:ins w:id="123" w:author="Attili Naga Srinivasu" w:date="2022-05-12T17:34:00Z">
              <w:r w:rsidRPr="00D354F4">
                <w:rPr>
                  <w:rFonts w:ascii="Helvetica Neue" w:hAnsi="Helvetica Neue" w:cs="Calibri"/>
                  <w:b/>
                  <w:bCs/>
                  <w:color w:val="000000"/>
                  <w:sz w:val="20"/>
                  <w:szCs w:val="20"/>
                  <w:rPrChange w:id="124" w:author="Attili Naga Srinivasu" w:date="2022-05-12T17:45:00Z">
                    <w:rPr>
                      <w:rFonts w:ascii="Helvetica Neue" w:hAnsi="Helvetica Neue" w:cs="Calibri"/>
                      <w:b/>
                      <w:bCs/>
                      <w:color w:val="000000"/>
                      <w:sz w:val="26"/>
                      <w:szCs w:val="26"/>
                    </w:rPr>
                  </w:rPrChange>
                </w:rPr>
                <w:t>patientLastName</w:t>
              </w:r>
            </w:ins>
          </w:p>
        </w:tc>
      </w:tr>
      <w:tr w:rsidR="005E79C2" w14:paraId="0C652E7C" w14:textId="77777777" w:rsidTr="005E79C2">
        <w:trPr>
          <w:trHeight w:val="181"/>
          <w:ins w:id="125" w:author="Attili Naga Srinivasu" w:date="2022-05-12T17:34:00Z"/>
          <w:trPrChange w:id="126" w:author="Attili Naga Srinivasu" w:date="2022-05-12T17:39:00Z">
            <w:trPr>
              <w:trHeight w:val="360"/>
            </w:trPr>
          </w:trPrChange>
        </w:trPr>
        <w:tc>
          <w:tcPr>
            <w:tcW w:w="2580" w:type="dxa"/>
            <w:tcBorders>
              <w:top w:val="nil"/>
              <w:left w:val="single" w:sz="4" w:space="0" w:color="auto"/>
              <w:bottom w:val="single" w:sz="4" w:space="0" w:color="auto"/>
              <w:right w:val="single" w:sz="4" w:space="0" w:color="auto"/>
            </w:tcBorders>
            <w:shd w:val="clear" w:color="auto" w:fill="auto"/>
            <w:vAlign w:val="bottom"/>
            <w:hideMark/>
            <w:tcPrChange w:id="127" w:author="Attili Naga Srinivasu" w:date="2022-05-12T17:39:00Z">
              <w:tcPr>
                <w:tcW w:w="3420" w:type="dxa"/>
                <w:tcBorders>
                  <w:top w:val="nil"/>
                  <w:left w:val="single" w:sz="4" w:space="0" w:color="auto"/>
                  <w:bottom w:val="single" w:sz="4" w:space="0" w:color="auto"/>
                  <w:right w:val="single" w:sz="4" w:space="0" w:color="auto"/>
                </w:tcBorders>
                <w:shd w:val="clear" w:color="auto" w:fill="auto"/>
                <w:vAlign w:val="bottom"/>
                <w:hideMark/>
              </w:tcPr>
            </w:tcPrChange>
          </w:tcPr>
          <w:p w14:paraId="2794A405" w14:textId="77777777" w:rsidR="005E79C2" w:rsidRPr="00D354F4" w:rsidRDefault="005E79C2">
            <w:pPr>
              <w:rPr>
                <w:ins w:id="128" w:author="Attili Naga Srinivasu" w:date="2022-05-12T17:34:00Z"/>
                <w:rFonts w:ascii="Helvetica Neue" w:hAnsi="Helvetica Neue" w:cs="Calibri"/>
                <w:b/>
                <w:bCs/>
                <w:color w:val="000000"/>
                <w:sz w:val="20"/>
                <w:szCs w:val="20"/>
                <w:rPrChange w:id="129" w:author="Attili Naga Srinivasu" w:date="2022-05-12T17:45:00Z">
                  <w:rPr>
                    <w:ins w:id="130" w:author="Attili Naga Srinivasu" w:date="2022-05-12T17:34:00Z"/>
                    <w:rFonts w:ascii="Helvetica Neue" w:hAnsi="Helvetica Neue" w:cs="Calibri"/>
                    <w:b/>
                    <w:bCs/>
                    <w:color w:val="000000"/>
                    <w:sz w:val="26"/>
                    <w:szCs w:val="26"/>
                  </w:rPr>
                </w:rPrChange>
              </w:rPr>
            </w:pPr>
            <w:ins w:id="131" w:author="Attili Naga Srinivasu" w:date="2022-05-12T17:34:00Z">
              <w:r w:rsidRPr="00D354F4">
                <w:rPr>
                  <w:rFonts w:ascii="Helvetica Neue" w:hAnsi="Helvetica Neue" w:cs="Calibri"/>
                  <w:b/>
                  <w:bCs/>
                  <w:color w:val="000000"/>
                  <w:sz w:val="20"/>
                  <w:szCs w:val="20"/>
                  <w:rPrChange w:id="132" w:author="Attili Naga Srinivasu" w:date="2022-05-12T17:45:00Z">
                    <w:rPr>
                      <w:rFonts w:ascii="Helvetica Neue" w:hAnsi="Helvetica Neue" w:cs="Calibri"/>
                      <w:b/>
                      <w:bCs/>
                      <w:color w:val="000000"/>
                      <w:sz w:val="26"/>
                      <w:szCs w:val="26"/>
                    </w:rPr>
                  </w:rPrChange>
                </w:rPr>
                <w:t>sex</w:t>
              </w:r>
            </w:ins>
          </w:p>
        </w:tc>
      </w:tr>
      <w:tr w:rsidR="005E79C2" w14:paraId="5958FA93" w14:textId="77777777" w:rsidTr="005E79C2">
        <w:trPr>
          <w:trHeight w:val="363"/>
          <w:ins w:id="133" w:author="Attili Naga Srinivasu" w:date="2022-05-12T17:34:00Z"/>
          <w:trPrChange w:id="134" w:author="Attili Naga Srinivasu" w:date="2022-05-12T17:39:00Z">
            <w:trPr>
              <w:trHeight w:val="720"/>
            </w:trPr>
          </w:trPrChange>
        </w:trPr>
        <w:tc>
          <w:tcPr>
            <w:tcW w:w="2580" w:type="dxa"/>
            <w:tcBorders>
              <w:top w:val="nil"/>
              <w:left w:val="single" w:sz="4" w:space="0" w:color="auto"/>
              <w:bottom w:val="single" w:sz="4" w:space="0" w:color="auto"/>
              <w:right w:val="single" w:sz="4" w:space="0" w:color="auto"/>
            </w:tcBorders>
            <w:shd w:val="clear" w:color="auto" w:fill="auto"/>
            <w:vAlign w:val="bottom"/>
            <w:hideMark/>
            <w:tcPrChange w:id="135" w:author="Attili Naga Srinivasu" w:date="2022-05-12T17:39:00Z">
              <w:tcPr>
                <w:tcW w:w="3420" w:type="dxa"/>
                <w:tcBorders>
                  <w:top w:val="nil"/>
                  <w:left w:val="single" w:sz="4" w:space="0" w:color="auto"/>
                  <w:bottom w:val="single" w:sz="4" w:space="0" w:color="auto"/>
                  <w:right w:val="single" w:sz="4" w:space="0" w:color="auto"/>
                </w:tcBorders>
                <w:shd w:val="clear" w:color="auto" w:fill="auto"/>
                <w:vAlign w:val="bottom"/>
                <w:hideMark/>
              </w:tcPr>
            </w:tcPrChange>
          </w:tcPr>
          <w:p w14:paraId="20B4F648" w14:textId="77777777" w:rsidR="005E79C2" w:rsidRPr="00D354F4" w:rsidRDefault="005E79C2">
            <w:pPr>
              <w:rPr>
                <w:ins w:id="136" w:author="Attili Naga Srinivasu" w:date="2022-05-12T17:34:00Z"/>
                <w:rFonts w:ascii="Helvetica Neue" w:hAnsi="Helvetica Neue" w:cs="Calibri"/>
                <w:b/>
                <w:bCs/>
                <w:color w:val="000000"/>
                <w:sz w:val="20"/>
                <w:szCs w:val="20"/>
                <w:rPrChange w:id="137" w:author="Attili Naga Srinivasu" w:date="2022-05-12T17:45:00Z">
                  <w:rPr>
                    <w:ins w:id="138" w:author="Attili Naga Srinivasu" w:date="2022-05-12T17:34:00Z"/>
                    <w:rFonts w:ascii="Helvetica Neue" w:hAnsi="Helvetica Neue" w:cs="Calibri"/>
                    <w:b/>
                    <w:bCs/>
                    <w:color w:val="000000"/>
                    <w:sz w:val="26"/>
                    <w:szCs w:val="26"/>
                  </w:rPr>
                </w:rPrChange>
              </w:rPr>
            </w:pPr>
            <w:ins w:id="139" w:author="Attili Naga Srinivasu" w:date="2022-05-12T17:34:00Z">
              <w:r w:rsidRPr="00D354F4">
                <w:rPr>
                  <w:rFonts w:ascii="Helvetica Neue" w:hAnsi="Helvetica Neue" w:cs="Calibri"/>
                  <w:b/>
                  <w:bCs/>
                  <w:color w:val="000000"/>
                  <w:sz w:val="20"/>
                  <w:szCs w:val="20"/>
                  <w:rPrChange w:id="140" w:author="Attili Naga Srinivasu" w:date="2022-05-12T17:45:00Z">
                    <w:rPr>
                      <w:rFonts w:ascii="Helvetica Neue" w:hAnsi="Helvetica Neue" w:cs="Calibri"/>
                      <w:b/>
                      <w:bCs/>
                      <w:color w:val="000000"/>
                      <w:sz w:val="26"/>
                      <w:szCs w:val="26"/>
                    </w:rPr>
                  </w:rPrChange>
                </w:rPr>
                <w:t>legAlinment</w:t>
              </w:r>
            </w:ins>
          </w:p>
        </w:tc>
      </w:tr>
      <w:tr w:rsidR="005E79C2" w14:paraId="06366DEB" w14:textId="77777777" w:rsidTr="005E79C2">
        <w:trPr>
          <w:trHeight w:val="363"/>
          <w:ins w:id="141" w:author="Attili Naga Srinivasu" w:date="2022-05-12T17:34:00Z"/>
          <w:trPrChange w:id="142" w:author="Attili Naga Srinivasu" w:date="2022-05-12T17:39:00Z">
            <w:trPr>
              <w:trHeight w:val="720"/>
            </w:trPr>
          </w:trPrChange>
        </w:trPr>
        <w:tc>
          <w:tcPr>
            <w:tcW w:w="2580" w:type="dxa"/>
            <w:tcBorders>
              <w:top w:val="nil"/>
              <w:left w:val="single" w:sz="4" w:space="0" w:color="auto"/>
              <w:bottom w:val="single" w:sz="4" w:space="0" w:color="auto"/>
              <w:right w:val="single" w:sz="4" w:space="0" w:color="auto"/>
            </w:tcBorders>
            <w:shd w:val="clear" w:color="auto" w:fill="auto"/>
            <w:vAlign w:val="bottom"/>
            <w:hideMark/>
            <w:tcPrChange w:id="143" w:author="Attili Naga Srinivasu" w:date="2022-05-12T17:39:00Z">
              <w:tcPr>
                <w:tcW w:w="3420" w:type="dxa"/>
                <w:tcBorders>
                  <w:top w:val="nil"/>
                  <w:left w:val="single" w:sz="4" w:space="0" w:color="auto"/>
                  <w:bottom w:val="single" w:sz="4" w:space="0" w:color="auto"/>
                  <w:right w:val="single" w:sz="4" w:space="0" w:color="auto"/>
                </w:tcBorders>
                <w:shd w:val="clear" w:color="auto" w:fill="auto"/>
                <w:vAlign w:val="bottom"/>
                <w:hideMark/>
              </w:tcPr>
            </w:tcPrChange>
          </w:tcPr>
          <w:p w14:paraId="4591D21D" w14:textId="77777777" w:rsidR="005E79C2" w:rsidRPr="00D354F4" w:rsidRDefault="005E79C2">
            <w:pPr>
              <w:rPr>
                <w:ins w:id="144" w:author="Attili Naga Srinivasu" w:date="2022-05-12T17:34:00Z"/>
                <w:rFonts w:ascii="Helvetica Neue" w:hAnsi="Helvetica Neue" w:cs="Calibri"/>
                <w:b/>
                <w:bCs/>
                <w:color w:val="000000"/>
                <w:sz w:val="20"/>
                <w:szCs w:val="20"/>
                <w:rPrChange w:id="145" w:author="Attili Naga Srinivasu" w:date="2022-05-12T17:45:00Z">
                  <w:rPr>
                    <w:ins w:id="146" w:author="Attili Naga Srinivasu" w:date="2022-05-12T17:34:00Z"/>
                    <w:rFonts w:ascii="Helvetica Neue" w:hAnsi="Helvetica Neue" w:cs="Calibri"/>
                    <w:b/>
                    <w:bCs/>
                    <w:color w:val="000000"/>
                    <w:sz w:val="26"/>
                    <w:szCs w:val="26"/>
                  </w:rPr>
                </w:rPrChange>
              </w:rPr>
            </w:pPr>
            <w:ins w:id="147" w:author="Attili Naga Srinivasu" w:date="2022-05-12T17:34:00Z">
              <w:r w:rsidRPr="00D354F4">
                <w:rPr>
                  <w:rFonts w:ascii="Helvetica Neue" w:hAnsi="Helvetica Neue" w:cs="Calibri"/>
                  <w:b/>
                  <w:bCs/>
                  <w:color w:val="000000"/>
                  <w:sz w:val="20"/>
                  <w:szCs w:val="20"/>
                  <w:rPrChange w:id="148" w:author="Attili Naga Srinivasu" w:date="2022-05-12T17:45:00Z">
                    <w:rPr>
                      <w:rFonts w:ascii="Helvetica Neue" w:hAnsi="Helvetica Neue" w:cs="Calibri"/>
                      <w:b/>
                      <w:bCs/>
                      <w:color w:val="000000"/>
                      <w:sz w:val="26"/>
                      <w:szCs w:val="26"/>
                    </w:rPr>
                  </w:rPrChange>
                </w:rPr>
                <w:t>dateOFBirth</w:t>
              </w:r>
            </w:ins>
          </w:p>
        </w:tc>
      </w:tr>
      <w:tr w:rsidR="005E79C2" w14:paraId="78F93F59" w14:textId="77777777" w:rsidTr="005E79C2">
        <w:trPr>
          <w:trHeight w:val="363"/>
          <w:ins w:id="149" w:author="Attili Naga Srinivasu" w:date="2022-05-12T17:34:00Z"/>
          <w:trPrChange w:id="150" w:author="Attili Naga Srinivasu" w:date="2022-05-12T17:39:00Z">
            <w:trPr>
              <w:trHeight w:val="720"/>
            </w:trPr>
          </w:trPrChange>
        </w:trPr>
        <w:tc>
          <w:tcPr>
            <w:tcW w:w="2580" w:type="dxa"/>
            <w:tcBorders>
              <w:top w:val="nil"/>
              <w:left w:val="single" w:sz="4" w:space="0" w:color="auto"/>
              <w:bottom w:val="single" w:sz="4" w:space="0" w:color="auto"/>
              <w:right w:val="single" w:sz="4" w:space="0" w:color="auto"/>
            </w:tcBorders>
            <w:shd w:val="clear" w:color="auto" w:fill="auto"/>
            <w:vAlign w:val="bottom"/>
            <w:hideMark/>
            <w:tcPrChange w:id="151" w:author="Attili Naga Srinivasu" w:date="2022-05-12T17:39:00Z">
              <w:tcPr>
                <w:tcW w:w="3420" w:type="dxa"/>
                <w:tcBorders>
                  <w:top w:val="nil"/>
                  <w:left w:val="single" w:sz="4" w:space="0" w:color="auto"/>
                  <w:bottom w:val="single" w:sz="4" w:space="0" w:color="auto"/>
                  <w:right w:val="single" w:sz="4" w:space="0" w:color="auto"/>
                </w:tcBorders>
                <w:shd w:val="clear" w:color="auto" w:fill="auto"/>
                <w:vAlign w:val="bottom"/>
                <w:hideMark/>
              </w:tcPr>
            </w:tcPrChange>
          </w:tcPr>
          <w:p w14:paraId="71237981" w14:textId="77777777" w:rsidR="005E79C2" w:rsidRPr="00D354F4" w:rsidRDefault="005E79C2">
            <w:pPr>
              <w:rPr>
                <w:ins w:id="152" w:author="Attili Naga Srinivasu" w:date="2022-05-12T17:34:00Z"/>
                <w:rFonts w:ascii="Helvetica Neue" w:hAnsi="Helvetica Neue" w:cs="Calibri"/>
                <w:b/>
                <w:bCs/>
                <w:color w:val="000000"/>
                <w:sz w:val="20"/>
                <w:szCs w:val="20"/>
                <w:rPrChange w:id="153" w:author="Attili Naga Srinivasu" w:date="2022-05-12T17:45:00Z">
                  <w:rPr>
                    <w:ins w:id="154" w:author="Attili Naga Srinivasu" w:date="2022-05-12T17:34:00Z"/>
                    <w:rFonts w:ascii="Helvetica Neue" w:hAnsi="Helvetica Neue" w:cs="Calibri"/>
                    <w:b/>
                    <w:bCs/>
                    <w:color w:val="000000"/>
                    <w:sz w:val="26"/>
                    <w:szCs w:val="26"/>
                  </w:rPr>
                </w:rPrChange>
              </w:rPr>
            </w:pPr>
            <w:ins w:id="155" w:author="Attili Naga Srinivasu" w:date="2022-05-12T17:34:00Z">
              <w:r w:rsidRPr="00D354F4">
                <w:rPr>
                  <w:rFonts w:ascii="Helvetica Neue" w:hAnsi="Helvetica Neue" w:cs="Calibri"/>
                  <w:b/>
                  <w:bCs/>
                  <w:color w:val="000000"/>
                  <w:sz w:val="20"/>
                  <w:szCs w:val="20"/>
                  <w:rPrChange w:id="156" w:author="Attili Naga Srinivasu" w:date="2022-05-12T17:45:00Z">
                    <w:rPr>
                      <w:rFonts w:ascii="Helvetica Neue" w:hAnsi="Helvetica Neue" w:cs="Calibri"/>
                      <w:b/>
                      <w:bCs/>
                      <w:color w:val="000000"/>
                      <w:sz w:val="26"/>
                      <w:szCs w:val="26"/>
                    </w:rPr>
                  </w:rPrChange>
                </w:rPr>
                <w:t>surgeryDate</w:t>
              </w:r>
            </w:ins>
          </w:p>
        </w:tc>
      </w:tr>
      <w:tr w:rsidR="005E79C2" w14:paraId="5B981AEE" w14:textId="77777777" w:rsidTr="005E79C2">
        <w:trPr>
          <w:trHeight w:val="181"/>
          <w:ins w:id="157" w:author="Attili Naga Srinivasu" w:date="2022-05-12T17:34:00Z"/>
          <w:trPrChange w:id="158" w:author="Attili Naga Srinivasu" w:date="2022-05-12T17:39:00Z">
            <w:trPr>
              <w:trHeight w:val="360"/>
            </w:trPr>
          </w:trPrChange>
        </w:trPr>
        <w:tc>
          <w:tcPr>
            <w:tcW w:w="2580" w:type="dxa"/>
            <w:tcBorders>
              <w:top w:val="nil"/>
              <w:left w:val="single" w:sz="4" w:space="0" w:color="auto"/>
              <w:bottom w:val="single" w:sz="4" w:space="0" w:color="auto"/>
              <w:right w:val="single" w:sz="4" w:space="0" w:color="auto"/>
            </w:tcBorders>
            <w:shd w:val="clear" w:color="auto" w:fill="auto"/>
            <w:vAlign w:val="bottom"/>
            <w:hideMark/>
            <w:tcPrChange w:id="159" w:author="Attili Naga Srinivasu" w:date="2022-05-12T17:39:00Z">
              <w:tcPr>
                <w:tcW w:w="3420" w:type="dxa"/>
                <w:tcBorders>
                  <w:top w:val="nil"/>
                  <w:left w:val="single" w:sz="4" w:space="0" w:color="auto"/>
                  <w:bottom w:val="single" w:sz="4" w:space="0" w:color="auto"/>
                  <w:right w:val="single" w:sz="4" w:space="0" w:color="auto"/>
                </w:tcBorders>
                <w:shd w:val="clear" w:color="auto" w:fill="auto"/>
                <w:vAlign w:val="bottom"/>
                <w:hideMark/>
              </w:tcPr>
            </w:tcPrChange>
          </w:tcPr>
          <w:p w14:paraId="0D003258" w14:textId="77777777" w:rsidR="005E79C2" w:rsidRPr="00D354F4" w:rsidRDefault="005E79C2">
            <w:pPr>
              <w:rPr>
                <w:ins w:id="160" w:author="Attili Naga Srinivasu" w:date="2022-05-12T17:34:00Z"/>
                <w:rFonts w:ascii="Helvetica Neue" w:hAnsi="Helvetica Neue" w:cs="Calibri"/>
                <w:b/>
                <w:bCs/>
                <w:color w:val="000000"/>
                <w:sz w:val="20"/>
                <w:szCs w:val="20"/>
                <w:rPrChange w:id="161" w:author="Attili Naga Srinivasu" w:date="2022-05-12T17:45:00Z">
                  <w:rPr>
                    <w:ins w:id="162" w:author="Attili Naga Srinivasu" w:date="2022-05-12T17:34:00Z"/>
                    <w:rFonts w:ascii="Helvetica Neue" w:hAnsi="Helvetica Neue" w:cs="Calibri"/>
                    <w:b/>
                    <w:bCs/>
                    <w:color w:val="000000"/>
                    <w:sz w:val="26"/>
                    <w:szCs w:val="26"/>
                  </w:rPr>
                </w:rPrChange>
              </w:rPr>
            </w:pPr>
            <w:ins w:id="163" w:author="Attili Naga Srinivasu" w:date="2022-05-12T17:34:00Z">
              <w:r w:rsidRPr="00D354F4">
                <w:rPr>
                  <w:rFonts w:ascii="Helvetica Neue" w:hAnsi="Helvetica Neue" w:cs="Calibri"/>
                  <w:b/>
                  <w:bCs/>
                  <w:color w:val="000000"/>
                  <w:sz w:val="20"/>
                  <w:szCs w:val="20"/>
                  <w:rPrChange w:id="164" w:author="Attili Naga Srinivasu" w:date="2022-05-12T17:45:00Z">
                    <w:rPr>
                      <w:rFonts w:ascii="Helvetica Neue" w:hAnsi="Helvetica Neue" w:cs="Calibri"/>
                      <w:b/>
                      <w:bCs/>
                      <w:color w:val="000000"/>
                      <w:sz w:val="26"/>
                      <w:szCs w:val="26"/>
                    </w:rPr>
                  </w:rPrChange>
                </w:rPr>
                <w:t>notes</w:t>
              </w:r>
            </w:ins>
          </w:p>
        </w:tc>
      </w:tr>
    </w:tbl>
    <w:p w14:paraId="008EE62F" w14:textId="77777777" w:rsidR="005E79C2" w:rsidRPr="000117ED" w:rsidRDefault="005E79C2" w:rsidP="000117ED">
      <w:pPr>
        <w:spacing w:after="120"/>
        <w:rPr>
          <w:ins w:id="165" w:author="Rudraraju Sai Krishna Teja" w:date="2022-05-12T15:16:00Z"/>
          <w:rFonts w:ascii="Humanist Slabserif 712 Std Roma" w:hAnsi="Humanist Slabserif 712 Std Roma" w:cs="Arial"/>
          <w:b/>
          <w:color w:val="000000" w:themeColor="text1"/>
          <w:sz w:val="20"/>
        </w:rPr>
      </w:pPr>
    </w:p>
    <w:p w14:paraId="4F54647A" w14:textId="7CC01DFE" w:rsidR="000117ED" w:rsidRPr="00666209" w:rsidDel="005E79C2" w:rsidRDefault="000117ED" w:rsidP="000117ED">
      <w:pPr>
        <w:spacing w:after="120"/>
        <w:rPr>
          <w:ins w:id="166" w:author="Rudraraju Sai Krishna Teja" w:date="2022-05-12T14:51:00Z"/>
          <w:del w:id="167" w:author="Attili Naga Srinivasu" w:date="2022-05-12T17:34:00Z"/>
          <w:rFonts w:ascii="Humanist Slabserif 712 Std Roma" w:hAnsi="Humanist Slabserif 712 Std Roma" w:cs="Arial"/>
          <w:b/>
          <w:color w:val="000000" w:themeColor="text1"/>
          <w:sz w:val="20"/>
          <w:rPrChange w:id="168" w:author="Rudraraju Sai Krishna Teja" w:date="2022-05-12T15:01:00Z">
            <w:rPr>
              <w:ins w:id="169" w:author="Rudraraju Sai Krishna Teja" w:date="2022-05-12T14:51:00Z"/>
              <w:del w:id="170" w:author="Attili Naga Srinivasu" w:date="2022-05-12T17:34:00Z"/>
              <w:rFonts w:ascii="Humanist Slabserif 712 Std Roma" w:hAnsi="Humanist Slabserif 712 Std Roma" w:cs="Arial"/>
              <w:color w:val="000000" w:themeColor="text1"/>
              <w:sz w:val="20"/>
            </w:rPr>
          </w:rPrChange>
        </w:rPr>
      </w:pPr>
      <w:ins w:id="171" w:author="Rudraraju Sai Krishna Teja" w:date="2022-05-12T15:16:00Z">
        <w:del w:id="172" w:author="Attili Naga Srinivasu" w:date="2022-05-12T17:34:00Z">
          <w:r w:rsidRPr="000117ED" w:rsidDel="005E79C2">
            <w:rPr>
              <w:rFonts w:ascii="Humanist Slabserif 712 Std Roma" w:hAnsi="Humanist Slabserif 712 Std Roma" w:cs="Arial"/>
              <w:b/>
              <w:color w:val="000000" w:themeColor="text1"/>
              <w:sz w:val="20"/>
            </w:rPr>
            <w:delText xml:space="preserve">                "patientID</w:delText>
          </w:r>
        </w:del>
      </w:ins>
      <w:ins w:id="173" w:author="Rudraraju Sai Krishna Teja" w:date="2022-05-12T15:17:00Z">
        <w:del w:id="174" w:author="Attili Naga Srinivasu" w:date="2022-05-12T17:34:00Z">
          <w:r w:rsidDel="005E79C2">
            <w:rPr>
              <w:rFonts w:ascii="Humanist Slabserif 712 Std Roma" w:hAnsi="Humanist Slabserif 712 Std Roma" w:cs="Arial"/>
              <w:b/>
              <w:color w:val="000000" w:themeColor="text1"/>
              <w:sz w:val="20"/>
            </w:rPr>
            <w:delText xml:space="preserve">, </w:delText>
          </w:r>
          <w:r w:rsidRPr="000117ED" w:rsidDel="005E79C2">
            <w:rPr>
              <w:rFonts w:ascii="Humanist Slabserif 712 Std Roma" w:hAnsi="Humanist Slabserif 712 Std Roma" w:cs="Arial"/>
              <w:b/>
              <w:color w:val="000000" w:themeColor="text1"/>
              <w:sz w:val="20"/>
            </w:rPr>
            <w:delText>patientFirstName</w:delText>
          </w:r>
          <w:r w:rsidDel="005E79C2">
            <w:rPr>
              <w:rFonts w:ascii="Humanist Slabserif 712 Std Roma" w:hAnsi="Humanist Slabserif 712 Std Roma" w:cs="Arial"/>
              <w:b/>
              <w:color w:val="000000" w:themeColor="text1"/>
              <w:sz w:val="20"/>
            </w:rPr>
            <w:delText xml:space="preserve">, </w:delText>
          </w:r>
          <w:r w:rsidRPr="000117ED" w:rsidDel="005E79C2">
            <w:rPr>
              <w:rFonts w:ascii="Humanist Slabserif 712 Std Roma" w:hAnsi="Humanist Slabserif 712 Std Roma" w:cs="Arial"/>
              <w:b/>
              <w:color w:val="000000" w:themeColor="text1"/>
              <w:sz w:val="20"/>
            </w:rPr>
            <w:delText>patientLastName</w:delText>
          </w:r>
          <w:r w:rsidDel="005E79C2">
            <w:rPr>
              <w:rFonts w:ascii="Humanist Slabserif 712 Std Roma" w:hAnsi="Humanist Slabserif 712 Std Roma" w:cs="Arial"/>
              <w:b/>
              <w:color w:val="000000" w:themeColor="text1"/>
              <w:sz w:val="20"/>
            </w:rPr>
            <w:delText xml:space="preserve">, </w:delText>
          </w:r>
          <w:r w:rsidRPr="000117ED" w:rsidDel="005E79C2">
            <w:rPr>
              <w:rFonts w:ascii="Humanist Slabserif 712 Std Roma" w:hAnsi="Humanist Slabserif 712 Std Roma" w:cs="Arial"/>
              <w:b/>
              <w:color w:val="000000" w:themeColor="text1"/>
              <w:sz w:val="20"/>
            </w:rPr>
            <w:delText>sex</w:delText>
          </w:r>
          <w:r w:rsidDel="005E79C2">
            <w:rPr>
              <w:rFonts w:ascii="Humanist Slabserif 712 Std Roma" w:hAnsi="Humanist Slabserif 712 Std Roma" w:cs="Arial"/>
              <w:b/>
              <w:color w:val="000000" w:themeColor="text1"/>
              <w:sz w:val="20"/>
            </w:rPr>
            <w:delText xml:space="preserve">, </w:delText>
          </w:r>
          <w:r w:rsidRPr="000117ED" w:rsidDel="005E79C2">
            <w:rPr>
              <w:rFonts w:ascii="Humanist Slabserif 712 Std Roma" w:hAnsi="Humanist Slabserif 712 Std Roma" w:cs="Arial"/>
              <w:b/>
              <w:color w:val="000000" w:themeColor="text1"/>
              <w:sz w:val="20"/>
            </w:rPr>
            <w:delText>legAlinment</w:delText>
          </w:r>
        </w:del>
      </w:ins>
      <w:ins w:id="175" w:author="Rudraraju Sai Krishna Teja" w:date="2022-05-12T15:18:00Z">
        <w:del w:id="176" w:author="Attili Naga Srinivasu" w:date="2022-05-12T17:34:00Z">
          <w:r w:rsidDel="005E79C2">
            <w:rPr>
              <w:rFonts w:ascii="Humanist Slabserif 712 Std Roma" w:hAnsi="Humanist Slabserif 712 Std Roma" w:cs="Arial"/>
              <w:b/>
              <w:color w:val="000000" w:themeColor="text1"/>
              <w:sz w:val="20"/>
            </w:rPr>
            <w:delText xml:space="preserve">, </w:delText>
          </w:r>
          <w:r w:rsidRPr="000117ED" w:rsidDel="005E79C2">
            <w:rPr>
              <w:rFonts w:ascii="Humanist Slabserif 712 Std Roma" w:hAnsi="Humanist Slabserif 712 Std Roma" w:cs="Arial"/>
              <w:b/>
              <w:color w:val="000000" w:themeColor="text1"/>
              <w:sz w:val="20"/>
            </w:rPr>
            <w:delText>dateOFBirth</w:delText>
          </w:r>
          <w:r w:rsidDel="005E79C2">
            <w:rPr>
              <w:rFonts w:ascii="Humanist Slabserif 712 Std Roma" w:hAnsi="Humanist Slabserif 712 Std Roma" w:cs="Arial"/>
              <w:b/>
              <w:color w:val="000000" w:themeColor="text1"/>
              <w:sz w:val="20"/>
            </w:rPr>
            <w:delText xml:space="preserve">, </w:delText>
          </w:r>
          <w:r w:rsidRPr="000117ED" w:rsidDel="005E79C2">
            <w:rPr>
              <w:rFonts w:ascii="Humanist Slabserif 712 Std Roma" w:hAnsi="Humanist Slabserif 712 Std Roma" w:cs="Arial"/>
              <w:b/>
              <w:color w:val="000000" w:themeColor="text1"/>
              <w:sz w:val="20"/>
            </w:rPr>
            <w:delText>surgeryDate</w:delText>
          </w:r>
          <w:r w:rsidDel="005E79C2">
            <w:rPr>
              <w:rFonts w:ascii="Humanist Slabserif 712 Std Roma" w:hAnsi="Humanist Slabserif 712 Std Roma" w:cs="Arial"/>
              <w:b/>
              <w:color w:val="000000" w:themeColor="text1"/>
              <w:sz w:val="20"/>
            </w:rPr>
            <w:delText xml:space="preserve">, </w:delText>
          </w:r>
          <w:r w:rsidRPr="000117ED" w:rsidDel="005E79C2">
            <w:rPr>
              <w:rFonts w:ascii="Humanist Slabserif 712 Std Roma" w:hAnsi="Humanist Slabserif 712 Std Roma" w:cs="Arial"/>
              <w:b/>
              <w:color w:val="000000" w:themeColor="text1"/>
              <w:sz w:val="20"/>
            </w:rPr>
            <w:delText>notes</w:delText>
          </w:r>
        </w:del>
      </w:ins>
      <w:ins w:id="177" w:author="Rudraraju Sai Krishna Teja" w:date="2022-05-12T15:16:00Z">
        <w:del w:id="178" w:author="Attili Naga Srinivasu" w:date="2022-05-12T17:34:00Z">
          <w:r w:rsidDel="005E79C2">
            <w:rPr>
              <w:rFonts w:ascii="Humanist Slabserif 712 Std Roma" w:hAnsi="Humanist Slabserif 712 Std Roma" w:cs="Arial"/>
              <w:b/>
              <w:color w:val="000000" w:themeColor="text1"/>
              <w:sz w:val="20"/>
            </w:rPr>
            <w:delText xml:space="preserve"> </w:delText>
          </w:r>
        </w:del>
      </w:ins>
    </w:p>
    <w:p w14:paraId="2177609C" w14:textId="77777777" w:rsidR="006B229D" w:rsidDel="00571EC8" w:rsidRDefault="006B229D" w:rsidP="006B229D">
      <w:pPr>
        <w:spacing w:after="120"/>
        <w:rPr>
          <w:ins w:id="179" w:author="Rudraraju Sai Krishna Teja" w:date="2022-05-12T14:51:00Z"/>
          <w:del w:id="180" w:author="Attili Naga Srinivasu" w:date="2022-05-12T17:54:00Z"/>
          <w:rFonts w:ascii="Humanist Slabserif 712 Std Roma" w:hAnsi="Humanist Slabserif 712 Std Roma" w:cs="Arial"/>
          <w:color w:val="000000" w:themeColor="text1"/>
          <w:sz w:val="20"/>
        </w:rPr>
      </w:pPr>
      <w:ins w:id="181" w:author="Rudraraju Sai Krishna Teja" w:date="2022-05-12T14:51:00Z">
        <w:r w:rsidRPr="00666209">
          <w:rPr>
            <w:rFonts w:ascii="Humanist Slabserif 712 Std Roma" w:hAnsi="Humanist Slabserif 712 Std Roma" w:cs="Arial"/>
            <w:b/>
            <w:color w:val="000000" w:themeColor="text1"/>
            <w:sz w:val="20"/>
            <w:rPrChange w:id="182" w:author="Rudraraju Sai Krishna Teja" w:date="2022-05-12T15:01:00Z">
              <w:rPr>
                <w:rFonts w:ascii="Humanist Slabserif 712 Std Roma" w:hAnsi="Humanist Slabserif 712 Std Roma" w:cs="Arial"/>
                <w:color w:val="000000" w:themeColor="text1"/>
                <w:sz w:val="20"/>
              </w:rPr>
            </w:rPrChange>
          </w:rPr>
          <w:t xml:space="preserve">     User Data</w:t>
        </w:r>
        <w:r>
          <w:rPr>
            <w:rFonts w:ascii="Humanist Slabserif 712 Std Roma" w:hAnsi="Humanist Slabserif 712 Std Roma" w:cs="Arial"/>
            <w:color w:val="000000" w:themeColor="text1"/>
            <w:sz w:val="20"/>
          </w:rPr>
          <w:t>:</w:t>
        </w:r>
      </w:ins>
    </w:p>
    <w:p w14:paraId="39233C5D" w14:textId="77777777" w:rsidR="005E79C2" w:rsidRPr="00404538" w:rsidDel="005E79C2" w:rsidRDefault="006B229D" w:rsidP="006B229D">
      <w:pPr>
        <w:spacing w:after="120"/>
        <w:rPr>
          <w:ins w:id="183" w:author="Attili Naga Srinivasu" w:date="2022-05-12T17:38:00Z"/>
          <w:rFonts w:ascii="Humanist Slabserif 712 Std Roma" w:hAnsi="Humanist Slabserif 712 Std Roma" w:cs="Arial"/>
          <w:color w:val="000000" w:themeColor="text1"/>
          <w:sz w:val="20"/>
        </w:rPr>
      </w:pPr>
      <w:ins w:id="184" w:author="Rudraraju Sai Krishna Teja" w:date="2022-05-12T14:51:00Z">
        <w:del w:id="185" w:author="Attili Naga Srinivasu" w:date="2022-05-12T17:54:00Z">
          <w:r w:rsidDel="00571EC8">
            <w:rPr>
              <w:rFonts w:ascii="Humanist Slabserif 712 Std Roma" w:hAnsi="Humanist Slabserif 712 Std Roma" w:cs="Arial"/>
              <w:color w:val="000000" w:themeColor="text1"/>
              <w:sz w:val="20"/>
            </w:rPr>
            <w:delText xml:space="preserve">                </w:delText>
          </w:r>
        </w:del>
      </w:ins>
    </w:p>
    <w:tbl>
      <w:tblPr>
        <w:tblW w:w="2220" w:type="dxa"/>
        <w:tblInd w:w="525" w:type="dxa"/>
        <w:tblCellMar>
          <w:left w:w="0" w:type="dxa"/>
          <w:right w:w="0" w:type="dxa"/>
        </w:tblCellMar>
        <w:tblLook w:val="04A0" w:firstRow="1" w:lastRow="0" w:firstColumn="1" w:lastColumn="0" w:noHBand="0" w:noVBand="1"/>
        <w:tblPrChange w:id="186" w:author="Attili Naga Srinivasu" w:date="2022-05-12T17:39:00Z">
          <w:tblPr>
            <w:tblW w:w="2220" w:type="dxa"/>
            <w:tblCellMar>
              <w:left w:w="0" w:type="dxa"/>
              <w:right w:w="0" w:type="dxa"/>
            </w:tblCellMar>
            <w:tblLook w:val="04A0" w:firstRow="1" w:lastRow="0" w:firstColumn="1" w:lastColumn="0" w:noHBand="0" w:noVBand="1"/>
          </w:tblPr>
        </w:tblPrChange>
      </w:tblPr>
      <w:tblGrid>
        <w:gridCol w:w="2220"/>
        <w:tblGridChange w:id="187">
          <w:tblGrid>
            <w:gridCol w:w="2220"/>
          </w:tblGrid>
        </w:tblGridChange>
      </w:tblGrid>
      <w:tr w:rsidR="005E79C2" w14:paraId="0DF4779B" w14:textId="77777777" w:rsidTr="005E79C2">
        <w:trPr>
          <w:trHeight w:val="360"/>
          <w:ins w:id="188" w:author="Attili Naga Srinivasu" w:date="2022-05-12T17:38:00Z"/>
          <w:trPrChange w:id="189" w:author="Attili Naga Srinivasu" w:date="2022-05-12T17:39:00Z">
            <w:trPr>
              <w:trHeight w:val="360"/>
            </w:trPr>
          </w:trPrChange>
        </w:trPr>
        <w:tc>
          <w:tcPr>
            <w:tcW w:w="22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190" w:author="Attili Naga Srinivasu" w:date="2022-05-12T17:39:00Z">
              <w:tcPr>
                <w:tcW w:w="22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tcPrChange>
          </w:tcPr>
          <w:p w14:paraId="17CF7CD3" w14:textId="77777777" w:rsidR="005E79C2" w:rsidRPr="00D354F4" w:rsidRDefault="005E79C2">
            <w:pPr>
              <w:jc w:val="center"/>
              <w:rPr>
                <w:ins w:id="191" w:author="Attili Naga Srinivasu" w:date="2022-05-12T17:38:00Z"/>
                <w:rFonts w:ascii="Helvetica Neue" w:hAnsi="Helvetica Neue" w:cs="Calibri"/>
                <w:color w:val="000000"/>
                <w:sz w:val="20"/>
                <w:szCs w:val="20"/>
                <w:rPrChange w:id="192" w:author="Attili Naga Srinivasu" w:date="2022-05-12T17:45:00Z">
                  <w:rPr>
                    <w:ins w:id="193" w:author="Attili Naga Srinivasu" w:date="2022-05-12T17:38:00Z"/>
                    <w:rFonts w:ascii="Helvetica Neue" w:hAnsi="Helvetica Neue" w:cs="Calibri"/>
                    <w:color w:val="000000"/>
                    <w:sz w:val="26"/>
                    <w:szCs w:val="26"/>
                  </w:rPr>
                </w:rPrChange>
              </w:rPr>
            </w:pPr>
            <w:proofErr w:type="spellStart"/>
            <w:ins w:id="194" w:author="Attili Naga Srinivasu" w:date="2022-05-12T17:38:00Z">
              <w:r w:rsidRPr="00D354F4">
                <w:rPr>
                  <w:rFonts w:ascii="Helvetica Neue" w:hAnsi="Helvetica Neue" w:cs="Calibri"/>
                  <w:color w:val="000000"/>
                  <w:sz w:val="20"/>
                  <w:szCs w:val="20"/>
                  <w:rPrChange w:id="195" w:author="Attili Naga Srinivasu" w:date="2022-05-12T17:45:00Z">
                    <w:rPr>
                      <w:rFonts w:ascii="Helvetica Neue" w:hAnsi="Helvetica Neue" w:cs="Calibri"/>
                      <w:color w:val="000000"/>
                      <w:sz w:val="26"/>
                      <w:szCs w:val="26"/>
                    </w:rPr>
                  </w:rPrChange>
                </w:rPr>
                <w:t>mpsId</w:t>
              </w:r>
              <w:proofErr w:type="spellEnd"/>
            </w:ins>
          </w:p>
        </w:tc>
      </w:tr>
      <w:tr w:rsidR="005E79C2" w14:paraId="0954749D" w14:textId="77777777" w:rsidTr="005E79C2">
        <w:trPr>
          <w:trHeight w:val="360"/>
          <w:ins w:id="196" w:author="Attili Naga Srinivasu" w:date="2022-05-12T17:38:00Z"/>
          <w:trPrChange w:id="197" w:author="Attili Naga Srinivasu" w:date="2022-05-12T17:39:00Z">
            <w:trPr>
              <w:trHeight w:val="360"/>
            </w:trPr>
          </w:trPrChange>
        </w:trPr>
        <w:tc>
          <w:tcPr>
            <w:tcW w:w="22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198" w:author="Attili Naga Srinivasu" w:date="2022-05-12T17:39:00Z">
              <w:tcPr>
                <w:tcW w:w="22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tcPrChange>
          </w:tcPr>
          <w:p w14:paraId="769D3DB0" w14:textId="77777777" w:rsidR="005E79C2" w:rsidRPr="00D354F4" w:rsidRDefault="005E79C2">
            <w:pPr>
              <w:jc w:val="center"/>
              <w:rPr>
                <w:ins w:id="199" w:author="Attili Naga Srinivasu" w:date="2022-05-12T17:38:00Z"/>
                <w:rFonts w:ascii="Helvetica Neue" w:hAnsi="Helvetica Neue" w:cs="Calibri"/>
                <w:color w:val="000000"/>
                <w:sz w:val="20"/>
                <w:szCs w:val="20"/>
                <w:rPrChange w:id="200" w:author="Attili Naga Srinivasu" w:date="2022-05-12T17:45:00Z">
                  <w:rPr>
                    <w:ins w:id="201" w:author="Attili Naga Srinivasu" w:date="2022-05-12T17:38:00Z"/>
                    <w:rFonts w:ascii="Helvetica Neue" w:hAnsi="Helvetica Neue" w:cs="Calibri"/>
                    <w:color w:val="000000"/>
                    <w:sz w:val="26"/>
                    <w:szCs w:val="26"/>
                  </w:rPr>
                </w:rPrChange>
              </w:rPr>
            </w:pPr>
            <w:proofErr w:type="spellStart"/>
            <w:ins w:id="202" w:author="Attili Naga Srinivasu" w:date="2022-05-12T17:38:00Z">
              <w:r w:rsidRPr="00D354F4">
                <w:rPr>
                  <w:rFonts w:ascii="Helvetica Neue" w:hAnsi="Helvetica Neue" w:cs="Calibri"/>
                  <w:color w:val="000000"/>
                  <w:sz w:val="20"/>
                  <w:szCs w:val="20"/>
                  <w:rPrChange w:id="203" w:author="Attili Naga Srinivasu" w:date="2022-05-12T17:45:00Z">
                    <w:rPr>
                      <w:rFonts w:ascii="Helvetica Neue" w:hAnsi="Helvetica Neue" w:cs="Calibri"/>
                      <w:color w:val="000000"/>
                      <w:sz w:val="26"/>
                      <w:szCs w:val="26"/>
                    </w:rPr>
                  </w:rPrChange>
                </w:rPr>
                <w:t>mpsName</w:t>
              </w:r>
              <w:proofErr w:type="spellEnd"/>
            </w:ins>
          </w:p>
        </w:tc>
      </w:tr>
      <w:tr w:rsidR="005E79C2" w14:paraId="10F557F9" w14:textId="77777777" w:rsidTr="005E79C2">
        <w:trPr>
          <w:trHeight w:val="360"/>
          <w:ins w:id="204" w:author="Attili Naga Srinivasu" w:date="2022-05-12T17:38:00Z"/>
          <w:trPrChange w:id="205" w:author="Attili Naga Srinivasu" w:date="2022-05-12T17:39:00Z">
            <w:trPr>
              <w:trHeight w:val="360"/>
            </w:trPr>
          </w:trPrChange>
        </w:trPr>
        <w:tc>
          <w:tcPr>
            <w:tcW w:w="22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206" w:author="Attili Naga Srinivasu" w:date="2022-05-12T17:39:00Z">
              <w:tcPr>
                <w:tcW w:w="22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tcPrChange>
          </w:tcPr>
          <w:p w14:paraId="080A5F44" w14:textId="77777777" w:rsidR="005E79C2" w:rsidRPr="00D354F4" w:rsidRDefault="005E79C2">
            <w:pPr>
              <w:jc w:val="center"/>
              <w:rPr>
                <w:ins w:id="207" w:author="Attili Naga Srinivasu" w:date="2022-05-12T17:38:00Z"/>
                <w:rFonts w:ascii="Helvetica Neue" w:hAnsi="Helvetica Neue" w:cs="Calibri"/>
                <w:color w:val="000000"/>
                <w:sz w:val="20"/>
                <w:szCs w:val="20"/>
                <w:rPrChange w:id="208" w:author="Attili Naga Srinivasu" w:date="2022-05-12T17:45:00Z">
                  <w:rPr>
                    <w:ins w:id="209" w:author="Attili Naga Srinivasu" w:date="2022-05-12T17:38:00Z"/>
                    <w:rFonts w:ascii="Helvetica Neue" w:hAnsi="Helvetica Neue" w:cs="Calibri"/>
                    <w:color w:val="000000"/>
                    <w:sz w:val="26"/>
                    <w:szCs w:val="26"/>
                  </w:rPr>
                </w:rPrChange>
              </w:rPr>
            </w:pPr>
            <w:proofErr w:type="spellStart"/>
            <w:ins w:id="210" w:author="Attili Naga Srinivasu" w:date="2022-05-12T17:38:00Z">
              <w:r w:rsidRPr="00D354F4">
                <w:rPr>
                  <w:rFonts w:ascii="Helvetica Neue" w:hAnsi="Helvetica Neue" w:cs="Calibri"/>
                  <w:color w:val="000000"/>
                  <w:sz w:val="20"/>
                  <w:szCs w:val="20"/>
                  <w:rPrChange w:id="211" w:author="Attili Naga Srinivasu" w:date="2022-05-12T17:45:00Z">
                    <w:rPr>
                      <w:rFonts w:ascii="Helvetica Neue" w:hAnsi="Helvetica Neue" w:cs="Calibri"/>
                      <w:color w:val="000000"/>
                      <w:sz w:val="26"/>
                      <w:szCs w:val="26"/>
                    </w:rPr>
                  </w:rPrChange>
                </w:rPr>
                <w:t>emailId</w:t>
              </w:r>
              <w:proofErr w:type="spellEnd"/>
            </w:ins>
          </w:p>
        </w:tc>
      </w:tr>
      <w:tr w:rsidR="005E79C2" w14:paraId="432B8E30" w14:textId="77777777" w:rsidTr="005E79C2">
        <w:trPr>
          <w:trHeight w:val="360"/>
          <w:ins w:id="212" w:author="Attili Naga Srinivasu" w:date="2022-05-12T17:38:00Z"/>
          <w:trPrChange w:id="213" w:author="Attili Naga Srinivasu" w:date="2022-05-12T17:39:00Z">
            <w:trPr>
              <w:trHeight w:val="360"/>
            </w:trPr>
          </w:trPrChange>
        </w:trPr>
        <w:tc>
          <w:tcPr>
            <w:tcW w:w="22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214" w:author="Attili Naga Srinivasu" w:date="2022-05-12T17:39:00Z">
              <w:tcPr>
                <w:tcW w:w="22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tcPrChange>
          </w:tcPr>
          <w:p w14:paraId="2F3C9BA3" w14:textId="77777777" w:rsidR="005E79C2" w:rsidRPr="00D354F4" w:rsidRDefault="005E79C2">
            <w:pPr>
              <w:jc w:val="center"/>
              <w:rPr>
                <w:ins w:id="215" w:author="Attili Naga Srinivasu" w:date="2022-05-12T17:38:00Z"/>
                <w:rFonts w:ascii="Helvetica Neue" w:hAnsi="Helvetica Neue" w:cs="Calibri"/>
                <w:color w:val="000000"/>
                <w:sz w:val="20"/>
                <w:szCs w:val="20"/>
                <w:rPrChange w:id="216" w:author="Attili Naga Srinivasu" w:date="2022-05-12T17:45:00Z">
                  <w:rPr>
                    <w:ins w:id="217" w:author="Attili Naga Srinivasu" w:date="2022-05-12T17:38:00Z"/>
                    <w:rFonts w:ascii="Helvetica Neue" w:hAnsi="Helvetica Neue" w:cs="Calibri"/>
                    <w:color w:val="000000"/>
                    <w:sz w:val="26"/>
                    <w:szCs w:val="26"/>
                  </w:rPr>
                </w:rPrChange>
              </w:rPr>
            </w:pPr>
            <w:proofErr w:type="spellStart"/>
            <w:ins w:id="218" w:author="Attili Naga Srinivasu" w:date="2022-05-12T17:38:00Z">
              <w:r w:rsidRPr="00D354F4">
                <w:rPr>
                  <w:rFonts w:ascii="Helvetica Neue" w:hAnsi="Helvetica Neue" w:cs="Calibri"/>
                  <w:color w:val="000000"/>
                  <w:sz w:val="20"/>
                  <w:szCs w:val="20"/>
                  <w:rPrChange w:id="219" w:author="Attili Naga Srinivasu" w:date="2022-05-12T17:45:00Z">
                    <w:rPr>
                      <w:rFonts w:ascii="Helvetica Neue" w:hAnsi="Helvetica Neue" w:cs="Calibri"/>
                      <w:color w:val="000000"/>
                      <w:sz w:val="26"/>
                      <w:szCs w:val="26"/>
                    </w:rPr>
                  </w:rPrChange>
                </w:rPr>
                <w:t>surgeonName</w:t>
              </w:r>
              <w:proofErr w:type="spellEnd"/>
            </w:ins>
          </w:p>
        </w:tc>
      </w:tr>
      <w:tr w:rsidR="005E79C2" w14:paraId="40664559" w14:textId="77777777" w:rsidTr="005E79C2">
        <w:trPr>
          <w:trHeight w:val="360"/>
          <w:ins w:id="220" w:author="Attili Naga Srinivasu" w:date="2022-05-12T17:38:00Z"/>
          <w:trPrChange w:id="221" w:author="Attili Naga Srinivasu" w:date="2022-05-12T17:39:00Z">
            <w:trPr>
              <w:trHeight w:val="360"/>
            </w:trPr>
          </w:trPrChange>
        </w:trPr>
        <w:tc>
          <w:tcPr>
            <w:tcW w:w="22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222" w:author="Attili Naga Srinivasu" w:date="2022-05-12T17:39:00Z">
              <w:tcPr>
                <w:tcW w:w="22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tcPrChange>
          </w:tcPr>
          <w:p w14:paraId="78FA9655" w14:textId="77777777" w:rsidR="005E79C2" w:rsidRPr="00D354F4" w:rsidRDefault="005E79C2">
            <w:pPr>
              <w:jc w:val="center"/>
              <w:rPr>
                <w:ins w:id="223" w:author="Attili Naga Srinivasu" w:date="2022-05-12T17:38:00Z"/>
                <w:rFonts w:ascii="Helvetica Neue" w:hAnsi="Helvetica Neue" w:cs="Calibri"/>
                <w:color w:val="000000"/>
                <w:sz w:val="20"/>
                <w:szCs w:val="20"/>
                <w:rPrChange w:id="224" w:author="Attili Naga Srinivasu" w:date="2022-05-12T17:45:00Z">
                  <w:rPr>
                    <w:ins w:id="225" w:author="Attili Naga Srinivasu" w:date="2022-05-12T17:38:00Z"/>
                    <w:rFonts w:ascii="Helvetica Neue" w:hAnsi="Helvetica Neue" w:cs="Calibri"/>
                    <w:color w:val="000000"/>
                    <w:sz w:val="26"/>
                    <w:szCs w:val="26"/>
                  </w:rPr>
                </w:rPrChange>
              </w:rPr>
            </w:pPr>
            <w:proofErr w:type="spellStart"/>
            <w:ins w:id="226" w:author="Attili Naga Srinivasu" w:date="2022-05-12T17:38:00Z">
              <w:r w:rsidRPr="00D354F4">
                <w:rPr>
                  <w:rFonts w:ascii="Helvetica Neue" w:hAnsi="Helvetica Neue" w:cs="Calibri"/>
                  <w:color w:val="000000"/>
                  <w:sz w:val="20"/>
                  <w:szCs w:val="20"/>
                  <w:rPrChange w:id="227" w:author="Attili Naga Srinivasu" w:date="2022-05-12T17:45:00Z">
                    <w:rPr>
                      <w:rFonts w:ascii="Helvetica Neue" w:hAnsi="Helvetica Neue" w:cs="Calibri"/>
                      <w:color w:val="000000"/>
                      <w:sz w:val="26"/>
                      <w:szCs w:val="26"/>
                    </w:rPr>
                  </w:rPrChange>
                </w:rPr>
                <w:t>hospitalName</w:t>
              </w:r>
              <w:proofErr w:type="spellEnd"/>
              <w:r w:rsidRPr="00D354F4">
                <w:rPr>
                  <w:rFonts w:ascii="Helvetica Neue" w:hAnsi="Helvetica Neue" w:cs="Calibri"/>
                  <w:color w:val="000000"/>
                  <w:sz w:val="20"/>
                  <w:szCs w:val="20"/>
                  <w:rPrChange w:id="228" w:author="Attili Naga Srinivasu" w:date="2022-05-12T17:45:00Z">
                    <w:rPr>
                      <w:rFonts w:ascii="Helvetica Neue" w:hAnsi="Helvetica Neue" w:cs="Calibri"/>
                      <w:color w:val="000000"/>
                      <w:sz w:val="26"/>
                      <w:szCs w:val="26"/>
                    </w:rPr>
                  </w:rPrChange>
                </w:rPr>
                <w:t> </w:t>
              </w:r>
            </w:ins>
          </w:p>
        </w:tc>
      </w:tr>
    </w:tbl>
    <w:p w14:paraId="7BC20155" w14:textId="2E7F3496" w:rsidR="006B229D" w:rsidRDefault="005E79C2" w:rsidP="006B229D">
      <w:pPr>
        <w:spacing w:after="120"/>
        <w:rPr>
          <w:ins w:id="229" w:author="Rudraraju Sai Krishna Teja" w:date="2022-05-12T14:51:00Z"/>
          <w:rFonts w:ascii="Humanist Slabserif 712 Std Roma" w:hAnsi="Humanist Slabserif 712 Std Roma" w:cs="Arial"/>
          <w:color w:val="000000" w:themeColor="text1"/>
          <w:sz w:val="20"/>
        </w:rPr>
      </w:pPr>
      <w:ins w:id="230" w:author="Attili Naga Srinivasu" w:date="2022-05-12T17:38:00Z">
        <w:r w:rsidRPr="00404538" w:rsidDel="005E79C2">
          <w:rPr>
            <w:rFonts w:ascii="Humanist Slabserif 712 Std Roma" w:hAnsi="Humanist Slabserif 712 Std Roma" w:cs="Arial"/>
            <w:color w:val="000000" w:themeColor="text1"/>
            <w:sz w:val="20"/>
          </w:rPr>
          <w:t xml:space="preserve"> </w:t>
        </w:r>
      </w:ins>
      <w:ins w:id="231" w:author="Rudraraju Sai Krishna Teja" w:date="2022-05-12T14:51:00Z">
        <w:del w:id="232" w:author="Attili Naga Srinivasu" w:date="2022-05-12T17:38:00Z">
          <w:r w:rsidR="006B229D" w:rsidRPr="00404538" w:rsidDel="005E79C2">
            <w:rPr>
              <w:rFonts w:ascii="Humanist Slabserif 712 Std Roma" w:hAnsi="Humanist Slabserif 712 Std Roma" w:cs="Arial"/>
              <w:color w:val="000000" w:themeColor="text1"/>
              <w:sz w:val="20"/>
            </w:rPr>
            <w:delText>mpsId</w:delText>
          </w:r>
          <w:r w:rsidR="006B229D" w:rsidDel="005E79C2">
            <w:rPr>
              <w:rFonts w:ascii="Humanist Slabserif 712 Std Roma" w:hAnsi="Humanist Slabserif 712 Std Roma" w:cs="Arial"/>
              <w:color w:val="000000" w:themeColor="text1"/>
              <w:sz w:val="20"/>
            </w:rPr>
            <w:delText xml:space="preserve">, </w:delText>
          </w:r>
          <w:r w:rsidR="006B229D" w:rsidRPr="00404538" w:rsidDel="005E79C2">
            <w:rPr>
              <w:rFonts w:ascii="Humanist Slabserif 712 Std Roma" w:hAnsi="Humanist Slabserif 712 Std Roma" w:cs="Arial"/>
              <w:color w:val="000000" w:themeColor="text1"/>
              <w:sz w:val="20"/>
            </w:rPr>
            <w:delText>mpsName</w:delText>
          </w:r>
          <w:r w:rsidR="006B229D" w:rsidDel="005E79C2">
            <w:rPr>
              <w:rFonts w:ascii="Humanist Slabserif 712 Std Roma" w:hAnsi="Humanist Slabserif 712 Std Roma" w:cs="Arial"/>
              <w:color w:val="000000" w:themeColor="text1"/>
              <w:sz w:val="20"/>
            </w:rPr>
            <w:delText xml:space="preserve">, </w:delText>
          </w:r>
          <w:r w:rsidR="006B229D" w:rsidRPr="00404538" w:rsidDel="005E79C2">
            <w:rPr>
              <w:rFonts w:ascii="Humanist Slabserif 712 Std Roma" w:hAnsi="Humanist Slabserif 712 Std Roma" w:cs="Arial"/>
              <w:color w:val="000000" w:themeColor="text1"/>
              <w:sz w:val="20"/>
            </w:rPr>
            <w:delText>emailId</w:delText>
          </w:r>
          <w:r w:rsidR="006B229D" w:rsidDel="005E79C2">
            <w:rPr>
              <w:rFonts w:ascii="Humanist Slabserif 712 Std Roma" w:hAnsi="Humanist Slabserif 712 Std Roma" w:cs="Arial"/>
              <w:color w:val="000000" w:themeColor="text1"/>
              <w:sz w:val="20"/>
            </w:rPr>
            <w:delText xml:space="preserve">, </w:delText>
          </w:r>
          <w:r w:rsidR="006B229D" w:rsidRPr="00404538" w:rsidDel="005E79C2">
            <w:rPr>
              <w:rFonts w:ascii="Humanist Slabserif 712 Std Roma" w:hAnsi="Humanist Slabserif 712 Std Roma" w:cs="Arial"/>
              <w:color w:val="000000" w:themeColor="text1"/>
              <w:sz w:val="20"/>
            </w:rPr>
            <w:delText>surgeonName</w:delText>
          </w:r>
          <w:r w:rsidR="006B229D" w:rsidDel="005E79C2">
            <w:rPr>
              <w:rFonts w:ascii="Humanist Slabserif 712 Std Roma" w:hAnsi="Humanist Slabserif 712 Std Roma" w:cs="Arial"/>
              <w:color w:val="000000" w:themeColor="text1"/>
              <w:sz w:val="20"/>
            </w:rPr>
            <w:delText xml:space="preserve">, </w:delText>
          </w:r>
          <w:r w:rsidR="006B229D" w:rsidRPr="00404538" w:rsidDel="005E79C2">
            <w:rPr>
              <w:rFonts w:ascii="Humanist Slabserif 712 Std Roma" w:hAnsi="Humanist Slabserif 712 Std Roma" w:cs="Arial"/>
              <w:color w:val="000000" w:themeColor="text1"/>
              <w:sz w:val="20"/>
            </w:rPr>
            <w:delText>hospitalName</w:delText>
          </w:r>
        </w:del>
      </w:ins>
    </w:p>
    <w:p w14:paraId="3D0A030B" w14:textId="695E469F" w:rsidR="00BC535C" w:rsidRDefault="006B229D" w:rsidP="006B229D">
      <w:pPr>
        <w:spacing w:after="120"/>
        <w:rPr>
          <w:ins w:id="233" w:author="Attili Naga Srinivasu" w:date="2022-05-12T17:44:00Z"/>
          <w:rFonts w:ascii="Humanist Slabserif 712 Std Roma" w:hAnsi="Humanist Slabserif 712 Std Roma" w:cs="Arial"/>
          <w:b/>
          <w:color w:val="000000" w:themeColor="text1"/>
          <w:sz w:val="20"/>
        </w:rPr>
      </w:pPr>
      <w:ins w:id="234" w:author="Rudraraju Sai Krishna Teja" w:date="2022-05-12T14:51:00Z">
        <w:r>
          <w:rPr>
            <w:rFonts w:ascii="Humanist Slabserif 712 Std Roma" w:hAnsi="Humanist Slabserif 712 Std Roma" w:cs="Arial"/>
            <w:color w:val="000000" w:themeColor="text1"/>
            <w:sz w:val="20"/>
          </w:rPr>
          <w:t xml:space="preserve"> </w:t>
        </w:r>
      </w:ins>
      <w:ins w:id="235" w:author="Rudraraju Sai Krishna Teja" w:date="2022-05-12T15:02:00Z">
        <w:r w:rsidR="00666209">
          <w:rPr>
            <w:rFonts w:ascii="Humanist Slabserif 712 Std Roma" w:hAnsi="Humanist Slabserif 712 Std Roma" w:cs="Arial"/>
            <w:color w:val="000000" w:themeColor="text1"/>
            <w:sz w:val="20"/>
          </w:rPr>
          <w:t xml:space="preserve">  </w:t>
        </w:r>
      </w:ins>
      <w:ins w:id="236" w:author="Rudraraju Sai Krishna Teja" w:date="2022-05-12T14:51:00Z">
        <w:r>
          <w:rPr>
            <w:rFonts w:ascii="Humanist Slabserif 712 Std Roma" w:hAnsi="Humanist Slabserif 712 Std Roma" w:cs="Arial"/>
            <w:color w:val="000000" w:themeColor="text1"/>
            <w:sz w:val="20"/>
          </w:rPr>
          <w:t xml:space="preserve"> </w:t>
        </w:r>
      </w:ins>
      <w:ins w:id="237" w:author="Rudraraju Sai Krishna Teja" w:date="2022-05-12T15:09:00Z">
        <w:r w:rsidR="00666209" w:rsidRPr="00666209">
          <w:rPr>
            <w:rFonts w:ascii="Humanist Slabserif 712 Std Roma" w:hAnsi="Humanist Slabserif 712 Std Roma" w:cs="Arial"/>
            <w:b/>
            <w:color w:val="000000" w:themeColor="text1"/>
            <w:sz w:val="20"/>
          </w:rPr>
          <w:t>Preference Details</w:t>
        </w:r>
      </w:ins>
      <w:ins w:id="238" w:author="Rudraraju Sai Krishna Teja" w:date="2022-05-12T14:54:00Z">
        <w:r w:rsidRPr="00666209">
          <w:rPr>
            <w:rFonts w:ascii="Humanist Slabserif 712 Std Roma" w:hAnsi="Humanist Slabserif 712 Std Roma" w:cs="Arial"/>
            <w:b/>
            <w:color w:val="000000" w:themeColor="text1"/>
            <w:sz w:val="20"/>
            <w:rPrChange w:id="239" w:author="Rudraraju Sai Krishna Teja" w:date="2022-05-12T15:01:00Z">
              <w:rPr>
                <w:rFonts w:ascii="Humanist Slabserif 712 Std Roma" w:hAnsi="Humanist Slabserif 712 Std Roma" w:cs="Arial"/>
                <w:color w:val="000000" w:themeColor="text1"/>
                <w:sz w:val="20"/>
              </w:rPr>
            </w:rPrChange>
          </w:rPr>
          <w:t>:</w:t>
        </w:r>
      </w:ins>
    </w:p>
    <w:tbl>
      <w:tblPr>
        <w:tblW w:w="7900" w:type="dxa"/>
        <w:tblInd w:w="113" w:type="dxa"/>
        <w:tblLook w:val="04A0" w:firstRow="1" w:lastRow="0" w:firstColumn="1" w:lastColumn="0" w:noHBand="0" w:noVBand="1"/>
      </w:tblPr>
      <w:tblGrid>
        <w:gridCol w:w="3980"/>
        <w:gridCol w:w="3920"/>
      </w:tblGrid>
      <w:tr w:rsidR="00D354F4" w14:paraId="6C61F025" w14:textId="77777777" w:rsidTr="00D354F4">
        <w:trPr>
          <w:trHeight w:val="340"/>
          <w:ins w:id="240" w:author="Attili Naga Srinivasu" w:date="2022-05-12T17:45:00Z"/>
        </w:trPr>
        <w:tc>
          <w:tcPr>
            <w:tcW w:w="3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D8FE8" w14:textId="77777777" w:rsidR="00D354F4" w:rsidRDefault="00D354F4">
            <w:pPr>
              <w:rPr>
                <w:ins w:id="241" w:author="Attili Naga Srinivasu" w:date="2022-05-12T17:45:00Z"/>
                <w:rFonts w:ascii="Helvetica Neue" w:hAnsi="Helvetica Neue" w:cs="Calibri"/>
                <w:color w:val="000000"/>
                <w:sz w:val="20"/>
                <w:szCs w:val="20"/>
              </w:rPr>
            </w:pPr>
            <w:proofErr w:type="spellStart"/>
            <w:ins w:id="242" w:author="Attili Naga Srinivasu" w:date="2022-05-12T17:45:00Z">
              <w:r>
                <w:rPr>
                  <w:rFonts w:ascii="Helvetica Neue" w:hAnsi="Helvetica Neue" w:cs="Calibri"/>
                  <w:color w:val="000000"/>
                  <w:sz w:val="20"/>
                  <w:szCs w:val="20"/>
                </w:rPr>
                <w:t>preferenceName</w:t>
              </w:r>
              <w:proofErr w:type="spellEnd"/>
            </w:ins>
          </w:p>
        </w:tc>
        <w:tc>
          <w:tcPr>
            <w:tcW w:w="3920" w:type="dxa"/>
            <w:tcBorders>
              <w:top w:val="single" w:sz="4" w:space="0" w:color="auto"/>
              <w:left w:val="nil"/>
              <w:bottom w:val="single" w:sz="4" w:space="0" w:color="auto"/>
              <w:right w:val="single" w:sz="4" w:space="0" w:color="auto"/>
            </w:tcBorders>
            <w:shd w:val="clear" w:color="auto" w:fill="auto"/>
            <w:noWrap/>
            <w:vAlign w:val="center"/>
            <w:hideMark/>
          </w:tcPr>
          <w:p w14:paraId="07769C97" w14:textId="77777777" w:rsidR="00D354F4" w:rsidRDefault="00D354F4">
            <w:pPr>
              <w:rPr>
                <w:ins w:id="243" w:author="Attili Naga Srinivasu" w:date="2022-05-12T17:45:00Z"/>
                <w:rFonts w:ascii="Helvetica Neue" w:hAnsi="Helvetica Neue" w:cs="Calibri"/>
                <w:color w:val="000000"/>
                <w:sz w:val="20"/>
                <w:szCs w:val="20"/>
              </w:rPr>
            </w:pPr>
            <w:proofErr w:type="spellStart"/>
            <w:ins w:id="244" w:author="Attili Naga Srinivasu" w:date="2022-05-12T17:45:00Z">
              <w:r>
                <w:rPr>
                  <w:rFonts w:ascii="Helvetica Neue" w:hAnsi="Helvetica Neue" w:cs="Calibri"/>
                  <w:color w:val="000000"/>
                  <w:sz w:val="20"/>
                  <w:szCs w:val="20"/>
                </w:rPr>
                <w:t>limitsFemAlignmentTarget</w:t>
              </w:r>
              <w:proofErr w:type="spellEnd"/>
            </w:ins>
          </w:p>
        </w:tc>
      </w:tr>
      <w:tr w:rsidR="00D354F4" w14:paraId="7E0AB933" w14:textId="77777777" w:rsidTr="00D354F4">
        <w:trPr>
          <w:trHeight w:val="320"/>
          <w:ins w:id="245"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0446AA7D" w14:textId="77777777" w:rsidR="00D354F4" w:rsidRDefault="00D354F4">
            <w:pPr>
              <w:rPr>
                <w:ins w:id="246" w:author="Attili Naga Srinivasu" w:date="2022-05-12T17:45:00Z"/>
                <w:rFonts w:ascii="Helvetica Neue" w:hAnsi="Helvetica Neue" w:cs="Calibri"/>
                <w:color w:val="000000"/>
                <w:sz w:val="20"/>
                <w:szCs w:val="20"/>
              </w:rPr>
            </w:pPr>
            <w:proofErr w:type="spellStart"/>
            <w:ins w:id="247" w:author="Attili Naga Srinivasu" w:date="2022-05-12T17:45:00Z">
              <w:r>
                <w:rPr>
                  <w:rFonts w:ascii="Helvetica Neue" w:hAnsi="Helvetica Neue" w:cs="Calibri"/>
                  <w:color w:val="000000"/>
                  <w:sz w:val="20"/>
                  <w:szCs w:val="20"/>
                </w:rPr>
                <w:t>dynamicMedialResectionLimits</w:t>
              </w:r>
              <w:proofErr w:type="spellEnd"/>
            </w:ins>
          </w:p>
        </w:tc>
        <w:tc>
          <w:tcPr>
            <w:tcW w:w="3920" w:type="dxa"/>
            <w:tcBorders>
              <w:top w:val="nil"/>
              <w:left w:val="nil"/>
              <w:bottom w:val="single" w:sz="4" w:space="0" w:color="auto"/>
              <w:right w:val="single" w:sz="4" w:space="0" w:color="auto"/>
            </w:tcBorders>
            <w:shd w:val="clear" w:color="auto" w:fill="auto"/>
            <w:noWrap/>
            <w:vAlign w:val="center"/>
            <w:hideMark/>
          </w:tcPr>
          <w:p w14:paraId="26073861" w14:textId="77777777" w:rsidR="00D354F4" w:rsidRDefault="00D354F4">
            <w:pPr>
              <w:rPr>
                <w:ins w:id="248" w:author="Attili Naga Srinivasu" w:date="2022-05-12T17:45:00Z"/>
                <w:rFonts w:ascii="Helvetica Neue" w:hAnsi="Helvetica Neue" w:cs="Calibri"/>
                <w:color w:val="000000"/>
                <w:sz w:val="20"/>
                <w:szCs w:val="20"/>
              </w:rPr>
            </w:pPr>
            <w:proofErr w:type="spellStart"/>
            <w:ins w:id="249" w:author="Attili Naga Srinivasu" w:date="2022-05-12T17:45:00Z">
              <w:r>
                <w:rPr>
                  <w:rFonts w:ascii="Helvetica Neue" w:hAnsi="Helvetica Neue" w:cs="Calibri"/>
                  <w:color w:val="000000"/>
                  <w:sz w:val="20"/>
                  <w:szCs w:val="20"/>
                </w:rPr>
                <w:t>limitsFemAlignmentTargetIsInitial</w:t>
              </w:r>
              <w:proofErr w:type="spellEnd"/>
            </w:ins>
          </w:p>
        </w:tc>
      </w:tr>
      <w:tr w:rsidR="00D354F4" w14:paraId="7D958DDD" w14:textId="77777777" w:rsidTr="00D354F4">
        <w:trPr>
          <w:trHeight w:val="340"/>
          <w:ins w:id="250"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7C6FE32B" w14:textId="77777777" w:rsidR="00D354F4" w:rsidRDefault="00D354F4">
            <w:pPr>
              <w:rPr>
                <w:ins w:id="251" w:author="Attili Naga Srinivasu" w:date="2022-05-12T17:45:00Z"/>
                <w:rFonts w:ascii="Helvetica Neue" w:hAnsi="Helvetica Neue" w:cs="Calibri"/>
                <w:color w:val="000000"/>
                <w:sz w:val="20"/>
                <w:szCs w:val="20"/>
              </w:rPr>
            </w:pPr>
            <w:proofErr w:type="spellStart"/>
            <w:ins w:id="252" w:author="Attili Naga Srinivasu" w:date="2022-05-12T17:45:00Z">
              <w:r>
                <w:rPr>
                  <w:rFonts w:ascii="Helvetica Neue" w:hAnsi="Helvetica Neue" w:cs="Calibri"/>
                  <w:color w:val="000000"/>
                  <w:sz w:val="20"/>
                  <w:szCs w:val="20"/>
                </w:rPr>
                <w:t>dynamicLateralResectionLimits</w:t>
              </w:r>
              <w:proofErr w:type="spellEnd"/>
            </w:ins>
          </w:p>
        </w:tc>
        <w:tc>
          <w:tcPr>
            <w:tcW w:w="3920" w:type="dxa"/>
            <w:tcBorders>
              <w:top w:val="nil"/>
              <w:left w:val="nil"/>
              <w:bottom w:val="single" w:sz="4" w:space="0" w:color="auto"/>
              <w:right w:val="single" w:sz="4" w:space="0" w:color="auto"/>
            </w:tcBorders>
            <w:shd w:val="clear" w:color="auto" w:fill="auto"/>
            <w:noWrap/>
            <w:vAlign w:val="center"/>
            <w:hideMark/>
          </w:tcPr>
          <w:p w14:paraId="6B6ADC62" w14:textId="77777777" w:rsidR="00D354F4" w:rsidRDefault="00D354F4">
            <w:pPr>
              <w:rPr>
                <w:ins w:id="253" w:author="Attili Naga Srinivasu" w:date="2022-05-12T17:45:00Z"/>
                <w:rFonts w:ascii="Helvetica Neue" w:hAnsi="Helvetica Neue" w:cs="Calibri"/>
                <w:color w:val="000000"/>
                <w:sz w:val="20"/>
                <w:szCs w:val="20"/>
              </w:rPr>
            </w:pPr>
            <w:proofErr w:type="spellStart"/>
            <w:ins w:id="254" w:author="Attili Naga Srinivasu" w:date="2022-05-12T17:45:00Z">
              <w:r>
                <w:rPr>
                  <w:rFonts w:ascii="Helvetica Neue" w:hAnsi="Helvetica Neue" w:cs="Calibri"/>
                  <w:color w:val="000000"/>
                  <w:sz w:val="20"/>
                  <w:szCs w:val="20"/>
                </w:rPr>
                <w:t>limitsMaxFemValgus</w:t>
              </w:r>
              <w:proofErr w:type="spellEnd"/>
            </w:ins>
          </w:p>
        </w:tc>
      </w:tr>
      <w:tr w:rsidR="00D354F4" w14:paraId="47733ABF" w14:textId="77777777" w:rsidTr="00D354F4">
        <w:trPr>
          <w:trHeight w:val="320"/>
          <w:ins w:id="255"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6D7057A3" w14:textId="77777777" w:rsidR="00D354F4" w:rsidRDefault="00D354F4">
            <w:pPr>
              <w:rPr>
                <w:ins w:id="256" w:author="Attili Naga Srinivasu" w:date="2022-05-12T17:45:00Z"/>
                <w:rFonts w:ascii="Helvetica Neue" w:hAnsi="Helvetica Neue" w:cs="Calibri"/>
                <w:color w:val="000000"/>
                <w:sz w:val="20"/>
                <w:szCs w:val="20"/>
              </w:rPr>
            </w:pPr>
            <w:proofErr w:type="spellStart"/>
            <w:ins w:id="257" w:author="Attili Naga Srinivasu" w:date="2022-05-12T17:45:00Z">
              <w:r>
                <w:rPr>
                  <w:rFonts w:ascii="Helvetica Neue" w:hAnsi="Helvetica Neue" w:cs="Calibri"/>
                  <w:color w:val="000000"/>
                  <w:sz w:val="20"/>
                  <w:szCs w:val="20"/>
                </w:rPr>
                <w:t>limitsMinMedExtGap</w:t>
              </w:r>
              <w:proofErr w:type="spellEnd"/>
            </w:ins>
          </w:p>
        </w:tc>
        <w:tc>
          <w:tcPr>
            <w:tcW w:w="3920" w:type="dxa"/>
            <w:tcBorders>
              <w:top w:val="nil"/>
              <w:left w:val="nil"/>
              <w:bottom w:val="single" w:sz="4" w:space="0" w:color="auto"/>
              <w:right w:val="single" w:sz="4" w:space="0" w:color="auto"/>
            </w:tcBorders>
            <w:shd w:val="clear" w:color="auto" w:fill="auto"/>
            <w:noWrap/>
            <w:vAlign w:val="center"/>
            <w:hideMark/>
          </w:tcPr>
          <w:p w14:paraId="09DEE7E7" w14:textId="77777777" w:rsidR="00D354F4" w:rsidRDefault="00D354F4">
            <w:pPr>
              <w:rPr>
                <w:ins w:id="258" w:author="Attili Naga Srinivasu" w:date="2022-05-12T17:45:00Z"/>
                <w:rFonts w:ascii="Helvetica Neue" w:hAnsi="Helvetica Neue" w:cs="Calibri"/>
                <w:color w:val="000000"/>
                <w:sz w:val="20"/>
                <w:szCs w:val="20"/>
              </w:rPr>
            </w:pPr>
            <w:proofErr w:type="spellStart"/>
            <w:ins w:id="259" w:author="Attili Naga Srinivasu" w:date="2022-05-12T17:45:00Z">
              <w:r>
                <w:rPr>
                  <w:rFonts w:ascii="Helvetica Neue" w:hAnsi="Helvetica Neue" w:cs="Calibri"/>
                  <w:color w:val="000000"/>
                  <w:sz w:val="20"/>
                  <w:szCs w:val="20"/>
                </w:rPr>
                <w:t>limitsMaxFemInternal</w:t>
              </w:r>
              <w:proofErr w:type="spellEnd"/>
            </w:ins>
          </w:p>
        </w:tc>
      </w:tr>
      <w:tr w:rsidR="00D354F4" w14:paraId="7D4C6D1C" w14:textId="77777777" w:rsidTr="00D354F4">
        <w:trPr>
          <w:trHeight w:val="320"/>
          <w:ins w:id="260"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2AA18336" w14:textId="77777777" w:rsidR="00D354F4" w:rsidRDefault="00D354F4">
            <w:pPr>
              <w:rPr>
                <w:ins w:id="261" w:author="Attili Naga Srinivasu" w:date="2022-05-12T17:45:00Z"/>
                <w:rFonts w:ascii="Helvetica Neue" w:hAnsi="Helvetica Neue" w:cs="Calibri"/>
                <w:color w:val="000000"/>
                <w:sz w:val="20"/>
                <w:szCs w:val="20"/>
              </w:rPr>
            </w:pPr>
            <w:proofErr w:type="spellStart"/>
            <w:ins w:id="262" w:author="Attili Naga Srinivasu" w:date="2022-05-12T17:45:00Z">
              <w:r>
                <w:rPr>
                  <w:rFonts w:ascii="Helvetica Neue" w:hAnsi="Helvetica Neue" w:cs="Calibri"/>
                  <w:color w:val="000000"/>
                  <w:sz w:val="20"/>
                  <w:szCs w:val="20"/>
                </w:rPr>
                <w:t>limitsMinLatExtGap</w:t>
              </w:r>
              <w:proofErr w:type="spellEnd"/>
            </w:ins>
          </w:p>
        </w:tc>
        <w:tc>
          <w:tcPr>
            <w:tcW w:w="3920" w:type="dxa"/>
            <w:tcBorders>
              <w:top w:val="nil"/>
              <w:left w:val="nil"/>
              <w:bottom w:val="single" w:sz="4" w:space="0" w:color="auto"/>
              <w:right w:val="single" w:sz="4" w:space="0" w:color="auto"/>
            </w:tcBorders>
            <w:shd w:val="clear" w:color="auto" w:fill="auto"/>
            <w:noWrap/>
            <w:vAlign w:val="center"/>
            <w:hideMark/>
          </w:tcPr>
          <w:p w14:paraId="11336F95" w14:textId="77777777" w:rsidR="00D354F4" w:rsidRDefault="00D354F4">
            <w:pPr>
              <w:rPr>
                <w:ins w:id="263" w:author="Attili Naga Srinivasu" w:date="2022-05-12T17:45:00Z"/>
                <w:rFonts w:ascii="Helvetica Neue" w:hAnsi="Helvetica Neue" w:cs="Calibri"/>
                <w:color w:val="000000"/>
                <w:sz w:val="20"/>
                <w:szCs w:val="20"/>
              </w:rPr>
            </w:pPr>
            <w:proofErr w:type="spellStart"/>
            <w:ins w:id="264" w:author="Attili Naga Srinivasu" w:date="2022-05-12T17:45:00Z">
              <w:r>
                <w:rPr>
                  <w:rFonts w:ascii="Helvetica Neue" w:hAnsi="Helvetica Neue" w:cs="Calibri"/>
                  <w:color w:val="000000"/>
                  <w:sz w:val="20"/>
                  <w:szCs w:val="20"/>
                </w:rPr>
                <w:t>limitsFemRotationTarget</w:t>
              </w:r>
              <w:proofErr w:type="spellEnd"/>
            </w:ins>
          </w:p>
        </w:tc>
      </w:tr>
      <w:tr w:rsidR="00D354F4" w14:paraId="0FD95AA9" w14:textId="77777777" w:rsidTr="00D354F4">
        <w:trPr>
          <w:trHeight w:val="320"/>
          <w:ins w:id="265"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7802BE09" w14:textId="77777777" w:rsidR="00D354F4" w:rsidRDefault="00D354F4">
            <w:pPr>
              <w:rPr>
                <w:ins w:id="266" w:author="Attili Naga Srinivasu" w:date="2022-05-12T17:45:00Z"/>
                <w:rFonts w:ascii="Helvetica Neue" w:hAnsi="Helvetica Neue" w:cs="Calibri"/>
                <w:color w:val="000000"/>
                <w:sz w:val="20"/>
                <w:szCs w:val="20"/>
              </w:rPr>
            </w:pPr>
            <w:proofErr w:type="spellStart"/>
            <w:ins w:id="267" w:author="Attili Naga Srinivasu" w:date="2022-05-12T17:45:00Z">
              <w:r>
                <w:rPr>
                  <w:rFonts w:ascii="Helvetica Neue" w:hAnsi="Helvetica Neue" w:cs="Calibri"/>
                  <w:color w:val="000000"/>
                  <w:sz w:val="20"/>
                  <w:szCs w:val="20"/>
                </w:rPr>
                <w:t>limitsMinLatExtGap</w:t>
              </w:r>
              <w:proofErr w:type="spellEnd"/>
            </w:ins>
          </w:p>
        </w:tc>
        <w:tc>
          <w:tcPr>
            <w:tcW w:w="3920" w:type="dxa"/>
            <w:tcBorders>
              <w:top w:val="nil"/>
              <w:left w:val="nil"/>
              <w:bottom w:val="single" w:sz="4" w:space="0" w:color="auto"/>
              <w:right w:val="single" w:sz="4" w:space="0" w:color="auto"/>
            </w:tcBorders>
            <w:shd w:val="clear" w:color="auto" w:fill="auto"/>
            <w:noWrap/>
            <w:vAlign w:val="center"/>
            <w:hideMark/>
          </w:tcPr>
          <w:p w14:paraId="1C414AA5" w14:textId="77777777" w:rsidR="00D354F4" w:rsidRDefault="00D354F4">
            <w:pPr>
              <w:rPr>
                <w:ins w:id="268" w:author="Attili Naga Srinivasu" w:date="2022-05-12T17:45:00Z"/>
                <w:rFonts w:ascii="Helvetica Neue" w:hAnsi="Helvetica Neue" w:cs="Calibri"/>
                <w:color w:val="000000"/>
                <w:sz w:val="20"/>
                <w:szCs w:val="20"/>
              </w:rPr>
            </w:pPr>
            <w:proofErr w:type="spellStart"/>
            <w:ins w:id="269" w:author="Attili Naga Srinivasu" w:date="2022-05-12T17:45:00Z">
              <w:r>
                <w:rPr>
                  <w:rFonts w:ascii="Helvetica Neue" w:hAnsi="Helvetica Neue" w:cs="Calibri"/>
                  <w:color w:val="000000"/>
                  <w:sz w:val="20"/>
                  <w:szCs w:val="20"/>
                </w:rPr>
                <w:t>limitsFemRotationTargetIsInitial</w:t>
              </w:r>
              <w:proofErr w:type="spellEnd"/>
            </w:ins>
          </w:p>
        </w:tc>
      </w:tr>
      <w:tr w:rsidR="00D354F4" w14:paraId="535F5F1B" w14:textId="77777777" w:rsidTr="00D354F4">
        <w:trPr>
          <w:trHeight w:val="320"/>
          <w:ins w:id="270"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2077BA25" w14:textId="77777777" w:rsidR="00D354F4" w:rsidRDefault="00D354F4">
            <w:pPr>
              <w:rPr>
                <w:ins w:id="271" w:author="Attili Naga Srinivasu" w:date="2022-05-12T17:45:00Z"/>
                <w:rFonts w:ascii="Helvetica Neue" w:hAnsi="Helvetica Neue" w:cs="Calibri"/>
                <w:color w:val="000000"/>
                <w:sz w:val="20"/>
                <w:szCs w:val="20"/>
              </w:rPr>
            </w:pPr>
            <w:proofErr w:type="spellStart"/>
            <w:ins w:id="272" w:author="Attili Naga Srinivasu" w:date="2022-05-12T17:45:00Z">
              <w:r>
                <w:rPr>
                  <w:rFonts w:ascii="Helvetica Neue" w:hAnsi="Helvetica Neue" w:cs="Calibri"/>
                  <w:color w:val="000000"/>
                  <w:sz w:val="20"/>
                  <w:szCs w:val="20"/>
                </w:rPr>
                <w:t>limitsMinMedFlexGap</w:t>
              </w:r>
              <w:proofErr w:type="spellEnd"/>
            </w:ins>
          </w:p>
        </w:tc>
        <w:tc>
          <w:tcPr>
            <w:tcW w:w="3920" w:type="dxa"/>
            <w:tcBorders>
              <w:top w:val="nil"/>
              <w:left w:val="nil"/>
              <w:bottom w:val="single" w:sz="4" w:space="0" w:color="auto"/>
              <w:right w:val="single" w:sz="4" w:space="0" w:color="auto"/>
            </w:tcBorders>
            <w:shd w:val="clear" w:color="auto" w:fill="auto"/>
            <w:noWrap/>
            <w:vAlign w:val="center"/>
            <w:hideMark/>
          </w:tcPr>
          <w:p w14:paraId="2C2CF27D" w14:textId="77777777" w:rsidR="00D354F4" w:rsidRDefault="00D354F4">
            <w:pPr>
              <w:rPr>
                <w:ins w:id="273" w:author="Attili Naga Srinivasu" w:date="2022-05-12T17:45:00Z"/>
                <w:rFonts w:ascii="Helvetica Neue" w:hAnsi="Helvetica Neue" w:cs="Calibri"/>
                <w:color w:val="000000"/>
                <w:sz w:val="20"/>
                <w:szCs w:val="20"/>
              </w:rPr>
            </w:pPr>
            <w:proofErr w:type="spellStart"/>
            <w:ins w:id="274" w:author="Attili Naga Srinivasu" w:date="2022-05-12T17:45:00Z">
              <w:r>
                <w:rPr>
                  <w:rFonts w:ascii="Helvetica Neue" w:hAnsi="Helvetica Neue" w:cs="Calibri"/>
                  <w:color w:val="000000"/>
                  <w:sz w:val="20"/>
                  <w:szCs w:val="20"/>
                </w:rPr>
                <w:t>limitsMaxFemExternal</w:t>
              </w:r>
              <w:proofErr w:type="spellEnd"/>
            </w:ins>
          </w:p>
        </w:tc>
      </w:tr>
      <w:tr w:rsidR="00D354F4" w14:paraId="6D5250DC" w14:textId="77777777" w:rsidTr="00D354F4">
        <w:trPr>
          <w:trHeight w:val="320"/>
          <w:ins w:id="275"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0CD06368" w14:textId="77777777" w:rsidR="00D354F4" w:rsidRDefault="00D354F4">
            <w:pPr>
              <w:rPr>
                <w:ins w:id="276" w:author="Attili Naga Srinivasu" w:date="2022-05-12T17:45:00Z"/>
                <w:rFonts w:ascii="Helvetica Neue" w:hAnsi="Helvetica Neue" w:cs="Calibri"/>
                <w:color w:val="000000"/>
                <w:sz w:val="20"/>
                <w:szCs w:val="20"/>
              </w:rPr>
            </w:pPr>
            <w:proofErr w:type="spellStart"/>
            <w:ins w:id="277" w:author="Attili Naga Srinivasu" w:date="2022-05-12T17:45:00Z">
              <w:r>
                <w:rPr>
                  <w:rFonts w:ascii="Helvetica Neue" w:hAnsi="Helvetica Neue" w:cs="Calibri"/>
                  <w:color w:val="000000"/>
                  <w:sz w:val="20"/>
                  <w:szCs w:val="20"/>
                </w:rPr>
                <w:t>limitsMinLatFlexGap</w:t>
              </w:r>
              <w:proofErr w:type="spellEnd"/>
            </w:ins>
          </w:p>
        </w:tc>
        <w:tc>
          <w:tcPr>
            <w:tcW w:w="3920" w:type="dxa"/>
            <w:tcBorders>
              <w:top w:val="nil"/>
              <w:left w:val="nil"/>
              <w:bottom w:val="single" w:sz="4" w:space="0" w:color="auto"/>
              <w:right w:val="single" w:sz="4" w:space="0" w:color="auto"/>
            </w:tcBorders>
            <w:shd w:val="clear" w:color="auto" w:fill="auto"/>
            <w:noWrap/>
            <w:vAlign w:val="center"/>
            <w:hideMark/>
          </w:tcPr>
          <w:p w14:paraId="31824308" w14:textId="77777777" w:rsidR="00D354F4" w:rsidRDefault="00D354F4">
            <w:pPr>
              <w:rPr>
                <w:ins w:id="278" w:author="Attili Naga Srinivasu" w:date="2022-05-12T17:45:00Z"/>
                <w:rFonts w:ascii="Helvetica Neue" w:hAnsi="Helvetica Neue" w:cs="Calibri"/>
                <w:color w:val="000000"/>
                <w:sz w:val="20"/>
                <w:szCs w:val="20"/>
              </w:rPr>
            </w:pPr>
            <w:proofErr w:type="spellStart"/>
            <w:ins w:id="279" w:author="Attili Naga Srinivasu" w:date="2022-05-12T17:45:00Z">
              <w:r>
                <w:rPr>
                  <w:rFonts w:ascii="Helvetica Neue" w:hAnsi="Helvetica Neue" w:cs="Calibri"/>
                  <w:color w:val="000000"/>
                  <w:sz w:val="20"/>
                  <w:szCs w:val="20"/>
                </w:rPr>
                <w:t>limitsMaxTibVarus</w:t>
              </w:r>
              <w:proofErr w:type="spellEnd"/>
            </w:ins>
          </w:p>
        </w:tc>
      </w:tr>
      <w:tr w:rsidR="00D354F4" w14:paraId="420A32FA" w14:textId="77777777" w:rsidTr="00D354F4">
        <w:trPr>
          <w:trHeight w:val="320"/>
          <w:ins w:id="280"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09F508A7" w14:textId="77777777" w:rsidR="00D354F4" w:rsidRDefault="00D354F4">
            <w:pPr>
              <w:rPr>
                <w:ins w:id="281" w:author="Attili Naga Srinivasu" w:date="2022-05-12T17:45:00Z"/>
                <w:rFonts w:ascii="Helvetica Neue" w:hAnsi="Helvetica Neue" w:cs="Calibri"/>
                <w:color w:val="000000"/>
                <w:sz w:val="20"/>
                <w:szCs w:val="20"/>
              </w:rPr>
            </w:pPr>
            <w:proofErr w:type="spellStart"/>
            <w:ins w:id="282" w:author="Attili Naga Srinivasu" w:date="2022-05-12T17:45:00Z">
              <w:r>
                <w:rPr>
                  <w:rFonts w:ascii="Helvetica Neue" w:hAnsi="Helvetica Neue" w:cs="Calibri"/>
                  <w:color w:val="000000"/>
                  <w:sz w:val="20"/>
                  <w:szCs w:val="20"/>
                </w:rPr>
                <w:t>limitsTargetMedExtGap</w:t>
              </w:r>
              <w:proofErr w:type="spellEnd"/>
            </w:ins>
          </w:p>
        </w:tc>
        <w:tc>
          <w:tcPr>
            <w:tcW w:w="3920" w:type="dxa"/>
            <w:tcBorders>
              <w:top w:val="nil"/>
              <w:left w:val="nil"/>
              <w:bottom w:val="single" w:sz="4" w:space="0" w:color="auto"/>
              <w:right w:val="single" w:sz="4" w:space="0" w:color="auto"/>
            </w:tcBorders>
            <w:shd w:val="clear" w:color="auto" w:fill="auto"/>
            <w:noWrap/>
            <w:vAlign w:val="center"/>
            <w:hideMark/>
          </w:tcPr>
          <w:p w14:paraId="1859A48B" w14:textId="77777777" w:rsidR="00D354F4" w:rsidRDefault="00D354F4">
            <w:pPr>
              <w:rPr>
                <w:ins w:id="283" w:author="Attili Naga Srinivasu" w:date="2022-05-12T17:45:00Z"/>
                <w:rFonts w:ascii="Helvetica Neue" w:hAnsi="Helvetica Neue" w:cs="Calibri"/>
                <w:color w:val="000000"/>
                <w:sz w:val="20"/>
                <w:szCs w:val="20"/>
              </w:rPr>
            </w:pPr>
            <w:proofErr w:type="spellStart"/>
            <w:ins w:id="284" w:author="Attili Naga Srinivasu" w:date="2022-05-12T17:45:00Z">
              <w:r>
                <w:rPr>
                  <w:rFonts w:ascii="Helvetica Neue" w:hAnsi="Helvetica Neue" w:cs="Calibri"/>
                  <w:color w:val="000000"/>
                  <w:sz w:val="20"/>
                  <w:szCs w:val="20"/>
                </w:rPr>
                <w:t>limitsTibAlignmentTargetIsInitial</w:t>
              </w:r>
              <w:proofErr w:type="spellEnd"/>
            </w:ins>
          </w:p>
        </w:tc>
      </w:tr>
      <w:tr w:rsidR="00D354F4" w14:paraId="34F97DB7" w14:textId="77777777" w:rsidTr="00D354F4">
        <w:trPr>
          <w:trHeight w:val="320"/>
          <w:ins w:id="285"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1C52696E" w14:textId="77777777" w:rsidR="00D354F4" w:rsidRDefault="00D354F4">
            <w:pPr>
              <w:rPr>
                <w:ins w:id="286" w:author="Attili Naga Srinivasu" w:date="2022-05-12T17:45:00Z"/>
                <w:rFonts w:ascii="Helvetica Neue" w:hAnsi="Helvetica Neue" w:cs="Calibri"/>
                <w:color w:val="000000"/>
                <w:sz w:val="20"/>
                <w:szCs w:val="20"/>
              </w:rPr>
            </w:pPr>
            <w:proofErr w:type="spellStart"/>
            <w:ins w:id="287" w:author="Attili Naga Srinivasu" w:date="2022-05-12T17:45:00Z">
              <w:r>
                <w:rPr>
                  <w:rFonts w:ascii="Helvetica Neue" w:hAnsi="Helvetica Neue" w:cs="Calibri"/>
                  <w:color w:val="000000"/>
                  <w:sz w:val="20"/>
                  <w:szCs w:val="20"/>
                </w:rPr>
                <w:t>limitsTargetLatExtGap</w:t>
              </w:r>
              <w:proofErr w:type="spellEnd"/>
            </w:ins>
          </w:p>
        </w:tc>
        <w:tc>
          <w:tcPr>
            <w:tcW w:w="3920" w:type="dxa"/>
            <w:tcBorders>
              <w:top w:val="nil"/>
              <w:left w:val="nil"/>
              <w:bottom w:val="single" w:sz="4" w:space="0" w:color="auto"/>
              <w:right w:val="single" w:sz="4" w:space="0" w:color="auto"/>
            </w:tcBorders>
            <w:shd w:val="clear" w:color="auto" w:fill="auto"/>
            <w:noWrap/>
            <w:vAlign w:val="center"/>
            <w:hideMark/>
          </w:tcPr>
          <w:p w14:paraId="20A354D0" w14:textId="77777777" w:rsidR="00D354F4" w:rsidRDefault="00D354F4">
            <w:pPr>
              <w:rPr>
                <w:ins w:id="288" w:author="Attili Naga Srinivasu" w:date="2022-05-12T17:45:00Z"/>
                <w:rFonts w:ascii="Helvetica Neue" w:hAnsi="Helvetica Neue" w:cs="Calibri"/>
                <w:color w:val="000000"/>
                <w:sz w:val="20"/>
                <w:szCs w:val="20"/>
              </w:rPr>
            </w:pPr>
            <w:proofErr w:type="spellStart"/>
            <w:ins w:id="289" w:author="Attili Naga Srinivasu" w:date="2022-05-12T17:45:00Z">
              <w:r>
                <w:rPr>
                  <w:rFonts w:ascii="Helvetica Neue" w:hAnsi="Helvetica Neue" w:cs="Calibri"/>
                  <w:color w:val="000000"/>
                  <w:sz w:val="20"/>
                  <w:szCs w:val="20"/>
                </w:rPr>
                <w:t>limitsTibAlignmentTarget</w:t>
              </w:r>
              <w:proofErr w:type="spellEnd"/>
            </w:ins>
          </w:p>
        </w:tc>
      </w:tr>
      <w:tr w:rsidR="00D354F4" w14:paraId="63C982FA" w14:textId="77777777" w:rsidTr="00D354F4">
        <w:trPr>
          <w:trHeight w:val="320"/>
          <w:ins w:id="290"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62589A43" w14:textId="77777777" w:rsidR="00D354F4" w:rsidRDefault="00D354F4">
            <w:pPr>
              <w:rPr>
                <w:ins w:id="291" w:author="Attili Naga Srinivasu" w:date="2022-05-12T17:45:00Z"/>
                <w:rFonts w:ascii="Helvetica Neue" w:hAnsi="Helvetica Neue" w:cs="Calibri"/>
                <w:color w:val="000000"/>
                <w:sz w:val="20"/>
                <w:szCs w:val="20"/>
              </w:rPr>
            </w:pPr>
            <w:proofErr w:type="spellStart"/>
            <w:ins w:id="292" w:author="Attili Naga Srinivasu" w:date="2022-05-12T17:45:00Z">
              <w:r>
                <w:rPr>
                  <w:rFonts w:ascii="Helvetica Neue" w:hAnsi="Helvetica Neue" w:cs="Calibri"/>
                  <w:color w:val="000000"/>
                  <w:sz w:val="20"/>
                  <w:szCs w:val="20"/>
                </w:rPr>
                <w:t>limtsTargetMedFlexGap</w:t>
              </w:r>
              <w:proofErr w:type="spellEnd"/>
            </w:ins>
          </w:p>
        </w:tc>
        <w:tc>
          <w:tcPr>
            <w:tcW w:w="3920" w:type="dxa"/>
            <w:tcBorders>
              <w:top w:val="nil"/>
              <w:left w:val="nil"/>
              <w:bottom w:val="single" w:sz="4" w:space="0" w:color="auto"/>
              <w:right w:val="single" w:sz="4" w:space="0" w:color="auto"/>
            </w:tcBorders>
            <w:shd w:val="clear" w:color="auto" w:fill="auto"/>
            <w:noWrap/>
            <w:vAlign w:val="center"/>
            <w:hideMark/>
          </w:tcPr>
          <w:p w14:paraId="7C22F2CC" w14:textId="77777777" w:rsidR="00D354F4" w:rsidRDefault="00D354F4">
            <w:pPr>
              <w:rPr>
                <w:ins w:id="293" w:author="Attili Naga Srinivasu" w:date="2022-05-12T17:45:00Z"/>
                <w:rFonts w:ascii="Helvetica Neue" w:hAnsi="Helvetica Neue" w:cs="Calibri"/>
                <w:color w:val="000000"/>
                <w:sz w:val="20"/>
                <w:szCs w:val="20"/>
              </w:rPr>
            </w:pPr>
            <w:proofErr w:type="spellStart"/>
            <w:ins w:id="294" w:author="Attili Naga Srinivasu" w:date="2022-05-12T17:45:00Z">
              <w:r>
                <w:rPr>
                  <w:rFonts w:ascii="Helvetica Neue" w:hAnsi="Helvetica Neue" w:cs="Calibri"/>
                  <w:color w:val="000000"/>
                  <w:sz w:val="20"/>
                  <w:szCs w:val="20"/>
                </w:rPr>
                <w:t>limitsMaxTibValgus</w:t>
              </w:r>
              <w:proofErr w:type="spellEnd"/>
            </w:ins>
          </w:p>
        </w:tc>
      </w:tr>
      <w:tr w:rsidR="00D354F4" w14:paraId="0DB30B36" w14:textId="77777777" w:rsidTr="00D354F4">
        <w:trPr>
          <w:trHeight w:val="320"/>
          <w:ins w:id="295"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44B2AF39" w14:textId="77777777" w:rsidR="00D354F4" w:rsidRDefault="00D354F4">
            <w:pPr>
              <w:rPr>
                <w:ins w:id="296" w:author="Attili Naga Srinivasu" w:date="2022-05-12T17:45:00Z"/>
                <w:rFonts w:ascii="Helvetica Neue" w:hAnsi="Helvetica Neue" w:cs="Calibri"/>
                <w:color w:val="000000"/>
                <w:sz w:val="20"/>
                <w:szCs w:val="20"/>
              </w:rPr>
            </w:pPr>
            <w:proofErr w:type="spellStart"/>
            <w:ins w:id="297" w:author="Attili Naga Srinivasu" w:date="2022-05-12T17:45:00Z">
              <w:r>
                <w:rPr>
                  <w:rFonts w:ascii="Helvetica Neue" w:hAnsi="Helvetica Neue" w:cs="Calibri"/>
                  <w:color w:val="000000"/>
                  <w:sz w:val="20"/>
                  <w:szCs w:val="20"/>
                </w:rPr>
                <w:t>limitsTargetLatFlexGap</w:t>
              </w:r>
              <w:proofErr w:type="spellEnd"/>
            </w:ins>
          </w:p>
        </w:tc>
        <w:tc>
          <w:tcPr>
            <w:tcW w:w="3920" w:type="dxa"/>
            <w:tcBorders>
              <w:top w:val="nil"/>
              <w:left w:val="nil"/>
              <w:bottom w:val="single" w:sz="4" w:space="0" w:color="auto"/>
              <w:right w:val="single" w:sz="4" w:space="0" w:color="auto"/>
            </w:tcBorders>
            <w:shd w:val="clear" w:color="auto" w:fill="auto"/>
            <w:noWrap/>
            <w:vAlign w:val="center"/>
            <w:hideMark/>
          </w:tcPr>
          <w:p w14:paraId="15F907F5" w14:textId="77777777" w:rsidR="00D354F4" w:rsidRDefault="00D354F4">
            <w:pPr>
              <w:rPr>
                <w:ins w:id="298" w:author="Attili Naga Srinivasu" w:date="2022-05-12T17:45:00Z"/>
                <w:rFonts w:ascii="Helvetica Neue" w:hAnsi="Helvetica Neue" w:cs="Calibri"/>
                <w:color w:val="000000"/>
                <w:sz w:val="20"/>
                <w:szCs w:val="20"/>
              </w:rPr>
            </w:pPr>
            <w:proofErr w:type="spellStart"/>
            <w:ins w:id="299" w:author="Attili Naga Srinivasu" w:date="2022-05-12T17:45:00Z">
              <w:r>
                <w:rPr>
                  <w:rFonts w:ascii="Helvetica Neue" w:hAnsi="Helvetica Neue" w:cs="Calibri"/>
                  <w:color w:val="000000"/>
                  <w:sz w:val="20"/>
                  <w:szCs w:val="20"/>
                </w:rPr>
                <w:t>limitsMaxHKAVarus</w:t>
              </w:r>
              <w:proofErr w:type="spellEnd"/>
            </w:ins>
          </w:p>
        </w:tc>
      </w:tr>
      <w:tr w:rsidR="00D354F4" w14:paraId="3F47F9CE" w14:textId="77777777" w:rsidTr="00D354F4">
        <w:trPr>
          <w:trHeight w:val="320"/>
          <w:ins w:id="300"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28C1DBDA" w14:textId="77777777" w:rsidR="00D354F4" w:rsidRDefault="00D354F4">
            <w:pPr>
              <w:rPr>
                <w:ins w:id="301" w:author="Attili Naga Srinivasu" w:date="2022-05-12T17:45:00Z"/>
                <w:rFonts w:ascii="Helvetica Neue" w:hAnsi="Helvetica Neue" w:cs="Calibri"/>
                <w:color w:val="000000"/>
                <w:sz w:val="20"/>
                <w:szCs w:val="20"/>
              </w:rPr>
            </w:pPr>
            <w:proofErr w:type="spellStart"/>
            <w:ins w:id="302" w:author="Attili Naga Srinivasu" w:date="2022-05-12T17:45:00Z">
              <w:r>
                <w:rPr>
                  <w:rFonts w:ascii="Helvetica Neue" w:hAnsi="Helvetica Neue" w:cs="Calibri"/>
                  <w:color w:val="000000"/>
                  <w:sz w:val="20"/>
                  <w:szCs w:val="20"/>
                </w:rPr>
                <w:t>limitsMaxMedExtGap</w:t>
              </w:r>
              <w:proofErr w:type="spellEnd"/>
            </w:ins>
          </w:p>
        </w:tc>
        <w:tc>
          <w:tcPr>
            <w:tcW w:w="3920" w:type="dxa"/>
            <w:tcBorders>
              <w:top w:val="nil"/>
              <w:left w:val="nil"/>
              <w:bottom w:val="single" w:sz="4" w:space="0" w:color="auto"/>
              <w:right w:val="single" w:sz="4" w:space="0" w:color="auto"/>
            </w:tcBorders>
            <w:shd w:val="clear" w:color="auto" w:fill="auto"/>
            <w:noWrap/>
            <w:vAlign w:val="center"/>
            <w:hideMark/>
          </w:tcPr>
          <w:p w14:paraId="301C0DBE" w14:textId="77777777" w:rsidR="00D354F4" w:rsidRDefault="00D354F4">
            <w:pPr>
              <w:rPr>
                <w:ins w:id="303" w:author="Attili Naga Srinivasu" w:date="2022-05-12T17:45:00Z"/>
                <w:rFonts w:ascii="Helvetica Neue" w:hAnsi="Helvetica Neue" w:cs="Calibri"/>
                <w:color w:val="000000"/>
                <w:sz w:val="20"/>
                <w:szCs w:val="20"/>
              </w:rPr>
            </w:pPr>
            <w:proofErr w:type="spellStart"/>
            <w:ins w:id="304" w:author="Attili Naga Srinivasu" w:date="2022-05-12T17:45:00Z">
              <w:r>
                <w:rPr>
                  <w:rFonts w:ascii="Helvetica Neue" w:hAnsi="Helvetica Neue" w:cs="Calibri"/>
                  <w:color w:val="000000"/>
                  <w:sz w:val="20"/>
                  <w:szCs w:val="20"/>
                </w:rPr>
                <w:t>limitsMaxHKAVarus</w:t>
              </w:r>
              <w:proofErr w:type="spellEnd"/>
            </w:ins>
          </w:p>
        </w:tc>
      </w:tr>
      <w:tr w:rsidR="00D354F4" w14:paraId="64299E0C" w14:textId="77777777" w:rsidTr="00D354F4">
        <w:trPr>
          <w:trHeight w:val="320"/>
          <w:ins w:id="305"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47472E20" w14:textId="77777777" w:rsidR="00D354F4" w:rsidRDefault="00D354F4">
            <w:pPr>
              <w:rPr>
                <w:ins w:id="306" w:author="Attili Naga Srinivasu" w:date="2022-05-12T17:45:00Z"/>
                <w:rFonts w:ascii="Helvetica Neue" w:hAnsi="Helvetica Neue" w:cs="Calibri"/>
                <w:color w:val="000000"/>
                <w:sz w:val="20"/>
                <w:szCs w:val="20"/>
              </w:rPr>
            </w:pPr>
            <w:proofErr w:type="spellStart"/>
            <w:ins w:id="307" w:author="Attili Naga Srinivasu" w:date="2022-05-12T17:45:00Z">
              <w:r>
                <w:rPr>
                  <w:rFonts w:ascii="Helvetica Neue" w:hAnsi="Helvetica Neue" w:cs="Calibri"/>
                  <w:color w:val="000000"/>
                  <w:sz w:val="20"/>
                  <w:szCs w:val="20"/>
                </w:rPr>
                <w:lastRenderedPageBreak/>
                <w:t>limitsMaxLatExtGap</w:t>
              </w:r>
              <w:proofErr w:type="spellEnd"/>
            </w:ins>
          </w:p>
        </w:tc>
        <w:tc>
          <w:tcPr>
            <w:tcW w:w="3920" w:type="dxa"/>
            <w:tcBorders>
              <w:top w:val="nil"/>
              <w:left w:val="nil"/>
              <w:bottom w:val="single" w:sz="4" w:space="0" w:color="auto"/>
              <w:right w:val="single" w:sz="4" w:space="0" w:color="auto"/>
            </w:tcBorders>
            <w:shd w:val="clear" w:color="auto" w:fill="auto"/>
            <w:noWrap/>
            <w:vAlign w:val="center"/>
            <w:hideMark/>
          </w:tcPr>
          <w:p w14:paraId="10C156BF" w14:textId="77777777" w:rsidR="00D354F4" w:rsidRDefault="00D354F4">
            <w:pPr>
              <w:rPr>
                <w:ins w:id="308" w:author="Attili Naga Srinivasu" w:date="2022-05-12T17:45:00Z"/>
                <w:rFonts w:ascii="Helvetica Neue" w:hAnsi="Helvetica Neue" w:cs="Calibri"/>
                <w:color w:val="000000"/>
                <w:sz w:val="20"/>
                <w:szCs w:val="20"/>
              </w:rPr>
            </w:pPr>
            <w:proofErr w:type="spellStart"/>
            <w:ins w:id="309" w:author="Attili Naga Srinivasu" w:date="2022-05-12T17:45:00Z">
              <w:r>
                <w:rPr>
                  <w:rFonts w:ascii="Helvetica Neue" w:hAnsi="Helvetica Neue" w:cs="Calibri"/>
                  <w:color w:val="000000"/>
                  <w:sz w:val="20"/>
                  <w:szCs w:val="20"/>
                </w:rPr>
                <w:t>limitsHKAAlignmentTarget</w:t>
              </w:r>
              <w:proofErr w:type="spellEnd"/>
            </w:ins>
          </w:p>
        </w:tc>
      </w:tr>
      <w:tr w:rsidR="00D354F4" w14:paraId="4AC7DB9A" w14:textId="77777777" w:rsidTr="00D354F4">
        <w:trPr>
          <w:trHeight w:val="320"/>
          <w:ins w:id="310"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2BA12932" w14:textId="77777777" w:rsidR="00D354F4" w:rsidRDefault="00D354F4">
            <w:pPr>
              <w:rPr>
                <w:ins w:id="311" w:author="Attili Naga Srinivasu" w:date="2022-05-12T17:45:00Z"/>
                <w:rFonts w:ascii="Helvetica Neue" w:hAnsi="Helvetica Neue" w:cs="Calibri"/>
                <w:color w:val="000000"/>
                <w:sz w:val="20"/>
                <w:szCs w:val="20"/>
              </w:rPr>
            </w:pPr>
            <w:proofErr w:type="spellStart"/>
            <w:ins w:id="312" w:author="Attili Naga Srinivasu" w:date="2022-05-12T17:45:00Z">
              <w:r>
                <w:rPr>
                  <w:rFonts w:ascii="Helvetica Neue" w:hAnsi="Helvetica Neue" w:cs="Calibri"/>
                  <w:color w:val="000000"/>
                  <w:sz w:val="20"/>
                  <w:szCs w:val="20"/>
                </w:rPr>
                <w:t>limitsMaxMedFlexGap</w:t>
              </w:r>
              <w:proofErr w:type="spellEnd"/>
            </w:ins>
          </w:p>
        </w:tc>
        <w:tc>
          <w:tcPr>
            <w:tcW w:w="3920" w:type="dxa"/>
            <w:tcBorders>
              <w:top w:val="nil"/>
              <w:left w:val="nil"/>
              <w:bottom w:val="single" w:sz="4" w:space="0" w:color="auto"/>
              <w:right w:val="single" w:sz="4" w:space="0" w:color="auto"/>
            </w:tcBorders>
            <w:shd w:val="clear" w:color="auto" w:fill="auto"/>
            <w:noWrap/>
            <w:vAlign w:val="center"/>
            <w:hideMark/>
          </w:tcPr>
          <w:p w14:paraId="60B64026" w14:textId="77777777" w:rsidR="00D354F4" w:rsidRDefault="00D354F4">
            <w:pPr>
              <w:rPr>
                <w:ins w:id="313" w:author="Attili Naga Srinivasu" w:date="2022-05-12T17:45:00Z"/>
                <w:rFonts w:ascii="Helvetica Neue" w:hAnsi="Helvetica Neue" w:cs="Calibri"/>
                <w:color w:val="000000"/>
                <w:sz w:val="20"/>
                <w:szCs w:val="20"/>
              </w:rPr>
            </w:pPr>
            <w:proofErr w:type="spellStart"/>
            <w:ins w:id="314" w:author="Attili Naga Srinivasu" w:date="2022-05-12T17:45:00Z">
              <w:r>
                <w:rPr>
                  <w:rFonts w:ascii="Helvetica Neue" w:hAnsi="Helvetica Neue" w:cs="Calibri"/>
                  <w:color w:val="000000"/>
                  <w:sz w:val="20"/>
                  <w:szCs w:val="20"/>
                </w:rPr>
                <w:t>limitsHKAAlignmentTargetIsInitial</w:t>
              </w:r>
              <w:proofErr w:type="spellEnd"/>
            </w:ins>
          </w:p>
        </w:tc>
      </w:tr>
      <w:tr w:rsidR="00D354F4" w14:paraId="36AAD92A" w14:textId="77777777" w:rsidTr="00D354F4">
        <w:trPr>
          <w:trHeight w:val="320"/>
          <w:ins w:id="315"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70408F10" w14:textId="77777777" w:rsidR="00D354F4" w:rsidRDefault="00D354F4">
            <w:pPr>
              <w:rPr>
                <w:ins w:id="316" w:author="Attili Naga Srinivasu" w:date="2022-05-12T17:45:00Z"/>
                <w:rFonts w:ascii="Helvetica Neue" w:hAnsi="Helvetica Neue" w:cs="Calibri"/>
                <w:color w:val="000000"/>
                <w:sz w:val="20"/>
                <w:szCs w:val="20"/>
              </w:rPr>
            </w:pPr>
            <w:proofErr w:type="spellStart"/>
            <w:ins w:id="317" w:author="Attili Naga Srinivasu" w:date="2022-05-12T17:45:00Z">
              <w:r>
                <w:rPr>
                  <w:rFonts w:ascii="Helvetica Neue" w:hAnsi="Helvetica Neue" w:cs="Calibri"/>
                  <w:color w:val="000000"/>
                  <w:sz w:val="20"/>
                  <w:szCs w:val="20"/>
                </w:rPr>
                <w:t>limitsMaxLatFlexGap</w:t>
              </w:r>
              <w:proofErr w:type="spellEnd"/>
            </w:ins>
          </w:p>
        </w:tc>
        <w:tc>
          <w:tcPr>
            <w:tcW w:w="3920" w:type="dxa"/>
            <w:tcBorders>
              <w:top w:val="nil"/>
              <w:left w:val="nil"/>
              <w:bottom w:val="single" w:sz="4" w:space="0" w:color="auto"/>
              <w:right w:val="single" w:sz="4" w:space="0" w:color="auto"/>
            </w:tcBorders>
            <w:shd w:val="clear" w:color="auto" w:fill="auto"/>
            <w:noWrap/>
            <w:vAlign w:val="center"/>
            <w:hideMark/>
          </w:tcPr>
          <w:p w14:paraId="77BD5D22" w14:textId="77777777" w:rsidR="00D354F4" w:rsidRDefault="00D354F4">
            <w:pPr>
              <w:rPr>
                <w:ins w:id="318" w:author="Attili Naga Srinivasu" w:date="2022-05-12T17:45:00Z"/>
                <w:rFonts w:ascii="Helvetica Neue" w:hAnsi="Helvetica Neue" w:cs="Calibri"/>
                <w:color w:val="000000"/>
                <w:sz w:val="20"/>
                <w:szCs w:val="20"/>
              </w:rPr>
            </w:pPr>
            <w:proofErr w:type="spellStart"/>
            <w:ins w:id="319" w:author="Attili Naga Srinivasu" w:date="2022-05-12T17:45:00Z">
              <w:r>
                <w:rPr>
                  <w:rFonts w:ascii="Helvetica Neue" w:hAnsi="Helvetica Neue" w:cs="Calibri"/>
                  <w:color w:val="000000"/>
                  <w:sz w:val="20"/>
                  <w:szCs w:val="20"/>
                </w:rPr>
                <w:t>limitsMaxHKAValgus</w:t>
              </w:r>
              <w:proofErr w:type="spellEnd"/>
            </w:ins>
          </w:p>
        </w:tc>
      </w:tr>
      <w:tr w:rsidR="00D354F4" w14:paraId="74A7E68D" w14:textId="77777777" w:rsidTr="00D354F4">
        <w:trPr>
          <w:trHeight w:val="320"/>
          <w:ins w:id="320"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5359E4D1" w14:textId="77777777" w:rsidR="00D354F4" w:rsidRDefault="00D354F4">
            <w:pPr>
              <w:rPr>
                <w:ins w:id="321" w:author="Attili Naga Srinivasu" w:date="2022-05-12T17:45:00Z"/>
                <w:rFonts w:ascii="Helvetica Neue" w:hAnsi="Helvetica Neue" w:cs="Calibri"/>
                <w:color w:val="000000"/>
                <w:sz w:val="20"/>
                <w:szCs w:val="20"/>
              </w:rPr>
            </w:pPr>
            <w:proofErr w:type="spellStart"/>
            <w:ins w:id="322" w:author="Attili Naga Srinivasu" w:date="2022-05-12T17:45:00Z">
              <w:r>
                <w:rPr>
                  <w:rFonts w:ascii="Helvetica Neue" w:hAnsi="Helvetica Neue" w:cs="Calibri"/>
                  <w:color w:val="000000"/>
                  <w:sz w:val="20"/>
                  <w:szCs w:val="20"/>
                </w:rPr>
                <w:t>limitsMaxFemVarus</w:t>
              </w:r>
              <w:proofErr w:type="spellEnd"/>
            </w:ins>
          </w:p>
        </w:tc>
        <w:tc>
          <w:tcPr>
            <w:tcW w:w="3920" w:type="dxa"/>
            <w:tcBorders>
              <w:top w:val="nil"/>
              <w:left w:val="nil"/>
              <w:bottom w:val="single" w:sz="4" w:space="0" w:color="auto"/>
              <w:right w:val="single" w:sz="4" w:space="0" w:color="auto"/>
            </w:tcBorders>
            <w:shd w:val="clear" w:color="auto" w:fill="auto"/>
            <w:noWrap/>
            <w:vAlign w:val="center"/>
            <w:hideMark/>
          </w:tcPr>
          <w:p w14:paraId="3AAC077C" w14:textId="77777777" w:rsidR="00D354F4" w:rsidRDefault="00D354F4">
            <w:pPr>
              <w:rPr>
                <w:ins w:id="323" w:author="Attili Naga Srinivasu" w:date="2022-05-12T17:45:00Z"/>
                <w:rFonts w:ascii="Helvetica Neue" w:hAnsi="Helvetica Neue" w:cs="Calibri"/>
                <w:color w:val="000000"/>
                <w:sz w:val="20"/>
                <w:szCs w:val="20"/>
              </w:rPr>
            </w:pPr>
            <w:proofErr w:type="spellStart"/>
            <w:ins w:id="324" w:author="Attili Naga Srinivasu" w:date="2022-05-12T17:45:00Z">
              <w:r>
                <w:rPr>
                  <w:rFonts w:ascii="Helvetica Neue" w:hAnsi="Helvetica Neue" w:cs="Calibri"/>
                  <w:color w:val="000000"/>
                  <w:sz w:val="20"/>
                  <w:szCs w:val="20"/>
                </w:rPr>
                <w:t>limitsFFDCompInitial</w:t>
              </w:r>
              <w:proofErr w:type="spellEnd"/>
            </w:ins>
          </w:p>
        </w:tc>
      </w:tr>
    </w:tbl>
    <w:p w14:paraId="0B5B597F" w14:textId="77777777" w:rsidR="00D354F4" w:rsidRDefault="00D354F4" w:rsidP="006B229D">
      <w:pPr>
        <w:spacing w:after="120"/>
        <w:rPr>
          <w:ins w:id="325" w:author="Attili Naga Srinivasu" w:date="2022-05-12T17:42:00Z"/>
          <w:rFonts w:ascii="Humanist Slabserif 712 Std Roma" w:hAnsi="Humanist Slabserif 712 Std Roma" w:cs="Arial"/>
          <w:b/>
          <w:color w:val="000000" w:themeColor="text1"/>
          <w:sz w:val="20"/>
        </w:rPr>
      </w:pPr>
    </w:p>
    <w:p w14:paraId="34A7D8A4" w14:textId="36CB8BA7" w:rsidR="00BC535C" w:rsidRPr="00666209" w:rsidDel="00D354F4" w:rsidRDefault="00BC535C" w:rsidP="006B229D">
      <w:pPr>
        <w:spacing w:after="120"/>
        <w:rPr>
          <w:ins w:id="326" w:author="Rudraraju Sai Krishna Teja" w:date="2022-05-12T14:54:00Z"/>
          <w:del w:id="327" w:author="Attili Naga Srinivasu" w:date="2022-05-12T17:45:00Z"/>
          <w:rFonts w:ascii="Humanist Slabserif 712 Std Roma" w:hAnsi="Humanist Slabserif 712 Std Roma" w:cs="Arial"/>
          <w:b/>
          <w:color w:val="000000" w:themeColor="text1"/>
          <w:sz w:val="20"/>
          <w:rPrChange w:id="328" w:author="Rudraraju Sai Krishna Teja" w:date="2022-05-12T15:01:00Z">
            <w:rPr>
              <w:ins w:id="329" w:author="Rudraraju Sai Krishna Teja" w:date="2022-05-12T14:54:00Z"/>
              <w:del w:id="330" w:author="Attili Naga Srinivasu" w:date="2022-05-12T17:45:00Z"/>
              <w:rFonts w:ascii="Humanist Slabserif 712 Std Roma" w:hAnsi="Humanist Slabserif 712 Std Roma" w:cs="Arial"/>
              <w:color w:val="000000" w:themeColor="text1"/>
              <w:sz w:val="20"/>
            </w:rPr>
          </w:rPrChange>
        </w:rPr>
      </w:pPr>
    </w:p>
    <w:p w14:paraId="2A65A015" w14:textId="5E9D95FD" w:rsidR="006B229D" w:rsidDel="00D354F4" w:rsidRDefault="006B229D" w:rsidP="006B229D">
      <w:pPr>
        <w:spacing w:after="120"/>
        <w:rPr>
          <w:ins w:id="331" w:author="Rudraraju Sai Krishna Teja" w:date="2022-05-12T15:02:00Z"/>
          <w:del w:id="332" w:author="Attili Naga Srinivasu" w:date="2022-05-12T17:45:00Z"/>
          <w:rFonts w:ascii="Humanist Slabserif 712 Std Roma" w:hAnsi="Humanist Slabserif 712 Std Roma" w:cs="Arial"/>
          <w:color w:val="000000" w:themeColor="text1"/>
          <w:sz w:val="20"/>
        </w:rPr>
      </w:pPr>
      <w:ins w:id="333" w:author="Rudraraju Sai Krishna Teja" w:date="2022-05-12T14:55:00Z">
        <w:del w:id="334" w:author="Attili Naga Srinivasu" w:date="2022-05-12T17:45:00Z">
          <w:r w:rsidDel="00D354F4">
            <w:rPr>
              <w:rFonts w:ascii="Humanist Slabserif 712 Std Roma" w:hAnsi="Humanist Slabserif 712 Std Roma" w:cs="Arial"/>
              <w:color w:val="000000" w:themeColor="text1"/>
              <w:sz w:val="20"/>
            </w:rPr>
            <w:delText xml:space="preserve">     </w:delText>
          </w:r>
        </w:del>
      </w:ins>
      <w:ins w:id="335" w:author="Rudraraju Sai Krishna Teja" w:date="2022-05-12T14:54:00Z">
        <w:del w:id="336" w:author="Attili Naga Srinivasu" w:date="2022-05-12T17:45:00Z">
          <w:r w:rsidDel="00D354F4">
            <w:rPr>
              <w:rFonts w:ascii="Humanist Slabserif 712 Std Roma" w:hAnsi="Humanist Slabserif 712 Std Roma" w:cs="Arial"/>
              <w:color w:val="000000" w:themeColor="text1"/>
              <w:sz w:val="20"/>
            </w:rPr>
            <w:delText xml:space="preserve">  preferenceName</w:delText>
          </w:r>
          <w:r w:rsidRPr="006B229D" w:rsidDel="00D354F4">
            <w:rPr>
              <w:rFonts w:ascii="Humanist Slabserif 712 Std Roma" w:hAnsi="Humanist Slabserif 712 Std Roma" w:cs="Arial"/>
              <w:color w:val="000000" w:themeColor="text1"/>
              <w:sz w:val="20"/>
            </w:rPr>
            <w:delText xml:space="preserve"> </w:delText>
          </w:r>
        </w:del>
      </w:ins>
      <w:ins w:id="337" w:author="Rudraraju Sai Krishna Teja" w:date="2022-05-12T14:55:00Z">
        <w:del w:id="338" w:author="Attili Naga Srinivasu" w:date="2022-05-12T17:45:00Z">
          <w:r w:rsidDel="00D354F4">
            <w:rPr>
              <w:rFonts w:ascii="Humanist Slabserif 712 Std Roma" w:hAnsi="Humanist Slabserif 712 Std Roma" w:cs="Arial"/>
              <w:color w:val="000000" w:themeColor="text1"/>
              <w:sz w:val="20"/>
            </w:rPr>
            <w:delText>,</w:delText>
          </w:r>
        </w:del>
      </w:ins>
      <w:ins w:id="339" w:author="Rudraraju Sai Krishna Teja" w:date="2022-05-12T14:54:00Z">
        <w:del w:id="340" w:author="Attili Naga Srinivasu" w:date="2022-05-12T17:45:00Z">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dynamicMedialRes</w:delText>
          </w:r>
          <w:r w:rsidDel="00D354F4">
            <w:rPr>
              <w:rFonts w:ascii="Humanist Slabserif 712 Std Roma" w:hAnsi="Humanist Slabserif 712 Std Roma" w:cs="Arial"/>
              <w:color w:val="000000" w:themeColor="text1"/>
              <w:sz w:val="20"/>
            </w:rPr>
            <w:delText>ectionLimits</w:delText>
          </w:r>
          <w:r w:rsidRPr="006B229D" w:rsidDel="00D354F4">
            <w:rPr>
              <w:rFonts w:ascii="Humanist Slabserif 712 Std Roma" w:hAnsi="Humanist Slabserif 712 Std Roma" w:cs="Arial"/>
              <w:color w:val="000000" w:themeColor="text1"/>
              <w:sz w:val="20"/>
            </w:rPr>
            <w:delText>,</w:delText>
          </w:r>
        </w:del>
      </w:ins>
      <w:ins w:id="341" w:author="Rudraraju Sai Krishna Teja" w:date="2022-05-12T14:55:00Z">
        <w:del w:id="342" w:author="Attili Naga Srinivasu" w:date="2022-05-12T17:45:00Z">
          <w:r w:rsidDel="00D354F4">
            <w:rPr>
              <w:rFonts w:ascii="Humanist Slabserif 712 Std Roma" w:hAnsi="Humanist Slabserif 712 Std Roma" w:cs="Arial"/>
              <w:color w:val="000000" w:themeColor="text1"/>
              <w:sz w:val="20"/>
            </w:rPr>
            <w:delText xml:space="preserve"> </w:delText>
          </w:r>
        </w:del>
      </w:ins>
      <w:ins w:id="343" w:author="Rudraraju Sai Krishna Teja" w:date="2022-05-12T14:54:00Z">
        <w:del w:id="344" w:author="Attili Naga Srinivasu" w:date="2022-05-12T17:45:00Z">
          <w:r w:rsidDel="00D354F4">
            <w:rPr>
              <w:rFonts w:ascii="Humanist Slabserif 712 Std Roma" w:hAnsi="Humanist Slabserif 712 Std Roma" w:cs="Arial"/>
              <w:color w:val="000000" w:themeColor="text1"/>
              <w:sz w:val="20"/>
            </w:rPr>
            <w:delText xml:space="preserve"> </w:delText>
          </w:r>
        </w:del>
      </w:ins>
      <w:ins w:id="345" w:author="Rudraraju Sai Krishna Teja" w:date="2022-05-12T14:55:00Z">
        <w:del w:id="346" w:author="Attili Naga Srinivasu" w:date="2022-05-12T17:45:00Z">
          <w:r w:rsidRPr="006B229D" w:rsidDel="00D354F4">
            <w:rPr>
              <w:rFonts w:ascii="Humanist Slabserif 712 Std Roma" w:hAnsi="Humanist Slabserif 712 Std Roma" w:cs="Arial"/>
              <w:color w:val="000000" w:themeColor="text1"/>
              <w:sz w:val="20"/>
            </w:rPr>
            <w:delText>dynamicLateralResectionLimits</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limitsMinMedExtGap</w:delText>
          </w:r>
        </w:del>
      </w:ins>
      <w:ins w:id="347" w:author="Rudraraju Sai Krishna Teja" w:date="2022-05-12T14:54:00Z">
        <w:del w:id="348" w:author="Attili Naga Srinivasu" w:date="2022-05-12T17:45:00Z">
          <w:r w:rsidRPr="006B229D" w:rsidDel="00D354F4">
            <w:rPr>
              <w:rFonts w:ascii="Humanist Slabserif 712 Std Roma" w:hAnsi="Humanist Slabserif 712 Std Roma" w:cs="Arial"/>
              <w:color w:val="000000" w:themeColor="text1"/>
              <w:sz w:val="20"/>
            </w:rPr>
            <w:delText xml:space="preserve"> </w:delText>
          </w:r>
        </w:del>
      </w:ins>
      <w:ins w:id="349" w:author="Rudraraju Sai Krishna Teja" w:date="2022-05-12T14:56:00Z">
        <w:del w:id="350" w:author="Attili Naga Srinivasu" w:date="2022-05-12T17:45:00Z">
          <w:r w:rsidDel="00D354F4">
            <w:rPr>
              <w:rFonts w:ascii="Humanist Slabserif 712 Std Roma" w:hAnsi="Humanist Slabserif 712 Std Roma" w:cs="Arial"/>
              <w:color w:val="000000" w:themeColor="text1"/>
              <w:sz w:val="20"/>
            </w:rPr>
            <w:delText>,</w:delText>
          </w:r>
          <w:r w:rsidRPr="006B229D" w:rsidDel="00D354F4">
            <w:rPr>
              <w:rFonts w:ascii="Humanist Slabserif 712 Std Roma" w:hAnsi="Humanist Slabserif 712 Std Roma" w:cs="Arial"/>
              <w:color w:val="000000" w:themeColor="text1"/>
              <w:sz w:val="20"/>
            </w:rPr>
            <w:delText xml:space="preserve"> limitsMinLatExtGap</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limitsMinLatExtGap</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limitsMinMedFlexGap</w:delText>
          </w:r>
          <w:r w:rsidDel="00D354F4">
            <w:rPr>
              <w:rFonts w:ascii="Humanist Slabserif 712 Std Roma" w:hAnsi="Humanist Slabserif 712 Std Roma" w:cs="Arial"/>
              <w:color w:val="000000" w:themeColor="text1"/>
              <w:sz w:val="20"/>
            </w:rPr>
            <w:delText>,</w:delText>
          </w:r>
        </w:del>
      </w:ins>
      <w:ins w:id="351" w:author="Rudraraju Sai Krishna Teja" w:date="2022-05-12T14:54:00Z">
        <w:del w:id="352" w:author="Attili Naga Srinivasu" w:date="2022-05-12T17:45:00Z">
          <w:r w:rsidRPr="006B229D" w:rsidDel="00D354F4">
            <w:rPr>
              <w:rFonts w:ascii="Humanist Slabserif 712 Std Roma" w:hAnsi="Humanist Slabserif 712 Std Roma" w:cs="Arial"/>
              <w:color w:val="000000" w:themeColor="text1"/>
              <w:sz w:val="20"/>
            </w:rPr>
            <w:delText xml:space="preserve"> </w:delText>
          </w:r>
        </w:del>
      </w:ins>
      <w:ins w:id="353" w:author="Rudraraju Sai Krishna Teja" w:date="2022-05-12T14:56:00Z">
        <w:del w:id="354" w:author="Attili Naga Srinivasu" w:date="2022-05-12T17:45:00Z">
          <w:r w:rsidRPr="006B229D" w:rsidDel="00D354F4">
            <w:rPr>
              <w:rFonts w:ascii="Humanist Slabserif 712 Std Roma" w:hAnsi="Humanist Slabserif 712 Std Roma" w:cs="Arial"/>
              <w:color w:val="000000" w:themeColor="text1"/>
              <w:sz w:val="20"/>
            </w:rPr>
            <w:delText>limitsMinLatFlexGap</w:delText>
          </w:r>
          <w:r w:rsidDel="00D354F4">
            <w:rPr>
              <w:rFonts w:ascii="Humanist Slabserif 712 Std Roma" w:hAnsi="Humanist Slabserif 712 Std Roma" w:cs="Arial"/>
              <w:color w:val="000000" w:themeColor="text1"/>
              <w:sz w:val="20"/>
            </w:rPr>
            <w:delText xml:space="preserve">, </w:delText>
          </w:r>
        </w:del>
      </w:ins>
      <w:ins w:id="355" w:author="Rudraraju Sai Krishna Teja" w:date="2022-05-12T14:57:00Z">
        <w:del w:id="356" w:author="Attili Naga Srinivasu" w:date="2022-05-12T17:45:00Z">
          <w:r w:rsidRPr="006B229D" w:rsidDel="00D354F4">
            <w:rPr>
              <w:rFonts w:ascii="Humanist Slabserif 712 Std Roma" w:hAnsi="Humanist Slabserif 712 Std Roma" w:cs="Arial"/>
              <w:color w:val="000000" w:themeColor="text1"/>
              <w:sz w:val="20"/>
            </w:rPr>
            <w:delText>limitsTargetMedExtGap</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limitsTargetLatExtGap</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limtsTargetMedFlexGap</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limitsTargetLatFlexGap</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limitsMaxMedExtGap</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limitsMaxLatExtGap</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limitsMaxMedFlexGap</w:delText>
          </w:r>
        </w:del>
      </w:ins>
      <w:ins w:id="357" w:author="Rudraraju Sai Krishna Teja" w:date="2022-05-12T14:58:00Z">
        <w:del w:id="358" w:author="Attili Naga Srinivasu" w:date="2022-05-12T17:45:00Z">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limitsMaxLatFlexGap</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limitsMaxFemVarus</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limitsFemAlignmentTarget</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limitsFemAlignmentTargetIsInitial</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limitsMaxFemValgus</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limitsMaxFemInternal</w:delText>
          </w:r>
        </w:del>
      </w:ins>
      <w:ins w:id="359" w:author="Rudraraju Sai Krishna Teja" w:date="2022-05-12T14:59:00Z">
        <w:del w:id="360" w:author="Attili Naga Srinivasu" w:date="2022-05-12T17:45:00Z">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limitsFemRotationTarget</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limitsFemRotationTargetIsInitial</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limitsMaxFemExternal</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limitsMaxTibVarus</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limitsTibAlignmentTargetIsInitial</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limitsTibAlignmentTarget</w:delText>
          </w:r>
        </w:del>
      </w:ins>
      <w:ins w:id="361" w:author="Rudraraju Sai Krishna Teja" w:date="2022-05-12T15:00:00Z">
        <w:del w:id="362" w:author="Attili Naga Srinivasu" w:date="2022-05-12T17:45:00Z">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limitsMaxTibValgus</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limitsMaxHKAVarus</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limitsMaxHKAVarus</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limitsHKAAlignmentTarget</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limitsHKAAlignmentTargetIsInitial</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limitsMaxHKAValgus</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limitsFFDCompInitial</w:delText>
          </w:r>
        </w:del>
      </w:ins>
    </w:p>
    <w:p w14:paraId="67B59BAA" w14:textId="60C841D0" w:rsidR="00D354F4" w:rsidRDefault="00666209" w:rsidP="00666209">
      <w:pPr>
        <w:spacing w:after="120"/>
        <w:rPr>
          <w:ins w:id="363" w:author="Attili Naga Srinivasu" w:date="2022-05-12T17:48:00Z"/>
          <w:rFonts w:ascii="Humanist Slabserif 712 Std Roma" w:hAnsi="Humanist Slabserif 712 Std Roma" w:cs="Arial"/>
          <w:b/>
          <w:color w:val="000000" w:themeColor="text1"/>
          <w:sz w:val="20"/>
        </w:rPr>
      </w:pPr>
      <w:ins w:id="364" w:author="Rudraraju Sai Krishna Teja" w:date="2022-05-12T15:02:00Z">
        <w:r>
          <w:rPr>
            <w:rFonts w:ascii="Humanist Slabserif 712 Std Roma" w:hAnsi="Humanist Slabserif 712 Std Roma" w:cs="Arial"/>
            <w:color w:val="000000" w:themeColor="text1"/>
            <w:sz w:val="20"/>
          </w:rPr>
          <w:t xml:space="preserve">      </w:t>
        </w:r>
      </w:ins>
      <w:proofErr w:type="spellStart"/>
      <w:ins w:id="365" w:author="Rudraraju Sai Krishna Teja" w:date="2022-05-12T15:03:00Z">
        <w:r w:rsidRPr="00666209">
          <w:rPr>
            <w:rFonts w:ascii="Humanist Slabserif 712 Std Roma" w:hAnsi="Humanist Slabserif 712 Std Roma" w:cs="Arial"/>
            <w:b/>
            <w:color w:val="000000" w:themeColor="text1"/>
            <w:sz w:val="20"/>
            <w:rPrChange w:id="366" w:author="Rudraraju Sai Krishna Teja" w:date="2022-05-12T15:03:00Z">
              <w:rPr>
                <w:rFonts w:ascii="Humanist Slabserif 712 Std Roma" w:hAnsi="Humanist Slabserif 712 Std Roma" w:cs="Arial"/>
                <w:color w:val="000000" w:themeColor="text1"/>
                <w:sz w:val="20"/>
              </w:rPr>
            </w:rPrChange>
          </w:rPr>
          <w:t>CaseInput</w:t>
        </w:r>
        <w:proofErr w:type="spellEnd"/>
        <w:r w:rsidRPr="00666209">
          <w:rPr>
            <w:rFonts w:ascii="Humanist Slabserif 712 Std Roma" w:hAnsi="Humanist Slabserif 712 Std Roma" w:cs="Arial"/>
            <w:b/>
            <w:color w:val="000000" w:themeColor="text1"/>
            <w:sz w:val="20"/>
            <w:rPrChange w:id="367" w:author="Rudraraju Sai Krishna Teja" w:date="2022-05-12T15:03:00Z">
              <w:rPr>
                <w:rFonts w:ascii="Humanist Slabserif 712 Std Roma" w:hAnsi="Humanist Slabserif 712 Std Roma" w:cs="Arial"/>
                <w:color w:val="000000" w:themeColor="text1"/>
                <w:sz w:val="20"/>
              </w:rPr>
            </w:rPrChange>
          </w:rPr>
          <w:t xml:space="preserve"> </w:t>
        </w:r>
      </w:ins>
      <w:ins w:id="368" w:author="Rudraraju Sai Krishna Teja" w:date="2022-05-12T15:08:00Z">
        <w:r w:rsidRPr="00666209">
          <w:rPr>
            <w:rFonts w:ascii="Humanist Slabserif 712 Std Roma" w:hAnsi="Humanist Slabserif 712 Std Roma" w:cs="Arial"/>
            <w:b/>
            <w:color w:val="000000" w:themeColor="text1"/>
            <w:sz w:val="20"/>
          </w:rPr>
          <w:t>Details</w:t>
        </w:r>
        <w:r>
          <w:rPr>
            <w:rFonts w:ascii="Humanist Slabserif 712 Std Roma" w:hAnsi="Humanist Slabserif 712 Std Roma" w:cs="Arial"/>
            <w:b/>
            <w:color w:val="000000" w:themeColor="text1"/>
            <w:sz w:val="20"/>
          </w:rPr>
          <w:t>:</w:t>
        </w:r>
      </w:ins>
    </w:p>
    <w:tbl>
      <w:tblPr>
        <w:tblpPr w:leftFromText="180" w:rightFromText="180" w:vertAnchor="text" w:tblpY="1"/>
        <w:tblOverlap w:val="never"/>
        <w:tblW w:w="5320" w:type="dxa"/>
        <w:tblLook w:val="04A0" w:firstRow="1" w:lastRow="0" w:firstColumn="1" w:lastColumn="0" w:noHBand="0" w:noVBand="1"/>
        <w:tblPrChange w:id="369" w:author="Attili Naga Srinivasu" w:date="2022-05-12T17:49:00Z">
          <w:tblPr>
            <w:tblW w:w="5320" w:type="dxa"/>
            <w:tblInd w:w="113" w:type="dxa"/>
            <w:tblLook w:val="04A0" w:firstRow="1" w:lastRow="0" w:firstColumn="1" w:lastColumn="0" w:noHBand="0" w:noVBand="1"/>
          </w:tblPr>
        </w:tblPrChange>
      </w:tblPr>
      <w:tblGrid>
        <w:gridCol w:w="2769"/>
        <w:gridCol w:w="2661"/>
        <w:tblGridChange w:id="370">
          <w:tblGrid>
            <w:gridCol w:w="2769"/>
            <w:gridCol w:w="2661"/>
          </w:tblGrid>
        </w:tblGridChange>
      </w:tblGrid>
      <w:tr w:rsidR="00D354F4" w14:paraId="768CC06B" w14:textId="77777777" w:rsidTr="00D354F4">
        <w:trPr>
          <w:trHeight w:val="580"/>
          <w:ins w:id="371" w:author="Attili Naga Srinivasu" w:date="2022-05-12T17:48:00Z"/>
          <w:trPrChange w:id="372" w:author="Attili Naga Srinivasu" w:date="2022-05-12T17:49:00Z">
            <w:trPr>
              <w:trHeight w:val="580"/>
            </w:trPr>
          </w:trPrChange>
        </w:trPr>
        <w:tc>
          <w:tcPr>
            <w:tcW w:w="2680" w:type="dxa"/>
            <w:tcBorders>
              <w:top w:val="single" w:sz="4" w:space="0" w:color="auto"/>
              <w:left w:val="single" w:sz="4" w:space="0" w:color="auto"/>
              <w:bottom w:val="single" w:sz="4" w:space="0" w:color="auto"/>
              <w:right w:val="single" w:sz="4" w:space="0" w:color="auto"/>
            </w:tcBorders>
            <w:shd w:val="clear" w:color="auto" w:fill="auto"/>
            <w:vAlign w:val="bottom"/>
            <w:hideMark/>
            <w:tcPrChange w:id="373" w:author="Attili Naga Srinivasu" w:date="2022-05-12T17:49:00Z">
              <w:tcPr>
                <w:tcW w:w="268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14:paraId="13B1017B" w14:textId="77777777" w:rsidR="00D354F4" w:rsidRDefault="00D354F4" w:rsidP="00D354F4">
            <w:pPr>
              <w:rPr>
                <w:ins w:id="374" w:author="Attili Naga Srinivasu" w:date="2022-05-12T17:48:00Z"/>
                <w:rFonts w:ascii="Helvetica Neue" w:hAnsi="Helvetica Neue" w:cs="Calibri"/>
                <w:color w:val="000000"/>
                <w:sz w:val="20"/>
                <w:szCs w:val="20"/>
              </w:rPr>
              <w:pPrChange w:id="375" w:author="Attili Naga Srinivasu" w:date="2022-05-12T17:49:00Z">
                <w:pPr/>
              </w:pPrChange>
            </w:pPr>
            <w:proofErr w:type="spellStart"/>
            <w:ins w:id="376" w:author="Attili Naga Srinivasu" w:date="2022-05-12T17:48:00Z">
              <w:r>
                <w:rPr>
                  <w:rFonts w:ascii="Helvetica Neue" w:hAnsi="Helvetica Neue" w:cs="Calibri"/>
                  <w:color w:val="000000"/>
                  <w:sz w:val="20"/>
                  <w:szCs w:val="20"/>
                </w:rPr>
                <w:t>operativeSide</w:t>
              </w:r>
              <w:proofErr w:type="spellEnd"/>
            </w:ins>
          </w:p>
        </w:tc>
        <w:tc>
          <w:tcPr>
            <w:tcW w:w="2640" w:type="dxa"/>
            <w:tcBorders>
              <w:top w:val="single" w:sz="4" w:space="0" w:color="auto"/>
              <w:left w:val="nil"/>
              <w:bottom w:val="single" w:sz="4" w:space="0" w:color="auto"/>
              <w:right w:val="single" w:sz="4" w:space="0" w:color="auto"/>
            </w:tcBorders>
            <w:shd w:val="clear" w:color="auto" w:fill="auto"/>
            <w:vAlign w:val="bottom"/>
            <w:hideMark/>
            <w:tcPrChange w:id="377" w:author="Attili Naga Srinivasu" w:date="2022-05-12T17:49:00Z">
              <w:tcPr>
                <w:tcW w:w="2640" w:type="dxa"/>
                <w:tcBorders>
                  <w:top w:val="single" w:sz="4" w:space="0" w:color="auto"/>
                  <w:left w:val="nil"/>
                  <w:bottom w:val="single" w:sz="4" w:space="0" w:color="auto"/>
                  <w:right w:val="single" w:sz="4" w:space="0" w:color="auto"/>
                </w:tcBorders>
                <w:shd w:val="clear" w:color="auto" w:fill="auto"/>
                <w:vAlign w:val="bottom"/>
                <w:hideMark/>
              </w:tcPr>
            </w:tcPrChange>
          </w:tcPr>
          <w:p w14:paraId="08927B31" w14:textId="77777777" w:rsidR="00D354F4" w:rsidRDefault="00D354F4" w:rsidP="00D354F4">
            <w:pPr>
              <w:rPr>
                <w:ins w:id="378" w:author="Attili Naga Srinivasu" w:date="2022-05-12T17:48:00Z"/>
                <w:rFonts w:ascii="Helvetica Neue" w:hAnsi="Helvetica Neue" w:cs="Calibri"/>
                <w:color w:val="000000"/>
                <w:sz w:val="20"/>
                <w:szCs w:val="20"/>
              </w:rPr>
              <w:pPrChange w:id="379" w:author="Attili Naga Srinivasu" w:date="2022-05-12T17:49:00Z">
                <w:pPr/>
              </w:pPrChange>
            </w:pPr>
            <w:ins w:id="380" w:author="Attili Naga Srinivasu" w:date="2022-05-12T17:48:00Z">
              <w:r>
                <w:rPr>
                  <w:rFonts w:ascii="Helvetica Neue" w:hAnsi="Helvetica Neue" w:cs="Calibri"/>
                  <w:color w:val="000000"/>
                  <w:sz w:val="20"/>
                  <w:szCs w:val="20"/>
                </w:rPr>
                <w:t>initialTibProxMedResection</w:t>
              </w:r>
            </w:ins>
          </w:p>
        </w:tc>
      </w:tr>
      <w:tr w:rsidR="00D354F4" w14:paraId="036B079E" w14:textId="77777777" w:rsidTr="00D354F4">
        <w:trPr>
          <w:trHeight w:val="580"/>
          <w:ins w:id="381" w:author="Attili Naga Srinivasu" w:date="2022-05-12T17:48:00Z"/>
          <w:trPrChange w:id="382" w:author="Attili Naga Srinivasu" w:date="2022-05-12T17:49:00Z">
            <w:trPr>
              <w:trHeight w:val="58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383"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10BEBCDD" w14:textId="77777777" w:rsidR="00D354F4" w:rsidRDefault="00D354F4" w:rsidP="00D354F4">
            <w:pPr>
              <w:rPr>
                <w:ins w:id="384" w:author="Attili Naga Srinivasu" w:date="2022-05-12T17:48:00Z"/>
                <w:rFonts w:ascii="Helvetica Neue" w:hAnsi="Helvetica Neue" w:cs="Calibri"/>
                <w:color w:val="000000"/>
                <w:sz w:val="20"/>
                <w:szCs w:val="20"/>
              </w:rPr>
              <w:pPrChange w:id="385" w:author="Attili Naga Srinivasu" w:date="2022-05-12T17:49:00Z">
                <w:pPr/>
              </w:pPrChange>
            </w:pPr>
            <w:proofErr w:type="spellStart"/>
            <w:ins w:id="386" w:author="Attili Naga Srinivasu" w:date="2022-05-12T17:48:00Z">
              <w:r>
                <w:rPr>
                  <w:rFonts w:ascii="Helvetica Neue" w:hAnsi="Helvetica Neue" w:cs="Calibri"/>
                  <w:color w:val="000000"/>
                  <w:sz w:val="20"/>
                  <w:szCs w:val="20"/>
                </w:rPr>
                <w:t>initialFemAlignment</w:t>
              </w:r>
              <w:proofErr w:type="spellEnd"/>
            </w:ins>
          </w:p>
        </w:tc>
        <w:tc>
          <w:tcPr>
            <w:tcW w:w="2640" w:type="dxa"/>
            <w:tcBorders>
              <w:top w:val="nil"/>
              <w:left w:val="nil"/>
              <w:bottom w:val="single" w:sz="4" w:space="0" w:color="auto"/>
              <w:right w:val="single" w:sz="4" w:space="0" w:color="auto"/>
            </w:tcBorders>
            <w:shd w:val="clear" w:color="auto" w:fill="auto"/>
            <w:vAlign w:val="bottom"/>
            <w:hideMark/>
            <w:tcPrChange w:id="387"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006024A9" w14:textId="77777777" w:rsidR="00D354F4" w:rsidRDefault="00D354F4" w:rsidP="00D354F4">
            <w:pPr>
              <w:rPr>
                <w:ins w:id="388" w:author="Attili Naga Srinivasu" w:date="2022-05-12T17:48:00Z"/>
                <w:rFonts w:ascii="Helvetica Neue" w:hAnsi="Helvetica Neue" w:cs="Calibri"/>
                <w:color w:val="000000"/>
                <w:sz w:val="20"/>
                <w:szCs w:val="20"/>
              </w:rPr>
              <w:pPrChange w:id="389" w:author="Attili Naga Srinivasu" w:date="2022-05-12T17:49:00Z">
                <w:pPr/>
              </w:pPrChange>
            </w:pPr>
            <w:ins w:id="390" w:author="Attili Naga Srinivasu" w:date="2022-05-12T17:48:00Z">
              <w:r>
                <w:rPr>
                  <w:rFonts w:ascii="Helvetica Neue" w:hAnsi="Helvetica Neue" w:cs="Calibri"/>
                  <w:color w:val="000000"/>
                  <w:sz w:val="20"/>
                  <w:szCs w:val="20"/>
                </w:rPr>
                <w:t>initialTibProxLatResection</w:t>
              </w:r>
            </w:ins>
          </w:p>
        </w:tc>
      </w:tr>
      <w:tr w:rsidR="00D354F4" w14:paraId="609AD312" w14:textId="77777777" w:rsidTr="00D354F4">
        <w:trPr>
          <w:trHeight w:val="320"/>
          <w:ins w:id="391" w:author="Attili Naga Srinivasu" w:date="2022-05-12T17:48:00Z"/>
          <w:trPrChange w:id="392" w:author="Attili Naga Srinivasu" w:date="2022-05-12T17:49:00Z">
            <w:trPr>
              <w:trHeight w:val="32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393"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3C0FEFEC" w14:textId="77777777" w:rsidR="00D354F4" w:rsidRDefault="00D354F4" w:rsidP="00D354F4">
            <w:pPr>
              <w:rPr>
                <w:ins w:id="394" w:author="Attili Naga Srinivasu" w:date="2022-05-12T17:48:00Z"/>
                <w:rFonts w:ascii="Helvetica Neue" w:hAnsi="Helvetica Neue" w:cs="Calibri"/>
                <w:color w:val="000000"/>
                <w:sz w:val="20"/>
                <w:szCs w:val="20"/>
              </w:rPr>
              <w:pPrChange w:id="395" w:author="Attili Naga Srinivasu" w:date="2022-05-12T17:49:00Z">
                <w:pPr/>
              </w:pPrChange>
            </w:pPr>
            <w:proofErr w:type="spellStart"/>
            <w:ins w:id="396" w:author="Attili Naga Srinivasu" w:date="2022-05-12T17:48:00Z">
              <w:r>
                <w:rPr>
                  <w:rFonts w:ascii="Helvetica Neue" w:hAnsi="Helvetica Neue" w:cs="Calibri"/>
                  <w:color w:val="000000"/>
                  <w:sz w:val="20"/>
                  <w:szCs w:val="20"/>
                </w:rPr>
                <w:t>initialFemRotation</w:t>
              </w:r>
              <w:proofErr w:type="spellEnd"/>
            </w:ins>
          </w:p>
        </w:tc>
        <w:tc>
          <w:tcPr>
            <w:tcW w:w="2640" w:type="dxa"/>
            <w:tcBorders>
              <w:top w:val="nil"/>
              <w:left w:val="nil"/>
              <w:bottom w:val="single" w:sz="4" w:space="0" w:color="auto"/>
              <w:right w:val="single" w:sz="4" w:space="0" w:color="auto"/>
            </w:tcBorders>
            <w:shd w:val="clear" w:color="auto" w:fill="auto"/>
            <w:vAlign w:val="bottom"/>
            <w:hideMark/>
            <w:tcPrChange w:id="397"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4A74096F" w14:textId="77777777" w:rsidR="00D354F4" w:rsidRDefault="00D354F4" w:rsidP="00D354F4">
            <w:pPr>
              <w:rPr>
                <w:ins w:id="398" w:author="Attili Naga Srinivasu" w:date="2022-05-12T17:48:00Z"/>
                <w:rFonts w:ascii="Helvetica Neue" w:hAnsi="Helvetica Neue" w:cs="Calibri"/>
                <w:color w:val="000000"/>
                <w:sz w:val="20"/>
                <w:szCs w:val="20"/>
              </w:rPr>
              <w:pPrChange w:id="399" w:author="Attili Naga Srinivasu" w:date="2022-05-12T17:49:00Z">
                <w:pPr/>
              </w:pPrChange>
            </w:pPr>
            <w:ins w:id="400" w:author="Attili Naga Srinivasu" w:date="2022-05-12T17:48:00Z">
              <w:r>
                <w:rPr>
                  <w:rFonts w:ascii="Helvetica Neue" w:hAnsi="Helvetica Neue" w:cs="Calibri"/>
                  <w:color w:val="000000"/>
                  <w:sz w:val="20"/>
                  <w:szCs w:val="20"/>
                </w:rPr>
                <w:t>initialMedExtGap</w:t>
              </w:r>
            </w:ins>
          </w:p>
        </w:tc>
      </w:tr>
      <w:tr w:rsidR="00D354F4" w14:paraId="61F8B1E1" w14:textId="77777777" w:rsidTr="00D354F4">
        <w:trPr>
          <w:trHeight w:val="320"/>
          <w:ins w:id="401" w:author="Attili Naga Srinivasu" w:date="2022-05-12T17:48:00Z"/>
          <w:trPrChange w:id="402" w:author="Attili Naga Srinivasu" w:date="2022-05-12T17:49:00Z">
            <w:trPr>
              <w:trHeight w:val="32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403"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2EA03B06" w14:textId="77777777" w:rsidR="00D354F4" w:rsidRDefault="00D354F4" w:rsidP="00D354F4">
            <w:pPr>
              <w:rPr>
                <w:ins w:id="404" w:author="Attili Naga Srinivasu" w:date="2022-05-12T17:48:00Z"/>
                <w:rFonts w:ascii="Helvetica Neue" w:hAnsi="Helvetica Neue" w:cs="Calibri"/>
                <w:color w:val="000000"/>
                <w:sz w:val="20"/>
                <w:szCs w:val="20"/>
              </w:rPr>
              <w:pPrChange w:id="405" w:author="Attili Naga Srinivasu" w:date="2022-05-12T17:49:00Z">
                <w:pPr/>
              </w:pPrChange>
            </w:pPr>
            <w:proofErr w:type="spellStart"/>
            <w:ins w:id="406" w:author="Attili Naga Srinivasu" w:date="2022-05-12T17:48:00Z">
              <w:r>
                <w:rPr>
                  <w:rFonts w:ascii="Helvetica Neue" w:hAnsi="Helvetica Neue" w:cs="Calibri"/>
                  <w:color w:val="000000"/>
                  <w:sz w:val="20"/>
                  <w:szCs w:val="20"/>
                </w:rPr>
                <w:t>initialTibAlignment</w:t>
              </w:r>
              <w:proofErr w:type="spellEnd"/>
            </w:ins>
          </w:p>
        </w:tc>
        <w:tc>
          <w:tcPr>
            <w:tcW w:w="2640" w:type="dxa"/>
            <w:tcBorders>
              <w:top w:val="nil"/>
              <w:left w:val="nil"/>
              <w:bottom w:val="single" w:sz="4" w:space="0" w:color="auto"/>
              <w:right w:val="single" w:sz="4" w:space="0" w:color="auto"/>
            </w:tcBorders>
            <w:shd w:val="clear" w:color="auto" w:fill="auto"/>
            <w:vAlign w:val="bottom"/>
            <w:hideMark/>
            <w:tcPrChange w:id="407"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540514B8" w14:textId="77777777" w:rsidR="00D354F4" w:rsidRDefault="00D354F4" w:rsidP="00D354F4">
            <w:pPr>
              <w:rPr>
                <w:ins w:id="408" w:author="Attili Naga Srinivasu" w:date="2022-05-12T17:48:00Z"/>
                <w:rFonts w:ascii="Helvetica Neue" w:hAnsi="Helvetica Neue" w:cs="Calibri"/>
                <w:color w:val="000000"/>
                <w:sz w:val="20"/>
                <w:szCs w:val="20"/>
              </w:rPr>
              <w:pPrChange w:id="409" w:author="Attili Naga Srinivasu" w:date="2022-05-12T17:49:00Z">
                <w:pPr/>
              </w:pPrChange>
            </w:pPr>
            <w:ins w:id="410" w:author="Attili Naga Srinivasu" w:date="2022-05-12T17:48:00Z">
              <w:r>
                <w:rPr>
                  <w:rFonts w:ascii="Helvetica Neue" w:hAnsi="Helvetica Neue" w:cs="Calibri"/>
                  <w:color w:val="000000"/>
                  <w:sz w:val="20"/>
                  <w:szCs w:val="20"/>
                </w:rPr>
                <w:t>initialLatExtGap</w:t>
              </w:r>
            </w:ins>
          </w:p>
        </w:tc>
      </w:tr>
      <w:tr w:rsidR="00D354F4" w14:paraId="13136A44" w14:textId="77777777" w:rsidTr="00D354F4">
        <w:trPr>
          <w:trHeight w:val="320"/>
          <w:ins w:id="411" w:author="Attili Naga Srinivasu" w:date="2022-05-12T17:48:00Z"/>
          <w:trPrChange w:id="412" w:author="Attili Naga Srinivasu" w:date="2022-05-12T17:49:00Z">
            <w:trPr>
              <w:trHeight w:val="32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413"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1CCCF92E" w14:textId="77777777" w:rsidR="00D354F4" w:rsidRDefault="00D354F4" w:rsidP="00D354F4">
            <w:pPr>
              <w:rPr>
                <w:ins w:id="414" w:author="Attili Naga Srinivasu" w:date="2022-05-12T17:48:00Z"/>
                <w:rFonts w:ascii="Helvetica Neue" w:hAnsi="Helvetica Neue" w:cs="Calibri"/>
                <w:color w:val="000000"/>
                <w:sz w:val="20"/>
                <w:szCs w:val="20"/>
              </w:rPr>
              <w:pPrChange w:id="415" w:author="Attili Naga Srinivasu" w:date="2022-05-12T17:49:00Z">
                <w:pPr/>
              </w:pPrChange>
            </w:pPr>
            <w:proofErr w:type="spellStart"/>
            <w:ins w:id="416" w:author="Attili Naga Srinivasu" w:date="2022-05-12T17:48:00Z">
              <w:r>
                <w:rPr>
                  <w:rFonts w:ascii="Helvetica Neue" w:hAnsi="Helvetica Neue" w:cs="Calibri"/>
                  <w:color w:val="000000"/>
                  <w:sz w:val="20"/>
                  <w:szCs w:val="20"/>
                </w:rPr>
                <w:t>initialFixedFlexion</w:t>
              </w:r>
              <w:proofErr w:type="spellEnd"/>
            </w:ins>
          </w:p>
        </w:tc>
        <w:tc>
          <w:tcPr>
            <w:tcW w:w="2640" w:type="dxa"/>
            <w:tcBorders>
              <w:top w:val="nil"/>
              <w:left w:val="nil"/>
              <w:bottom w:val="single" w:sz="4" w:space="0" w:color="auto"/>
              <w:right w:val="single" w:sz="4" w:space="0" w:color="auto"/>
            </w:tcBorders>
            <w:shd w:val="clear" w:color="auto" w:fill="auto"/>
            <w:vAlign w:val="bottom"/>
            <w:hideMark/>
            <w:tcPrChange w:id="417"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7E801786" w14:textId="77777777" w:rsidR="00D354F4" w:rsidRDefault="00D354F4" w:rsidP="00D354F4">
            <w:pPr>
              <w:rPr>
                <w:ins w:id="418" w:author="Attili Naga Srinivasu" w:date="2022-05-12T17:48:00Z"/>
                <w:rFonts w:ascii="Helvetica Neue" w:hAnsi="Helvetica Neue" w:cs="Calibri"/>
                <w:color w:val="000000"/>
                <w:sz w:val="20"/>
                <w:szCs w:val="20"/>
              </w:rPr>
              <w:pPrChange w:id="419" w:author="Attili Naga Srinivasu" w:date="2022-05-12T17:49:00Z">
                <w:pPr/>
              </w:pPrChange>
            </w:pPr>
            <w:ins w:id="420" w:author="Attili Naga Srinivasu" w:date="2022-05-12T17:48:00Z">
              <w:r>
                <w:rPr>
                  <w:rFonts w:ascii="Helvetica Neue" w:hAnsi="Helvetica Neue" w:cs="Calibri"/>
                  <w:color w:val="000000"/>
                  <w:sz w:val="20"/>
                  <w:szCs w:val="20"/>
                </w:rPr>
                <w:t>initialMedFlexGap</w:t>
              </w:r>
            </w:ins>
          </w:p>
        </w:tc>
      </w:tr>
      <w:tr w:rsidR="00D354F4" w14:paraId="3CE17BF5" w14:textId="77777777" w:rsidTr="00D354F4">
        <w:trPr>
          <w:trHeight w:val="320"/>
          <w:ins w:id="421" w:author="Attili Naga Srinivasu" w:date="2022-05-12T17:48:00Z"/>
          <w:trPrChange w:id="422" w:author="Attili Naga Srinivasu" w:date="2022-05-12T17:49:00Z">
            <w:trPr>
              <w:trHeight w:val="32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423"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6AE06C78" w14:textId="77777777" w:rsidR="00D354F4" w:rsidRDefault="00D354F4" w:rsidP="00D354F4">
            <w:pPr>
              <w:rPr>
                <w:ins w:id="424" w:author="Attili Naga Srinivasu" w:date="2022-05-12T17:48:00Z"/>
                <w:rFonts w:ascii="Helvetica Neue" w:hAnsi="Helvetica Neue" w:cs="Calibri"/>
                <w:color w:val="000000"/>
                <w:sz w:val="20"/>
                <w:szCs w:val="20"/>
              </w:rPr>
              <w:pPrChange w:id="425" w:author="Attili Naga Srinivasu" w:date="2022-05-12T17:49:00Z">
                <w:pPr/>
              </w:pPrChange>
            </w:pPr>
            <w:proofErr w:type="spellStart"/>
            <w:ins w:id="426" w:author="Attili Naga Srinivasu" w:date="2022-05-12T17:48:00Z">
              <w:r>
                <w:rPr>
                  <w:rFonts w:ascii="Helvetica Neue" w:hAnsi="Helvetica Neue" w:cs="Calibri"/>
                  <w:color w:val="000000"/>
                  <w:sz w:val="20"/>
                  <w:szCs w:val="20"/>
                </w:rPr>
                <w:t>initialmHKAAlignment</w:t>
              </w:r>
              <w:proofErr w:type="spellEnd"/>
            </w:ins>
          </w:p>
        </w:tc>
        <w:tc>
          <w:tcPr>
            <w:tcW w:w="2640" w:type="dxa"/>
            <w:tcBorders>
              <w:top w:val="nil"/>
              <w:left w:val="nil"/>
              <w:bottom w:val="single" w:sz="4" w:space="0" w:color="auto"/>
              <w:right w:val="single" w:sz="4" w:space="0" w:color="auto"/>
            </w:tcBorders>
            <w:shd w:val="clear" w:color="auto" w:fill="auto"/>
            <w:vAlign w:val="bottom"/>
            <w:hideMark/>
            <w:tcPrChange w:id="427"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3EAE3985" w14:textId="77777777" w:rsidR="00D354F4" w:rsidRDefault="00D354F4" w:rsidP="00D354F4">
            <w:pPr>
              <w:rPr>
                <w:ins w:id="428" w:author="Attili Naga Srinivasu" w:date="2022-05-12T17:48:00Z"/>
                <w:rFonts w:ascii="Helvetica Neue" w:hAnsi="Helvetica Neue" w:cs="Calibri"/>
                <w:color w:val="000000"/>
                <w:sz w:val="20"/>
                <w:szCs w:val="20"/>
              </w:rPr>
              <w:pPrChange w:id="429" w:author="Attili Naga Srinivasu" w:date="2022-05-12T17:49:00Z">
                <w:pPr/>
              </w:pPrChange>
            </w:pPr>
            <w:proofErr w:type="spellStart"/>
            <w:ins w:id="430" w:author="Attili Naga Srinivasu" w:date="2022-05-12T17:48:00Z">
              <w:r>
                <w:rPr>
                  <w:rFonts w:ascii="Helvetica Neue" w:hAnsi="Helvetica Neue" w:cs="Calibri"/>
                  <w:color w:val="000000"/>
                  <w:sz w:val="20"/>
                  <w:szCs w:val="20"/>
                </w:rPr>
                <w:t>initialLatFlexGap</w:t>
              </w:r>
              <w:proofErr w:type="spellEnd"/>
            </w:ins>
          </w:p>
        </w:tc>
      </w:tr>
      <w:tr w:rsidR="00D354F4" w14:paraId="038EEA24" w14:textId="77777777" w:rsidTr="00D354F4">
        <w:trPr>
          <w:trHeight w:val="580"/>
          <w:ins w:id="431" w:author="Attili Naga Srinivasu" w:date="2022-05-12T17:48:00Z"/>
          <w:trPrChange w:id="432" w:author="Attili Naga Srinivasu" w:date="2022-05-12T17:49:00Z">
            <w:trPr>
              <w:trHeight w:val="58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433"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315D3B46" w14:textId="77777777" w:rsidR="00D354F4" w:rsidRDefault="00D354F4" w:rsidP="00D354F4">
            <w:pPr>
              <w:rPr>
                <w:ins w:id="434" w:author="Attili Naga Srinivasu" w:date="2022-05-12T17:48:00Z"/>
                <w:rFonts w:ascii="Helvetica Neue" w:hAnsi="Helvetica Neue" w:cs="Calibri"/>
                <w:color w:val="000000"/>
                <w:sz w:val="20"/>
                <w:szCs w:val="20"/>
              </w:rPr>
              <w:pPrChange w:id="435" w:author="Attili Naga Srinivasu" w:date="2022-05-12T17:49:00Z">
                <w:pPr/>
              </w:pPrChange>
            </w:pPr>
            <w:proofErr w:type="spellStart"/>
            <w:ins w:id="436" w:author="Attili Naga Srinivasu" w:date="2022-05-12T17:48:00Z">
              <w:r>
                <w:rPr>
                  <w:rFonts w:ascii="Helvetica Neue" w:hAnsi="Helvetica Neue" w:cs="Calibri"/>
                  <w:color w:val="000000"/>
                  <w:sz w:val="20"/>
                  <w:szCs w:val="20"/>
                </w:rPr>
                <w:t>initialaHKAAlignment</w:t>
              </w:r>
              <w:proofErr w:type="spellEnd"/>
            </w:ins>
          </w:p>
        </w:tc>
        <w:tc>
          <w:tcPr>
            <w:tcW w:w="2640" w:type="dxa"/>
            <w:tcBorders>
              <w:top w:val="nil"/>
              <w:left w:val="nil"/>
              <w:bottom w:val="single" w:sz="4" w:space="0" w:color="auto"/>
              <w:right w:val="single" w:sz="4" w:space="0" w:color="auto"/>
            </w:tcBorders>
            <w:shd w:val="clear" w:color="auto" w:fill="auto"/>
            <w:vAlign w:val="bottom"/>
            <w:hideMark/>
            <w:tcPrChange w:id="437"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60B7BB07" w14:textId="77777777" w:rsidR="00D354F4" w:rsidRDefault="00D354F4" w:rsidP="00D354F4">
            <w:pPr>
              <w:rPr>
                <w:ins w:id="438" w:author="Attili Naga Srinivasu" w:date="2022-05-12T17:48:00Z"/>
                <w:rFonts w:ascii="Helvetica Neue" w:hAnsi="Helvetica Neue" w:cs="Calibri"/>
                <w:color w:val="000000"/>
                <w:sz w:val="20"/>
                <w:szCs w:val="20"/>
              </w:rPr>
              <w:pPrChange w:id="439" w:author="Attili Naga Srinivasu" w:date="2022-05-12T17:49:00Z">
                <w:pPr/>
              </w:pPrChange>
            </w:pPr>
            <w:proofErr w:type="spellStart"/>
            <w:ins w:id="440" w:author="Attili Naga Srinivasu" w:date="2022-05-12T17:48:00Z">
              <w:r>
                <w:rPr>
                  <w:rFonts w:ascii="Helvetica Neue" w:hAnsi="Helvetica Neue" w:cs="Calibri"/>
                  <w:color w:val="000000"/>
                  <w:sz w:val="20"/>
                  <w:szCs w:val="20"/>
                </w:rPr>
                <w:t>originalMedExtGap</w:t>
              </w:r>
              <w:proofErr w:type="spellEnd"/>
            </w:ins>
          </w:p>
        </w:tc>
      </w:tr>
      <w:tr w:rsidR="00D354F4" w14:paraId="0804BEAF" w14:textId="77777777" w:rsidTr="00D354F4">
        <w:trPr>
          <w:trHeight w:val="320"/>
          <w:ins w:id="441" w:author="Attili Naga Srinivasu" w:date="2022-05-12T17:48:00Z"/>
          <w:trPrChange w:id="442" w:author="Attili Naga Srinivasu" w:date="2022-05-12T17:49:00Z">
            <w:trPr>
              <w:trHeight w:val="32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443"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1CB91E74" w14:textId="77777777" w:rsidR="00D354F4" w:rsidRDefault="00D354F4" w:rsidP="00D354F4">
            <w:pPr>
              <w:rPr>
                <w:ins w:id="444" w:author="Attili Naga Srinivasu" w:date="2022-05-12T17:48:00Z"/>
                <w:rFonts w:ascii="Helvetica Neue" w:hAnsi="Helvetica Neue" w:cs="Calibri"/>
                <w:color w:val="000000"/>
                <w:sz w:val="20"/>
                <w:szCs w:val="20"/>
              </w:rPr>
              <w:pPrChange w:id="445" w:author="Attili Naga Srinivasu" w:date="2022-05-12T17:49:00Z">
                <w:pPr/>
              </w:pPrChange>
            </w:pPr>
            <w:proofErr w:type="spellStart"/>
            <w:ins w:id="446" w:author="Attili Naga Srinivasu" w:date="2022-05-12T17:48:00Z">
              <w:r>
                <w:rPr>
                  <w:rFonts w:ascii="Helvetica Neue" w:hAnsi="Helvetica Neue" w:cs="Calibri"/>
                  <w:color w:val="000000"/>
                  <w:sz w:val="20"/>
                  <w:szCs w:val="20"/>
                </w:rPr>
                <w:t>initialJLO</w:t>
              </w:r>
              <w:proofErr w:type="spellEnd"/>
            </w:ins>
          </w:p>
        </w:tc>
        <w:tc>
          <w:tcPr>
            <w:tcW w:w="2640" w:type="dxa"/>
            <w:tcBorders>
              <w:top w:val="nil"/>
              <w:left w:val="nil"/>
              <w:bottom w:val="single" w:sz="4" w:space="0" w:color="auto"/>
              <w:right w:val="single" w:sz="4" w:space="0" w:color="auto"/>
            </w:tcBorders>
            <w:shd w:val="clear" w:color="auto" w:fill="auto"/>
            <w:vAlign w:val="bottom"/>
            <w:hideMark/>
            <w:tcPrChange w:id="447"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04D20489" w14:textId="77777777" w:rsidR="00D354F4" w:rsidRDefault="00D354F4" w:rsidP="00D354F4">
            <w:pPr>
              <w:rPr>
                <w:ins w:id="448" w:author="Attili Naga Srinivasu" w:date="2022-05-12T17:48:00Z"/>
                <w:rFonts w:ascii="Helvetica Neue" w:hAnsi="Helvetica Neue" w:cs="Calibri"/>
                <w:color w:val="000000"/>
                <w:sz w:val="20"/>
                <w:szCs w:val="20"/>
              </w:rPr>
              <w:pPrChange w:id="449" w:author="Attili Naga Srinivasu" w:date="2022-05-12T17:49:00Z">
                <w:pPr/>
              </w:pPrChange>
            </w:pPr>
            <w:proofErr w:type="spellStart"/>
            <w:ins w:id="450" w:author="Attili Naga Srinivasu" w:date="2022-05-12T17:48:00Z">
              <w:r>
                <w:rPr>
                  <w:rFonts w:ascii="Helvetica Neue" w:hAnsi="Helvetica Neue" w:cs="Calibri"/>
                  <w:color w:val="000000"/>
                  <w:sz w:val="20"/>
                  <w:szCs w:val="20"/>
                </w:rPr>
                <w:t>originalLatExtGap</w:t>
              </w:r>
              <w:proofErr w:type="spellEnd"/>
            </w:ins>
          </w:p>
        </w:tc>
      </w:tr>
      <w:tr w:rsidR="00D354F4" w14:paraId="3383699A" w14:textId="77777777" w:rsidTr="00D354F4">
        <w:trPr>
          <w:trHeight w:val="580"/>
          <w:ins w:id="451" w:author="Attili Naga Srinivasu" w:date="2022-05-12T17:48:00Z"/>
          <w:trPrChange w:id="452" w:author="Attili Naga Srinivasu" w:date="2022-05-12T17:49:00Z">
            <w:trPr>
              <w:trHeight w:val="58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453"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3913FAEB" w14:textId="77777777" w:rsidR="00D354F4" w:rsidRDefault="00D354F4" w:rsidP="00D354F4">
            <w:pPr>
              <w:rPr>
                <w:ins w:id="454" w:author="Attili Naga Srinivasu" w:date="2022-05-12T17:48:00Z"/>
                <w:rFonts w:ascii="Helvetica Neue" w:hAnsi="Helvetica Neue" w:cs="Calibri"/>
                <w:color w:val="000000"/>
                <w:sz w:val="20"/>
                <w:szCs w:val="20"/>
              </w:rPr>
              <w:pPrChange w:id="455" w:author="Attili Naga Srinivasu" w:date="2022-05-12T17:49:00Z">
                <w:pPr/>
              </w:pPrChange>
            </w:pPr>
            <w:proofErr w:type="spellStart"/>
            <w:ins w:id="456" w:author="Attili Naga Srinivasu" w:date="2022-05-12T17:48:00Z">
              <w:r>
                <w:rPr>
                  <w:rFonts w:ascii="Helvetica Neue" w:hAnsi="Helvetica Neue" w:cs="Calibri"/>
                  <w:color w:val="000000"/>
                  <w:sz w:val="20"/>
                  <w:szCs w:val="20"/>
                </w:rPr>
                <w:t>initialCPAKGroup</w:t>
              </w:r>
              <w:proofErr w:type="spellEnd"/>
            </w:ins>
          </w:p>
        </w:tc>
        <w:tc>
          <w:tcPr>
            <w:tcW w:w="2640" w:type="dxa"/>
            <w:tcBorders>
              <w:top w:val="nil"/>
              <w:left w:val="nil"/>
              <w:bottom w:val="single" w:sz="4" w:space="0" w:color="auto"/>
              <w:right w:val="single" w:sz="4" w:space="0" w:color="auto"/>
            </w:tcBorders>
            <w:shd w:val="clear" w:color="auto" w:fill="auto"/>
            <w:vAlign w:val="bottom"/>
            <w:hideMark/>
            <w:tcPrChange w:id="457"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4E8DDDD1" w14:textId="77777777" w:rsidR="00D354F4" w:rsidRDefault="00D354F4" w:rsidP="00D354F4">
            <w:pPr>
              <w:rPr>
                <w:ins w:id="458" w:author="Attili Naga Srinivasu" w:date="2022-05-12T17:48:00Z"/>
                <w:rFonts w:ascii="Helvetica Neue" w:hAnsi="Helvetica Neue" w:cs="Calibri"/>
                <w:color w:val="000000"/>
                <w:sz w:val="20"/>
                <w:szCs w:val="20"/>
              </w:rPr>
              <w:pPrChange w:id="459" w:author="Attili Naga Srinivasu" w:date="2022-05-12T17:49:00Z">
                <w:pPr/>
              </w:pPrChange>
            </w:pPr>
            <w:proofErr w:type="spellStart"/>
            <w:ins w:id="460" w:author="Attili Naga Srinivasu" w:date="2022-05-12T17:48:00Z">
              <w:r>
                <w:rPr>
                  <w:rFonts w:ascii="Helvetica Neue" w:hAnsi="Helvetica Neue" w:cs="Calibri"/>
                  <w:color w:val="000000"/>
                  <w:sz w:val="20"/>
                  <w:szCs w:val="20"/>
                </w:rPr>
                <w:t>originalMedFlexGap</w:t>
              </w:r>
              <w:proofErr w:type="spellEnd"/>
            </w:ins>
          </w:p>
        </w:tc>
      </w:tr>
      <w:tr w:rsidR="00D354F4" w14:paraId="0D18F538" w14:textId="77777777" w:rsidTr="00D354F4">
        <w:trPr>
          <w:trHeight w:val="580"/>
          <w:ins w:id="461" w:author="Attili Naga Srinivasu" w:date="2022-05-12T17:48:00Z"/>
          <w:trPrChange w:id="462" w:author="Attili Naga Srinivasu" w:date="2022-05-12T17:49:00Z">
            <w:trPr>
              <w:trHeight w:val="58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463"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53770825" w14:textId="77777777" w:rsidR="00D354F4" w:rsidRDefault="00D354F4" w:rsidP="00D354F4">
            <w:pPr>
              <w:rPr>
                <w:ins w:id="464" w:author="Attili Naga Srinivasu" w:date="2022-05-12T17:48:00Z"/>
                <w:rFonts w:ascii="Helvetica Neue" w:hAnsi="Helvetica Neue" w:cs="Calibri"/>
                <w:color w:val="000000"/>
                <w:sz w:val="20"/>
                <w:szCs w:val="20"/>
              </w:rPr>
              <w:pPrChange w:id="465" w:author="Attili Naga Srinivasu" w:date="2022-05-12T17:49:00Z">
                <w:pPr/>
              </w:pPrChange>
            </w:pPr>
            <w:proofErr w:type="spellStart"/>
            <w:ins w:id="466" w:author="Attili Naga Srinivasu" w:date="2022-05-12T17:48:00Z">
              <w:r>
                <w:rPr>
                  <w:rFonts w:ascii="Helvetica Neue" w:hAnsi="Helvetica Neue" w:cs="Calibri"/>
                  <w:color w:val="000000"/>
                  <w:sz w:val="20"/>
                  <w:szCs w:val="20"/>
                </w:rPr>
                <w:t>initialFemDistMedResection</w:t>
              </w:r>
              <w:proofErr w:type="spellEnd"/>
            </w:ins>
          </w:p>
        </w:tc>
        <w:tc>
          <w:tcPr>
            <w:tcW w:w="2640" w:type="dxa"/>
            <w:tcBorders>
              <w:top w:val="nil"/>
              <w:left w:val="nil"/>
              <w:bottom w:val="single" w:sz="4" w:space="0" w:color="auto"/>
              <w:right w:val="single" w:sz="4" w:space="0" w:color="auto"/>
            </w:tcBorders>
            <w:shd w:val="clear" w:color="auto" w:fill="auto"/>
            <w:vAlign w:val="bottom"/>
            <w:hideMark/>
            <w:tcPrChange w:id="467"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18804D0F" w14:textId="77777777" w:rsidR="00D354F4" w:rsidRDefault="00D354F4" w:rsidP="00D354F4">
            <w:pPr>
              <w:rPr>
                <w:ins w:id="468" w:author="Attili Naga Srinivasu" w:date="2022-05-12T17:48:00Z"/>
                <w:rFonts w:ascii="Helvetica Neue" w:hAnsi="Helvetica Neue" w:cs="Calibri"/>
                <w:color w:val="000000"/>
                <w:sz w:val="20"/>
                <w:szCs w:val="20"/>
              </w:rPr>
              <w:pPrChange w:id="469" w:author="Attili Naga Srinivasu" w:date="2022-05-12T17:49:00Z">
                <w:pPr/>
              </w:pPrChange>
            </w:pPr>
            <w:proofErr w:type="spellStart"/>
            <w:ins w:id="470" w:author="Attili Naga Srinivasu" w:date="2022-05-12T17:48:00Z">
              <w:r>
                <w:rPr>
                  <w:rFonts w:ascii="Helvetica Neue" w:hAnsi="Helvetica Neue" w:cs="Calibri"/>
                  <w:color w:val="000000"/>
                  <w:sz w:val="20"/>
                  <w:szCs w:val="20"/>
                </w:rPr>
                <w:t>originalMedFlexGap</w:t>
              </w:r>
              <w:proofErr w:type="spellEnd"/>
            </w:ins>
          </w:p>
        </w:tc>
      </w:tr>
      <w:tr w:rsidR="00D354F4" w14:paraId="3948D85F" w14:textId="77777777" w:rsidTr="00D354F4">
        <w:trPr>
          <w:trHeight w:val="580"/>
          <w:ins w:id="471" w:author="Attili Naga Srinivasu" w:date="2022-05-12T17:48:00Z"/>
          <w:trPrChange w:id="472" w:author="Attili Naga Srinivasu" w:date="2022-05-12T17:49:00Z">
            <w:trPr>
              <w:trHeight w:val="58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473"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118424BC" w14:textId="77777777" w:rsidR="00D354F4" w:rsidRDefault="00D354F4" w:rsidP="00D354F4">
            <w:pPr>
              <w:rPr>
                <w:ins w:id="474" w:author="Attili Naga Srinivasu" w:date="2022-05-12T17:48:00Z"/>
                <w:rFonts w:ascii="Helvetica Neue" w:hAnsi="Helvetica Neue" w:cs="Calibri"/>
                <w:color w:val="000000"/>
                <w:sz w:val="20"/>
                <w:szCs w:val="20"/>
              </w:rPr>
              <w:pPrChange w:id="475" w:author="Attili Naga Srinivasu" w:date="2022-05-12T17:49:00Z">
                <w:pPr/>
              </w:pPrChange>
            </w:pPr>
            <w:proofErr w:type="spellStart"/>
            <w:ins w:id="476" w:author="Attili Naga Srinivasu" w:date="2022-05-12T17:48:00Z">
              <w:r>
                <w:rPr>
                  <w:rFonts w:ascii="Helvetica Neue" w:hAnsi="Helvetica Neue" w:cs="Calibri"/>
                  <w:color w:val="000000"/>
                  <w:sz w:val="20"/>
                  <w:szCs w:val="20"/>
                </w:rPr>
                <w:t>initialFemDistLatResection</w:t>
              </w:r>
              <w:proofErr w:type="spellEnd"/>
            </w:ins>
          </w:p>
        </w:tc>
        <w:tc>
          <w:tcPr>
            <w:tcW w:w="2640" w:type="dxa"/>
            <w:tcBorders>
              <w:top w:val="nil"/>
              <w:left w:val="nil"/>
              <w:bottom w:val="single" w:sz="4" w:space="0" w:color="auto"/>
              <w:right w:val="single" w:sz="4" w:space="0" w:color="auto"/>
            </w:tcBorders>
            <w:shd w:val="clear" w:color="auto" w:fill="auto"/>
            <w:vAlign w:val="bottom"/>
            <w:hideMark/>
            <w:tcPrChange w:id="477"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15820D67" w14:textId="77777777" w:rsidR="00D354F4" w:rsidRDefault="00D354F4" w:rsidP="00D354F4">
            <w:pPr>
              <w:rPr>
                <w:ins w:id="478" w:author="Attili Naga Srinivasu" w:date="2022-05-12T17:48:00Z"/>
                <w:rFonts w:ascii="Helvetica Neue" w:hAnsi="Helvetica Neue" w:cs="Calibri"/>
                <w:color w:val="000000"/>
                <w:sz w:val="20"/>
                <w:szCs w:val="20"/>
              </w:rPr>
              <w:pPrChange w:id="479" w:author="Attili Naga Srinivasu" w:date="2022-05-12T17:49:00Z">
                <w:pPr/>
              </w:pPrChange>
            </w:pPr>
            <w:proofErr w:type="spellStart"/>
            <w:ins w:id="480" w:author="Attili Naga Srinivasu" w:date="2022-05-12T17:48:00Z">
              <w:r>
                <w:rPr>
                  <w:rFonts w:ascii="Helvetica Neue" w:hAnsi="Helvetica Neue" w:cs="Calibri"/>
                  <w:color w:val="000000"/>
                  <w:sz w:val="20"/>
                  <w:szCs w:val="20"/>
                </w:rPr>
                <w:t>originalLatFlexGap</w:t>
              </w:r>
              <w:proofErr w:type="spellEnd"/>
            </w:ins>
          </w:p>
        </w:tc>
      </w:tr>
      <w:tr w:rsidR="00D354F4" w14:paraId="3F20B58B" w14:textId="77777777" w:rsidTr="00D354F4">
        <w:trPr>
          <w:trHeight w:val="580"/>
          <w:ins w:id="481" w:author="Attili Naga Srinivasu" w:date="2022-05-12T17:48:00Z"/>
          <w:trPrChange w:id="482" w:author="Attili Naga Srinivasu" w:date="2022-05-12T17:49:00Z">
            <w:trPr>
              <w:trHeight w:val="58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483"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3AA197F1" w14:textId="77777777" w:rsidR="00D354F4" w:rsidRDefault="00D354F4" w:rsidP="00D354F4">
            <w:pPr>
              <w:rPr>
                <w:ins w:id="484" w:author="Attili Naga Srinivasu" w:date="2022-05-12T17:48:00Z"/>
                <w:rFonts w:ascii="Helvetica Neue" w:hAnsi="Helvetica Neue" w:cs="Calibri"/>
                <w:color w:val="000000"/>
                <w:sz w:val="20"/>
                <w:szCs w:val="20"/>
              </w:rPr>
              <w:pPrChange w:id="485" w:author="Attili Naga Srinivasu" w:date="2022-05-12T17:49:00Z">
                <w:pPr/>
              </w:pPrChange>
            </w:pPr>
            <w:proofErr w:type="spellStart"/>
            <w:ins w:id="486" w:author="Attili Naga Srinivasu" w:date="2022-05-12T17:48:00Z">
              <w:r>
                <w:rPr>
                  <w:rFonts w:ascii="Helvetica Neue" w:hAnsi="Helvetica Neue" w:cs="Calibri"/>
                  <w:color w:val="000000"/>
                  <w:sz w:val="20"/>
                  <w:szCs w:val="20"/>
                </w:rPr>
                <w:t>initialFemPostMedResection</w:t>
              </w:r>
              <w:proofErr w:type="spellEnd"/>
            </w:ins>
          </w:p>
        </w:tc>
        <w:tc>
          <w:tcPr>
            <w:tcW w:w="2640" w:type="dxa"/>
            <w:tcBorders>
              <w:top w:val="nil"/>
              <w:left w:val="nil"/>
              <w:bottom w:val="single" w:sz="4" w:space="0" w:color="auto"/>
              <w:right w:val="single" w:sz="4" w:space="0" w:color="auto"/>
            </w:tcBorders>
            <w:shd w:val="clear" w:color="auto" w:fill="auto"/>
            <w:vAlign w:val="bottom"/>
            <w:hideMark/>
            <w:tcPrChange w:id="487"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644ED3D0" w14:textId="77777777" w:rsidR="00D354F4" w:rsidRDefault="00D354F4" w:rsidP="00D354F4">
            <w:pPr>
              <w:rPr>
                <w:ins w:id="488" w:author="Attili Naga Srinivasu" w:date="2022-05-12T17:48:00Z"/>
                <w:rFonts w:ascii="Helvetica Neue" w:hAnsi="Helvetica Neue" w:cs="Calibri"/>
                <w:color w:val="000000"/>
                <w:sz w:val="20"/>
                <w:szCs w:val="20"/>
              </w:rPr>
              <w:pPrChange w:id="489" w:author="Attili Naga Srinivasu" w:date="2022-05-12T17:49:00Z">
                <w:pPr/>
              </w:pPrChange>
            </w:pPr>
            <w:proofErr w:type="spellStart"/>
            <w:ins w:id="490" w:author="Attili Naga Srinivasu" w:date="2022-05-12T17:48:00Z">
              <w:r>
                <w:rPr>
                  <w:rFonts w:ascii="Helvetica Neue" w:hAnsi="Helvetica Neue" w:cs="Calibri"/>
                  <w:color w:val="000000"/>
                  <w:sz w:val="20"/>
                  <w:szCs w:val="20"/>
                </w:rPr>
                <w:t>originalLatFlexGap</w:t>
              </w:r>
              <w:proofErr w:type="spellEnd"/>
            </w:ins>
          </w:p>
        </w:tc>
      </w:tr>
      <w:tr w:rsidR="00D354F4" w14:paraId="17C44A5A" w14:textId="77777777" w:rsidTr="00D354F4">
        <w:trPr>
          <w:trHeight w:val="580"/>
          <w:ins w:id="491" w:author="Attili Naga Srinivasu" w:date="2022-05-12T17:48:00Z"/>
          <w:trPrChange w:id="492" w:author="Attili Naga Srinivasu" w:date="2022-05-12T17:49:00Z">
            <w:trPr>
              <w:trHeight w:val="58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493"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64E16D4F" w14:textId="77777777" w:rsidR="00D354F4" w:rsidRDefault="00D354F4" w:rsidP="00D354F4">
            <w:pPr>
              <w:rPr>
                <w:ins w:id="494" w:author="Attili Naga Srinivasu" w:date="2022-05-12T17:48:00Z"/>
                <w:rFonts w:ascii="Helvetica Neue" w:hAnsi="Helvetica Neue" w:cs="Calibri"/>
                <w:color w:val="000000"/>
                <w:sz w:val="20"/>
                <w:szCs w:val="20"/>
              </w:rPr>
              <w:pPrChange w:id="495" w:author="Attili Naga Srinivasu" w:date="2022-05-12T17:49:00Z">
                <w:pPr/>
              </w:pPrChange>
            </w:pPr>
            <w:proofErr w:type="spellStart"/>
            <w:ins w:id="496" w:author="Attili Naga Srinivasu" w:date="2022-05-12T17:48:00Z">
              <w:r>
                <w:rPr>
                  <w:rFonts w:ascii="Helvetica Neue" w:hAnsi="Helvetica Neue" w:cs="Calibri"/>
                  <w:color w:val="000000"/>
                  <w:sz w:val="20"/>
                  <w:szCs w:val="20"/>
                </w:rPr>
                <w:t>initialFemPostLatResection</w:t>
              </w:r>
              <w:proofErr w:type="spellEnd"/>
            </w:ins>
          </w:p>
        </w:tc>
        <w:tc>
          <w:tcPr>
            <w:tcW w:w="2640" w:type="dxa"/>
            <w:tcBorders>
              <w:top w:val="nil"/>
              <w:left w:val="nil"/>
              <w:bottom w:val="single" w:sz="4" w:space="0" w:color="auto"/>
              <w:right w:val="single" w:sz="4" w:space="0" w:color="auto"/>
            </w:tcBorders>
            <w:shd w:val="clear" w:color="auto" w:fill="auto"/>
            <w:vAlign w:val="bottom"/>
            <w:hideMark/>
            <w:tcPrChange w:id="497"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372B6B68" w14:textId="77777777" w:rsidR="00D354F4" w:rsidRDefault="00D354F4" w:rsidP="00D354F4">
            <w:pPr>
              <w:rPr>
                <w:ins w:id="498" w:author="Attili Naga Srinivasu" w:date="2022-05-12T17:48:00Z"/>
                <w:rFonts w:ascii="Helvetica Neue" w:hAnsi="Helvetica Neue" w:cs="Calibri"/>
                <w:color w:val="000000"/>
                <w:sz w:val="20"/>
                <w:szCs w:val="20"/>
              </w:rPr>
              <w:pPrChange w:id="499" w:author="Attili Naga Srinivasu" w:date="2022-05-12T17:49:00Z">
                <w:pPr/>
              </w:pPrChange>
            </w:pPr>
            <w:proofErr w:type="spellStart"/>
            <w:ins w:id="500" w:author="Attili Naga Srinivasu" w:date="2022-05-12T17:48:00Z">
              <w:r>
                <w:rPr>
                  <w:rFonts w:ascii="Helvetica Neue" w:hAnsi="Helvetica Neue" w:cs="Calibri"/>
                  <w:color w:val="000000"/>
                  <w:sz w:val="20"/>
                  <w:szCs w:val="20"/>
                </w:rPr>
                <w:t>algorithmResolution</w:t>
              </w:r>
              <w:proofErr w:type="spellEnd"/>
            </w:ins>
          </w:p>
        </w:tc>
      </w:tr>
      <w:tr w:rsidR="00D354F4" w14:paraId="2F7E2126" w14:textId="77777777" w:rsidTr="00D354F4">
        <w:trPr>
          <w:trHeight w:val="320"/>
          <w:ins w:id="501" w:author="Attili Naga Srinivasu" w:date="2022-05-12T17:48:00Z"/>
          <w:trPrChange w:id="502" w:author="Attili Naga Srinivasu" w:date="2022-05-12T17:49:00Z">
            <w:trPr>
              <w:trHeight w:val="32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503"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606522CE" w14:textId="77777777" w:rsidR="00D354F4" w:rsidRDefault="00D354F4" w:rsidP="00D354F4">
            <w:pPr>
              <w:rPr>
                <w:ins w:id="504" w:author="Attili Naga Srinivasu" w:date="2022-05-12T17:48:00Z"/>
                <w:rFonts w:ascii="Calibri" w:hAnsi="Calibri" w:cs="Calibri"/>
                <w:color w:val="000000"/>
              </w:rPr>
              <w:pPrChange w:id="505" w:author="Attili Naga Srinivasu" w:date="2022-05-12T17:49:00Z">
                <w:pPr/>
              </w:pPrChange>
            </w:pPr>
            <w:ins w:id="506" w:author="Attili Naga Srinivasu" w:date="2022-05-12T17:48:00Z">
              <w:r>
                <w:rPr>
                  <w:rFonts w:ascii="Calibri" w:hAnsi="Calibri" w:cs="Calibri"/>
                  <w:color w:val="000000"/>
                </w:rPr>
                <w:t> </w:t>
              </w:r>
            </w:ins>
          </w:p>
        </w:tc>
        <w:tc>
          <w:tcPr>
            <w:tcW w:w="2640" w:type="dxa"/>
            <w:tcBorders>
              <w:top w:val="nil"/>
              <w:left w:val="nil"/>
              <w:bottom w:val="single" w:sz="4" w:space="0" w:color="auto"/>
              <w:right w:val="single" w:sz="4" w:space="0" w:color="auto"/>
            </w:tcBorders>
            <w:shd w:val="clear" w:color="auto" w:fill="auto"/>
            <w:vAlign w:val="bottom"/>
            <w:hideMark/>
            <w:tcPrChange w:id="507"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22F516F3" w14:textId="77777777" w:rsidR="00D354F4" w:rsidRDefault="00D354F4" w:rsidP="00D354F4">
            <w:pPr>
              <w:rPr>
                <w:ins w:id="508" w:author="Attili Naga Srinivasu" w:date="2022-05-12T17:48:00Z"/>
                <w:rFonts w:ascii="Helvetica Neue" w:hAnsi="Helvetica Neue" w:cs="Calibri"/>
                <w:color w:val="000000"/>
                <w:sz w:val="20"/>
                <w:szCs w:val="20"/>
              </w:rPr>
              <w:pPrChange w:id="509" w:author="Attili Naga Srinivasu" w:date="2022-05-12T17:49:00Z">
                <w:pPr/>
              </w:pPrChange>
            </w:pPr>
            <w:ins w:id="510" w:author="Attili Naga Srinivasu" w:date="2022-05-12T17:48:00Z">
              <w:r>
                <w:rPr>
                  <w:rFonts w:ascii="Helvetica Neue" w:hAnsi="Helvetica Neue" w:cs="Calibri"/>
                  <w:color w:val="000000"/>
                  <w:sz w:val="20"/>
                  <w:szCs w:val="20"/>
                </w:rPr>
                <w:t>alignment</w:t>
              </w:r>
            </w:ins>
          </w:p>
        </w:tc>
      </w:tr>
    </w:tbl>
    <w:p w14:paraId="53CB5B2D" w14:textId="4A85128F" w:rsidR="00D354F4" w:rsidRPr="00666209" w:rsidDel="00571EC8" w:rsidRDefault="00D354F4" w:rsidP="00666209">
      <w:pPr>
        <w:spacing w:after="120"/>
        <w:rPr>
          <w:ins w:id="511" w:author="Rudraraju Sai Krishna Teja" w:date="2022-05-12T15:03:00Z"/>
          <w:del w:id="512" w:author="Attili Naga Srinivasu" w:date="2022-05-12T17:54:00Z"/>
          <w:rFonts w:ascii="Humanist Slabserif 712 Std Roma" w:hAnsi="Humanist Slabserif 712 Std Roma" w:cs="Arial"/>
          <w:b/>
          <w:color w:val="000000" w:themeColor="text1"/>
          <w:sz w:val="20"/>
          <w:rPrChange w:id="513" w:author="Rudraraju Sai Krishna Teja" w:date="2022-05-12T15:03:00Z">
            <w:rPr>
              <w:ins w:id="514" w:author="Rudraraju Sai Krishna Teja" w:date="2022-05-12T15:03:00Z"/>
              <w:del w:id="515" w:author="Attili Naga Srinivasu" w:date="2022-05-12T17:54:00Z"/>
              <w:rFonts w:ascii="Humanist Slabserif 712 Std Roma" w:hAnsi="Humanist Slabserif 712 Std Roma" w:cs="Arial"/>
              <w:color w:val="000000" w:themeColor="text1"/>
              <w:sz w:val="20"/>
            </w:rPr>
          </w:rPrChange>
        </w:rPr>
      </w:pPr>
      <w:ins w:id="516" w:author="Attili Naga Srinivasu" w:date="2022-05-12T17:49:00Z">
        <w:r>
          <w:rPr>
            <w:rFonts w:ascii="Humanist Slabserif 712 Std Roma" w:hAnsi="Humanist Slabserif 712 Std Roma" w:cs="Arial"/>
            <w:b/>
            <w:color w:val="000000" w:themeColor="text1"/>
            <w:sz w:val="20"/>
          </w:rPr>
          <w:br w:type="textWrapping" w:clear="all"/>
        </w:r>
      </w:ins>
    </w:p>
    <w:p w14:paraId="100F29D1" w14:textId="0B7DBB7D" w:rsidR="00D354F4" w:rsidRDefault="00666209" w:rsidP="00666209">
      <w:pPr>
        <w:spacing w:after="120"/>
        <w:rPr>
          <w:ins w:id="517" w:author="Rudraraju Sai Krishna Teja" w:date="2022-05-12T15:10:00Z"/>
          <w:rFonts w:ascii="Humanist Slabserif 712 Std Roma" w:hAnsi="Humanist Slabserif 712 Std Roma" w:cs="Arial"/>
          <w:color w:val="000000" w:themeColor="text1"/>
          <w:sz w:val="20"/>
        </w:rPr>
      </w:pPr>
      <w:ins w:id="518" w:author="Rudraraju Sai Krishna Teja" w:date="2022-05-12T15:03:00Z">
        <w:del w:id="519" w:author="Attili Naga Srinivasu" w:date="2022-05-12T17:54:00Z">
          <w:r w:rsidDel="00571EC8">
            <w:rPr>
              <w:rFonts w:ascii="Humanist Slabserif 712 Std Roma" w:hAnsi="Humanist Slabserif 712 Std Roma" w:cs="Arial"/>
              <w:color w:val="000000" w:themeColor="text1"/>
              <w:sz w:val="20"/>
            </w:rPr>
            <w:delText xml:space="preserve">                </w:delText>
          </w:r>
        </w:del>
        <w:del w:id="520" w:author="Attili Naga Srinivasu" w:date="2022-05-12T17:49:00Z">
          <w:r w:rsidRPr="00666209" w:rsidDel="00D354F4">
            <w:rPr>
              <w:rFonts w:ascii="Humanist Slabserif 712 Std Roma" w:hAnsi="Humanist Slabserif 712 Std Roma" w:cs="Arial"/>
              <w:color w:val="000000" w:themeColor="text1"/>
              <w:sz w:val="20"/>
            </w:rPr>
            <w:delText>operativeSide</w:delText>
          </w:r>
        </w:del>
      </w:ins>
      <w:ins w:id="521" w:author="Rudraraju Sai Krishna Teja" w:date="2022-05-12T15:05:00Z">
        <w:del w:id="522" w:author="Attili Naga Srinivasu" w:date="2022-05-12T17:49:00Z">
          <w:r w:rsidDel="00D354F4">
            <w:rPr>
              <w:rFonts w:ascii="Humanist Slabserif 712 Std Roma" w:hAnsi="Humanist Slabserif 712 Std Roma" w:cs="Arial"/>
              <w:color w:val="000000" w:themeColor="text1"/>
              <w:sz w:val="20"/>
            </w:rPr>
            <w:delText>,</w:delText>
          </w:r>
        </w:del>
      </w:ins>
      <w:ins w:id="523" w:author="Rudraraju Sai Krishna Teja" w:date="2022-05-12T15:03:00Z">
        <w:del w:id="524" w:author="Attili Naga Srinivasu" w:date="2022-05-12T17:49:00Z">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initialFemAlignment</w:delText>
          </w:r>
        </w:del>
      </w:ins>
      <w:ins w:id="525" w:author="Rudraraju Sai Krishna Teja" w:date="2022-05-12T15:05:00Z">
        <w:del w:id="526" w:author="Attili Naga Srinivasu" w:date="2022-05-12T17:49:00Z">
          <w:r w:rsidDel="00D354F4">
            <w:rPr>
              <w:rFonts w:ascii="Humanist Slabserif 712 Std Roma" w:hAnsi="Humanist Slabserif 712 Std Roma" w:cs="Arial"/>
              <w:color w:val="000000" w:themeColor="text1"/>
              <w:sz w:val="20"/>
            </w:rPr>
            <w:delText xml:space="preserve">, </w:delText>
          </w:r>
        </w:del>
      </w:ins>
      <w:ins w:id="527" w:author="Rudraraju Sai Krishna Teja" w:date="2022-05-12T15:03:00Z">
        <w:del w:id="528" w:author="Attili Naga Srinivasu" w:date="2022-05-12T17:49:00Z">
          <w:r w:rsidRPr="00666209" w:rsidDel="00D354F4">
            <w:rPr>
              <w:rFonts w:ascii="Humanist Slabserif 712 Std Roma" w:hAnsi="Humanist Slabserif 712 Std Roma" w:cs="Arial"/>
              <w:color w:val="000000" w:themeColor="text1"/>
              <w:sz w:val="20"/>
            </w:rPr>
            <w:delText>initialFemRotation</w:delText>
          </w:r>
        </w:del>
      </w:ins>
      <w:ins w:id="529" w:author="Rudraraju Sai Krishna Teja" w:date="2022-05-12T15:05:00Z">
        <w:del w:id="530" w:author="Attili Naga Srinivasu" w:date="2022-05-12T17:49:00Z">
          <w:r w:rsidDel="00D354F4">
            <w:rPr>
              <w:rFonts w:ascii="Humanist Slabserif 712 Std Roma" w:hAnsi="Humanist Slabserif 712 Std Roma" w:cs="Arial"/>
              <w:color w:val="000000" w:themeColor="text1"/>
              <w:sz w:val="20"/>
            </w:rPr>
            <w:delText xml:space="preserve">, </w:delText>
          </w:r>
        </w:del>
      </w:ins>
      <w:ins w:id="531" w:author="Rudraraju Sai Krishna Teja" w:date="2022-05-12T15:03:00Z">
        <w:del w:id="532" w:author="Attili Naga Srinivasu" w:date="2022-05-12T17:49:00Z">
          <w:r w:rsidRPr="00666209" w:rsidDel="00D354F4">
            <w:rPr>
              <w:rFonts w:ascii="Humanist Slabserif 712 Std Roma" w:hAnsi="Humanist Slabserif 712 Std Roma" w:cs="Arial"/>
              <w:color w:val="000000" w:themeColor="text1"/>
              <w:sz w:val="20"/>
            </w:rPr>
            <w:delText>initialTibAlignment</w:delText>
          </w:r>
        </w:del>
      </w:ins>
      <w:ins w:id="533" w:author="Rudraraju Sai Krishna Teja" w:date="2022-05-12T15:05:00Z">
        <w:del w:id="534" w:author="Attili Naga Srinivasu" w:date="2022-05-12T17:49:00Z">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initialFixedFlexion</w:delText>
          </w:r>
        </w:del>
      </w:ins>
      <w:ins w:id="535" w:author="Rudraraju Sai Krishna Teja" w:date="2022-05-12T15:06:00Z">
        <w:del w:id="536" w:author="Attili Naga Srinivasu" w:date="2022-05-12T17:49:00Z">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initialmHKAAlignment</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initialaHKAAlignment</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initialJLO</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initialCPAKGroup</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initialFemDistMedResection</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initialFemDistLatResection</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initialFemPostMedResection</w:delText>
          </w:r>
          <w:r w:rsidDel="00D354F4">
            <w:rPr>
              <w:rFonts w:ascii="Humanist Slabserif 712 Std Roma" w:hAnsi="Humanist Slabserif 712 Std Roma" w:cs="Arial"/>
              <w:color w:val="000000" w:themeColor="text1"/>
              <w:sz w:val="20"/>
            </w:rPr>
            <w:delText>,</w:delText>
          </w:r>
        </w:del>
      </w:ins>
      <w:ins w:id="537" w:author="Rudraraju Sai Krishna Teja" w:date="2022-05-12T15:07:00Z">
        <w:del w:id="538" w:author="Attili Naga Srinivasu" w:date="2022-05-12T17:49:00Z">
          <w:r w:rsidDel="00D354F4">
            <w:rPr>
              <w:rFonts w:ascii="Humanist Slabserif 712 Std Roma" w:hAnsi="Humanist Slabserif 712 Std Roma" w:cs="Arial"/>
              <w:color w:val="000000" w:themeColor="text1"/>
              <w:sz w:val="20"/>
            </w:rPr>
            <w:delText xml:space="preserve"> i</w:delText>
          </w:r>
        </w:del>
      </w:ins>
      <w:ins w:id="539" w:author="Rudraraju Sai Krishna Teja" w:date="2022-05-12T15:06:00Z">
        <w:del w:id="540" w:author="Attili Naga Srinivasu" w:date="2022-05-12T17:49:00Z">
          <w:r w:rsidRPr="00666209" w:rsidDel="00D354F4">
            <w:rPr>
              <w:rFonts w:ascii="Humanist Slabserif 712 Std Roma" w:hAnsi="Humanist Slabserif 712 Std Roma" w:cs="Arial"/>
              <w:color w:val="000000" w:themeColor="text1"/>
              <w:sz w:val="20"/>
            </w:rPr>
            <w:delText>nitialFemPostLatResection</w:delText>
          </w:r>
        </w:del>
      </w:ins>
      <w:ins w:id="541" w:author="Rudraraju Sai Krishna Teja" w:date="2022-05-12T15:07:00Z">
        <w:del w:id="542" w:author="Attili Naga Srinivasu" w:date="2022-05-12T17:49:00Z">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initialTibProxMedResection</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initialTibProxLatResection,</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initialMedExtGap</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initialLatExtGap</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initialMedFlexGap</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initialLatFlexGap,</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originalMedExtGap</w:delText>
          </w:r>
        </w:del>
      </w:ins>
      <w:ins w:id="543" w:author="Rudraraju Sai Krishna Teja" w:date="2022-05-12T15:08:00Z">
        <w:del w:id="544" w:author="Attili Naga Srinivasu" w:date="2022-05-12T17:49:00Z">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originalLatExtGap</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originalMedFlexGap</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originalMedFlexGap</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originalLatFlexGap</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originalLatFlexGap</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algorithmResolution</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alignment</w:delText>
          </w:r>
        </w:del>
      </w:ins>
    </w:p>
    <w:p w14:paraId="06790BD8" w14:textId="02EFC8C4" w:rsidR="00D354F4" w:rsidRDefault="00666209" w:rsidP="00666209">
      <w:pPr>
        <w:spacing w:after="120"/>
        <w:rPr>
          <w:ins w:id="545" w:author="Attili Naga Srinivasu" w:date="2022-05-12T17:50:00Z"/>
          <w:rFonts w:ascii="Humanist Slabserif 712 Std Roma" w:hAnsi="Humanist Slabserif 712 Std Roma" w:cs="Arial"/>
          <w:b/>
          <w:color w:val="000000" w:themeColor="text1"/>
          <w:sz w:val="20"/>
        </w:rPr>
      </w:pPr>
      <w:ins w:id="546" w:author="Rudraraju Sai Krishna Teja" w:date="2022-05-12T15:10:00Z">
        <w:r>
          <w:rPr>
            <w:rFonts w:ascii="Humanist Slabserif 712 Std Roma" w:hAnsi="Humanist Slabserif 712 Std Roma" w:cs="Arial"/>
            <w:color w:val="000000" w:themeColor="text1"/>
            <w:sz w:val="20"/>
          </w:rPr>
          <w:t xml:space="preserve">        </w:t>
        </w:r>
        <w:r w:rsidRPr="00666209">
          <w:rPr>
            <w:rFonts w:ascii="Humanist Slabserif 712 Std Roma" w:hAnsi="Humanist Slabserif 712 Std Roma" w:cs="Arial"/>
            <w:b/>
            <w:color w:val="000000" w:themeColor="text1"/>
            <w:sz w:val="20"/>
            <w:rPrChange w:id="547" w:author="Rudraraju Sai Krishna Teja" w:date="2022-05-12T15:10:00Z">
              <w:rPr>
                <w:rFonts w:ascii="Humanist Slabserif 712 Std Roma" w:hAnsi="Humanist Slabserif 712 Std Roma" w:cs="Arial"/>
                <w:color w:val="000000" w:themeColor="text1"/>
                <w:sz w:val="20"/>
              </w:rPr>
            </w:rPrChange>
          </w:rPr>
          <w:t>CaseSolution Details:</w:t>
        </w:r>
      </w:ins>
    </w:p>
    <w:p w14:paraId="509298DB" w14:textId="22FEE340" w:rsidR="00D354F4" w:rsidRDefault="00D354F4" w:rsidP="00666209">
      <w:pPr>
        <w:spacing w:after="120"/>
        <w:rPr>
          <w:ins w:id="548" w:author="Attili Naga Srinivasu" w:date="2022-05-12T17:50:00Z"/>
          <w:rFonts w:ascii="Humanist Slabserif 712 Std Roma" w:hAnsi="Humanist Slabserif 712 Std Roma" w:cs="Arial"/>
          <w:b/>
          <w:color w:val="000000" w:themeColor="text1"/>
          <w:sz w:val="20"/>
        </w:rPr>
      </w:pPr>
    </w:p>
    <w:tbl>
      <w:tblPr>
        <w:tblW w:w="6920" w:type="dxa"/>
        <w:tblInd w:w="113" w:type="dxa"/>
        <w:tblLook w:val="04A0" w:firstRow="1" w:lastRow="0" w:firstColumn="1" w:lastColumn="0" w:noHBand="0" w:noVBand="1"/>
      </w:tblPr>
      <w:tblGrid>
        <w:gridCol w:w="2895"/>
        <w:gridCol w:w="4025"/>
      </w:tblGrid>
      <w:tr w:rsidR="00571EC8" w14:paraId="3A37D691" w14:textId="77777777" w:rsidTr="00571EC8">
        <w:trPr>
          <w:trHeight w:val="340"/>
          <w:ins w:id="549" w:author="Attili Naga Srinivasu" w:date="2022-05-12T17:53:00Z"/>
        </w:trPr>
        <w:tc>
          <w:tcPr>
            <w:tcW w:w="2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732EC5" w14:textId="77777777" w:rsidR="00571EC8" w:rsidRDefault="00571EC8">
            <w:pPr>
              <w:rPr>
                <w:ins w:id="550" w:author="Attili Naga Srinivasu" w:date="2022-05-12T17:53:00Z"/>
                <w:rFonts w:ascii="Helvetica Neue" w:hAnsi="Helvetica Neue" w:cs="Calibri"/>
                <w:color w:val="000000"/>
                <w:sz w:val="20"/>
                <w:szCs w:val="20"/>
              </w:rPr>
            </w:pPr>
            <w:ins w:id="551" w:author="Attili Naga Srinivasu" w:date="2022-05-12T17:53:00Z">
              <w:r>
                <w:rPr>
                  <w:rFonts w:ascii="Helvetica Neue" w:hAnsi="Helvetica Neue" w:cs="Calibri"/>
                  <w:color w:val="000000"/>
                  <w:sz w:val="20"/>
                  <w:szCs w:val="20"/>
                </w:rPr>
                <w:t>solutionConfirmDate&amp;Time</w:t>
              </w:r>
            </w:ins>
          </w:p>
        </w:tc>
        <w:tc>
          <w:tcPr>
            <w:tcW w:w="4120" w:type="dxa"/>
            <w:tcBorders>
              <w:top w:val="single" w:sz="4" w:space="0" w:color="auto"/>
              <w:left w:val="nil"/>
              <w:bottom w:val="single" w:sz="4" w:space="0" w:color="auto"/>
              <w:right w:val="single" w:sz="4" w:space="0" w:color="auto"/>
            </w:tcBorders>
            <w:shd w:val="clear" w:color="auto" w:fill="auto"/>
            <w:vAlign w:val="center"/>
            <w:hideMark/>
          </w:tcPr>
          <w:p w14:paraId="45D5E826" w14:textId="77777777" w:rsidR="00571EC8" w:rsidRDefault="00571EC8">
            <w:pPr>
              <w:rPr>
                <w:ins w:id="552" w:author="Attili Naga Srinivasu" w:date="2022-05-12T17:53:00Z"/>
                <w:rFonts w:ascii="Helvetica Neue" w:hAnsi="Helvetica Neue" w:cs="Calibri"/>
                <w:color w:val="000000"/>
                <w:sz w:val="20"/>
                <w:szCs w:val="20"/>
              </w:rPr>
            </w:pPr>
            <w:proofErr w:type="spellStart"/>
            <w:ins w:id="553" w:author="Attili Naga Srinivasu" w:date="2022-05-12T17:53:00Z">
              <w:r>
                <w:rPr>
                  <w:rFonts w:ascii="Helvetica Neue" w:hAnsi="Helvetica Neue" w:cs="Calibri"/>
                  <w:color w:val="000000"/>
                  <w:sz w:val="20"/>
                  <w:szCs w:val="20"/>
                </w:rPr>
                <w:t>solvedLatFlexGap</w:t>
              </w:r>
              <w:proofErr w:type="spellEnd"/>
            </w:ins>
          </w:p>
        </w:tc>
      </w:tr>
      <w:tr w:rsidR="00571EC8" w14:paraId="443C7DBB" w14:textId="77777777" w:rsidTr="00571EC8">
        <w:trPr>
          <w:trHeight w:val="320"/>
          <w:ins w:id="554"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B2F4D93" w14:textId="77777777" w:rsidR="00571EC8" w:rsidRDefault="00571EC8">
            <w:pPr>
              <w:rPr>
                <w:ins w:id="555" w:author="Attili Naga Srinivasu" w:date="2022-05-12T17:53:00Z"/>
                <w:rFonts w:ascii="Helvetica Neue" w:hAnsi="Helvetica Neue" w:cs="Calibri"/>
                <w:color w:val="000000"/>
                <w:sz w:val="20"/>
                <w:szCs w:val="20"/>
              </w:rPr>
            </w:pPr>
            <w:ins w:id="556" w:author="Attili Naga Srinivasu" w:date="2022-05-12T17:53:00Z">
              <w:r>
                <w:rPr>
                  <w:rFonts w:ascii="Helvetica Neue" w:hAnsi="Helvetica Neue" w:cs="Calibri"/>
                  <w:color w:val="000000"/>
                  <w:sz w:val="20"/>
                  <w:szCs w:val="20"/>
                </w:rPr>
                <w:t>solutionNumberAccepted</w:t>
              </w:r>
            </w:ins>
          </w:p>
        </w:tc>
        <w:tc>
          <w:tcPr>
            <w:tcW w:w="4120" w:type="dxa"/>
            <w:tcBorders>
              <w:top w:val="nil"/>
              <w:left w:val="nil"/>
              <w:bottom w:val="single" w:sz="4" w:space="0" w:color="auto"/>
              <w:right w:val="single" w:sz="4" w:space="0" w:color="auto"/>
            </w:tcBorders>
            <w:shd w:val="clear" w:color="auto" w:fill="auto"/>
            <w:vAlign w:val="center"/>
            <w:hideMark/>
          </w:tcPr>
          <w:p w14:paraId="30BFAC29" w14:textId="77777777" w:rsidR="00571EC8" w:rsidRDefault="00571EC8">
            <w:pPr>
              <w:rPr>
                <w:ins w:id="557" w:author="Attili Naga Srinivasu" w:date="2022-05-12T17:53:00Z"/>
                <w:rFonts w:ascii="Helvetica Neue" w:hAnsi="Helvetica Neue" w:cs="Calibri"/>
                <w:color w:val="000000"/>
                <w:sz w:val="20"/>
                <w:szCs w:val="20"/>
              </w:rPr>
            </w:pPr>
            <w:proofErr w:type="spellStart"/>
            <w:ins w:id="558" w:author="Attili Naga Srinivasu" w:date="2022-05-12T17:53:00Z">
              <w:r>
                <w:rPr>
                  <w:rFonts w:ascii="Helvetica Neue" w:hAnsi="Helvetica Neue" w:cs="Calibri"/>
                  <w:color w:val="000000"/>
                  <w:sz w:val="20"/>
                  <w:szCs w:val="20"/>
                </w:rPr>
                <w:t>excessiveReleaseSetAt</w:t>
              </w:r>
              <w:proofErr w:type="spellEnd"/>
            </w:ins>
          </w:p>
        </w:tc>
      </w:tr>
      <w:tr w:rsidR="00571EC8" w14:paraId="681F0961" w14:textId="77777777" w:rsidTr="00571EC8">
        <w:trPr>
          <w:trHeight w:val="340"/>
          <w:ins w:id="559"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FB04ACB" w14:textId="77777777" w:rsidR="00571EC8" w:rsidRDefault="00571EC8">
            <w:pPr>
              <w:rPr>
                <w:ins w:id="560" w:author="Attili Naga Srinivasu" w:date="2022-05-12T17:53:00Z"/>
                <w:rFonts w:ascii="Helvetica Neue" w:hAnsi="Helvetica Neue" w:cs="Calibri"/>
                <w:color w:val="000000"/>
                <w:sz w:val="20"/>
                <w:szCs w:val="20"/>
              </w:rPr>
            </w:pPr>
            <w:ins w:id="561" w:author="Attili Naga Srinivasu" w:date="2022-05-12T17:53:00Z">
              <w:r>
                <w:rPr>
                  <w:rFonts w:ascii="Helvetica Neue" w:hAnsi="Helvetica Neue" w:cs="Calibri"/>
                  <w:color w:val="000000"/>
                  <w:sz w:val="20"/>
                  <w:szCs w:val="20"/>
                </w:rPr>
                <w:t>solvedFemAlignment</w:t>
              </w:r>
            </w:ins>
          </w:p>
        </w:tc>
        <w:tc>
          <w:tcPr>
            <w:tcW w:w="4120" w:type="dxa"/>
            <w:tcBorders>
              <w:top w:val="nil"/>
              <w:left w:val="nil"/>
              <w:bottom w:val="single" w:sz="4" w:space="0" w:color="auto"/>
              <w:right w:val="single" w:sz="4" w:space="0" w:color="auto"/>
            </w:tcBorders>
            <w:shd w:val="clear" w:color="auto" w:fill="auto"/>
            <w:vAlign w:val="center"/>
            <w:hideMark/>
          </w:tcPr>
          <w:p w14:paraId="0932421D" w14:textId="77777777" w:rsidR="00571EC8" w:rsidRDefault="00571EC8">
            <w:pPr>
              <w:rPr>
                <w:ins w:id="562" w:author="Attili Naga Srinivasu" w:date="2022-05-12T17:53:00Z"/>
                <w:rFonts w:ascii="Helvetica Neue" w:hAnsi="Helvetica Neue" w:cs="Calibri"/>
                <w:color w:val="000000"/>
                <w:sz w:val="20"/>
                <w:szCs w:val="20"/>
              </w:rPr>
            </w:pPr>
            <w:proofErr w:type="spellStart"/>
            <w:ins w:id="563" w:author="Attili Naga Srinivasu" w:date="2022-05-12T17:53:00Z">
              <w:r>
                <w:rPr>
                  <w:rFonts w:ascii="Helvetica Neue" w:hAnsi="Helvetica Neue" w:cs="Calibri"/>
                  <w:color w:val="000000"/>
                  <w:sz w:val="20"/>
                  <w:szCs w:val="20"/>
                </w:rPr>
                <w:t>suggestedSoftTissueRelease</w:t>
              </w:r>
              <w:proofErr w:type="spellEnd"/>
            </w:ins>
          </w:p>
        </w:tc>
      </w:tr>
      <w:tr w:rsidR="00571EC8" w14:paraId="485DCAC8" w14:textId="77777777" w:rsidTr="00571EC8">
        <w:trPr>
          <w:trHeight w:val="320"/>
          <w:ins w:id="564"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9B7CCF2" w14:textId="77777777" w:rsidR="00571EC8" w:rsidRDefault="00571EC8">
            <w:pPr>
              <w:rPr>
                <w:ins w:id="565" w:author="Attili Naga Srinivasu" w:date="2022-05-12T17:53:00Z"/>
                <w:rFonts w:ascii="Helvetica Neue" w:hAnsi="Helvetica Neue" w:cs="Calibri"/>
                <w:color w:val="000000"/>
                <w:sz w:val="20"/>
                <w:szCs w:val="20"/>
              </w:rPr>
            </w:pPr>
            <w:ins w:id="566" w:author="Attili Naga Srinivasu" w:date="2022-05-12T17:53:00Z">
              <w:r>
                <w:rPr>
                  <w:rFonts w:ascii="Helvetica Neue" w:hAnsi="Helvetica Neue" w:cs="Calibri"/>
                  <w:color w:val="000000"/>
                  <w:sz w:val="20"/>
                  <w:szCs w:val="20"/>
                </w:rPr>
                <w:t>solvedFemRotation</w:t>
              </w:r>
            </w:ins>
          </w:p>
        </w:tc>
        <w:tc>
          <w:tcPr>
            <w:tcW w:w="4120" w:type="dxa"/>
            <w:tcBorders>
              <w:top w:val="nil"/>
              <w:left w:val="nil"/>
              <w:bottom w:val="single" w:sz="4" w:space="0" w:color="auto"/>
              <w:right w:val="single" w:sz="4" w:space="0" w:color="auto"/>
            </w:tcBorders>
            <w:shd w:val="clear" w:color="auto" w:fill="auto"/>
            <w:vAlign w:val="center"/>
            <w:hideMark/>
          </w:tcPr>
          <w:p w14:paraId="6B3E194F" w14:textId="77777777" w:rsidR="00571EC8" w:rsidRDefault="00571EC8">
            <w:pPr>
              <w:rPr>
                <w:ins w:id="567" w:author="Attili Naga Srinivasu" w:date="2022-05-12T17:53:00Z"/>
                <w:rFonts w:ascii="Helvetica Neue" w:hAnsi="Helvetica Neue" w:cs="Calibri"/>
                <w:color w:val="000000"/>
                <w:sz w:val="20"/>
                <w:szCs w:val="20"/>
              </w:rPr>
            </w:pPr>
            <w:proofErr w:type="spellStart"/>
            <w:ins w:id="568" w:author="Attili Naga Srinivasu" w:date="2022-05-12T17:53:00Z">
              <w:r>
                <w:rPr>
                  <w:rFonts w:ascii="Helvetica Neue" w:hAnsi="Helvetica Neue" w:cs="Calibri"/>
                  <w:color w:val="000000"/>
                  <w:sz w:val="20"/>
                  <w:szCs w:val="20"/>
                </w:rPr>
                <w:t>requiredMedialExtensionRelease</w:t>
              </w:r>
              <w:proofErr w:type="spellEnd"/>
            </w:ins>
          </w:p>
        </w:tc>
      </w:tr>
      <w:tr w:rsidR="00571EC8" w14:paraId="20383F62" w14:textId="77777777" w:rsidTr="00571EC8">
        <w:trPr>
          <w:trHeight w:val="320"/>
          <w:ins w:id="569"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13947D3" w14:textId="77777777" w:rsidR="00571EC8" w:rsidRDefault="00571EC8">
            <w:pPr>
              <w:rPr>
                <w:ins w:id="570" w:author="Attili Naga Srinivasu" w:date="2022-05-12T17:53:00Z"/>
                <w:rFonts w:ascii="Helvetica Neue" w:hAnsi="Helvetica Neue" w:cs="Calibri"/>
                <w:color w:val="000000"/>
                <w:sz w:val="20"/>
                <w:szCs w:val="20"/>
              </w:rPr>
            </w:pPr>
            <w:proofErr w:type="spellStart"/>
            <w:ins w:id="571" w:author="Attili Naga Srinivasu" w:date="2022-05-12T17:53:00Z">
              <w:r>
                <w:rPr>
                  <w:rFonts w:ascii="Helvetica Neue" w:hAnsi="Helvetica Neue" w:cs="Calibri"/>
                  <w:color w:val="000000"/>
                  <w:sz w:val="20"/>
                  <w:szCs w:val="20"/>
                </w:rPr>
                <w:t>solvedTibAlignment</w:t>
              </w:r>
              <w:proofErr w:type="spellEnd"/>
            </w:ins>
          </w:p>
        </w:tc>
        <w:tc>
          <w:tcPr>
            <w:tcW w:w="4120" w:type="dxa"/>
            <w:tcBorders>
              <w:top w:val="nil"/>
              <w:left w:val="nil"/>
              <w:bottom w:val="single" w:sz="4" w:space="0" w:color="auto"/>
              <w:right w:val="single" w:sz="4" w:space="0" w:color="auto"/>
            </w:tcBorders>
            <w:shd w:val="clear" w:color="auto" w:fill="auto"/>
            <w:vAlign w:val="center"/>
            <w:hideMark/>
          </w:tcPr>
          <w:p w14:paraId="1D855C72" w14:textId="77777777" w:rsidR="00571EC8" w:rsidRDefault="00571EC8">
            <w:pPr>
              <w:rPr>
                <w:ins w:id="572" w:author="Attili Naga Srinivasu" w:date="2022-05-12T17:53:00Z"/>
                <w:rFonts w:ascii="Helvetica Neue" w:hAnsi="Helvetica Neue" w:cs="Calibri"/>
                <w:color w:val="000000"/>
                <w:sz w:val="20"/>
                <w:szCs w:val="20"/>
              </w:rPr>
            </w:pPr>
            <w:proofErr w:type="spellStart"/>
            <w:ins w:id="573" w:author="Attili Naga Srinivasu" w:date="2022-05-12T17:53:00Z">
              <w:r>
                <w:rPr>
                  <w:rFonts w:ascii="Helvetica Neue" w:hAnsi="Helvetica Neue" w:cs="Calibri"/>
                  <w:color w:val="000000"/>
                  <w:sz w:val="20"/>
                  <w:szCs w:val="20"/>
                </w:rPr>
                <w:t>requiredLateralExtensionRelease</w:t>
              </w:r>
              <w:proofErr w:type="spellEnd"/>
            </w:ins>
          </w:p>
        </w:tc>
      </w:tr>
      <w:tr w:rsidR="00571EC8" w14:paraId="76404070" w14:textId="77777777" w:rsidTr="00571EC8">
        <w:trPr>
          <w:trHeight w:val="320"/>
          <w:ins w:id="574"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8E44E65" w14:textId="77777777" w:rsidR="00571EC8" w:rsidRDefault="00571EC8">
            <w:pPr>
              <w:rPr>
                <w:ins w:id="575" w:author="Attili Naga Srinivasu" w:date="2022-05-12T17:53:00Z"/>
                <w:rFonts w:ascii="Helvetica Neue" w:hAnsi="Helvetica Neue" w:cs="Calibri"/>
                <w:color w:val="000000"/>
                <w:sz w:val="20"/>
                <w:szCs w:val="20"/>
              </w:rPr>
            </w:pPr>
            <w:proofErr w:type="spellStart"/>
            <w:ins w:id="576" w:author="Attili Naga Srinivasu" w:date="2022-05-12T17:53:00Z">
              <w:r>
                <w:rPr>
                  <w:rFonts w:ascii="Helvetica Neue" w:hAnsi="Helvetica Neue" w:cs="Calibri"/>
                  <w:color w:val="000000"/>
                  <w:sz w:val="20"/>
                  <w:szCs w:val="20"/>
                </w:rPr>
                <w:t>solvedHKAAlignment</w:t>
              </w:r>
              <w:proofErr w:type="spellEnd"/>
            </w:ins>
          </w:p>
        </w:tc>
        <w:tc>
          <w:tcPr>
            <w:tcW w:w="4120" w:type="dxa"/>
            <w:tcBorders>
              <w:top w:val="nil"/>
              <w:left w:val="nil"/>
              <w:bottom w:val="single" w:sz="4" w:space="0" w:color="auto"/>
              <w:right w:val="single" w:sz="4" w:space="0" w:color="auto"/>
            </w:tcBorders>
            <w:shd w:val="clear" w:color="auto" w:fill="auto"/>
            <w:vAlign w:val="center"/>
            <w:hideMark/>
          </w:tcPr>
          <w:p w14:paraId="59A05095" w14:textId="77777777" w:rsidR="00571EC8" w:rsidRDefault="00571EC8">
            <w:pPr>
              <w:rPr>
                <w:ins w:id="577" w:author="Attili Naga Srinivasu" w:date="2022-05-12T17:53:00Z"/>
                <w:rFonts w:ascii="Helvetica Neue" w:hAnsi="Helvetica Neue" w:cs="Calibri"/>
                <w:color w:val="000000"/>
                <w:sz w:val="20"/>
                <w:szCs w:val="20"/>
              </w:rPr>
            </w:pPr>
            <w:proofErr w:type="spellStart"/>
            <w:ins w:id="578" w:author="Attili Naga Srinivasu" w:date="2022-05-12T17:53:00Z">
              <w:r>
                <w:rPr>
                  <w:rFonts w:ascii="Helvetica Neue" w:hAnsi="Helvetica Neue" w:cs="Calibri"/>
                  <w:color w:val="000000"/>
                  <w:sz w:val="20"/>
                  <w:szCs w:val="20"/>
                </w:rPr>
                <w:t>requiredMedialFlexionRelease</w:t>
              </w:r>
              <w:proofErr w:type="spellEnd"/>
            </w:ins>
          </w:p>
        </w:tc>
      </w:tr>
      <w:tr w:rsidR="00571EC8" w14:paraId="76196801" w14:textId="77777777" w:rsidTr="00571EC8">
        <w:trPr>
          <w:trHeight w:val="320"/>
          <w:ins w:id="579"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9F50080" w14:textId="77777777" w:rsidR="00571EC8" w:rsidRDefault="00571EC8">
            <w:pPr>
              <w:rPr>
                <w:ins w:id="580" w:author="Attili Naga Srinivasu" w:date="2022-05-12T17:53:00Z"/>
                <w:rFonts w:ascii="Helvetica Neue" w:hAnsi="Helvetica Neue" w:cs="Calibri"/>
                <w:color w:val="000000"/>
                <w:sz w:val="20"/>
                <w:szCs w:val="20"/>
              </w:rPr>
            </w:pPr>
            <w:proofErr w:type="spellStart"/>
            <w:ins w:id="581" w:author="Attili Naga Srinivasu" w:date="2022-05-12T17:53:00Z">
              <w:r>
                <w:rPr>
                  <w:rFonts w:ascii="Helvetica Neue" w:hAnsi="Helvetica Neue" w:cs="Calibri"/>
                  <w:color w:val="000000"/>
                  <w:sz w:val="20"/>
                  <w:szCs w:val="20"/>
                </w:rPr>
                <w:t>solvedFemDistMedResection</w:t>
              </w:r>
              <w:proofErr w:type="spellEnd"/>
            </w:ins>
          </w:p>
        </w:tc>
        <w:tc>
          <w:tcPr>
            <w:tcW w:w="4120" w:type="dxa"/>
            <w:tcBorders>
              <w:top w:val="nil"/>
              <w:left w:val="nil"/>
              <w:bottom w:val="single" w:sz="4" w:space="0" w:color="auto"/>
              <w:right w:val="single" w:sz="4" w:space="0" w:color="auto"/>
            </w:tcBorders>
            <w:shd w:val="clear" w:color="auto" w:fill="auto"/>
            <w:vAlign w:val="center"/>
            <w:hideMark/>
          </w:tcPr>
          <w:p w14:paraId="6720F30F" w14:textId="77777777" w:rsidR="00571EC8" w:rsidRDefault="00571EC8">
            <w:pPr>
              <w:rPr>
                <w:ins w:id="582" w:author="Attili Naga Srinivasu" w:date="2022-05-12T17:53:00Z"/>
                <w:rFonts w:ascii="Helvetica Neue" w:hAnsi="Helvetica Neue" w:cs="Calibri"/>
                <w:color w:val="000000"/>
                <w:sz w:val="20"/>
                <w:szCs w:val="20"/>
              </w:rPr>
            </w:pPr>
            <w:proofErr w:type="spellStart"/>
            <w:ins w:id="583" w:author="Attili Naga Srinivasu" w:date="2022-05-12T17:53:00Z">
              <w:r>
                <w:rPr>
                  <w:rFonts w:ascii="Helvetica Neue" w:hAnsi="Helvetica Neue" w:cs="Calibri"/>
                  <w:color w:val="000000"/>
                  <w:sz w:val="20"/>
                  <w:szCs w:val="20"/>
                </w:rPr>
                <w:t>requiredLateralFlexionRelease</w:t>
              </w:r>
              <w:proofErr w:type="spellEnd"/>
            </w:ins>
          </w:p>
        </w:tc>
      </w:tr>
      <w:tr w:rsidR="00571EC8" w14:paraId="209B11CE" w14:textId="77777777" w:rsidTr="00571EC8">
        <w:trPr>
          <w:trHeight w:val="320"/>
          <w:ins w:id="584"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7B7DB3C" w14:textId="77777777" w:rsidR="00571EC8" w:rsidRDefault="00571EC8">
            <w:pPr>
              <w:rPr>
                <w:ins w:id="585" w:author="Attili Naga Srinivasu" w:date="2022-05-12T17:53:00Z"/>
                <w:rFonts w:ascii="Helvetica Neue" w:hAnsi="Helvetica Neue" w:cs="Calibri"/>
                <w:color w:val="000000"/>
                <w:sz w:val="20"/>
                <w:szCs w:val="20"/>
              </w:rPr>
            </w:pPr>
            <w:proofErr w:type="spellStart"/>
            <w:ins w:id="586" w:author="Attili Naga Srinivasu" w:date="2022-05-12T17:53:00Z">
              <w:r>
                <w:rPr>
                  <w:rFonts w:ascii="Helvetica Neue" w:hAnsi="Helvetica Neue" w:cs="Calibri"/>
                  <w:color w:val="000000"/>
                  <w:sz w:val="20"/>
                  <w:szCs w:val="20"/>
                </w:rPr>
                <w:lastRenderedPageBreak/>
                <w:t>solvedFemDistLatResection</w:t>
              </w:r>
              <w:proofErr w:type="spellEnd"/>
            </w:ins>
          </w:p>
        </w:tc>
        <w:tc>
          <w:tcPr>
            <w:tcW w:w="4120" w:type="dxa"/>
            <w:tcBorders>
              <w:top w:val="nil"/>
              <w:left w:val="nil"/>
              <w:bottom w:val="single" w:sz="4" w:space="0" w:color="auto"/>
              <w:right w:val="single" w:sz="4" w:space="0" w:color="auto"/>
            </w:tcBorders>
            <w:shd w:val="clear" w:color="auto" w:fill="auto"/>
            <w:vAlign w:val="center"/>
            <w:hideMark/>
          </w:tcPr>
          <w:p w14:paraId="736263C9" w14:textId="77777777" w:rsidR="00571EC8" w:rsidRDefault="00571EC8">
            <w:pPr>
              <w:rPr>
                <w:ins w:id="587" w:author="Attili Naga Srinivasu" w:date="2022-05-12T17:53:00Z"/>
                <w:rFonts w:ascii="Helvetica Neue" w:hAnsi="Helvetica Neue" w:cs="Calibri"/>
                <w:color w:val="000000"/>
                <w:sz w:val="20"/>
                <w:szCs w:val="20"/>
              </w:rPr>
            </w:pPr>
            <w:proofErr w:type="spellStart"/>
            <w:ins w:id="588" w:author="Attili Naga Srinivasu" w:date="2022-05-12T17:53:00Z">
              <w:r>
                <w:rPr>
                  <w:rFonts w:ascii="Helvetica Neue" w:hAnsi="Helvetica Neue" w:cs="Calibri"/>
                  <w:color w:val="000000"/>
                  <w:sz w:val="20"/>
                  <w:szCs w:val="20"/>
                </w:rPr>
                <w:t>totalResults</w:t>
              </w:r>
              <w:proofErr w:type="spellEnd"/>
            </w:ins>
          </w:p>
        </w:tc>
      </w:tr>
      <w:tr w:rsidR="00571EC8" w14:paraId="5CF5B6E6" w14:textId="77777777" w:rsidTr="00571EC8">
        <w:trPr>
          <w:trHeight w:val="560"/>
          <w:ins w:id="589"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806C202" w14:textId="77777777" w:rsidR="00571EC8" w:rsidRDefault="00571EC8">
            <w:pPr>
              <w:rPr>
                <w:ins w:id="590" w:author="Attili Naga Srinivasu" w:date="2022-05-12T17:53:00Z"/>
                <w:rFonts w:ascii="Helvetica Neue" w:hAnsi="Helvetica Neue" w:cs="Calibri"/>
                <w:color w:val="000000"/>
                <w:sz w:val="20"/>
                <w:szCs w:val="20"/>
              </w:rPr>
            </w:pPr>
            <w:proofErr w:type="spellStart"/>
            <w:ins w:id="591" w:author="Attili Naga Srinivasu" w:date="2022-05-12T17:53:00Z">
              <w:r>
                <w:rPr>
                  <w:rFonts w:ascii="Helvetica Neue" w:hAnsi="Helvetica Neue" w:cs="Calibri"/>
                  <w:color w:val="000000"/>
                  <w:sz w:val="20"/>
                  <w:szCs w:val="20"/>
                </w:rPr>
                <w:t>solvedFemPostMedResection</w:t>
              </w:r>
              <w:proofErr w:type="spellEnd"/>
            </w:ins>
          </w:p>
        </w:tc>
        <w:tc>
          <w:tcPr>
            <w:tcW w:w="4120" w:type="dxa"/>
            <w:tcBorders>
              <w:top w:val="nil"/>
              <w:left w:val="nil"/>
              <w:bottom w:val="single" w:sz="4" w:space="0" w:color="auto"/>
              <w:right w:val="single" w:sz="4" w:space="0" w:color="auto"/>
            </w:tcBorders>
            <w:shd w:val="clear" w:color="auto" w:fill="auto"/>
            <w:vAlign w:val="center"/>
            <w:hideMark/>
          </w:tcPr>
          <w:p w14:paraId="364DAD14" w14:textId="77777777" w:rsidR="00571EC8" w:rsidRDefault="00571EC8">
            <w:pPr>
              <w:rPr>
                <w:ins w:id="592" w:author="Attili Naga Srinivasu" w:date="2022-05-12T17:53:00Z"/>
                <w:rFonts w:ascii="Helvetica Neue" w:hAnsi="Helvetica Neue" w:cs="Calibri"/>
                <w:color w:val="000000"/>
                <w:sz w:val="20"/>
                <w:szCs w:val="20"/>
              </w:rPr>
            </w:pPr>
            <w:proofErr w:type="spellStart"/>
            <w:ins w:id="593" w:author="Attili Naga Srinivasu" w:date="2022-05-12T17:53:00Z">
              <w:r>
                <w:rPr>
                  <w:rFonts w:ascii="Helvetica Neue" w:hAnsi="Helvetica Neue" w:cs="Calibri"/>
                  <w:color w:val="000000"/>
                  <w:sz w:val="20"/>
                  <w:szCs w:val="20"/>
                </w:rPr>
                <w:t>resultsWithOutSTR</w:t>
              </w:r>
              <w:proofErr w:type="spellEnd"/>
            </w:ins>
          </w:p>
        </w:tc>
      </w:tr>
      <w:tr w:rsidR="00571EC8" w14:paraId="7D73DB1A" w14:textId="77777777" w:rsidTr="00571EC8">
        <w:trPr>
          <w:trHeight w:val="320"/>
          <w:ins w:id="594"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9767F34" w14:textId="77777777" w:rsidR="00571EC8" w:rsidRDefault="00571EC8">
            <w:pPr>
              <w:rPr>
                <w:ins w:id="595" w:author="Attili Naga Srinivasu" w:date="2022-05-12T17:53:00Z"/>
                <w:rFonts w:ascii="Helvetica Neue" w:hAnsi="Helvetica Neue" w:cs="Calibri"/>
                <w:color w:val="000000"/>
                <w:sz w:val="20"/>
                <w:szCs w:val="20"/>
              </w:rPr>
            </w:pPr>
            <w:proofErr w:type="spellStart"/>
            <w:ins w:id="596" w:author="Attili Naga Srinivasu" w:date="2022-05-12T17:53:00Z">
              <w:r>
                <w:rPr>
                  <w:rFonts w:ascii="Helvetica Neue" w:hAnsi="Helvetica Neue" w:cs="Calibri"/>
                  <w:color w:val="000000"/>
                  <w:sz w:val="20"/>
                  <w:szCs w:val="20"/>
                </w:rPr>
                <w:t>solvedFemPostLatResection</w:t>
              </w:r>
              <w:proofErr w:type="spellEnd"/>
            </w:ins>
          </w:p>
        </w:tc>
        <w:tc>
          <w:tcPr>
            <w:tcW w:w="4120" w:type="dxa"/>
            <w:tcBorders>
              <w:top w:val="nil"/>
              <w:left w:val="nil"/>
              <w:bottom w:val="single" w:sz="4" w:space="0" w:color="auto"/>
              <w:right w:val="single" w:sz="4" w:space="0" w:color="auto"/>
            </w:tcBorders>
            <w:shd w:val="clear" w:color="auto" w:fill="auto"/>
            <w:vAlign w:val="center"/>
            <w:hideMark/>
          </w:tcPr>
          <w:p w14:paraId="31FACC14" w14:textId="77777777" w:rsidR="00571EC8" w:rsidRDefault="00571EC8">
            <w:pPr>
              <w:rPr>
                <w:ins w:id="597" w:author="Attili Naga Srinivasu" w:date="2022-05-12T17:53:00Z"/>
                <w:rFonts w:ascii="Helvetica Neue" w:hAnsi="Helvetica Neue" w:cs="Calibri"/>
                <w:color w:val="000000"/>
                <w:sz w:val="20"/>
                <w:szCs w:val="20"/>
              </w:rPr>
            </w:pPr>
            <w:proofErr w:type="spellStart"/>
            <w:ins w:id="598" w:author="Attili Naga Srinivasu" w:date="2022-05-12T17:53:00Z">
              <w:r>
                <w:rPr>
                  <w:rFonts w:ascii="Helvetica Neue" w:hAnsi="Helvetica Neue" w:cs="Calibri"/>
                  <w:color w:val="000000"/>
                  <w:sz w:val="20"/>
                  <w:szCs w:val="20"/>
                </w:rPr>
                <w:t>resultsWithSTR</w:t>
              </w:r>
              <w:proofErr w:type="spellEnd"/>
            </w:ins>
          </w:p>
        </w:tc>
      </w:tr>
      <w:tr w:rsidR="00571EC8" w14:paraId="31C146A4" w14:textId="77777777" w:rsidTr="00571EC8">
        <w:trPr>
          <w:trHeight w:val="320"/>
          <w:ins w:id="599"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0A96B5B" w14:textId="77777777" w:rsidR="00571EC8" w:rsidRDefault="00571EC8">
            <w:pPr>
              <w:rPr>
                <w:ins w:id="600" w:author="Attili Naga Srinivasu" w:date="2022-05-12T17:53:00Z"/>
                <w:rFonts w:ascii="Helvetica Neue" w:hAnsi="Helvetica Neue" w:cs="Calibri"/>
                <w:color w:val="000000"/>
                <w:sz w:val="20"/>
                <w:szCs w:val="20"/>
              </w:rPr>
            </w:pPr>
            <w:proofErr w:type="spellStart"/>
            <w:ins w:id="601" w:author="Attili Naga Srinivasu" w:date="2022-05-12T17:53:00Z">
              <w:r>
                <w:rPr>
                  <w:rFonts w:ascii="Helvetica Neue" w:hAnsi="Helvetica Neue" w:cs="Calibri"/>
                  <w:color w:val="000000"/>
                  <w:sz w:val="20"/>
                  <w:szCs w:val="20"/>
                </w:rPr>
                <w:t>solvedTibProxMedResection</w:t>
              </w:r>
              <w:proofErr w:type="spellEnd"/>
            </w:ins>
          </w:p>
        </w:tc>
        <w:tc>
          <w:tcPr>
            <w:tcW w:w="4120" w:type="dxa"/>
            <w:tcBorders>
              <w:top w:val="nil"/>
              <w:left w:val="nil"/>
              <w:bottom w:val="single" w:sz="4" w:space="0" w:color="auto"/>
              <w:right w:val="single" w:sz="4" w:space="0" w:color="auto"/>
            </w:tcBorders>
            <w:shd w:val="clear" w:color="auto" w:fill="auto"/>
            <w:vAlign w:val="center"/>
            <w:hideMark/>
          </w:tcPr>
          <w:p w14:paraId="5E886616" w14:textId="77777777" w:rsidR="00571EC8" w:rsidRDefault="00571EC8">
            <w:pPr>
              <w:rPr>
                <w:ins w:id="602" w:author="Attili Naga Srinivasu" w:date="2022-05-12T17:53:00Z"/>
                <w:rFonts w:ascii="Helvetica Neue" w:hAnsi="Helvetica Neue" w:cs="Calibri"/>
                <w:color w:val="000000"/>
                <w:sz w:val="20"/>
                <w:szCs w:val="20"/>
              </w:rPr>
            </w:pPr>
            <w:proofErr w:type="spellStart"/>
            <w:ins w:id="603" w:author="Attili Naga Srinivasu" w:date="2022-05-12T17:53:00Z">
              <w:r>
                <w:rPr>
                  <w:rFonts w:ascii="Helvetica Neue" w:hAnsi="Helvetica Neue" w:cs="Calibri"/>
                  <w:color w:val="000000"/>
                  <w:sz w:val="20"/>
                  <w:szCs w:val="20"/>
                </w:rPr>
                <w:t>resultsOverLimits</w:t>
              </w:r>
              <w:proofErr w:type="spellEnd"/>
            </w:ins>
          </w:p>
        </w:tc>
      </w:tr>
      <w:tr w:rsidR="00571EC8" w14:paraId="2FD349A8" w14:textId="77777777" w:rsidTr="00571EC8">
        <w:trPr>
          <w:trHeight w:val="320"/>
          <w:ins w:id="604"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EBFC397" w14:textId="77777777" w:rsidR="00571EC8" w:rsidRDefault="00571EC8">
            <w:pPr>
              <w:rPr>
                <w:ins w:id="605" w:author="Attili Naga Srinivasu" w:date="2022-05-12T17:53:00Z"/>
                <w:rFonts w:ascii="Helvetica Neue" w:hAnsi="Helvetica Neue" w:cs="Calibri"/>
                <w:color w:val="000000"/>
                <w:sz w:val="20"/>
                <w:szCs w:val="20"/>
              </w:rPr>
            </w:pPr>
            <w:proofErr w:type="spellStart"/>
            <w:ins w:id="606" w:author="Attili Naga Srinivasu" w:date="2022-05-12T17:53:00Z">
              <w:r>
                <w:rPr>
                  <w:rFonts w:ascii="Helvetica Neue" w:hAnsi="Helvetica Neue" w:cs="Calibri"/>
                  <w:color w:val="000000"/>
                  <w:sz w:val="20"/>
                  <w:szCs w:val="20"/>
                </w:rPr>
                <w:t>solvedTibProxLatResection</w:t>
              </w:r>
              <w:proofErr w:type="spellEnd"/>
            </w:ins>
          </w:p>
        </w:tc>
        <w:tc>
          <w:tcPr>
            <w:tcW w:w="4120" w:type="dxa"/>
            <w:tcBorders>
              <w:top w:val="nil"/>
              <w:left w:val="nil"/>
              <w:bottom w:val="single" w:sz="4" w:space="0" w:color="auto"/>
              <w:right w:val="single" w:sz="4" w:space="0" w:color="auto"/>
            </w:tcBorders>
            <w:shd w:val="clear" w:color="auto" w:fill="auto"/>
            <w:vAlign w:val="center"/>
            <w:hideMark/>
          </w:tcPr>
          <w:p w14:paraId="7DBF52AA" w14:textId="77777777" w:rsidR="00571EC8" w:rsidRDefault="00571EC8">
            <w:pPr>
              <w:rPr>
                <w:ins w:id="607" w:author="Attili Naga Srinivasu" w:date="2022-05-12T17:53:00Z"/>
                <w:rFonts w:ascii="Helvetica Neue" w:hAnsi="Helvetica Neue" w:cs="Calibri"/>
                <w:color w:val="000000"/>
                <w:sz w:val="20"/>
                <w:szCs w:val="20"/>
              </w:rPr>
            </w:pPr>
            <w:proofErr w:type="spellStart"/>
            <w:ins w:id="608" w:author="Attili Naga Srinivasu" w:date="2022-05-12T17:53:00Z">
              <w:r>
                <w:rPr>
                  <w:rFonts w:ascii="Helvetica Neue" w:hAnsi="Helvetica Neue" w:cs="Calibri"/>
                  <w:color w:val="000000"/>
                  <w:sz w:val="20"/>
                  <w:szCs w:val="20"/>
                </w:rPr>
                <w:t>calculationVersion</w:t>
              </w:r>
              <w:proofErr w:type="spellEnd"/>
            </w:ins>
          </w:p>
        </w:tc>
      </w:tr>
      <w:tr w:rsidR="00571EC8" w14:paraId="4715F8B5" w14:textId="77777777" w:rsidTr="00571EC8">
        <w:trPr>
          <w:trHeight w:val="580"/>
          <w:ins w:id="609"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7BD7C49" w14:textId="77777777" w:rsidR="00571EC8" w:rsidRDefault="00571EC8">
            <w:pPr>
              <w:rPr>
                <w:ins w:id="610" w:author="Attili Naga Srinivasu" w:date="2022-05-12T17:53:00Z"/>
                <w:rFonts w:ascii="Helvetica Neue" w:hAnsi="Helvetica Neue" w:cs="Calibri"/>
                <w:color w:val="000000"/>
                <w:sz w:val="20"/>
                <w:szCs w:val="20"/>
              </w:rPr>
            </w:pPr>
            <w:proofErr w:type="spellStart"/>
            <w:ins w:id="611" w:author="Attili Naga Srinivasu" w:date="2022-05-12T17:53:00Z">
              <w:r>
                <w:rPr>
                  <w:rFonts w:ascii="Helvetica Neue" w:hAnsi="Helvetica Neue" w:cs="Calibri"/>
                  <w:color w:val="000000"/>
                  <w:sz w:val="20"/>
                  <w:szCs w:val="20"/>
                </w:rPr>
                <w:t>solvedMedExtGap</w:t>
              </w:r>
              <w:proofErr w:type="spellEnd"/>
            </w:ins>
          </w:p>
        </w:tc>
        <w:tc>
          <w:tcPr>
            <w:tcW w:w="4120" w:type="dxa"/>
            <w:tcBorders>
              <w:top w:val="nil"/>
              <w:left w:val="nil"/>
              <w:bottom w:val="single" w:sz="4" w:space="0" w:color="auto"/>
              <w:right w:val="single" w:sz="4" w:space="0" w:color="auto"/>
            </w:tcBorders>
            <w:shd w:val="clear" w:color="auto" w:fill="auto"/>
            <w:vAlign w:val="center"/>
            <w:hideMark/>
          </w:tcPr>
          <w:p w14:paraId="1B55D696" w14:textId="77777777" w:rsidR="00571EC8" w:rsidRDefault="00571EC8">
            <w:pPr>
              <w:rPr>
                <w:ins w:id="612" w:author="Attili Naga Srinivasu" w:date="2022-05-12T17:53:00Z"/>
                <w:rFonts w:ascii="Helvetica Neue" w:hAnsi="Helvetica Neue" w:cs="Calibri"/>
                <w:color w:val="000000"/>
                <w:sz w:val="20"/>
                <w:szCs w:val="20"/>
              </w:rPr>
            </w:pPr>
            <w:proofErr w:type="spellStart"/>
            <w:ins w:id="613" w:author="Attili Naga Srinivasu" w:date="2022-05-12T17:53:00Z">
              <w:r>
                <w:rPr>
                  <w:rFonts w:ascii="Helvetica Neue" w:hAnsi="Helvetica Neue" w:cs="Calibri"/>
                  <w:color w:val="000000"/>
                  <w:sz w:val="20"/>
                  <w:szCs w:val="20"/>
                </w:rPr>
                <w:t>lateralColumnLength</w:t>
              </w:r>
              <w:proofErr w:type="spellEnd"/>
            </w:ins>
          </w:p>
        </w:tc>
      </w:tr>
      <w:tr w:rsidR="00571EC8" w14:paraId="2809D9EA" w14:textId="77777777" w:rsidTr="00571EC8">
        <w:trPr>
          <w:trHeight w:val="320"/>
          <w:ins w:id="614"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0F304C8" w14:textId="77777777" w:rsidR="00571EC8" w:rsidRDefault="00571EC8">
            <w:pPr>
              <w:rPr>
                <w:ins w:id="615" w:author="Attili Naga Srinivasu" w:date="2022-05-12T17:53:00Z"/>
                <w:rFonts w:ascii="Helvetica Neue" w:hAnsi="Helvetica Neue" w:cs="Calibri"/>
                <w:color w:val="000000"/>
                <w:sz w:val="20"/>
                <w:szCs w:val="20"/>
              </w:rPr>
            </w:pPr>
            <w:proofErr w:type="spellStart"/>
            <w:ins w:id="616" w:author="Attili Naga Srinivasu" w:date="2022-05-12T17:53:00Z">
              <w:r>
                <w:rPr>
                  <w:rFonts w:ascii="Helvetica Neue" w:hAnsi="Helvetica Neue" w:cs="Calibri"/>
                  <w:color w:val="000000"/>
                  <w:sz w:val="20"/>
                  <w:szCs w:val="20"/>
                </w:rPr>
                <w:t>solvedLatExtGap</w:t>
              </w:r>
              <w:proofErr w:type="spellEnd"/>
            </w:ins>
          </w:p>
        </w:tc>
        <w:tc>
          <w:tcPr>
            <w:tcW w:w="4120" w:type="dxa"/>
            <w:tcBorders>
              <w:top w:val="nil"/>
              <w:left w:val="nil"/>
              <w:bottom w:val="single" w:sz="4" w:space="0" w:color="auto"/>
              <w:right w:val="single" w:sz="4" w:space="0" w:color="auto"/>
            </w:tcBorders>
            <w:shd w:val="clear" w:color="auto" w:fill="auto"/>
            <w:vAlign w:val="center"/>
            <w:hideMark/>
          </w:tcPr>
          <w:p w14:paraId="760B3C01" w14:textId="77777777" w:rsidR="00571EC8" w:rsidRDefault="00571EC8">
            <w:pPr>
              <w:rPr>
                <w:ins w:id="617" w:author="Attili Naga Srinivasu" w:date="2022-05-12T17:53:00Z"/>
                <w:rFonts w:ascii="Helvetica Neue" w:hAnsi="Helvetica Neue" w:cs="Calibri"/>
                <w:color w:val="000000"/>
                <w:sz w:val="20"/>
                <w:szCs w:val="20"/>
              </w:rPr>
            </w:pPr>
            <w:proofErr w:type="spellStart"/>
            <w:ins w:id="618" w:author="Attili Naga Srinivasu" w:date="2022-05-12T17:53:00Z">
              <w:r>
                <w:rPr>
                  <w:rFonts w:ascii="Helvetica Neue" w:hAnsi="Helvetica Neue" w:cs="Calibri"/>
                  <w:color w:val="000000"/>
                  <w:sz w:val="20"/>
                  <w:szCs w:val="20"/>
                </w:rPr>
                <w:t>midRangeLaxity</w:t>
              </w:r>
              <w:proofErr w:type="spellEnd"/>
            </w:ins>
          </w:p>
        </w:tc>
      </w:tr>
      <w:tr w:rsidR="00571EC8" w14:paraId="3CDD0181" w14:textId="77777777" w:rsidTr="00571EC8">
        <w:trPr>
          <w:trHeight w:val="320"/>
          <w:ins w:id="619"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CF9C10C" w14:textId="77777777" w:rsidR="00571EC8" w:rsidRDefault="00571EC8">
            <w:pPr>
              <w:rPr>
                <w:ins w:id="620" w:author="Attili Naga Srinivasu" w:date="2022-05-12T17:53:00Z"/>
                <w:rFonts w:ascii="Helvetica Neue" w:hAnsi="Helvetica Neue" w:cs="Calibri"/>
                <w:color w:val="000000"/>
                <w:sz w:val="20"/>
                <w:szCs w:val="20"/>
              </w:rPr>
            </w:pPr>
            <w:proofErr w:type="spellStart"/>
            <w:ins w:id="621" w:author="Attili Naga Srinivasu" w:date="2022-05-12T17:53:00Z">
              <w:r>
                <w:rPr>
                  <w:rFonts w:ascii="Helvetica Neue" w:hAnsi="Helvetica Neue" w:cs="Calibri"/>
                  <w:color w:val="000000"/>
                  <w:sz w:val="20"/>
                  <w:szCs w:val="20"/>
                </w:rPr>
                <w:t>solvedMedFlexGap</w:t>
              </w:r>
              <w:proofErr w:type="spellEnd"/>
            </w:ins>
          </w:p>
        </w:tc>
        <w:tc>
          <w:tcPr>
            <w:tcW w:w="4120" w:type="dxa"/>
            <w:tcBorders>
              <w:top w:val="nil"/>
              <w:left w:val="nil"/>
              <w:bottom w:val="single" w:sz="4" w:space="0" w:color="auto"/>
              <w:right w:val="single" w:sz="4" w:space="0" w:color="auto"/>
            </w:tcBorders>
            <w:shd w:val="clear" w:color="auto" w:fill="auto"/>
            <w:vAlign w:val="center"/>
            <w:hideMark/>
          </w:tcPr>
          <w:p w14:paraId="346FB770" w14:textId="77777777" w:rsidR="00571EC8" w:rsidRDefault="00571EC8">
            <w:pPr>
              <w:rPr>
                <w:ins w:id="622" w:author="Attili Naga Srinivasu" w:date="2022-05-12T17:53:00Z"/>
                <w:rFonts w:ascii="Helvetica Neue" w:hAnsi="Helvetica Neue" w:cs="Calibri"/>
                <w:color w:val="000000"/>
                <w:sz w:val="20"/>
                <w:szCs w:val="20"/>
              </w:rPr>
            </w:pPr>
            <w:proofErr w:type="spellStart"/>
            <w:ins w:id="623" w:author="Attili Naga Srinivasu" w:date="2022-05-12T17:53:00Z">
              <w:r>
                <w:rPr>
                  <w:rFonts w:ascii="Helvetica Neue" w:hAnsi="Helvetica Neue" w:cs="Calibri"/>
                  <w:color w:val="000000"/>
                  <w:sz w:val="20"/>
                  <w:szCs w:val="20"/>
                </w:rPr>
                <w:t>proximityToInitial</w:t>
              </w:r>
              <w:proofErr w:type="spellEnd"/>
            </w:ins>
          </w:p>
        </w:tc>
      </w:tr>
      <w:tr w:rsidR="00571EC8" w14:paraId="1E581B68" w14:textId="77777777" w:rsidTr="00571EC8">
        <w:trPr>
          <w:trHeight w:val="320"/>
          <w:ins w:id="624"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58F8616" w14:textId="77777777" w:rsidR="00571EC8" w:rsidRDefault="00571EC8">
            <w:pPr>
              <w:rPr>
                <w:ins w:id="625" w:author="Attili Naga Srinivasu" w:date="2022-05-12T17:53:00Z"/>
                <w:rFonts w:ascii="Calibri" w:hAnsi="Calibri" w:cs="Calibri"/>
                <w:color w:val="000000"/>
                <w:sz w:val="20"/>
                <w:szCs w:val="20"/>
              </w:rPr>
            </w:pPr>
            <w:ins w:id="626" w:author="Attili Naga Srinivasu" w:date="2022-05-12T17:53:00Z">
              <w:r>
                <w:rPr>
                  <w:rFonts w:ascii="Calibri" w:hAnsi="Calibri" w:cs="Calibri"/>
                  <w:color w:val="000000"/>
                  <w:sz w:val="20"/>
                  <w:szCs w:val="20"/>
                </w:rPr>
                <w:t> </w:t>
              </w:r>
            </w:ins>
          </w:p>
        </w:tc>
        <w:tc>
          <w:tcPr>
            <w:tcW w:w="4120" w:type="dxa"/>
            <w:tcBorders>
              <w:top w:val="nil"/>
              <w:left w:val="nil"/>
              <w:bottom w:val="single" w:sz="4" w:space="0" w:color="auto"/>
              <w:right w:val="single" w:sz="4" w:space="0" w:color="auto"/>
            </w:tcBorders>
            <w:shd w:val="clear" w:color="auto" w:fill="auto"/>
            <w:vAlign w:val="center"/>
            <w:hideMark/>
          </w:tcPr>
          <w:p w14:paraId="6E17B3C2" w14:textId="77777777" w:rsidR="00571EC8" w:rsidRDefault="00571EC8">
            <w:pPr>
              <w:rPr>
                <w:ins w:id="627" w:author="Attili Naga Srinivasu" w:date="2022-05-12T17:53:00Z"/>
                <w:rFonts w:ascii="Helvetica Neue" w:hAnsi="Helvetica Neue" w:cs="Calibri"/>
                <w:color w:val="000000"/>
                <w:sz w:val="20"/>
                <w:szCs w:val="20"/>
              </w:rPr>
            </w:pPr>
            <w:proofErr w:type="spellStart"/>
            <w:ins w:id="628" w:author="Attili Naga Srinivasu" w:date="2022-05-12T17:53:00Z">
              <w:r>
                <w:rPr>
                  <w:rFonts w:ascii="Helvetica Neue" w:hAnsi="Helvetica Neue" w:cs="Calibri"/>
                  <w:color w:val="000000"/>
                  <w:sz w:val="20"/>
                  <w:szCs w:val="20"/>
                </w:rPr>
                <w:t>medialEpicondylarDrift</w:t>
              </w:r>
              <w:proofErr w:type="spellEnd"/>
              <w:r>
                <w:rPr>
                  <w:rFonts w:ascii="Helvetica Neue" w:hAnsi="Helvetica Neue" w:cs="Calibri"/>
                  <w:color w:val="000000"/>
                  <w:sz w:val="20"/>
                  <w:szCs w:val="20"/>
                </w:rPr>
                <w:t> </w:t>
              </w:r>
            </w:ins>
          </w:p>
        </w:tc>
      </w:tr>
    </w:tbl>
    <w:p w14:paraId="2760D1FD" w14:textId="718E4EBF" w:rsidR="00D354F4" w:rsidRPr="00666209" w:rsidDel="00571EC8" w:rsidRDefault="00D354F4" w:rsidP="00666209">
      <w:pPr>
        <w:spacing w:after="120"/>
        <w:rPr>
          <w:ins w:id="629" w:author="Rudraraju Sai Krishna Teja" w:date="2022-05-12T15:10:00Z"/>
          <w:del w:id="630" w:author="Attili Naga Srinivasu" w:date="2022-05-12T17:55:00Z"/>
          <w:rFonts w:ascii="Humanist Slabserif 712 Std Roma" w:hAnsi="Humanist Slabserif 712 Std Roma" w:cs="Arial"/>
          <w:b/>
          <w:color w:val="000000" w:themeColor="text1"/>
          <w:sz w:val="20"/>
          <w:rPrChange w:id="631" w:author="Rudraraju Sai Krishna Teja" w:date="2022-05-12T15:10:00Z">
            <w:rPr>
              <w:ins w:id="632" w:author="Rudraraju Sai Krishna Teja" w:date="2022-05-12T15:10:00Z"/>
              <w:del w:id="633" w:author="Attili Naga Srinivasu" w:date="2022-05-12T17:55:00Z"/>
              <w:rFonts w:ascii="Humanist Slabserif 712 Std Roma" w:hAnsi="Humanist Slabserif 712 Std Roma" w:cs="Arial"/>
              <w:color w:val="000000" w:themeColor="text1"/>
              <w:sz w:val="20"/>
            </w:rPr>
          </w:rPrChange>
        </w:rPr>
      </w:pPr>
    </w:p>
    <w:p w14:paraId="4F7124A0" w14:textId="11BA4D32" w:rsidR="00895890" w:rsidRDefault="00666209" w:rsidP="00666209">
      <w:pPr>
        <w:spacing w:after="120"/>
        <w:rPr>
          <w:ins w:id="634" w:author="Attili Naga Srinivasu" w:date="2022-05-12T17:22:00Z"/>
          <w:rFonts w:ascii="Humanist Slabserif 712 Std Roma" w:hAnsi="Humanist Slabserif 712 Std Roma" w:cs="Arial"/>
          <w:b/>
          <w:bCs/>
          <w:color w:val="000000" w:themeColor="text1"/>
          <w:sz w:val="20"/>
        </w:rPr>
      </w:pPr>
      <w:ins w:id="635" w:author="Rudraraju Sai Krishna Teja" w:date="2022-05-12T15:10:00Z">
        <w:del w:id="636" w:author="Attili Naga Srinivasu" w:date="2022-05-12T17:55:00Z">
          <w:r w:rsidDel="00571EC8">
            <w:rPr>
              <w:rFonts w:ascii="Humanist Slabserif 712 Std Roma" w:hAnsi="Humanist Slabserif 712 Std Roma" w:cs="Arial"/>
              <w:color w:val="000000" w:themeColor="text1"/>
              <w:sz w:val="20"/>
            </w:rPr>
            <w:delText xml:space="preserve">                 </w:delText>
          </w:r>
        </w:del>
        <w:del w:id="637" w:author="Attili Naga Srinivasu" w:date="2022-05-12T17:53:00Z">
          <w:r w:rsidRPr="00666209" w:rsidDel="00571EC8">
            <w:rPr>
              <w:rFonts w:ascii="Humanist Slabserif 712 Std Roma" w:hAnsi="Humanist Slabserif 712 Std Roma" w:cs="Arial"/>
              <w:color w:val="000000" w:themeColor="text1"/>
              <w:sz w:val="20"/>
            </w:rPr>
            <w:delText>solutionConfirmDate&amp;Time</w:delText>
          </w:r>
        </w:del>
      </w:ins>
      <w:ins w:id="638" w:author="Rudraraju Sai Krishna Teja" w:date="2022-05-12T15:11:00Z">
        <w:del w:id="639" w:author="Attili Naga Srinivasu" w:date="2022-05-12T17:53:00Z">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solutionNumberAccepted</w:delText>
          </w:r>
        </w:del>
      </w:ins>
      <w:ins w:id="640" w:author="Rudraraju Sai Krishna Teja" w:date="2022-05-12T15:12:00Z">
        <w:del w:id="641" w:author="Attili Naga Srinivasu" w:date="2022-05-12T17:53:00Z">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solvedFemAlignment</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solvedFemRotation</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solvedTibAlignment</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solvedHKAAlignment</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solvedFemDistMedResection</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solvedFemDistLatResection</w:delText>
          </w:r>
        </w:del>
      </w:ins>
      <w:ins w:id="642" w:author="Rudraraju Sai Krishna Teja" w:date="2022-05-12T15:13:00Z">
        <w:del w:id="643" w:author="Attili Naga Srinivasu" w:date="2022-05-12T17:53:00Z">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solvedFemPostMedResection</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solvedFemPostLatResection</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solvedTibProxMedResection</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solvedTibProxLatResection</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solvedMedExtGap</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solvedLatExtGap</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solvedMedFlexGap</w:delText>
          </w:r>
        </w:del>
      </w:ins>
      <w:ins w:id="644" w:author="Rudraraju Sai Krishna Teja" w:date="2022-05-12T15:14:00Z">
        <w:del w:id="645" w:author="Attili Naga Srinivasu" w:date="2022-05-12T17:53:00Z">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solvedLatFlexGap</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excessiveReleaseSetAt</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suggestedSoftTissueRelease</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requiredMedialExtensionRelease</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requiredLateralExtensionRelease</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requiredMedialFlexionRelease</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requiredLateralFlexionRelease</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totalResults</w:delText>
          </w:r>
        </w:del>
      </w:ins>
      <w:ins w:id="646" w:author="Rudraraju Sai Krishna Teja" w:date="2022-05-12T15:15:00Z">
        <w:del w:id="647" w:author="Attili Naga Srinivasu" w:date="2022-05-12T17:53:00Z">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resultsWithOutSTR</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resultsWithSTR</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resultsOverLimits</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calculationVersion</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lateralColumnLength</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midRangeLaxity</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proximityToInitial</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medialEpicondylarDrift</w:delText>
          </w:r>
        </w:del>
      </w:ins>
    </w:p>
    <w:p w14:paraId="78648B5F" w14:textId="783CCC28" w:rsidR="0094640F" w:rsidRPr="0094640F" w:rsidRDefault="0094640F" w:rsidP="00666209">
      <w:pPr>
        <w:spacing w:after="120"/>
        <w:rPr>
          <w:ins w:id="648" w:author="Attili Naga Srinivasu" w:date="2022-05-12T17:16:00Z"/>
          <w:rFonts w:ascii="Humanist Slabserif 712 Std Roma" w:hAnsi="Humanist Slabserif 712 Std Roma" w:cs="Arial"/>
          <w:color w:val="000000" w:themeColor="text1"/>
          <w:sz w:val="20"/>
          <w:szCs w:val="20"/>
        </w:rPr>
      </w:pPr>
      <w:ins w:id="649" w:author="Attili Naga Srinivasu" w:date="2022-05-12T17:15:00Z">
        <w:r w:rsidRPr="0094640F">
          <w:rPr>
            <w:rFonts w:ascii="Humanist Slabserif 712 Std Roma" w:hAnsi="Humanist Slabserif 712 Std Roma" w:cs="Arial"/>
            <w:b/>
            <w:bCs/>
            <w:color w:val="000000" w:themeColor="text1"/>
            <w:sz w:val="20"/>
            <w:szCs w:val="20"/>
            <w:rPrChange w:id="650" w:author="Attili Naga Srinivasu" w:date="2022-05-12T17:18:00Z">
              <w:rPr>
                <w:rFonts w:ascii="Humanist Slabserif 712 Std Roma" w:hAnsi="Humanist Slabserif 712 Std Roma" w:cs="Arial"/>
                <w:color w:val="000000" w:themeColor="text1"/>
                <w:sz w:val="20"/>
                <w:szCs w:val="20"/>
              </w:rPr>
            </w:rPrChange>
          </w:rPr>
          <w:t>Logs</w:t>
        </w:r>
      </w:ins>
      <w:ins w:id="651" w:author="Attili Naga Srinivasu" w:date="2022-05-12T17:16:00Z">
        <w:r w:rsidRPr="0094640F">
          <w:rPr>
            <w:rFonts w:ascii="Humanist Slabserif 712 Std Roma" w:hAnsi="Humanist Slabserif 712 Std Roma" w:cs="Arial"/>
            <w:color w:val="000000" w:themeColor="text1"/>
            <w:sz w:val="20"/>
            <w:szCs w:val="20"/>
          </w:rPr>
          <w:t>:</w:t>
        </w:r>
      </w:ins>
    </w:p>
    <w:p w14:paraId="11F3768F" w14:textId="0DA7757C" w:rsidR="0094640F" w:rsidRPr="0094640F" w:rsidRDefault="0094640F" w:rsidP="0094640F">
      <w:pPr>
        <w:pStyle w:val="ListParagraph"/>
        <w:numPr>
          <w:ilvl w:val="0"/>
          <w:numId w:val="13"/>
        </w:numPr>
        <w:spacing w:after="120"/>
        <w:rPr>
          <w:ins w:id="652" w:author="Attili Naga Srinivasu" w:date="2022-05-12T17:16:00Z"/>
          <w:rFonts w:ascii="Humanist Slabserif 712 Std Roma" w:hAnsi="Humanist Slabserif 712 Std Roma" w:cs="Arial"/>
          <w:b w:val="0"/>
          <w:bCs/>
          <w:color w:val="000000" w:themeColor="text1"/>
          <w:sz w:val="20"/>
          <w:rPrChange w:id="653" w:author="Attili Naga Srinivasu" w:date="2022-05-12T17:18:00Z">
            <w:rPr>
              <w:ins w:id="654" w:author="Attili Naga Srinivasu" w:date="2022-05-12T17:16:00Z"/>
              <w:rFonts w:ascii="Humanist Slabserif 712 Std Roma" w:hAnsi="Humanist Slabserif 712 Std Roma" w:cs="Arial"/>
              <w:color w:val="000000" w:themeColor="text1"/>
              <w:sz w:val="20"/>
            </w:rPr>
          </w:rPrChange>
        </w:rPr>
      </w:pPr>
      <w:ins w:id="655" w:author="Attili Naga Srinivasu" w:date="2022-05-12T17:16:00Z">
        <w:r w:rsidRPr="0094640F">
          <w:rPr>
            <w:rFonts w:ascii="Humanist Slabserif 712 Std Roma" w:hAnsi="Humanist Slabserif 712 Std Roma" w:cs="Arial"/>
            <w:b w:val="0"/>
            <w:bCs/>
            <w:color w:val="000000" w:themeColor="text1"/>
            <w:sz w:val="20"/>
            <w:rPrChange w:id="656" w:author="Attili Naga Srinivasu" w:date="2022-05-12T17:18:00Z">
              <w:rPr>
                <w:rFonts w:ascii="Humanist Slabserif 712 Std Roma" w:hAnsi="Humanist Slabserif 712 Std Roma" w:cs="Arial"/>
                <w:color w:val="000000" w:themeColor="text1"/>
                <w:sz w:val="20"/>
              </w:rPr>
            </w:rPrChange>
          </w:rPr>
          <w:t>Error</w:t>
        </w:r>
      </w:ins>
    </w:p>
    <w:p w14:paraId="449CC012" w14:textId="632319F3" w:rsidR="0094640F" w:rsidRPr="0094640F" w:rsidRDefault="0094640F" w:rsidP="0094640F">
      <w:pPr>
        <w:pStyle w:val="ListParagraph"/>
        <w:numPr>
          <w:ilvl w:val="0"/>
          <w:numId w:val="13"/>
        </w:numPr>
        <w:spacing w:after="120"/>
        <w:rPr>
          <w:ins w:id="657" w:author="Attili Naga Srinivasu" w:date="2022-05-12T17:16:00Z"/>
          <w:rFonts w:ascii="Humanist Slabserif 712 Std Roma" w:hAnsi="Humanist Slabserif 712 Std Roma" w:cs="Arial"/>
          <w:b w:val="0"/>
          <w:bCs/>
          <w:color w:val="000000" w:themeColor="text1"/>
          <w:sz w:val="20"/>
          <w:rPrChange w:id="658" w:author="Attili Naga Srinivasu" w:date="2022-05-12T17:18:00Z">
            <w:rPr>
              <w:ins w:id="659" w:author="Attili Naga Srinivasu" w:date="2022-05-12T17:16:00Z"/>
              <w:rFonts w:ascii="Humanist Slabserif 712 Std Roma" w:hAnsi="Humanist Slabserif 712 Std Roma" w:cs="Arial"/>
              <w:color w:val="000000" w:themeColor="text1"/>
              <w:sz w:val="20"/>
            </w:rPr>
          </w:rPrChange>
        </w:rPr>
      </w:pPr>
      <w:ins w:id="660" w:author="Attili Naga Srinivasu" w:date="2022-05-12T17:16:00Z">
        <w:r w:rsidRPr="0094640F">
          <w:rPr>
            <w:rFonts w:ascii="Humanist Slabserif 712 Std Roma" w:hAnsi="Humanist Slabserif 712 Std Roma" w:cs="Arial"/>
            <w:b w:val="0"/>
            <w:bCs/>
            <w:color w:val="000000" w:themeColor="text1"/>
            <w:sz w:val="20"/>
            <w:rPrChange w:id="661" w:author="Attili Naga Srinivasu" w:date="2022-05-12T17:18:00Z">
              <w:rPr>
                <w:rFonts w:ascii="Humanist Slabserif 712 Std Roma" w:hAnsi="Humanist Slabserif 712 Std Roma" w:cs="Arial"/>
                <w:color w:val="000000" w:themeColor="text1"/>
                <w:sz w:val="20"/>
              </w:rPr>
            </w:rPrChange>
          </w:rPr>
          <w:t>Exception</w:t>
        </w:r>
      </w:ins>
    </w:p>
    <w:p w14:paraId="3742F5B7" w14:textId="4296DEF9" w:rsidR="0094640F" w:rsidRPr="00895890" w:rsidRDefault="0094640F" w:rsidP="00666209">
      <w:pPr>
        <w:pStyle w:val="ListParagraph"/>
        <w:numPr>
          <w:ilvl w:val="0"/>
          <w:numId w:val="13"/>
        </w:numPr>
        <w:spacing w:after="120"/>
        <w:rPr>
          <w:ins w:id="662" w:author="Attili Naga Srinivasu" w:date="2022-05-12T17:22:00Z"/>
          <w:rFonts w:ascii="Humanist Slabserif 712 Std Roma" w:hAnsi="Humanist Slabserif 712 Std Roma" w:cs="Arial"/>
          <w:color w:val="000000" w:themeColor="text1"/>
          <w:sz w:val="20"/>
          <w:rPrChange w:id="663" w:author="Attili Naga Srinivasu" w:date="2022-05-12T17:22:00Z">
            <w:rPr>
              <w:ins w:id="664" w:author="Attili Naga Srinivasu" w:date="2022-05-12T17:22:00Z"/>
              <w:rFonts w:ascii="Humanist Slabserif 712 Std Roma" w:hAnsi="Humanist Slabserif 712 Std Roma" w:cs="Arial"/>
              <w:b w:val="0"/>
              <w:bCs/>
              <w:color w:val="000000" w:themeColor="text1"/>
              <w:sz w:val="20"/>
            </w:rPr>
          </w:rPrChange>
        </w:rPr>
      </w:pPr>
      <w:ins w:id="665" w:author="Attili Naga Srinivasu" w:date="2022-05-12T17:16:00Z">
        <w:r w:rsidRPr="0094640F">
          <w:rPr>
            <w:rFonts w:ascii="Humanist Slabserif 712 Std Roma" w:hAnsi="Humanist Slabserif 712 Std Roma" w:cs="Arial"/>
            <w:b w:val="0"/>
            <w:bCs/>
            <w:color w:val="000000" w:themeColor="text1"/>
            <w:sz w:val="20"/>
            <w:rPrChange w:id="666" w:author="Attili Naga Srinivasu" w:date="2022-05-12T17:18:00Z">
              <w:rPr>
                <w:rFonts w:ascii="Humanist Slabserif 712 Std Roma" w:hAnsi="Humanist Slabserif 712 Std Roma" w:cs="Arial"/>
                <w:color w:val="000000" w:themeColor="text1"/>
                <w:sz w:val="20"/>
              </w:rPr>
            </w:rPrChange>
          </w:rPr>
          <w:t>Information</w:t>
        </w:r>
      </w:ins>
    </w:p>
    <w:p w14:paraId="30F4CFEC" w14:textId="0E5E7A93" w:rsidR="00895890" w:rsidRDefault="00895890" w:rsidP="00895890">
      <w:pPr>
        <w:spacing w:after="120"/>
        <w:rPr>
          <w:ins w:id="667" w:author="Attili Naga Srinivasu" w:date="2022-05-12T17:23:00Z"/>
          <w:rFonts w:ascii="Humanist Slabserif 712 Std Roma" w:hAnsi="Humanist Slabserif 712 Std Roma" w:cs="Arial"/>
          <w:color w:val="000000" w:themeColor="text1"/>
          <w:sz w:val="20"/>
        </w:rPr>
      </w:pPr>
    </w:p>
    <w:p w14:paraId="599119FD" w14:textId="78807C36" w:rsidR="00895890" w:rsidRDefault="00895890" w:rsidP="00895890">
      <w:pPr>
        <w:spacing w:after="120"/>
        <w:rPr>
          <w:ins w:id="668" w:author="Attili Naga Srinivasu" w:date="2022-05-12T17:24:00Z"/>
          <w:rFonts w:ascii="Humanist Slabserif 712 Std Roma" w:hAnsi="Humanist Slabserif 712 Std Roma" w:cs="Arial"/>
          <w:color w:val="000000" w:themeColor="text1"/>
          <w:sz w:val="20"/>
        </w:rPr>
      </w:pPr>
      <w:ins w:id="669" w:author="Attili Naga Srinivasu" w:date="2022-05-12T17:23:00Z">
        <w:r>
          <w:rPr>
            <w:rFonts w:ascii="Humanist Slabserif 712 Std Roma" w:hAnsi="Humanist Slabserif 712 Std Roma" w:cs="Arial"/>
            <w:color w:val="000000" w:themeColor="text1"/>
            <w:sz w:val="20"/>
          </w:rPr>
          <w:t xml:space="preserve">Error </w:t>
        </w:r>
      </w:ins>
      <w:ins w:id="670" w:author="Attili Naga Srinivasu" w:date="2022-05-12T17:24:00Z">
        <w:r w:rsidR="009464CB">
          <w:rPr>
            <w:rFonts w:ascii="Humanist Slabserif 712 Std Roma" w:hAnsi="Humanist Slabserif 712 Std Roma" w:cs="Arial"/>
            <w:color w:val="000000" w:themeColor="text1"/>
            <w:sz w:val="20"/>
          </w:rPr>
          <w:t>handling,</w:t>
        </w:r>
      </w:ins>
      <w:ins w:id="671" w:author="Attili Naga Srinivasu" w:date="2022-05-12T17:23:00Z">
        <w:r>
          <w:rPr>
            <w:rFonts w:ascii="Humanist Slabserif 712 Std Roma" w:hAnsi="Humanist Slabserif 712 Std Roma" w:cs="Arial"/>
            <w:color w:val="000000" w:themeColor="text1"/>
            <w:sz w:val="20"/>
          </w:rPr>
          <w:t xml:space="preserve"> we </w:t>
        </w:r>
        <w:proofErr w:type="gramStart"/>
        <w:r w:rsidR="009464CB">
          <w:rPr>
            <w:rFonts w:ascii="Humanist Slabserif 712 Std Roma" w:hAnsi="Humanist Slabserif 712 Std Roma" w:cs="Arial"/>
            <w:color w:val="000000" w:themeColor="text1"/>
            <w:sz w:val="20"/>
          </w:rPr>
          <w:t>achieving</w:t>
        </w:r>
        <w:proofErr w:type="gramEnd"/>
        <w:r w:rsidR="009464CB">
          <w:rPr>
            <w:rFonts w:ascii="Humanist Slabserif 712 Std Roma" w:hAnsi="Humanist Slabserif 712 Std Roma" w:cs="Arial"/>
            <w:color w:val="000000" w:themeColor="text1"/>
            <w:sz w:val="20"/>
          </w:rPr>
          <w:t xml:space="preserve"> by default swift feature</w:t>
        </w:r>
      </w:ins>
      <w:ins w:id="672" w:author="Attili Naga Srinivasu" w:date="2022-05-12T17:24:00Z">
        <w:r w:rsidR="009464CB">
          <w:rPr>
            <w:rFonts w:ascii="Humanist Slabserif 712 Std Roma" w:hAnsi="Humanist Slabserif 712 Std Roma" w:cs="Arial"/>
            <w:color w:val="000000" w:themeColor="text1"/>
            <w:sz w:val="20"/>
          </w:rPr>
          <w:t>s those are listed below</w:t>
        </w:r>
      </w:ins>
    </w:p>
    <w:p w14:paraId="5EC7C40C" w14:textId="7D95BB93" w:rsidR="009464CB" w:rsidDel="004D0C7F" w:rsidRDefault="009464CB" w:rsidP="00571EC8">
      <w:pPr>
        <w:spacing w:after="120"/>
        <w:rPr>
          <w:del w:id="673" w:author="Attili Naga Srinivasu" w:date="2022-05-12T17:55:00Z"/>
          <w:rFonts w:ascii="Humanist Slabserif 712 Std Roma" w:hAnsi="Humanist Slabserif 712 Std Roma" w:cs="Arial"/>
          <w:color w:val="000000" w:themeColor="text1"/>
          <w:sz w:val="20"/>
        </w:rPr>
      </w:pPr>
      <w:ins w:id="674" w:author="Attili Naga Srinivasu" w:date="2022-05-12T17:24:00Z">
        <w:r>
          <w:rPr>
            <w:rFonts w:ascii="Humanist Slabserif 712 Std Roma" w:hAnsi="Humanist Slabserif 712 Std Roma" w:cs="Arial"/>
            <w:color w:val="000000" w:themeColor="text1"/>
            <w:sz w:val="20"/>
          </w:rPr>
          <w:t xml:space="preserve">Do catch block, throw, </w:t>
        </w:r>
      </w:ins>
      <w:ins w:id="675" w:author="Attili Naga Srinivasu" w:date="2022-05-12T17:25:00Z">
        <w:r>
          <w:rPr>
            <w:rFonts w:ascii="Humanist Slabserif 712 Std Roma" w:hAnsi="Humanist Slabserif 712 Std Roma" w:cs="Arial"/>
            <w:color w:val="000000" w:themeColor="text1"/>
            <w:sz w:val="20"/>
          </w:rPr>
          <w:t>try, guard let, if let</w:t>
        </w:r>
      </w:ins>
    </w:p>
    <w:p w14:paraId="744A02F7" w14:textId="5660B4A4" w:rsidR="004D0C7F" w:rsidRDefault="004D0C7F" w:rsidP="00571EC8">
      <w:pPr>
        <w:rPr>
          <w:ins w:id="676" w:author="Attili Naga Srinivasu" w:date="2022-05-12T17:56:00Z"/>
          <w:rFonts w:ascii="Humanist Slabserif 712 Std Roma" w:hAnsi="Humanist Slabserif 712 Std Roma" w:cs="Arial"/>
          <w:color w:val="000000" w:themeColor="text1"/>
          <w:sz w:val="20"/>
        </w:rPr>
      </w:pPr>
    </w:p>
    <w:p w14:paraId="56FEDB9B" w14:textId="0A3BB5F5" w:rsidR="004D0C7F" w:rsidRDefault="004D0C7F" w:rsidP="00571EC8">
      <w:pPr>
        <w:rPr>
          <w:ins w:id="677" w:author="Attili Naga Srinivasu" w:date="2022-05-12T17:56:00Z"/>
          <w:rFonts w:ascii="Humanist Slabserif 712 Std Roma" w:hAnsi="Humanist Slabserif 712 Std Roma" w:cs="Arial"/>
          <w:color w:val="000000" w:themeColor="text1"/>
          <w:sz w:val="20"/>
        </w:rPr>
      </w:pPr>
    </w:p>
    <w:p w14:paraId="287C6093" w14:textId="77777777" w:rsidR="004D0C7F" w:rsidRPr="004D0C7F" w:rsidRDefault="004D0C7F" w:rsidP="004D0C7F">
      <w:pPr>
        <w:autoSpaceDE w:val="0"/>
        <w:autoSpaceDN w:val="0"/>
        <w:adjustRightInd w:val="0"/>
        <w:rPr>
          <w:ins w:id="678" w:author="Attili Naga Srinivasu" w:date="2022-05-12T17:56:00Z"/>
          <w:rFonts w:ascii="AppleSystemUIFont" w:hAnsi="AppleSystemUIFont" w:cs="AppleSystemUIFont"/>
          <w:sz w:val="20"/>
          <w:szCs w:val="20"/>
          <w:lang w:val="en-GB" w:eastAsia="en-US"/>
          <w:rPrChange w:id="679" w:author="Attili Naga Srinivasu" w:date="2022-05-12T17:57:00Z">
            <w:rPr>
              <w:ins w:id="680" w:author="Attili Naga Srinivasu" w:date="2022-05-12T17:56:00Z"/>
              <w:rFonts w:ascii="AppleSystemUIFont" w:hAnsi="AppleSystemUIFont" w:cs="AppleSystemUIFont"/>
              <w:sz w:val="26"/>
              <w:szCs w:val="26"/>
              <w:lang w:val="en-GB" w:eastAsia="en-US"/>
            </w:rPr>
          </w:rPrChange>
        </w:rPr>
      </w:pPr>
      <w:ins w:id="681" w:author="Attili Naga Srinivasu" w:date="2022-05-12T17:56:00Z">
        <w:r w:rsidRPr="004D0C7F">
          <w:rPr>
            <w:rFonts w:ascii="AppleSystemUIFont" w:hAnsi="AppleSystemUIFont" w:cs="AppleSystemUIFont"/>
            <w:sz w:val="20"/>
            <w:szCs w:val="20"/>
            <w:lang w:val="en-GB" w:eastAsia="en-US"/>
            <w:rPrChange w:id="682" w:author="Attili Naga Srinivasu" w:date="2022-05-12T17:57:00Z">
              <w:rPr>
                <w:rFonts w:ascii="AppleSystemUIFont" w:hAnsi="AppleSystemUIFont" w:cs="AppleSystemUIFont"/>
                <w:sz w:val="26"/>
                <w:szCs w:val="26"/>
                <w:lang w:val="en-GB" w:eastAsia="en-US"/>
              </w:rPr>
            </w:rPrChange>
          </w:rPr>
          <w:t>do – This keyword starts the block of code that contains the method that can potentially throw an error.</w:t>
        </w:r>
      </w:ins>
    </w:p>
    <w:p w14:paraId="4691A79E" w14:textId="77777777" w:rsidR="004D0C7F" w:rsidRPr="004D0C7F" w:rsidRDefault="004D0C7F" w:rsidP="004D0C7F">
      <w:pPr>
        <w:autoSpaceDE w:val="0"/>
        <w:autoSpaceDN w:val="0"/>
        <w:adjustRightInd w:val="0"/>
        <w:rPr>
          <w:ins w:id="683" w:author="Attili Naga Srinivasu" w:date="2022-05-12T17:56:00Z"/>
          <w:rFonts w:ascii="AppleSystemUIFont" w:hAnsi="AppleSystemUIFont" w:cs="AppleSystemUIFont"/>
          <w:sz w:val="20"/>
          <w:szCs w:val="20"/>
          <w:lang w:val="en-GB" w:eastAsia="en-US"/>
          <w:rPrChange w:id="684" w:author="Attili Naga Srinivasu" w:date="2022-05-12T17:57:00Z">
            <w:rPr>
              <w:ins w:id="685" w:author="Attili Naga Srinivasu" w:date="2022-05-12T17:56:00Z"/>
              <w:rFonts w:ascii="AppleSystemUIFont" w:hAnsi="AppleSystemUIFont" w:cs="AppleSystemUIFont"/>
              <w:sz w:val="26"/>
              <w:szCs w:val="26"/>
              <w:lang w:val="en-GB" w:eastAsia="en-US"/>
            </w:rPr>
          </w:rPrChange>
        </w:rPr>
      </w:pPr>
      <w:ins w:id="686" w:author="Attili Naga Srinivasu" w:date="2022-05-12T17:56:00Z">
        <w:r w:rsidRPr="004D0C7F">
          <w:rPr>
            <w:rFonts w:ascii="AppleSystemUIFont" w:hAnsi="AppleSystemUIFont" w:cs="AppleSystemUIFont"/>
            <w:sz w:val="20"/>
            <w:szCs w:val="20"/>
            <w:lang w:val="en-GB" w:eastAsia="en-US"/>
            <w:rPrChange w:id="687" w:author="Attili Naga Srinivasu" w:date="2022-05-12T17:57:00Z">
              <w:rPr>
                <w:rFonts w:ascii="AppleSystemUIFont" w:hAnsi="AppleSystemUIFont" w:cs="AppleSystemUIFont"/>
                <w:sz w:val="26"/>
                <w:szCs w:val="26"/>
                <w:lang w:val="en-GB" w:eastAsia="en-US"/>
              </w:rPr>
            </w:rPrChange>
          </w:rPr>
          <w:t>try – You must use this keyword in front of the method that throws. Think of it like this: “You’re </w:t>
        </w:r>
        <w:r w:rsidRPr="004D0C7F">
          <w:rPr>
            <w:rFonts w:ascii="AppleSystemUIFontItalic" w:hAnsi="AppleSystemUIFontItalic" w:cs="AppleSystemUIFontItalic"/>
            <w:i/>
            <w:iCs/>
            <w:sz w:val="20"/>
            <w:szCs w:val="20"/>
            <w:lang w:val="en-GB" w:eastAsia="en-US"/>
            <w:rPrChange w:id="688" w:author="Attili Naga Srinivasu" w:date="2022-05-12T17:57:00Z">
              <w:rPr>
                <w:rFonts w:ascii="AppleSystemUIFontItalic" w:hAnsi="AppleSystemUIFontItalic" w:cs="AppleSystemUIFontItalic"/>
                <w:i/>
                <w:iCs/>
                <w:sz w:val="26"/>
                <w:szCs w:val="26"/>
                <w:lang w:val="en-GB" w:eastAsia="en-US"/>
              </w:rPr>
            </w:rPrChange>
          </w:rPr>
          <w:t>trying</w:t>
        </w:r>
        <w:r w:rsidRPr="004D0C7F">
          <w:rPr>
            <w:rFonts w:ascii="AppleSystemUIFont" w:hAnsi="AppleSystemUIFont" w:cs="AppleSystemUIFont"/>
            <w:sz w:val="20"/>
            <w:szCs w:val="20"/>
            <w:lang w:val="en-GB" w:eastAsia="en-US"/>
            <w:rPrChange w:id="689" w:author="Attili Naga Srinivasu" w:date="2022-05-12T17:57:00Z">
              <w:rPr>
                <w:rFonts w:ascii="AppleSystemUIFont" w:hAnsi="AppleSystemUIFont" w:cs="AppleSystemUIFont"/>
                <w:sz w:val="26"/>
                <w:szCs w:val="26"/>
                <w:lang w:val="en-GB" w:eastAsia="en-US"/>
              </w:rPr>
            </w:rPrChange>
          </w:rPr>
          <w:t> to execute the method.</w:t>
        </w:r>
      </w:ins>
    </w:p>
    <w:p w14:paraId="5CD830ED" w14:textId="77777777" w:rsidR="004D0C7F" w:rsidRPr="004D0C7F" w:rsidRDefault="004D0C7F" w:rsidP="004D0C7F">
      <w:pPr>
        <w:autoSpaceDE w:val="0"/>
        <w:autoSpaceDN w:val="0"/>
        <w:adjustRightInd w:val="0"/>
        <w:rPr>
          <w:ins w:id="690" w:author="Attili Naga Srinivasu" w:date="2022-05-12T17:56:00Z"/>
          <w:rFonts w:ascii="AppleSystemUIFont" w:hAnsi="AppleSystemUIFont" w:cs="AppleSystemUIFont"/>
          <w:sz w:val="20"/>
          <w:szCs w:val="20"/>
          <w:lang w:val="en-GB" w:eastAsia="en-US"/>
          <w:rPrChange w:id="691" w:author="Attili Naga Srinivasu" w:date="2022-05-12T17:57:00Z">
            <w:rPr>
              <w:ins w:id="692" w:author="Attili Naga Srinivasu" w:date="2022-05-12T17:56:00Z"/>
              <w:rFonts w:ascii="AppleSystemUIFont" w:hAnsi="AppleSystemUIFont" w:cs="AppleSystemUIFont"/>
              <w:sz w:val="26"/>
              <w:szCs w:val="26"/>
              <w:lang w:val="en-GB" w:eastAsia="en-US"/>
            </w:rPr>
          </w:rPrChange>
        </w:rPr>
      </w:pPr>
      <w:ins w:id="693" w:author="Attili Naga Srinivasu" w:date="2022-05-12T17:56:00Z">
        <w:r w:rsidRPr="004D0C7F">
          <w:rPr>
            <w:rFonts w:ascii="AppleSystemUIFont" w:hAnsi="AppleSystemUIFont" w:cs="AppleSystemUIFont"/>
            <w:sz w:val="20"/>
            <w:szCs w:val="20"/>
            <w:lang w:val="en-GB" w:eastAsia="en-US"/>
            <w:rPrChange w:id="694" w:author="Attili Naga Srinivasu" w:date="2022-05-12T17:57:00Z">
              <w:rPr>
                <w:rFonts w:ascii="AppleSystemUIFont" w:hAnsi="AppleSystemUIFont" w:cs="AppleSystemUIFont"/>
                <w:sz w:val="26"/>
                <w:szCs w:val="26"/>
                <w:lang w:val="en-GB" w:eastAsia="en-US"/>
              </w:rPr>
            </w:rPrChange>
          </w:rPr>
          <w:t>catch – If the throwing method fails and raises an error, the execution will fall into this catch block. This is where you’ll write code display a graceful error message to the user.</w:t>
        </w:r>
      </w:ins>
    </w:p>
    <w:p w14:paraId="7EDE546A" w14:textId="74371F4C" w:rsidR="00571EC8" w:rsidRPr="004D0C7F" w:rsidRDefault="004D0C7F" w:rsidP="004D0C7F">
      <w:pPr>
        <w:rPr>
          <w:ins w:id="695" w:author="Attili Naga Srinivasu" w:date="2022-05-12T17:55:00Z"/>
          <w:rFonts w:ascii="Humanist Slabserif 712 Std Roma" w:hAnsi="Humanist Slabserif 712 Std Roma" w:cs="Arial"/>
          <w:color w:val="000000" w:themeColor="text1"/>
          <w:sz w:val="20"/>
          <w:szCs w:val="20"/>
          <w:rPrChange w:id="696" w:author="Attili Naga Srinivasu" w:date="2022-05-12T17:57:00Z">
            <w:rPr>
              <w:ins w:id="697" w:author="Attili Naga Srinivasu" w:date="2022-05-12T17:55:00Z"/>
            </w:rPr>
          </w:rPrChange>
        </w:rPr>
        <w:pPrChange w:id="698" w:author="Attili Naga Srinivasu" w:date="2022-05-12T17:56:00Z">
          <w:pPr>
            <w:spacing w:after="120"/>
          </w:pPr>
        </w:pPrChange>
      </w:pPr>
      <w:ins w:id="699" w:author="Attili Naga Srinivasu" w:date="2022-05-12T17:56:00Z">
        <w:r w:rsidRPr="004D0C7F">
          <w:rPr>
            <w:rFonts w:ascii="AppleSystemUIFont" w:hAnsi="AppleSystemUIFont" w:cs="AppleSystemUIFont"/>
            <w:sz w:val="20"/>
            <w:szCs w:val="20"/>
            <w:lang w:val="en-GB" w:eastAsia="en-US"/>
            <w:rPrChange w:id="700" w:author="Attili Naga Srinivasu" w:date="2022-05-12T17:57:00Z">
              <w:rPr>
                <w:rFonts w:ascii="AppleSystemUIFont" w:hAnsi="AppleSystemUIFont" w:cs="AppleSystemUIFont"/>
                <w:sz w:val="26"/>
                <w:szCs w:val="26"/>
                <w:lang w:val="en-GB" w:eastAsia="en-US"/>
              </w:rPr>
            </w:rPrChange>
          </w:rPr>
          <w:t>Throw - Use this pattern to handle any potential errors caused by a method that throws</w:t>
        </w:r>
      </w:ins>
    </w:p>
    <w:p w14:paraId="774DA195" w14:textId="77777777" w:rsidR="00895890" w:rsidRDefault="00895890" w:rsidP="00571EC8">
      <w:pPr>
        <w:rPr>
          <w:ins w:id="701" w:author="Attili Naga Srinivasu" w:date="2022-05-12T17:22:00Z"/>
        </w:rPr>
        <w:pPrChange w:id="702" w:author="Attili Naga Srinivasu" w:date="2022-05-12T17:55:00Z">
          <w:pPr>
            <w:pStyle w:val="BodyText"/>
          </w:pPr>
        </w:pPrChange>
      </w:pPr>
    </w:p>
    <w:p w14:paraId="4BD48C55" w14:textId="2E9EEEC8" w:rsidR="00895890" w:rsidRDefault="00895890" w:rsidP="00895890">
      <w:pPr>
        <w:pStyle w:val="BodyText"/>
        <w:rPr>
          <w:ins w:id="703" w:author="Attili Naga Srinivasu" w:date="2022-05-12T17:21:00Z"/>
        </w:rPr>
      </w:pPr>
      <w:proofErr w:type="spellStart"/>
      <w:ins w:id="704" w:author="Attili Naga Srinivasu" w:date="2022-05-12T17:22:00Z">
        <w:r>
          <w:t>LogStructure</w:t>
        </w:r>
        <w:proofErr w:type="spellEnd"/>
        <w:r>
          <w:t>:</w:t>
        </w:r>
      </w:ins>
    </w:p>
    <w:p w14:paraId="75048B79" w14:textId="4D913C4A" w:rsidR="00895890" w:rsidRDefault="00895890" w:rsidP="00895890">
      <w:pPr>
        <w:pStyle w:val="BodyText"/>
        <w:rPr>
          <w:ins w:id="705" w:author="Attili Naga Srinivasu" w:date="2022-05-12T17:22:00Z"/>
        </w:rPr>
      </w:pPr>
      <w:ins w:id="706" w:author="Attili Naga Srinivasu" w:date="2022-05-12T17:21:00Z">
        <w:r>
          <w:rPr>
            <w:rFonts w:ascii="Humanist Slabserif 712 Std Roma" w:hAnsi="Humanist Slabserif 712 Std Roma" w:cs="Arial"/>
            <w:noProof/>
            <w:color w:val="000000" w:themeColor="text1"/>
            <w:sz w:val="20"/>
          </w:rPr>
          <w:drawing>
            <wp:inline distT="0" distB="0" distL="0" distR="0" wp14:anchorId="468C4337" wp14:editId="19816BB0">
              <wp:extent cx="5943600" cy="1514475"/>
              <wp:effectExtent l="0" t="0" r="0" b="0"/>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514475"/>
                      </a:xfrm>
                      <a:prstGeom prst="rect">
                        <a:avLst/>
                      </a:prstGeom>
                    </pic:spPr>
                  </pic:pic>
                </a:graphicData>
              </a:graphic>
            </wp:inline>
          </w:drawing>
        </w:r>
      </w:ins>
    </w:p>
    <w:p w14:paraId="57C2D213" w14:textId="77777777" w:rsidR="00895890" w:rsidRPr="00895890" w:rsidRDefault="00895890" w:rsidP="00895890">
      <w:pPr>
        <w:pStyle w:val="BodyText"/>
        <w:rPr>
          <w:rPrChange w:id="707" w:author="Attili Naga Srinivasu" w:date="2022-05-12T17:21:00Z">
            <w:rPr>
              <w:rFonts w:ascii="Humanist Slabserif 712 Std Roma" w:hAnsi="Humanist Slabserif 712 Std Roma" w:cs="Arial"/>
              <w:color w:val="000000" w:themeColor="text1"/>
              <w:sz w:val="20"/>
            </w:rPr>
          </w:rPrChange>
        </w:rPr>
        <w:pPrChange w:id="708" w:author="Attili Naga Srinivasu" w:date="2022-05-12T17:21:00Z">
          <w:pPr>
            <w:pStyle w:val="Heading1"/>
            <w:keepLines w:val="0"/>
            <w:numPr>
              <w:numId w:val="0"/>
            </w:numPr>
            <w:spacing w:after="120"/>
            <w:ind w:left="720" w:firstLine="0"/>
            <w:jc w:val="left"/>
          </w:pPr>
        </w:pPrChange>
      </w:pPr>
    </w:p>
    <w:p w14:paraId="42D0E5A2" w14:textId="7E63509E" w:rsidR="003760F5" w:rsidRPr="00962FE4" w:rsidRDefault="003760F5" w:rsidP="0004300F">
      <w:pPr>
        <w:pStyle w:val="Heading1"/>
        <w:keepLines w:val="0"/>
        <w:tabs>
          <w:tab w:val="num" w:pos="1080"/>
        </w:tabs>
        <w:spacing w:after="120"/>
        <w:ind w:left="720" w:firstLine="0"/>
        <w:jc w:val="left"/>
        <w:rPr>
          <w:rFonts w:ascii="Humanist Slabserif 712 Std Roma" w:hAnsi="Humanist Slabserif 712 Std Roma" w:cs="Arial"/>
          <w:color w:val="000000" w:themeColor="text1"/>
          <w:sz w:val="20"/>
        </w:rPr>
      </w:pPr>
      <w:bookmarkStart w:id="709" w:name="_Toc103203544"/>
      <w:r w:rsidRPr="00962FE4">
        <w:rPr>
          <w:rFonts w:ascii="Humanist Slabserif 712 Std Roma" w:hAnsi="Humanist Slabserif 712 Std Roma" w:cs="Arial"/>
          <w:color w:val="000000" w:themeColor="text1"/>
          <w:sz w:val="20"/>
        </w:rPr>
        <w:lastRenderedPageBreak/>
        <w:t>Interfaces</w:t>
      </w:r>
      <w:bookmarkEnd w:id="709"/>
    </w:p>
    <w:p w14:paraId="63066000" w14:textId="0920C8D0" w:rsidR="003760F5" w:rsidRPr="00962FE4" w:rsidRDefault="003760F5" w:rsidP="0004300F">
      <w:pPr>
        <w:spacing w:after="120"/>
        <w:ind w:left="7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 xml:space="preserve">&lt;Specify the details for interfaces between external and internal units. If the interface description becomes too extensive for the scope of this </w:t>
      </w:r>
      <w:r w:rsidR="00675AF9" w:rsidRPr="00962FE4">
        <w:rPr>
          <w:rFonts w:ascii="Humanist Slabserif 712 Std Roma" w:hAnsi="Humanist Slabserif 712 Std Roma" w:cs="Arial"/>
          <w:color w:val="000000" w:themeColor="text1"/>
          <w:sz w:val="20"/>
        </w:rPr>
        <w:t>document,</w:t>
      </w:r>
      <w:r w:rsidRPr="00962FE4">
        <w:rPr>
          <w:rFonts w:ascii="Humanist Slabserif 712 Std Roma" w:hAnsi="Humanist Slabserif 712 Std Roma" w:cs="Arial"/>
          <w:color w:val="000000" w:themeColor="text1"/>
          <w:sz w:val="20"/>
        </w:rPr>
        <w:t xml:space="preserve"> consider referring to a separate interface specification document.&gt; </w:t>
      </w:r>
    </w:p>
    <w:p w14:paraId="069DCC46"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6EB25EF6" w14:textId="2143A47F" w:rsidR="003760F5" w:rsidRDefault="003760F5" w:rsidP="0004300F">
      <w:pPr>
        <w:pStyle w:val="Heading2"/>
        <w:keepLines w:val="0"/>
        <w:tabs>
          <w:tab w:val="num" w:pos="1440"/>
        </w:tabs>
        <w:spacing w:before="0" w:after="120"/>
        <w:ind w:left="720" w:firstLine="0"/>
        <w:rPr>
          <w:rFonts w:ascii="Humanist Slabserif 712 Std Roma" w:hAnsi="Humanist Slabserif 712 Std Roma" w:cs="Arial"/>
          <w:color w:val="000000" w:themeColor="text1"/>
          <w:sz w:val="20"/>
        </w:rPr>
      </w:pPr>
      <w:bookmarkStart w:id="710" w:name="_Toc103203545"/>
      <w:r w:rsidRPr="00962FE4">
        <w:rPr>
          <w:rFonts w:ascii="Humanist Slabserif 712 Std Roma" w:hAnsi="Humanist Slabserif 712 Std Roma" w:cs="Arial"/>
          <w:color w:val="000000" w:themeColor="text1"/>
          <w:sz w:val="20"/>
        </w:rPr>
        <w:t>Interface with external hardware components</w:t>
      </w:r>
      <w:bookmarkEnd w:id="710"/>
    </w:p>
    <w:p w14:paraId="4BF1F2C9" w14:textId="6C183477" w:rsidR="003760F5" w:rsidRPr="00962FE4" w:rsidRDefault="00E25DF8" w:rsidP="00E25DF8">
      <w:pPr>
        <w:spacing w:after="120"/>
        <w:ind w:left="720" w:firstLine="720"/>
        <w:rPr>
          <w:rFonts w:ascii="Humanist Slabserif 712 Std Roma" w:hAnsi="Humanist Slabserif 712 Std Roma" w:cs="Arial"/>
          <w:b/>
          <w:color w:val="000000" w:themeColor="text1"/>
          <w:sz w:val="20"/>
        </w:rPr>
      </w:pPr>
      <w:r>
        <w:rPr>
          <w:rFonts w:ascii="Humanist Slabserif 712 Std Roma" w:hAnsi="Humanist Slabserif 712 Std Roma" w:cs="Arial"/>
          <w:b/>
          <w:color w:val="000000" w:themeColor="text1"/>
          <w:sz w:val="20"/>
        </w:rPr>
        <w:t>NA</w:t>
      </w:r>
    </w:p>
    <w:p w14:paraId="1BFBE6C2" w14:textId="77777777" w:rsidR="003760F5" w:rsidRPr="00962FE4" w:rsidRDefault="003760F5" w:rsidP="0004300F">
      <w:pPr>
        <w:pStyle w:val="Heading2"/>
        <w:keepLines w:val="0"/>
        <w:tabs>
          <w:tab w:val="num" w:pos="1440"/>
        </w:tabs>
        <w:spacing w:before="0" w:after="120"/>
        <w:ind w:left="720" w:firstLine="0"/>
        <w:rPr>
          <w:rFonts w:ascii="Humanist Slabserif 712 Std Roma" w:hAnsi="Humanist Slabserif 712 Std Roma" w:cs="Arial"/>
          <w:color w:val="000000" w:themeColor="text1"/>
          <w:sz w:val="20"/>
        </w:rPr>
      </w:pPr>
      <w:bookmarkStart w:id="711" w:name="_Toc103203546"/>
      <w:bookmarkStart w:id="712" w:name="OLE_LINK69"/>
      <w:bookmarkStart w:id="713" w:name="OLE_LINK70"/>
      <w:r w:rsidRPr="00962FE4">
        <w:rPr>
          <w:rFonts w:ascii="Humanist Slabserif 712 Std Roma" w:hAnsi="Humanist Slabserif 712 Std Roma" w:cs="Arial"/>
          <w:color w:val="000000" w:themeColor="text1"/>
          <w:sz w:val="20"/>
        </w:rPr>
        <w:t>Interface with external software components</w:t>
      </w:r>
      <w:bookmarkEnd w:id="711"/>
    </w:p>
    <w:bookmarkEnd w:id="712"/>
    <w:bookmarkEnd w:id="713"/>
    <w:p w14:paraId="29D05CDF" w14:textId="127EC736" w:rsidR="003760F5" w:rsidRPr="00962FE4" w:rsidRDefault="00E25DF8" w:rsidP="00E25DF8">
      <w:pPr>
        <w:spacing w:after="120"/>
        <w:ind w:left="1440"/>
        <w:rPr>
          <w:rFonts w:ascii="Humanist Slabserif 712 Std Roma" w:hAnsi="Humanist Slabserif 712 Std Roma" w:cs="Arial"/>
          <w:b/>
          <w:color w:val="000000" w:themeColor="text1"/>
          <w:sz w:val="20"/>
        </w:rPr>
      </w:pPr>
      <w:r>
        <w:rPr>
          <w:rFonts w:ascii="Humanist Slabserif 712 Std Roma" w:hAnsi="Humanist Slabserif 712 Std Roma" w:cs="Arial"/>
          <w:b/>
          <w:color w:val="000000" w:themeColor="text1"/>
          <w:sz w:val="20"/>
        </w:rPr>
        <w:t>NA</w:t>
      </w:r>
    </w:p>
    <w:p w14:paraId="398799EC" w14:textId="77777777" w:rsidR="003760F5" w:rsidRPr="00962FE4" w:rsidRDefault="003760F5" w:rsidP="0004300F">
      <w:pPr>
        <w:pStyle w:val="Heading2"/>
        <w:keepLines w:val="0"/>
        <w:tabs>
          <w:tab w:val="num" w:pos="1440"/>
        </w:tabs>
        <w:spacing w:before="0" w:after="120"/>
        <w:ind w:left="720" w:firstLine="0"/>
        <w:rPr>
          <w:rFonts w:ascii="Humanist Slabserif 712 Std Roma" w:hAnsi="Humanist Slabserif 712 Std Roma" w:cs="Arial"/>
          <w:color w:val="000000" w:themeColor="text1"/>
          <w:sz w:val="20"/>
        </w:rPr>
      </w:pPr>
      <w:bookmarkStart w:id="714" w:name="_Toc103203547"/>
      <w:r w:rsidRPr="00962FE4">
        <w:rPr>
          <w:rFonts w:ascii="Humanist Slabserif 712 Std Roma" w:hAnsi="Humanist Slabserif 712 Std Roma" w:cs="Arial"/>
          <w:color w:val="000000" w:themeColor="text1"/>
          <w:sz w:val="20"/>
        </w:rPr>
        <w:t>Interface between modules</w:t>
      </w:r>
      <w:bookmarkEnd w:id="714"/>
    </w:p>
    <w:p w14:paraId="2228D471"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136AC77F" w14:textId="77777777" w:rsidR="003760F5" w:rsidRPr="00962FE4" w:rsidRDefault="003760F5" w:rsidP="0004300F">
      <w:pPr>
        <w:pStyle w:val="Heading1"/>
        <w:keepLines w:val="0"/>
        <w:tabs>
          <w:tab w:val="num" w:pos="1080"/>
        </w:tabs>
        <w:spacing w:after="120"/>
        <w:ind w:left="720" w:firstLine="0"/>
        <w:jc w:val="left"/>
        <w:rPr>
          <w:rFonts w:ascii="Humanist Slabserif 712 Std Roma" w:hAnsi="Humanist Slabserif 712 Std Roma" w:cs="Arial"/>
          <w:color w:val="000000" w:themeColor="text1"/>
          <w:sz w:val="20"/>
        </w:rPr>
      </w:pPr>
      <w:bookmarkStart w:id="715" w:name="_Toc103203548"/>
      <w:r w:rsidRPr="00962FE4">
        <w:rPr>
          <w:rFonts w:ascii="Humanist Slabserif 712 Std Roma" w:hAnsi="Humanist Slabserif 712 Std Roma" w:cs="Arial"/>
          <w:color w:val="000000" w:themeColor="text1"/>
          <w:sz w:val="20"/>
        </w:rPr>
        <w:t>Detailed Design</w:t>
      </w:r>
      <w:bookmarkEnd w:id="82"/>
      <w:bookmarkEnd w:id="715"/>
    </w:p>
    <w:p w14:paraId="027421D1"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 xml:space="preserve">&lt; The detailed design describes the internal details of each unit. There are many representations to describe the details of design units including </w:t>
      </w:r>
    </w:p>
    <w:p w14:paraId="3C41F7C3" w14:textId="6E6BE411" w:rsidR="003760F5" w:rsidRDefault="003760F5" w:rsidP="0004300F">
      <w:pPr>
        <w:pStyle w:val="Heading2"/>
        <w:ind w:left="1296"/>
        <w:rPr>
          <w:rFonts w:ascii="Humanist Slabserif 712 Std Roma" w:hAnsi="Humanist Slabserif 712 Std Roma"/>
          <w:b w:val="0"/>
          <w:sz w:val="20"/>
        </w:rPr>
      </w:pPr>
      <w:bookmarkStart w:id="716" w:name="_Toc103203549"/>
      <w:r w:rsidRPr="0FAD4A09">
        <w:rPr>
          <w:rFonts w:ascii="Humanist Slabserif 712 Std Roma" w:hAnsi="Humanist Slabserif 712 Std Roma"/>
          <w:b w:val="0"/>
          <w:sz w:val="20"/>
        </w:rPr>
        <w:t xml:space="preserve">various UML diagram types (class diagrams, </w:t>
      </w:r>
      <w:bookmarkStart w:id="717" w:name="OLE_LINK5"/>
      <w:bookmarkStart w:id="718" w:name="OLE_LINK6"/>
      <w:r w:rsidRPr="0FAD4A09">
        <w:rPr>
          <w:rFonts w:ascii="Humanist Slabserif 712 Std Roma" w:hAnsi="Humanist Slabserif 712 Std Roma"/>
          <w:b w:val="0"/>
          <w:sz w:val="20"/>
        </w:rPr>
        <w:t>collaboration diagrams</w:t>
      </w:r>
      <w:bookmarkEnd w:id="717"/>
      <w:bookmarkEnd w:id="718"/>
      <w:r w:rsidRPr="0FAD4A09">
        <w:rPr>
          <w:rFonts w:ascii="Humanist Slabserif 712 Std Roma" w:hAnsi="Humanist Slabserif 712 Std Roma"/>
          <w:b w:val="0"/>
          <w:sz w:val="20"/>
        </w:rPr>
        <w:t xml:space="preserve">, </w:t>
      </w:r>
      <w:bookmarkStart w:id="719" w:name="OLE_LINK3"/>
      <w:bookmarkStart w:id="720" w:name="OLE_LINK4"/>
      <w:r w:rsidRPr="0FAD4A09">
        <w:rPr>
          <w:rFonts w:ascii="Humanist Slabserif 712 Std Roma" w:hAnsi="Humanist Slabserif 712 Std Roma"/>
          <w:b w:val="0"/>
          <w:sz w:val="20"/>
        </w:rPr>
        <w:t>state transition diagrams</w:t>
      </w:r>
      <w:bookmarkEnd w:id="719"/>
      <w:bookmarkEnd w:id="720"/>
      <w:r w:rsidRPr="0FAD4A09">
        <w:rPr>
          <w:rFonts w:ascii="Humanist Slabserif 712 Std Roma" w:hAnsi="Humanist Slabserif 712 Std Roma"/>
          <w:b w:val="0"/>
          <w:sz w:val="20"/>
        </w:rPr>
        <w:t>),</w:t>
      </w:r>
      <w:bookmarkEnd w:id="716"/>
      <w:r w:rsidRPr="0FAD4A09">
        <w:rPr>
          <w:rFonts w:ascii="Humanist Slabserif 712 Std Roma" w:hAnsi="Humanist Slabserif 712 Std Roma"/>
          <w:b w:val="0"/>
          <w:sz w:val="20"/>
        </w:rPr>
        <w:t xml:space="preserve"> </w:t>
      </w:r>
    </w:p>
    <w:p w14:paraId="18595937" w14:textId="2B78FD63" w:rsidR="0FAD4A09" w:rsidRDefault="0FAD4A09" w:rsidP="0FAD4A09">
      <w:pPr>
        <w:pStyle w:val="Heading3"/>
        <w:ind w:left="1843" w:hanging="425"/>
        <w:rPr>
          <w:b w:val="0"/>
          <w:sz w:val="20"/>
        </w:rPr>
      </w:pPr>
      <w:bookmarkStart w:id="721" w:name="_Toc103203550"/>
      <w:r w:rsidRPr="0FAD4A09">
        <w:rPr>
          <w:b w:val="0"/>
          <w:sz w:val="20"/>
        </w:rPr>
        <w:t>Home Module</w:t>
      </w:r>
      <w:bookmarkEnd w:id="721"/>
    </w:p>
    <w:tbl>
      <w:tblPr>
        <w:tblW w:w="0" w:type="auto"/>
        <w:tblInd w:w="1065" w:type="dxa"/>
        <w:tblLayout w:type="fixed"/>
        <w:tblLook w:val="06A0" w:firstRow="1" w:lastRow="0" w:firstColumn="1" w:lastColumn="0" w:noHBand="1" w:noVBand="1"/>
      </w:tblPr>
      <w:tblGrid>
        <w:gridCol w:w="1560"/>
        <w:gridCol w:w="1695"/>
        <w:gridCol w:w="4245"/>
        <w:gridCol w:w="855"/>
      </w:tblGrid>
      <w:tr w:rsidR="0FAD4A09" w14:paraId="3401E400"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shd w:val="clear" w:color="auto" w:fill="C0C0C0"/>
          </w:tcPr>
          <w:p w14:paraId="3D7E3A32" w14:textId="31E7FF27" w:rsidR="0FAD4A09" w:rsidRDefault="0FAD4A09">
            <w:r w:rsidRPr="0FAD4A09">
              <w:rPr>
                <w:rFonts w:eastAsia="Arial" w:cs="Arial"/>
                <w:i/>
                <w:iCs/>
                <w:color w:val="000000" w:themeColor="text1"/>
                <w:sz w:val="20"/>
              </w:rPr>
              <w:t>SDD ID&lt;</w:t>
            </w:r>
            <w:proofErr w:type="gramStart"/>
            <w:r w:rsidRPr="0FAD4A09">
              <w:rPr>
                <w:rFonts w:eastAsia="Arial" w:cs="Arial"/>
                <w:i/>
                <w:iCs/>
                <w:color w:val="000000" w:themeColor="text1"/>
                <w:sz w:val="20"/>
              </w:rPr>
              <w:t>Package,  Class</w:t>
            </w:r>
            <w:proofErr w:type="gramEnd"/>
            <w:r w:rsidRPr="0FAD4A09">
              <w:rPr>
                <w:rFonts w:eastAsia="Arial" w:cs="Arial"/>
                <w:i/>
                <w:iCs/>
                <w:color w:val="000000" w:themeColor="text1"/>
                <w:sz w:val="20"/>
              </w:rPr>
              <w:t xml:space="preserve"> …&gt;</w:t>
            </w:r>
          </w:p>
        </w:tc>
        <w:tc>
          <w:tcPr>
            <w:tcW w:w="1695" w:type="dxa"/>
            <w:tcBorders>
              <w:top w:val="single" w:sz="8" w:space="0" w:color="auto"/>
              <w:left w:val="single" w:sz="8" w:space="0" w:color="auto"/>
              <w:bottom w:val="single" w:sz="8" w:space="0" w:color="auto"/>
              <w:right w:val="single" w:sz="8" w:space="0" w:color="auto"/>
            </w:tcBorders>
            <w:shd w:val="clear" w:color="auto" w:fill="C0C0C0"/>
          </w:tcPr>
          <w:p w14:paraId="70DB0715" w14:textId="6B0FCADF" w:rsidR="0FAD4A09" w:rsidRDefault="0FAD4A09">
            <w:r w:rsidRPr="0FAD4A09">
              <w:rPr>
                <w:rFonts w:eastAsia="Arial" w:cs="Arial"/>
                <w:color w:val="000000" w:themeColor="text1"/>
                <w:sz w:val="20"/>
              </w:rPr>
              <w:t>Module</w:t>
            </w:r>
            <w:r>
              <w:br/>
            </w:r>
            <w:r w:rsidRPr="0FAD4A09">
              <w:rPr>
                <w:rFonts w:eastAsia="Arial" w:cs="Arial"/>
                <w:color w:val="000000" w:themeColor="text1"/>
                <w:sz w:val="20"/>
              </w:rPr>
              <w:t xml:space="preserve"> </w:t>
            </w:r>
            <w:r w:rsidRPr="0FAD4A09">
              <w:rPr>
                <w:rFonts w:eastAsia="Arial" w:cs="Arial"/>
                <w:i/>
                <w:iCs/>
                <w:color w:val="000000" w:themeColor="text1"/>
                <w:sz w:val="20"/>
              </w:rPr>
              <w:t>&lt;Purpose, Use, Responsible for…&gt;</w:t>
            </w:r>
          </w:p>
        </w:tc>
        <w:tc>
          <w:tcPr>
            <w:tcW w:w="4245" w:type="dxa"/>
            <w:tcBorders>
              <w:top w:val="single" w:sz="8" w:space="0" w:color="auto"/>
              <w:left w:val="single" w:sz="8" w:space="0" w:color="auto"/>
              <w:bottom w:val="single" w:sz="8" w:space="0" w:color="auto"/>
              <w:right w:val="single" w:sz="8" w:space="0" w:color="auto"/>
            </w:tcBorders>
            <w:shd w:val="clear" w:color="auto" w:fill="C0C0C0"/>
          </w:tcPr>
          <w:p w14:paraId="12EBF75F" w14:textId="2B5B6B90" w:rsidR="0FAD4A09" w:rsidRDefault="0FAD4A09">
            <w:r w:rsidRPr="0FAD4A09">
              <w:rPr>
                <w:rFonts w:eastAsia="Arial" w:cs="Arial"/>
                <w:color w:val="000000" w:themeColor="text1"/>
                <w:sz w:val="20"/>
              </w:rPr>
              <w:t>Description</w:t>
            </w:r>
          </w:p>
        </w:tc>
        <w:tc>
          <w:tcPr>
            <w:tcW w:w="85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4C902D4" w14:textId="25064602" w:rsidR="0FAD4A09" w:rsidRDefault="0FAD4A09">
            <w:r w:rsidRPr="0FAD4A09">
              <w:rPr>
                <w:rFonts w:eastAsia="Arial" w:cs="Arial"/>
                <w:color w:val="000000" w:themeColor="text1"/>
                <w:sz w:val="20"/>
              </w:rPr>
              <w:t>SAD ID</w:t>
            </w:r>
          </w:p>
        </w:tc>
      </w:tr>
      <w:tr w:rsidR="0FAD4A09" w14:paraId="7FE4DB0A"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tcPr>
          <w:p w14:paraId="153DD01D" w14:textId="65C26FAD" w:rsidR="0FAD4A09" w:rsidRDefault="0FAD4A09">
            <w:r w:rsidRPr="0FAD4A09">
              <w:rPr>
                <w:rFonts w:eastAsia="Arial" w:cs="Arial"/>
                <w:color w:val="000000" w:themeColor="text1"/>
                <w:sz w:val="20"/>
              </w:rPr>
              <w:t>SDD100</w:t>
            </w:r>
          </w:p>
        </w:tc>
        <w:tc>
          <w:tcPr>
            <w:tcW w:w="1695" w:type="dxa"/>
            <w:tcBorders>
              <w:top w:val="single" w:sz="8" w:space="0" w:color="auto"/>
              <w:left w:val="single" w:sz="8" w:space="0" w:color="auto"/>
              <w:bottom w:val="single" w:sz="8" w:space="0" w:color="auto"/>
              <w:right w:val="single" w:sz="8" w:space="0" w:color="auto"/>
            </w:tcBorders>
          </w:tcPr>
          <w:p w14:paraId="5C3CCD5F" w14:textId="592E57D0" w:rsidR="0FAD4A09" w:rsidRDefault="0FAD4A09">
            <w:r w:rsidRPr="0FAD4A09">
              <w:rPr>
                <w:rFonts w:eastAsia="Arial" w:cs="Arial"/>
                <w:color w:val="000000" w:themeColor="text1"/>
                <w:sz w:val="20"/>
              </w:rPr>
              <w:t>Home</w:t>
            </w:r>
          </w:p>
        </w:tc>
        <w:tc>
          <w:tcPr>
            <w:tcW w:w="4245" w:type="dxa"/>
            <w:tcBorders>
              <w:top w:val="single" w:sz="8" w:space="0" w:color="auto"/>
              <w:left w:val="single" w:sz="8" w:space="0" w:color="auto"/>
              <w:bottom w:val="single" w:sz="8" w:space="0" w:color="auto"/>
              <w:right w:val="single" w:sz="8" w:space="0" w:color="auto"/>
            </w:tcBorders>
          </w:tcPr>
          <w:p w14:paraId="0E5DFD94" w14:textId="23FE7DBB" w:rsidR="0FAD4A09" w:rsidRDefault="0FAD4A09">
            <w:r w:rsidRPr="0FAD4A09">
              <w:rPr>
                <w:rFonts w:eastAsia="Arial" w:cs="Arial"/>
                <w:color w:val="000000" w:themeColor="text1"/>
                <w:sz w:val="20"/>
                <w:lang w:val="en-GB"/>
              </w:rPr>
              <w:t>Home screen includes upcoming cases to show added case details of patients.</w:t>
            </w:r>
          </w:p>
        </w:tc>
        <w:tc>
          <w:tcPr>
            <w:tcW w:w="855" w:type="dxa"/>
            <w:tcBorders>
              <w:top w:val="single" w:sz="8" w:space="0" w:color="auto"/>
              <w:left w:val="single" w:sz="8" w:space="0" w:color="auto"/>
              <w:bottom w:val="single" w:sz="8" w:space="0" w:color="auto"/>
              <w:right w:val="single" w:sz="8" w:space="0" w:color="auto"/>
            </w:tcBorders>
          </w:tcPr>
          <w:p w14:paraId="37F1A8B3" w14:textId="5CEF80AB" w:rsidR="0FAD4A09" w:rsidRDefault="0FAD4A09">
            <w:r w:rsidRPr="0FAD4A09">
              <w:rPr>
                <w:rFonts w:eastAsia="Arial" w:cs="Arial"/>
                <w:color w:val="000000" w:themeColor="text1"/>
                <w:sz w:val="20"/>
              </w:rPr>
              <w:t>SAD100</w:t>
            </w:r>
          </w:p>
        </w:tc>
      </w:tr>
    </w:tbl>
    <w:p w14:paraId="054D3951" w14:textId="289DBD0F" w:rsidR="0FAD4A09" w:rsidRDefault="0FAD4A09" w:rsidP="0FAD4A09">
      <w:pPr>
        <w:pStyle w:val="BodyText"/>
        <w:rPr>
          <w:szCs w:val="22"/>
        </w:rPr>
      </w:pPr>
    </w:p>
    <w:p w14:paraId="71F5B0E5" w14:textId="0FBA8A03" w:rsidR="0FAD4A09" w:rsidRDefault="0FAD4A09" w:rsidP="0FAD4A09">
      <w:pPr>
        <w:rPr>
          <w:rFonts w:eastAsia="Arial" w:cs="Arial"/>
          <w:szCs w:val="22"/>
        </w:rPr>
      </w:pPr>
    </w:p>
    <w:p w14:paraId="0498257B" w14:textId="40D1BEF2" w:rsidR="0FAD4A09" w:rsidRDefault="00351BC0" w:rsidP="0FAD4A09">
      <w:pPr>
        <w:pStyle w:val="BodyText"/>
        <w:rPr>
          <w:szCs w:val="22"/>
        </w:rPr>
      </w:pPr>
      <w:r>
        <w:rPr>
          <w:noProof/>
          <w:szCs w:val="22"/>
        </w:rPr>
        <w:drawing>
          <wp:inline distT="0" distB="0" distL="0" distR="0" wp14:anchorId="49971584" wp14:editId="095B4E29">
            <wp:extent cx="5943600" cy="1572260"/>
            <wp:effectExtent l="0" t="0" r="0" b="2540"/>
            <wp:docPr id="21" name="Picture 21"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ky&#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572260"/>
                    </a:xfrm>
                    <a:prstGeom prst="rect">
                      <a:avLst/>
                    </a:prstGeom>
                  </pic:spPr>
                </pic:pic>
              </a:graphicData>
            </a:graphic>
          </wp:inline>
        </w:drawing>
      </w:r>
    </w:p>
    <w:p w14:paraId="2EDEA555" w14:textId="041D7868" w:rsidR="0FAD4A09" w:rsidRDefault="0FAD4A09" w:rsidP="0FAD4A09">
      <w:pPr>
        <w:pStyle w:val="BodyText"/>
        <w:rPr>
          <w:szCs w:val="22"/>
        </w:rPr>
      </w:pPr>
    </w:p>
    <w:p w14:paraId="79A0CE5F" w14:textId="7CCF82F4" w:rsidR="002C5871" w:rsidRDefault="002C5871" w:rsidP="0FAD4A09">
      <w:pPr>
        <w:pStyle w:val="BodyText"/>
        <w:rPr>
          <w:szCs w:val="22"/>
        </w:rPr>
      </w:pPr>
      <w:r>
        <w:rPr>
          <w:noProof/>
          <w:szCs w:val="22"/>
        </w:rPr>
        <w:lastRenderedPageBreak/>
        <w:drawing>
          <wp:inline distT="0" distB="0" distL="0" distR="0" wp14:anchorId="3FDFB4E4" wp14:editId="3F1E6174">
            <wp:extent cx="6400800" cy="198247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23646" cy="1989546"/>
                    </a:xfrm>
                    <a:prstGeom prst="rect">
                      <a:avLst/>
                    </a:prstGeom>
                  </pic:spPr>
                </pic:pic>
              </a:graphicData>
            </a:graphic>
          </wp:inline>
        </w:drawing>
      </w:r>
    </w:p>
    <w:p w14:paraId="3C195464" w14:textId="1D653520" w:rsidR="000C086F" w:rsidRPr="000C086F" w:rsidRDefault="0FAD4A09" w:rsidP="0FAD4A09">
      <w:pPr>
        <w:pStyle w:val="Heading3"/>
        <w:ind w:left="1843" w:hanging="425"/>
        <w:rPr>
          <w:b w:val="0"/>
          <w:sz w:val="20"/>
        </w:rPr>
      </w:pPr>
      <w:bookmarkStart w:id="722" w:name="_Toc103203551"/>
      <w:r w:rsidRPr="0FAD4A09">
        <w:rPr>
          <w:b w:val="0"/>
          <w:sz w:val="20"/>
        </w:rPr>
        <w:t>Case input module</w:t>
      </w:r>
      <w:bookmarkEnd w:id="722"/>
    </w:p>
    <w:tbl>
      <w:tblPr>
        <w:tblW w:w="0" w:type="auto"/>
        <w:tblInd w:w="1065" w:type="dxa"/>
        <w:tblLayout w:type="fixed"/>
        <w:tblLook w:val="06A0" w:firstRow="1" w:lastRow="0" w:firstColumn="1" w:lastColumn="0" w:noHBand="1" w:noVBand="1"/>
      </w:tblPr>
      <w:tblGrid>
        <w:gridCol w:w="1560"/>
        <w:gridCol w:w="1695"/>
        <w:gridCol w:w="4245"/>
        <w:gridCol w:w="855"/>
      </w:tblGrid>
      <w:tr w:rsidR="0FAD4A09" w14:paraId="5298628A"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shd w:val="clear" w:color="auto" w:fill="C0C0C0"/>
          </w:tcPr>
          <w:p w14:paraId="4FCD6130" w14:textId="4DE11A82" w:rsidR="0FAD4A09" w:rsidRDefault="0FAD4A09">
            <w:r w:rsidRPr="0FAD4A09">
              <w:rPr>
                <w:rFonts w:eastAsia="Arial" w:cs="Arial"/>
                <w:i/>
                <w:iCs/>
                <w:color w:val="000000" w:themeColor="text1"/>
                <w:sz w:val="20"/>
              </w:rPr>
              <w:t>SDD ID&lt;</w:t>
            </w:r>
            <w:proofErr w:type="gramStart"/>
            <w:r w:rsidRPr="0FAD4A09">
              <w:rPr>
                <w:rFonts w:eastAsia="Arial" w:cs="Arial"/>
                <w:i/>
                <w:iCs/>
                <w:color w:val="000000" w:themeColor="text1"/>
                <w:sz w:val="20"/>
              </w:rPr>
              <w:t>Package,  Class</w:t>
            </w:r>
            <w:proofErr w:type="gramEnd"/>
            <w:r w:rsidRPr="0FAD4A09">
              <w:rPr>
                <w:rFonts w:eastAsia="Arial" w:cs="Arial"/>
                <w:i/>
                <w:iCs/>
                <w:color w:val="000000" w:themeColor="text1"/>
                <w:sz w:val="20"/>
              </w:rPr>
              <w:t xml:space="preserve"> …&gt;</w:t>
            </w:r>
          </w:p>
        </w:tc>
        <w:tc>
          <w:tcPr>
            <w:tcW w:w="1695" w:type="dxa"/>
            <w:tcBorders>
              <w:top w:val="single" w:sz="8" w:space="0" w:color="auto"/>
              <w:left w:val="single" w:sz="8" w:space="0" w:color="auto"/>
              <w:bottom w:val="single" w:sz="8" w:space="0" w:color="auto"/>
              <w:right w:val="single" w:sz="8" w:space="0" w:color="auto"/>
            </w:tcBorders>
            <w:shd w:val="clear" w:color="auto" w:fill="C0C0C0"/>
          </w:tcPr>
          <w:p w14:paraId="2F721604" w14:textId="513C53A3" w:rsidR="0FAD4A09" w:rsidRDefault="0FAD4A09">
            <w:r w:rsidRPr="0FAD4A09">
              <w:rPr>
                <w:rFonts w:eastAsia="Arial" w:cs="Arial"/>
                <w:color w:val="000000" w:themeColor="text1"/>
                <w:sz w:val="20"/>
              </w:rPr>
              <w:t>Module</w:t>
            </w:r>
            <w:r>
              <w:br/>
            </w:r>
            <w:r w:rsidRPr="0FAD4A09">
              <w:rPr>
                <w:rFonts w:eastAsia="Arial" w:cs="Arial"/>
                <w:color w:val="000000" w:themeColor="text1"/>
                <w:sz w:val="20"/>
              </w:rPr>
              <w:t xml:space="preserve"> </w:t>
            </w:r>
            <w:r w:rsidRPr="0FAD4A09">
              <w:rPr>
                <w:rFonts w:eastAsia="Arial" w:cs="Arial"/>
                <w:i/>
                <w:iCs/>
                <w:color w:val="000000" w:themeColor="text1"/>
                <w:sz w:val="20"/>
              </w:rPr>
              <w:t>&lt;Purpose, Use, Responsible for…&gt;</w:t>
            </w:r>
          </w:p>
        </w:tc>
        <w:tc>
          <w:tcPr>
            <w:tcW w:w="4245" w:type="dxa"/>
            <w:tcBorders>
              <w:top w:val="single" w:sz="8" w:space="0" w:color="auto"/>
              <w:left w:val="single" w:sz="8" w:space="0" w:color="auto"/>
              <w:bottom w:val="single" w:sz="8" w:space="0" w:color="auto"/>
              <w:right w:val="single" w:sz="8" w:space="0" w:color="auto"/>
            </w:tcBorders>
            <w:shd w:val="clear" w:color="auto" w:fill="C0C0C0"/>
          </w:tcPr>
          <w:p w14:paraId="3682F03E" w14:textId="3176DDE8" w:rsidR="0FAD4A09" w:rsidRDefault="0FAD4A09">
            <w:r w:rsidRPr="0FAD4A09">
              <w:rPr>
                <w:rFonts w:eastAsia="Arial" w:cs="Arial"/>
                <w:color w:val="000000" w:themeColor="text1"/>
                <w:sz w:val="20"/>
              </w:rPr>
              <w:t>Description</w:t>
            </w:r>
          </w:p>
        </w:tc>
        <w:tc>
          <w:tcPr>
            <w:tcW w:w="85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00A3D89" w14:textId="54A25061" w:rsidR="0FAD4A09" w:rsidRDefault="0FAD4A09">
            <w:r w:rsidRPr="0FAD4A09">
              <w:rPr>
                <w:rFonts w:eastAsia="Arial" w:cs="Arial"/>
                <w:color w:val="000000" w:themeColor="text1"/>
                <w:sz w:val="20"/>
              </w:rPr>
              <w:t>SAD ID</w:t>
            </w:r>
          </w:p>
        </w:tc>
      </w:tr>
      <w:tr w:rsidR="0FAD4A09" w14:paraId="15AED448"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tcPr>
          <w:p w14:paraId="07199176" w14:textId="5F15591D" w:rsidR="0FAD4A09" w:rsidRDefault="0FAD4A09">
            <w:r w:rsidRPr="0FAD4A09">
              <w:rPr>
                <w:rFonts w:eastAsia="Arial" w:cs="Arial"/>
                <w:color w:val="000000" w:themeColor="text1"/>
                <w:sz w:val="20"/>
              </w:rPr>
              <w:t>SDD101</w:t>
            </w:r>
          </w:p>
        </w:tc>
        <w:tc>
          <w:tcPr>
            <w:tcW w:w="1695" w:type="dxa"/>
            <w:tcBorders>
              <w:top w:val="single" w:sz="8" w:space="0" w:color="auto"/>
              <w:left w:val="single" w:sz="8" w:space="0" w:color="auto"/>
              <w:bottom w:val="single" w:sz="8" w:space="0" w:color="auto"/>
              <w:right w:val="single" w:sz="8" w:space="0" w:color="auto"/>
            </w:tcBorders>
          </w:tcPr>
          <w:p w14:paraId="0D8D7A95" w14:textId="76107858" w:rsidR="0FAD4A09" w:rsidRDefault="0FAD4A09">
            <w:r w:rsidRPr="0FAD4A09">
              <w:rPr>
                <w:rFonts w:eastAsia="Arial" w:cs="Arial"/>
                <w:color w:val="000000" w:themeColor="text1"/>
                <w:sz w:val="20"/>
                <w:lang w:val="en-GB"/>
              </w:rPr>
              <w:t>Case input</w:t>
            </w:r>
          </w:p>
        </w:tc>
        <w:tc>
          <w:tcPr>
            <w:tcW w:w="4245" w:type="dxa"/>
            <w:tcBorders>
              <w:top w:val="single" w:sz="8" w:space="0" w:color="auto"/>
              <w:left w:val="single" w:sz="8" w:space="0" w:color="auto"/>
              <w:bottom w:val="single" w:sz="8" w:space="0" w:color="auto"/>
              <w:right w:val="single" w:sz="8" w:space="0" w:color="auto"/>
            </w:tcBorders>
          </w:tcPr>
          <w:p w14:paraId="3925D43F" w14:textId="18D45E38" w:rsidR="0FAD4A09" w:rsidRDefault="0FAD4A09">
            <w:r w:rsidRPr="0FAD4A09">
              <w:rPr>
                <w:rFonts w:eastAsia="Arial" w:cs="Arial"/>
                <w:color w:val="000000" w:themeColor="text1"/>
                <w:sz w:val="20"/>
                <w:lang w:val="en-GB"/>
              </w:rPr>
              <w:t>Case input screen allows the user to input femoral pre-operative plan data including medial distal femoral, lateral distal femoral, medial posterior femoral, lateral femoral posterior resection depths, femoral component varus/valgus and internal/ external rotation, and tibial pre-operative plan data including medial proximal and lateral proximal tibial resections and tibial component varus/valgus.</w:t>
            </w:r>
          </w:p>
          <w:p w14:paraId="32952586" w14:textId="504E1498" w:rsidR="0FAD4A09" w:rsidRDefault="0FAD4A09">
            <w:r w:rsidRPr="0FAD4A09">
              <w:rPr>
                <w:rFonts w:eastAsia="Arial" w:cs="Arial"/>
                <w:color w:val="000000" w:themeColor="text1"/>
                <w:sz w:val="20"/>
                <w:lang w:val="en-GB"/>
              </w:rPr>
              <w:t>Allows to add intra operative data like medial extension gap, lateral extension gap, medial flexion gap and lateral flexion gap</w:t>
            </w:r>
            <w:r w:rsidR="00CF28E3">
              <w:rPr>
                <w:rFonts w:eastAsia="Arial" w:cs="Arial"/>
                <w:color w:val="000000" w:themeColor="text1"/>
                <w:sz w:val="20"/>
                <w:lang w:val="en-GB"/>
              </w:rPr>
              <w:t xml:space="preserve"> </w:t>
            </w:r>
            <w:r w:rsidR="00CF28E3" w:rsidRPr="00CF28E3">
              <w:rPr>
                <w:rFonts w:asciiTheme="majorHAnsi" w:hAnsiTheme="majorHAnsi" w:cstheme="majorHAnsi"/>
                <w:color w:val="000000" w:themeColor="text1"/>
                <w:sz w:val="20"/>
                <w:lang w:val="en-GB"/>
              </w:rPr>
              <w:t xml:space="preserve">Or User can input </w:t>
            </w:r>
            <w:r w:rsidR="00CF28E3" w:rsidRPr="00CF28E3">
              <w:rPr>
                <w:rFonts w:asciiTheme="majorHAnsi" w:eastAsia="Humanist Slabserif 712 Std Roma" w:hAnsiTheme="majorHAnsi" w:cstheme="majorHAnsi"/>
                <w:sz w:val="20"/>
              </w:rPr>
              <w:t xml:space="preserve">through camera capture All values except </w:t>
            </w:r>
            <w:proofErr w:type="spellStart"/>
            <w:r w:rsidR="00CF28E3" w:rsidRPr="00CF28E3">
              <w:rPr>
                <w:rFonts w:asciiTheme="majorHAnsi" w:eastAsia="Humanist Slabserif 712 Std Roma" w:hAnsiTheme="majorHAnsi" w:cstheme="majorHAnsi"/>
                <w:sz w:val="20"/>
              </w:rPr>
              <w:t>mHKA</w:t>
            </w:r>
            <w:proofErr w:type="spellEnd"/>
            <w:r w:rsidR="00CF28E3" w:rsidRPr="00CF28E3">
              <w:rPr>
                <w:rFonts w:asciiTheme="majorHAnsi" w:eastAsia="Humanist Slabserif 712 Std Roma" w:hAnsiTheme="majorHAnsi" w:cstheme="majorHAnsi"/>
                <w:sz w:val="20"/>
              </w:rPr>
              <w:t xml:space="preserve"> parameters</w:t>
            </w:r>
          </w:p>
        </w:tc>
        <w:tc>
          <w:tcPr>
            <w:tcW w:w="855" w:type="dxa"/>
            <w:tcBorders>
              <w:top w:val="single" w:sz="8" w:space="0" w:color="auto"/>
              <w:left w:val="single" w:sz="8" w:space="0" w:color="auto"/>
              <w:bottom w:val="single" w:sz="8" w:space="0" w:color="auto"/>
              <w:right w:val="single" w:sz="8" w:space="0" w:color="auto"/>
            </w:tcBorders>
          </w:tcPr>
          <w:p w14:paraId="137F0973" w14:textId="58C9A114" w:rsidR="0FAD4A09" w:rsidRDefault="0FAD4A09">
            <w:r w:rsidRPr="0FAD4A09">
              <w:rPr>
                <w:rFonts w:eastAsia="Arial" w:cs="Arial"/>
                <w:color w:val="000000" w:themeColor="text1"/>
                <w:sz w:val="20"/>
              </w:rPr>
              <w:t>SAD101</w:t>
            </w:r>
          </w:p>
        </w:tc>
      </w:tr>
    </w:tbl>
    <w:p w14:paraId="43B97D5C" w14:textId="42CCC0E8" w:rsidR="0FAD4A09" w:rsidRDefault="0FAD4A09" w:rsidP="0FAD4A09">
      <w:pPr>
        <w:pStyle w:val="BodyText"/>
        <w:rPr>
          <w:szCs w:val="22"/>
        </w:rPr>
      </w:pPr>
    </w:p>
    <w:p w14:paraId="20D194A6" w14:textId="66B03512" w:rsidR="00F00FD8" w:rsidRDefault="00952154" w:rsidP="63BB8245">
      <w:pPr>
        <w:pStyle w:val="BodyText"/>
        <w:ind w:left="720"/>
        <w:rPr>
          <w:szCs w:val="22"/>
        </w:rPr>
      </w:pPr>
      <w:r>
        <w:rPr>
          <w:noProof/>
          <w:szCs w:val="22"/>
        </w:rPr>
        <w:lastRenderedPageBreak/>
        <w:drawing>
          <wp:inline distT="0" distB="0" distL="0" distR="0" wp14:anchorId="10F0D327" wp14:editId="0014079A">
            <wp:extent cx="5943600" cy="4630479"/>
            <wp:effectExtent l="0" t="0" r="0"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6774" cy="4632952"/>
                    </a:xfrm>
                    <a:prstGeom prst="rect">
                      <a:avLst/>
                    </a:prstGeom>
                  </pic:spPr>
                </pic:pic>
              </a:graphicData>
            </a:graphic>
          </wp:inline>
        </w:drawing>
      </w:r>
    </w:p>
    <w:p w14:paraId="7890CD03" w14:textId="3B4E4885" w:rsidR="00F00FD8" w:rsidRDefault="00C73307" w:rsidP="00F00FD8">
      <w:pPr>
        <w:pStyle w:val="BodyText"/>
        <w:ind w:left="720"/>
      </w:pPr>
      <w:r>
        <w:rPr>
          <w:noProof/>
          <w:szCs w:val="22"/>
        </w:rPr>
        <w:drawing>
          <wp:inline distT="0" distB="0" distL="0" distR="0" wp14:anchorId="1F6EC8FE" wp14:editId="7340BE8A">
            <wp:extent cx="1943549" cy="308994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958828" cy="3114230"/>
                    </a:xfrm>
                    <a:prstGeom prst="rect">
                      <a:avLst/>
                    </a:prstGeom>
                  </pic:spPr>
                </pic:pic>
              </a:graphicData>
            </a:graphic>
          </wp:inline>
        </w:drawing>
      </w:r>
    </w:p>
    <w:p w14:paraId="4540D8B4" w14:textId="7173E4C2" w:rsidR="00C73307" w:rsidRDefault="00C73307" w:rsidP="00F00FD8">
      <w:pPr>
        <w:pStyle w:val="BodyText"/>
        <w:ind w:left="720"/>
      </w:pPr>
      <w:bookmarkStart w:id="723" w:name="OLE_LINK28"/>
      <w:bookmarkStart w:id="724" w:name="OLE_LINK29"/>
      <w:proofErr w:type="spellStart"/>
      <w:r>
        <w:lastRenderedPageBreak/>
        <w:t>InitialPosition</w:t>
      </w:r>
      <w:proofErr w:type="spellEnd"/>
      <w:r>
        <w:t xml:space="preserve"> </w:t>
      </w:r>
      <w:bookmarkEnd w:id="723"/>
      <w:bookmarkEnd w:id="724"/>
      <w:proofErr w:type="gramStart"/>
      <w:r>
        <w:t>Popup :</w:t>
      </w:r>
      <w:proofErr w:type="gramEnd"/>
    </w:p>
    <w:p w14:paraId="4ADE6AA8" w14:textId="63093883" w:rsidR="00A2746B" w:rsidRDefault="00C73307" w:rsidP="63BB8245">
      <w:pPr>
        <w:pStyle w:val="BodyText"/>
        <w:ind w:left="720"/>
        <w:rPr>
          <w:szCs w:val="22"/>
        </w:rPr>
      </w:pPr>
      <w:r>
        <w:rPr>
          <w:noProof/>
          <w:szCs w:val="22"/>
        </w:rPr>
        <w:drawing>
          <wp:inline distT="0" distB="0" distL="0" distR="0" wp14:anchorId="4DE7AE91" wp14:editId="06AD2417">
            <wp:extent cx="5809550" cy="3997841"/>
            <wp:effectExtent l="0" t="0" r="0" b="317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66808" cy="4037243"/>
                    </a:xfrm>
                    <a:prstGeom prst="rect">
                      <a:avLst/>
                    </a:prstGeom>
                  </pic:spPr>
                </pic:pic>
              </a:graphicData>
            </a:graphic>
          </wp:inline>
        </w:drawing>
      </w:r>
    </w:p>
    <w:p w14:paraId="7F164380" w14:textId="520E4572" w:rsidR="0FAD4A09" w:rsidRDefault="0FAD4A09" w:rsidP="0FAD4A09">
      <w:pPr>
        <w:pStyle w:val="Heading3"/>
        <w:numPr>
          <w:ilvl w:val="2"/>
          <w:numId w:val="0"/>
        </w:numPr>
        <w:rPr>
          <w:bCs/>
          <w:szCs w:val="22"/>
        </w:rPr>
      </w:pPr>
    </w:p>
    <w:p w14:paraId="17927293" w14:textId="74E87EB4" w:rsidR="00514A86" w:rsidRPr="003554E0" w:rsidRDefault="0FAD4A09" w:rsidP="0FAD4A09">
      <w:pPr>
        <w:pStyle w:val="Heading3"/>
        <w:ind w:left="1843" w:hanging="425"/>
        <w:rPr>
          <w:b w:val="0"/>
          <w:sz w:val="20"/>
        </w:rPr>
      </w:pPr>
      <w:bookmarkStart w:id="725" w:name="_Toc103203552"/>
      <w:r w:rsidRPr="0FAD4A09">
        <w:rPr>
          <w:b w:val="0"/>
          <w:sz w:val="20"/>
        </w:rPr>
        <w:t>Case Solution Module</w:t>
      </w:r>
      <w:bookmarkEnd w:id="725"/>
    </w:p>
    <w:tbl>
      <w:tblPr>
        <w:tblW w:w="0" w:type="auto"/>
        <w:tblInd w:w="1065" w:type="dxa"/>
        <w:tblLayout w:type="fixed"/>
        <w:tblLook w:val="06A0" w:firstRow="1" w:lastRow="0" w:firstColumn="1" w:lastColumn="0" w:noHBand="1" w:noVBand="1"/>
      </w:tblPr>
      <w:tblGrid>
        <w:gridCol w:w="1560"/>
        <w:gridCol w:w="1695"/>
        <w:gridCol w:w="4245"/>
        <w:gridCol w:w="855"/>
      </w:tblGrid>
      <w:tr w:rsidR="0FAD4A09" w14:paraId="59158316"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shd w:val="clear" w:color="auto" w:fill="C0C0C0"/>
          </w:tcPr>
          <w:p w14:paraId="69321099" w14:textId="124DF4B6" w:rsidR="0FAD4A09" w:rsidRDefault="0FAD4A09">
            <w:r w:rsidRPr="0FAD4A09">
              <w:rPr>
                <w:rFonts w:eastAsia="Arial" w:cs="Arial"/>
                <w:i/>
                <w:iCs/>
                <w:color w:val="000000" w:themeColor="text1"/>
                <w:sz w:val="20"/>
              </w:rPr>
              <w:t>SDD ID&lt;</w:t>
            </w:r>
            <w:proofErr w:type="gramStart"/>
            <w:r w:rsidRPr="0FAD4A09">
              <w:rPr>
                <w:rFonts w:eastAsia="Arial" w:cs="Arial"/>
                <w:i/>
                <w:iCs/>
                <w:color w:val="000000" w:themeColor="text1"/>
                <w:sz w:val="20"/>
              </w:rPr>
              <w:t>Package,  Class</w:t>
            </w:r>
            <w:proofErr w:type="gramEnd"/>
            <w:r w:rsidRPr="0FAD4A09">
              <w:rPr>
                <w:rFonts w:eastAsia="Arial" w:cs="Arial"/>
                <w:i/>
                <w:iCs/>
                <w:color w:val="000000" w:themeColor="text1"/>
                <w:sz w:val="20"/>
              </w:rPr>
              <w:t xml:space="preserve"> …&gt;</w:t>
            </w:r>
          </w:p>
        </w:tc>
        <w:tc>
          <w:tcPr>
            <w:tcW w:w="1695" w:type="dxa"/>
            <w:tcBorders>
              <w:top w:val="single" w:sz="8" w:space="0" w:color="auto"/>
              <w:left w:val="single" w:sz="8" w:space="0" w:color="auto"/>
              <w:bottom w:val="single" w:sz="8" w:space="0" w:color="auto"/>
              <w:right w:val="single" w:sz="8" w:space="0" w:color="auto"/>
            </w:tcBorders>
            <w:shd w:val="clear" w:color="auto" w:fill="C0C0C0"/>
          </w:tcPr>
          <w:p w14:paraId="31AC3E08" w14:textId="09ECCCDD" w:rsidR="0FAD4A09" w:rsidRDefault="0FAD4A09">
            <w:r w:rsidRPr="0FAD4A09">
              <w:rPr>
                <w:rFonts w:eastAsia="Arial" w:cs="Arial"/>
                <w:color w:val="000000" w:themeColor="text1"/>
                <w:sz w:val="20"/>
              </w:rPr>
              <w:t>Module</w:t>
            </w:r>
            <w:r>
              <w:br/>
            </w:r>
            <w:r w:rsidRPr="0FAD4A09">
              <w:rPr>
                <w:rFonts w:eastAsia="Arial" w:cs="Arial"/>
                <w:color w:val="000000" w:themeColor="text1"/>
                <w:sz w:val="20"/>
              </w:rPr>
              <w:t xml:space="preserve"> </w:t>
            </w:r>
            <w:r w:rsidRPr="0FAD4A09">
              <w:rPr>
                <w:rFonts w:eastAsia="Arial" w:cs="Arial"/>
                <w:i/>
                <w:iCs/>
                <w:color w:val="000000" w:themeColor="text1"/>
                <w:sz w:val="20"/>
              </w:rPr>
              <w:t>&lt;Purpose, Use, Responsible for…&gt;</w:t>
            </w:r>
          </w:p>
        </w:tc>
        <w:tc>
          <w:tcPr>
            <w:tcW w:w="4245" w:type="dxa"/>
            <w:tcBorders>
              <w:top w:val="single" w:sz="8" w:space="0" w:color="auto"/>
              <w:left w:val="single" w:sz="8" w:space="0" w:color="auto"/>
              <w:bottom w:val="single" w:sz="8" w:space="0" w:color="auto"/>
              <w:right w:val="single" w:sz="8" w:space="0" w:color="auto"/>
            </w:tcBorders>
            <w:shd w:val="clear" w:color="auto" w:fill="C0C0C0"/>
          </w:tcPr>
          <w:p w14:paraId="02AC178F" w14:textId="513C0626" w:rsidR="0FAD4A09" w:rsidRDefault="0FAD4A09">
            <w:r w:rsidRPr="0FAD4A09">
              <w:rPr>
                <w:rFonts w:eastAsia="Arial" w:cs="Arial"/>
                <w:color w:val="000000" w:themeColor="text1"/>
                <w:sz w:val="20"/>
              </w:rPr>
              <w:t>Description</w:t>
            </w:r>
          </w:p>
        </w:tc>
        <w:tc>
          <w:tcPr>
            <w:tcW w:w="85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A606AB1" w14:textId="03E3DAF1" w:rsidR="0FAD4A09" w:rsidRDefault="0FAD4A09">
            <w:r w:rsidRPr="0FAD4A09">
              <w:rPr>
                <w:rFonts w:eastAsia="Arial" w:cs="Arial"/>
                <w:color w:val="000000" w:themeColor="text1"/>
                <w:sz w:val="20"/>
              </w:rPr>
              <w:t>SAD ID</w:t>
            </w:r>
          </w:p>
        </w:tc>
      </w:tr>
      <w:tr w:rsidR="0FAD4A09" w14:paraId="4D2B0577"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tcPr>
          <w:p w14:paraId="133231BF" w14:textId="02F1B0C0" w:rsidR="0FAD4A09" w:rsidRDefault="0FAD4A09">
            <w:r w:rsidRPr="0FAD4A09">
              <w:rPr>
                <w:rFonts w:eastAsia="Arial" w:cs="Arial"/>
                <w:color w:val="000000" w:themeColor="text1"/>
                <w:sz w:val="20"/>
              </w:rPr>
              <w:t>SDD102</w:t>
            </w:r>
          </w:p>
        </w:tc>
        <w:tc>
          <w:tcPr>
            <w:tcW w:w="1695" w:type="dxa"/>
            <w:tcBorders>
              <w:top w:val="single" w:sz="8" w:space="0" w:color="auto"/>
              <w:left w:val="single" w:sz="8" w:space="0" w:color="auto"/>
              <w:bottom w:val="single" w:sz="8" w:space="0" w:color="auto"/>
              <w:right w:val="single" w:sz="8" w:space="0" w:color="auto"/>
            </w:tcBorders>
          </w:tcPr>
          <w:p w14:paraId="70C986C0" w14:textId="77394D08" w:rsidR="0FAD4A09" w:rsidRDefault="0FAD4A09">
            <w:r w:rsidRPr="0FAD4A09">
              <w:rPr>
                <w:rFonts w:eastAsia="Arial" w:cs="Arial"/>
                <w:color w:val="000000" w:themeColor="text1"/>
                <w:sz w:val="20"/>
                <w:lang w:val="en-GB"/>
              </w:rPr>
              <w:t>Case solution</w:t>
            </w:r>
          </w:p>
        </w:tc>
        <w:tc>
          <w:tcPr>
            <w:tcW w:w="4245" w:type="dxa"/>
            <w:tcBorders>
              <w:top w:val="single" w:sz="8" w:space="0" w:color="auto"/>
              <w:left w:val="single" w:sz="8" w:space="0" w:color="auto"/>
              <w:bottom w:val="single" w:sz="8" w:space="0" w:color="auto"/>
              <w:right w:val="single" w:sz="8" w:space="0" w:color="auto"/>
            </w:tcBorders>
          </w:tcPr>
          <w:p w14:paraId="6E901585" w14:textId="77777777" w:rsidR="0FAD4A09" w:rsidRDefault="0FAD4A09">
            <w:pPr>
              <w:rPr>
                <w:rFonts w:eastAsia="Arial" w:cs="Arial"/>
                <w:color w:val="000000" w:themeColor="text1"/>
                <w:sz w:val="20"/>
                <w:lang w:val="en-GB"/>
              </w:rPr>
            </w:pPr>
            <w:r w:rsidRPr="0FAD4A09">
              <w:rPr>
                <w:rFonts w:eastAsia="Arial" w:cs="Arial"/>
                <w:color w:val="000000" w:themeColor="text1"/>
                <w:sz w:val="20"/>
                <w:lang w:val="en-GB"/>
              </w:rPr>
              <w:t>The automated plan will be generated considering the following inputs: pre-operative data, Surgeon Preferences (Ranges and Targets), Intra-operative data (HKA, FFD, initial gaps), within the minimum and maximum gap ranges set in the surgeon preference card.</w:t>
            </w:r>
          </w:p>
          <w:p w14:paraId="02FB2259" w14:textId="77777777" w:rsidR="00CF28E3" w:rsidRDefault="00CF28E3">
            <w:pPr>
              <w:rPr>
                <w:rFonts w:asciiTheme="majorHAnsi" w:hAnsiTheme="majorHAnsi" w:cstheme="majorHAnsi"/>
                <w:color w:val="000000"/>
                <w:sz w:val="20"/>
                <w:lang w:val="en-GB"/>
              </w:rPr>
            </w:pPr>
            <w:r w:rsidRPr="00CF28E3">
              <w:rPr>
                <w:rFonts w:asciiTheme="majorHAnsi" w:hAnsiTheme="majorHAnsi" w:cstheme="majorHAnsi"/>
                <w:color w:val="000000"/>
                <w:sz w:val="20"/>
                <w:lang w:val="en-GB"/>
              </w:rPr>
              <w:t>Adjust solution parameters itself manually either by key entries or camera capture</w:t>
            </w:r>
          </w:p>
          <w:p w14:paraId="1C9ED1C7" w14:textId="47618369" w:rsidR="00CF28E3" w:rsidRDefault="00CF28E3"/>
        </w:tc>
        <w:tc>
          <w:tcPr>
            <w:tcW w:w="855" w:type="dxa"/>
            <w:tcBorders>
              <w:top w:val="single" w:sz="8" w:space="0" w:color="auto"/>
              <w:left w:val="single" w:sz="8" w:space="0" w:color="auto"/>
              <w:bottom w:val="single" w:sz="8" w:space="0" w:color="auto"/>
              <w:right w:val="single" w:sz="8" w:space="0" w:color="auto"/>
            </w:tcBorders>
          </w:tcPr>
          <w:p w14:paraId="17F5D4AD" w14:textId="3A616555" w:rsidR="0FAD4A09" w:rsidRDefault="0FAD4A09">
            <w:r w:rsidRPr="0FAD4A09">
              <w:rPr>
                <w:rFonts w:eastAsia="Arial" w:cs="Arial"/>
                <w:color w:val="000000" w:themeColor="text1"/>
                <w:sz w:val="20"/>
              </w:rPr>
              <w:t>SAD102</w:t>
            </w:r>
          </w:p>
        </w:tc>
      </w:tr>
    </w:tbl>
    <w:p w14:paraId="7AD3076F" w14:textId="1BDC60C8" w:rsidR="0FAD4A09" w:rsidRDefault="0FAD4A09" w:rsidP="0FAD4A09">
      <w:pPr>
        <w:pStyle w:val="BodyText"/>
        <w:rPr>
          <w:szCs w:val="22"/>
        </w:rPr>
      </w:pPr>
    </w:p>
    <w:p w14:paraId="76CD66D0" w14:textId="652CB7AD" w:rsidR="00514A86" w:rsidRDefault="00952154" w:rsidP="00F00FD8">
      <w:pPr>
        <w:pStyle w:val="BodyText"/>
        <w:ind w:left="720"/>
      </w:pPr>
      <w:r>
        <w:rPr>
          <w:noProof/>
        </w:rPr>
        <w:lastRenderedPageBreak/>
        <w:drawing>
          <wp:inline distT="0" distB="0" distL="0" distR="0" wp14:anchorId="14A751E5" wp14:editId="23BF1621">
            <wp:extent cx="1879600" cy="30353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879600" cy="3035300"/>
                    </a:xfrm>
                    <a:prstGeom prst="rect">
                      <a:avLst/>
                    </a:prstGeom>
                  </pic:spPr>
                </pic:pic>
              </a:graphicData>
            </a:graphic>
          </wp:inline>
        </w:drawing>
      </w:r>
      <w:r>
        <w:rPr>
          <w:noProof/>
        </w:rPr>
        <w:drawing>
          <wp:inline distT="0" distB="0" distL="0" distR="0" wp14:anchorId="7F8F57DD" wp14:editId="3DCA6CEC">
            <wp:extent cx="2125316" cy="4742121"/>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187941" cy="4881853"/>
                    </a:xfrm>
                    <a:prstGeom prst="rect">
                      <a:avLst/>
                    </a:prstGeom>
                  </pic:spPr>
                </pic:pic>
              </a:graphicData>
            </a:graphic>
          </wp:inline>
        </w:drawing>
      </w:r>
    </w:p>
    <w:p w14:paraId="4D00590E" w14:textId="0B2F6D94" w:rsidR="0012195B" w:rsidRDefault="0012195B" w:rsidP="63BB8245">
      <w:pPr>
        <w:pStyle w:val="BodyText"/>
        <w:ind w:left="720"/>
        <w:rPr>
          <w:szCs w:val="22"/>
        </w:rPr>
      </w:pPr>
    </w:p>
    <w:p w14:paraId="486D9F46" w14:textId="5527DFBE" w:rsidR="0012195B" w:rsidRPr="00A2746B" w:rsidRDefault="0012195B" w:rsidP="00F00FD8">
      <w:pPr>
        <w:pStyle w:val="BodyText"/>
        <w:ind w:left="720"/>
      </w:pPr>
    </w:p>
    <w:p w14:paraId="5B52C3F0" w14:textId="31EC7150" w:rsidR="43B097B9" w:rsidRDefault="43B097B9" w:rsidP="63BB8245">
      <w:pPr>
        <w:pStyle w:val="BodyText"/>
        <w:ind w:left="720"/>
      </w:pPr>
    </w:p>
    <w:p w14:paraId="1E83308D" w14:textId="3D72271D" w:rsidR="0FAD4A09" w:rsidRDefault="00C56776" w:rsidP="0FAD4A09">
      <w:pPr>
        <w:pStyle w:val="BodyText"/>
        <w:ind w:left="720"/>
        <w:rPr>
          <w:szCs w:val="22"/>
        </w:rPr>
      </w:pPr>
      <w:r>
        <w:rPr>
          <w:noProof/>
          <w:szCs w:val="22"/>
        </w:rPr>
        <w:lastRenderedPageBreak/>
        <w:drawing>
          <wp:inline distT="0" distB="0" distL="0" distR="0" wp14:anchorId="5F534F49" wp14:editId="4922F9CE">
            <wp:extent cx="5448300" cy="5626100"/>
            <wp:effectExtent l="0" t="0" r="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448300" cy="5626100"/>
                    </a:xfrm>
                    <a:prstGeom prst="rect">
                      <a:avLst/>
                    </a:prstGeom>
                  </pic:spPr>
                </pic:pic>
              </a:graphicData>
            </a:graphic>
          </wp:inline>
        </w:drawing>
      </w:r>
    </w:p>
    <w:p w14:paraId="7AAF3B79" w14:textId="098FFEE6" w:rsidR="0FAD4A09" w:rsidRDefault="0FAD4A09" w:rsidP="0FAD4A09">
      <w:pPr>
        <w:pStyle w:val="BodyText"/>
        <w:ind w:left="720"/>
      </w:pPr>
    </w:p>
    <w:p w14:paraId="3A06A4F4" w14:textId="45D151FD" w:rsidR="003554E0" w:rsidRDefault="003554E0" w:rsidP="0FAD4A09">
      <w:pPr>
        <w:pStyle w:val="Heading3"/>
        <w:ind w:left="1843" w:hanging="425"/>
        <w:rPr>
          <w:b w:val="0"/>
          <w:sz w:val="20"/>
        </w:rPr>
      </w:pPr>
      <w:bookmarkStart w:id="726" w:name="_Toc103203553"/>
      <w:r w:rsidRPr="0FAD4A09">
        <w:rPr>
          <w:b w:val="0"/>
          <w:sz w:val="20"/>
        </w:rPr>
        <w:t xml:space="preserve">User </w:t>
      </w:r>
      <w:r w:rsidR="000C086F" w:rsidRPr="0FAD4A09">
        <w:rPr>
          <w:b w:val="0"/>
          <w:sz w:val="20"/>
        </w:rPr>
        <w:t>Preference module</w:t>
      </w:r>
      <w:bookmarkEnd w:id="726"/>
    </w:p>
    <w:p w14:paraId="1DB7813E" w14:textId="434AE36D" w:rsidR="0FAD4A09" w:rsidRDefault="0FAD4A09" w:rsidP="0FAD4A09">
      <w:pPr>
        <w:pStyle w:val="BodyText"/>
        <w:rPr>
          <w:szCs w:val="22"/>
        </w:rPr>
      </w:pPr>
    </w:p>
    <w:tbl>
      <w:tblPr>
        <w:tblW w:w="0" w:type="auto"/>
        <w:tblInd w:w="1065" w:type="dxa"/>
        <w:tblLayout w:type="fixed"/>
        <w:tblLook w:val="06A0" w:firstRow="1" w:lastRow="0" w:firstColumn="1" w:lastColumn="0" w:noHBand="1" w:noVBand="1"/>
      </w:tblPr>
      <w:tblGrid>
        <w:gridCol w:w="1560"/>
        <w:gridCol w:w="1695"/>
        <w:gridCol w:w="4245"/>
        <w:gridCol w:w="855"/>
      </w:tblGrid>
      <w:tr w:rsidR="0FAD4A09" w14:paraId="2D1CC427"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shd w:val="clear" w:color="auto" w:fill="C0C0C0"/>
          </w:tcPr>
          <w:p w14:paraId="471A6924" w14:textId="12912FCB" w:rsidR="0FAD4A09" w:rsidRDefault="0FAD4A09">
            <w:r w:rsidRPr="0FAD4A09">
              <w:rPr>
                <w:rFonts w:eastAsia="Arial" w:cs="Arial"/>
                <w:i/>
                <w:iCs/>
                <w:color w:val="000000" w:themeColor="text1"/>
                <w:sz w:val="20"/>
              </w:rPr>
              <w:t>SDD ID&lt;</w:t>
            </w:r>
            <w:proofErr w:type="gramStart"/>
            <w:r w:rsidRPr="0FAD4A09">
              <w:rPr>
                <w:rFonts w:eastAsia="Arial" w:cs="Arial"/>
                <w:i/>
                <w:iCs/>
                <w:color w:val="000000" w:themeColor="text1"/>
                <w:sz w:val="20"/>
              </w:rPr>
              <w:t>Package,  Class</w:t>
            </w:r>
            <w:proofErr w:type="gramEnd"/>
            <w:r w:rsidRPr="0FAD4A09">
              <w:rPr>
                <w:rFonts w:eastAsia="Arial" w:cs="Arial"/>
                <w:i/>
                <w:iCs/>
                <w:color w:val="000000" w:themeColor="text1"/>
                <w:sz w:val="20"/>
              </w:rPr>
              <w:t xml:space="preserve"> …&gt;</w:t>
            </w:r>
          </w:p>
        </w:tc>
        <w:tc>
          <w:tcPr>
            <w:tcW w:w="1695" w:type="dxa"/>
            <w:tcBorders>
              <w:top w:val="single" w:sz="8" w:space="0" w:color="auto"/>
              <w:left w:val="single" w:sz="8" w:space="0" w:color="auto"/>
              <w:bottom w:val="single" w:sz="8" w:space="0" w:color="auto"/>
              <w:right w:val="single" w:sz="8" w:space="0" w:color="auto"/>
            </w:tcBorders>
            <w:shd w:val="clear" w:color="auto" w:fill="C0C0C0"/>
          </w:tcPr>
          <w:p w14:paraId="58F0F8DC" w14:textId="6AA7884A" w:rsidR="0FAD4A09" w:rsidRDefault="0FAD4A09">
            <w:r w:rsidRPr="0FAD4A09">
              <w:rPr>
                <w:rFonts w:eastAsia="Arial" w:cs="Arial"/>
                <w:color w:val="000000" w:themeColor="text1"/>
                <w:sz w:val="20"/>
              </w:rPr>
              <w:t>Module</w:t>
            </w:r>
            <w:r>
              <w:br/>
            </w:r>
            <w:r w:rsidRPr="0FAD4A09">
              <w:rPr>
                <w:rFonts w:eastAsia="Arial" w:cs="Arial"/>
                <w:color w:val="000000" w:themeColor="text1"/>
                <w:sz w:val="20"/>
              </w:rPr>
              <w:t xml:space="preserve"> </w:t>
            </w:r>
            <w:r w:rsidRPr="0FAD4A09">
              <w:rPr>
                <w:rFonts w:eastAsia="Arial" w:cs="Arial"/>
                <w:i/>
                <w:iCs/>
                <w:color w:val="000000" w:themeColor="text1"/>
                <w:sz w:val="20"/>
              </w:rPr>
              <w:t>&lt;Purpose, Use, Responsible for…&gt;</w:t>
            </w:r>
          </w:p>
        </w:tc>
        <w:tc>
          <w:tcPr>
            <w:tcW w:w="4245" w:type="dxa"/>
            <w:tcBorders>
              <w:top w:val="single" w:sz="8" w:space="0" w:color="auto"/>
              <w:left w:val="single" w:sz="8" w:space="0" w:color="auto"/>
              <w:bottom w:val="single" w:sz="8" w:space="0" w:color="auto"/>
              <w:right w:val="single" w:sz="8" w:space="0" w:color="auto"/>
            </w:tcBorders>
            <w:shd w:val="clear" w:color="auto" w:fill="C0C0C0"/>
          </w:tcPr>
          <w:p w14:paraId="3DD5B310" w14:textId="22089CF6" w:rsidR="0FAD4A09" w:rsidRDefault="0FAD4A09">
            <w:r w:rsidRPr="0FAD4A09">
              <w:rPr>
                <w:rFonts w:eastAsia="Arial" w:cs="Arial"/>
                <w:color w:val="000000" w:themeColor="text1"/>
                <w:sz w:val="20"/>
              </w:rPr>
              <w:t>Description</w:t>
            </w:r>
          </w:p>
        </w:tc>
        <w:tc>
          <w:tcPr>
            <w:tcW w:w="85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4ED716B" w14:textId="277F3054" w:rsidR="0FAD4A09" w:rsidRDefault="0FAD4A09">
            <w:r w:rsidRPr="0FAD4A09">
              <w:rPr>
                <w:rFonts w:eastAsia="Arial" w:cs="Arial"/>
                <w:color w:val="000000" w:themeColor="text1"/>
                <w:sz w:val="20"/>
              </w:rPr>
              <w:t>SAD ID</w:t>
            </w:r>
          </w:p>
        </w:tc>
      </w:tr>
      <w:tr w:rsidR="0FAD4A09" w14:paraId="31B2ABB6" w14:textId="77777777" w:rsidTr="0FAD4A09">
        <w:trPr>
          <w:trHeight w:val="315"/>
        </w:trPr>
        <w:tc>
          <w:tcPr>
            <w:tcW w:w="1560" w:type="dxa"/>
            <w:tcBorders>
              <w:top w:val="single" w:sz="8" w:space="0" w:color="auto"/>
              <w:left w:val="single" w:sz="8" w:space="0" w:color="auto"/>
              <w:bottom w:val="single" w:sz="8" w:space="0" w:color="auto"/>
              <w:right w:val="single" w:sz="8" w:space="0" w:color="auto"/>
            </w:tcBorders>
          </w:tcPr>
          <w:p w14:paraId="0312568A" w14:textId="3F25EB4C" w:rsidR="0FAD4A09" w:rsidRDefault="0FAD4A09">
            <w:r w:rsidRPr="0FAD4A09">
              <w:rPr>
                <w:rFonts w:eastAsia="Arial" w:cs="Arial"/>
                <w:color w:val="000000" w:themeColor="text1"/>
                <w:sz w:val="20"/>
              </w:rPr>
              <w:t>SDD103</w:t>
            </w:r>
          </w:p>
        </w:tc>
        <w:tc>
          <w:tcPr>
            <w:tcW w:w="1695" w:type="dxa"/>
            <w:tcBorders>
              <w:top w:val="single" w:sz="8" w:space="0" w:color="auto"/>
              <w:left w:val="single" w:sz="8" w:space="0" w:color="auto"/>
              <w:bottom w:val="single" w:sz="8" w:space="0" w:color="auto"/>
              <w:right w:val="single" w:sz="8" w:space="0" w:color="auto"/>
            </w:tcBorders>
          </w:tcPr>
          <w:p w14:paraId="3D156484" w14:textId="0C07049C" w:rsidR="0FAD4A09" w:rsidRDefault="0FAD4A09">
            <w:r w:rsidRPr="0FAD4A09">
              <w:rPr>
                <w:rFonts w:eastAsia="Arial" w:cs="Arial"/>
                <w:color w:val="000000" w:themeColor="text1"/>
                <w:sz w:val="20"/>
                <w:lang w:val="en-GB"/>
              </w:rPr>
              <w:t>Surgeon/ User preference</w:t>
            </w:r>
          </w:p>
        </w:tc>
        <w:tc>
          <w:tcPr>
            <w:tcW w:w="4245" w:type="dxa"/>
            <w:tcBorders>
              <w:top w:val="single" w:sz="8" w:space="0" w:color="auto"/>
              <w:left w:val="single" w:sz="8" w:space="0" w:color="auto"/>
              <w:bottom w:val="single" w:sz="8" w:space="0" w:color="auto"/>
              <w:right w:val="single" w:sz="8" w:space="0" w:color="auto"/>
            </w:tcBorders>
          </w:tcPr>
          <w:p w14:paraId="07AD4562" w14:textId="76C51B3F" w:rsidR="0FAD4A09" w:rsidRDefault="0FAD4A09">
            <w:r w:rsidRPr="0FAD4A09">
              <w:rPr>
                <w:rFonts w:eastAsia="Arial" w:cs="Arial"/>
                <w:color w:val="000000" w:themeColor="text1"/>
                <w:sz w:val="20"/>
                <w:lang w:val="en-GB"/>
              </w:rPr>
              <w:t>Allows user to input the following planning ranges for the femoral component to be used during generation of automated implant plan:</w:t>
            </w:r>
          </w:p>
          <w:p w14:paraId="018D36D4" w14:textId="6975AF7B" w:rsidR="0FAD4A09" w:rsidRDefault="0FAD4A09">
            <w:r w:rsidRPr="0FAD4A09">
              <w:rPr>
                <w:rFonts w:eastAsia="Arial" w:cs="Arial"/>
                <w:color w:val="000000" w:themeColor="text1"/>
                <w:sz w:val="20"/>
                <w:lang w:val="en-GB"/>
              </w:rPr>
              <w:t xml:space="preserve">coronal alignment (Varus/Valgus), transverse </w:t>
            </w:r>
            <w:r w:rsidRPr="0FAD4A09">
              <w:rPr>
                <w:rFonts w:eastAsia="Arial" w:cs="Arial"/>
                <w:color w:val="000000" w:themeColor="text1"/>
                <w:sz w:val="20"/>
                <w:lang w:val="en-GB"/>
              </w:rPr>
              <w:lastRenderedPageBreak/>
              <w:t xml:space="preserve">alignment (I/E Rotation), medial lateral distal and posterior resections. </w:t>
            </w:r>
            <w:r>
              <w:br/>
            </w:r>
            <w:r w:rsidRPr="0FAD4A09">
              <w:rPr>
                <w:rFonts w:eastAsia="Arial" w:cs="Arial"/>
                <w:color w:val="000000" w:themeColor="text1"/>
                <w:sz w:val="20"/>
                <w:lang w:val="en-GB"/>
              </w:rPr>
              <w:t xml:space="preserve">Allows the user to input planning targets and ranges for the tibial component to be used during generation of automated implant plan: </w:t>
            </w:r>
          </w:p>
          <w:p w14:paraId="777198B2" w14:textId="0F6D15C6" w:rsidR="0FAD4A09" w:rsidRDefault="0FAD4A09">
            <w:r w:rsidRPr="0FAD4A09">
              <w:rPr>
                <w:rFonts w:eastAsia="Arial" w:cs="Arial"/>
                <w:color w:val="000000" w:themeColor="text1"/>
                <w:sz w:val="20"/>
                <w:lang w:val="en-GB"/>
              </w:rPr>
              <w:t>Coronal alignment (Varus/Valgus)</w:t>
            </w:r>
          </w:p>
          <w:p w14:paraId="43856692" w14:textId="53907FB0" w:rsidR="0FAD4A09" w:rsidRDefault="0FAD4A09">
            <w:r w:rsidRPr="0FAD4A09">
              <w:rPr>
                <w:rFonts w:eastAsia="Arial" w:cs="Arial"/>
                <w:color w:val="000000" w:themeColor="text1"/>
                <w:sz w:val="20"/>
                <w:lang w:val="en-GB"/>
              </w:rPr>
              <w:t>medial lateral tibial resections.</w:t>
            </w:r>
            <w:r>
              <w:br/>
            </w:r>
            <w:r w:rsidRPr="0FAD4A09">
              <w:rPr>
                <w:rFonts w:eastAsia="Arial" w:cs="Arial"/>
                <w:color w:val="000000" w:themeColor="text1"/>
                <w:sz w:val="20"/>
                <w:lang w:val="en-GB"/>
              </w:rPr>
              <w:t xml:space="preserve"> Allows user to input Planning targets and ranges for the minimum and maximum final gaps (range) and ideal final gaps (target).</w:t>
            </w:r>
          </w:p>
        </w:tc>
        <w:tc>
          <w:tcPr>
            <w:tcW w:w="855" w:type="dxa"/>
            <w:tcBorders>
              <w:top w:val="single" w:sz="8" w:space="0" w:color="auto"/>
              <w:left w:val="single" w:sz="8" w:space="0" w:color="auto"/>
              <w:bottom w:val="single" w:sz="8" w:space="0" w:color="auto"/>
              <w:right w:val="single" w:sz="8" w:space="0" w:color="auto"/>
            </w:tcBorders>
          </w:tcPr>
          <w:p w14:paraId="21A47105" w14:textId="2B123898" w:rsidR="0FAD4A09" w:rsidRDefault="0FAD4A09">
            <w:r w:rsidRPr="0FAD4A09">
              <w:rPr>
                <w:rFonts w:eastAsia="Arial" w:cs="Arial"/>
                <w:color w:val="000000" w:themeColor="text1"/>
                <w:sz w:val="20"/>
              </w:rPr>
              <w:lastRenderedPageBreak/>
              <w:t>SAD103</w:t>
            </w:r>
          </w:p>
        </w:tc>
      </w:tr>
    </w:tbl>
    <w:p w14:paraId="559C0A65" w14:textId="055178E6" w:rsidR="0FAD4A09" w:rsidRDefault="0FAD4A09" w:rsidP="0FAD4A09">
      <w:pPr>
        <w:pStyle w:val="BodyText"/>
        <w:rPr>
          <w:szCs w:val="22"/>
        </w:rPr>
      </w:pPr>
    </w:p>
    <w:p w14:paraId="204990A1" w14:textId="561A387B" w:rsidR="1734D6AD" w:rsidRDefault="00C56776" w:rsidP="0FAD4A09">
      <w:pPr>
        <w:pStyle w:val="BodyText"/>
        <w:ind w:left="720"/>
      </w:pPr>
      <w:r>
        <w:rPr>
          <w:noProof/>
        </w:rPr>
        <w:drawing>
          <wp:inline distT="0" distB="0" distL="0" distR="0" wp14:anchorId="46F5A697" wp14:editId="1740172F">
            <wp:extent cx="5943600" cy="2333847"/>
            <wp:effectExtent l="0" t="0" r="0" b="3175"/>
            <wp:docPr id="14" name="Picture 14"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diagram&#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56612" cy="2338956"/>
                    </a:xfrm>
                    <a:prstGeom prst="rect">
                      <a:avLst/>
                    </a:prstGeom>
                  </pic:spPr>
                </pic:pic>
              </a:graphicData>
            </a:graphic>
          </wp:inline>
        </w:drawing>
      </w:r>
    </w:p>
    <w:p w14:paraId="400416E8" w14:textId="2BC3F305" w:rsidR="0FAD4A09" w:rsidRDefault="0FAD4A09" w:rsidP="0FAD4A09">
      <w:pPr>
        <w:pStyle w:val="BodyText"/>
        <w:ind w:left="720"/>
      </w:pPr>
    </w:p>
    <w:p w14:paraId="12A1D3E6" w14:textId="26439C5B" w:rsidR="1734D6AD" w:rsidRDefault="00C56776" w:rsidP="0FAD4A09">
      <w:pPr>
        <w:pStyle w:val="BodyText"/>
        <w:ind w:left="720"/>
      </w:pPr>
      <w:r>
        <w:rPr>
          <w:noProof/>
        </w:rPr>
        <w:drawing>
          <wp:inline distT="0" distB="0" distL="0" distR="0" wp14:anchorId="0AD228AD" wp14:editId="4C085D47">
            <wp:extent cx="3835400" cy="2844210"/>
            <wp:effectExtent l="0" t="0" r="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37947" cy="2846099"/>
                    </a:xfrm>
                    <a:prstGeom prst="rect">
                      <a:avLst/>
                    </a:prstGeom>
                  </pic:spPr>
                </pic:pic>
              </a:graphicData>
            </a:graphic>
          </wp:inline>
        </w:drawing>
      </w:r>
    </w:p>
    <w:p w14:paraId="73583B4D" w14:textId="2930CB69" w:rsidR="0FAD4A09" w:rsidRDefault="0FAD4A09" w:rsidP="0FAD4A09">
      <w:pPr>
        <w:pStyle w:val="BodyText"/>
        <w:ind w:left="720"/>
        <w:rPr>
          <w:szCs w:val="22"/>
        </w:rPr>
      </w:pPr>
    </w:p>
    <w:p w14:paraId="2C553F35" w14:textId="04F6B69F" w:rsidR="003554E0" w:rsidRDefault="003554E0" w:rsidP="0FAD4A09">
      <w:pPr>
        <w:pStyle w:val="Heading3"/>
        <w:ind w:left="1843" w:hanging="425"/>
        <w:rPr>
          <w:b w:val="0"/>
          <w:sz w:val="20"/>
        </w:rPr>
      </w:pPr>
      <w:bookmarkStart w:id="727" w:name="_Toc103203554"/>
      <w:r w:rsidRPr="0FAD4A09">
        <w:rPr>
          <w:b w:val="0"/>
          <w:sz w:val="20"/>
        </w:rPr>
        <w:lastRenderedPageBreak/>
        <w:t>Case Identifier</w:t>
      </w:r>
      <w:r w:rsidR="000C086F" w:rsidRPr="0FAD4A09">
        <w:rPr>
          <w:b w:val="0"/>
          <w:sz w:val="20"/>
        </w:rPr>
        <w:t xml:space="preserve"> module</w:t>
      </w:r>
      <w:bookmarkEnd w:id="727"/>
    </w:p>
    <w:tbl>
      <w:tblPr>
        <w:tblW w:w="0" w:type="auto"/>
        <w:tblInd w:w="1065" w:type="dxa"/>
        <w:tblLayout w:type="fixed"/>
        <w:tblLook w:val="06A0" w:firstRow="1" w:lastRow="0" w:firstColumn="1" w:lastColumn="0" w:noHBand="1" w:noVBand="1"/>
      </w:tblPr>
      <w:tblGrid>
        <w:gridCol w:w="1560"/>
        <w:gridCol w:w="1695"/>
        <w:gridCol w:w="4245"/>
        <w:gridCol w:w="855"/>
      </w:tblGrid>
      <w:tr w:rsidR="0FAD4A09" w14:paraId="3DC5A10F"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shd w:val="clear" w:color="auto" w:fill="C0C0C0"/>
          </w:tcPr>
          <w:p w14:paraId="44E3ADBC" w14:textId="535CF01C" w:rsidR="0FAD4A09" w:rsidRDefault="0FAD4A09">
            <w:r w:rsidRPr="0FAD4A09">
              <w:rPr>
                <w:rFonts w:eastAsia="Arial" w:cs="Arial"/>
                <w:i/>
                <w:iCs/>
                <w:color w:val="000000" w:themeColor="text1"/>
                <w:sz w:val="20"/>
              </w:rPr>
              <w:t>SDD ID&lt;</w:t>
            </w:r>
            <w:proofErr w:type="gramStart"/>
            <w:r w:rsidRPr="0FAD4A09">
              <w:rPr>
                <w:rFonts w:eastAsia="Arial" w:cs="Arial"/>
                <w:i/>
                <w:iCs/>
                <w:color w:val="000000" w:themeColor="text1"/>
                <w:sz w:val="20"/>
              </w:rPr>
              <w:t>Package,  Class</w:t>
            </w:r>
            <w:proofErr w:type="gramEnd"/>
            <w:r w:rsidRPr="0FAD4A09">
              <w:rPr>
                <w:rFonts w:eastAsia="Arial" w:cs="Arial"/>
                <w:i/>
                <w:iCs/>
                <w:color w:val="000000" w:themeColor="text1"/>
                <w:sz w:val="20"/>
              </w:rPr>
              <w:t xml:space="preserve"> …&gt;</w:t>
            </w:r>
          </w:p>
        </w:tc>
        <w:tc>
          <w:tcPr>
            <w:tcW w:w="1695" w:type="dxa"/>
            <w:tcBorders>
              <w:top w:val="single" w:sz="8" w:space="0" w:color="auto"/>
              <w:left w:val="single" w:sz="8" w:space="0" w:color="auto"/>
              <w:bottom w:val="single" w:sz="8" w:space="0" w:color="auto"/>
              <w:right w:val="single" w:sz="8" w:space="0" w:color="auto"/>
            </w:tcBorders>
            <w:shd w:val="clear" w:color="auto" w:fill="C0C0C0"/>
          </w:tcPr>
          <w:p w14:paraId="201D3812" w14:textId="6F9C400A" w:rsidR="0FAD4A09" w:rsidRDefault="0FAD4A09">
            <w:r w:rsidRPr="0FAD4A09">
              <w:rPr>
                <w:rFonts w:eastAsia="Arial" w:cs="Arial"/>
                <w:color w:val="000000" w:themeColor="text1"/>
                <w:sz w:val="20"/>
              </w:rPr>
              <w:t>Module</w:t>
            </w:r>
            <w:r>
              <w:br/>
            </w:r>
            <w:r w:rsidRPr="0FAD4A09">
              <w:rPr>
                <w:rFonts w:eastAsia="Arial" w:cs="Arial"/>
                <w:color w:val="000000" w:themeColor="text1"/>
                <w:sz w:val="20"/>
              </w:rPr>
              <w:t xml:space="preserve"> </w:t>
            </w:r>
            <w:r w:rsidRPr="0FAD4A09">
              <w:rPr>
                <w:rFonts w:eastAsia="Arial" w:cs="Arial"/>
                <w:i/>
                <w:iCs/>
                <w:color w:val="000000" w:themeColor="text1"/>
                <w:sz w:val="20"/>
              </w:rPr>
              <w:t>&lt;Purpose, Use, Responsible for…&gt;</w:t>
            </w:r>
          </w:p>
        </w:tc>
        <w:tc>
          <w:tcPr>
            <w:tcW w:w="4245" w:type="dxa"/>
            <w:tcBorders>
              <w:top w:val="single" w:sz="8" w:space="0" w:color="auto"/>
              <w:left w:val="single" w:sz="8" w:space="0" w:color="auto"/>
              <w:bottom w:val="single" w:sz="8" w:space="0" w:color="auto"/>
              <w:right w:val="single" w:sz="8" w:space="0" w:color="auto"/>
            </w:tcBorders>
            <w:shd w:val="clear" w:color="auto" w:fill="C0C0C0"/>
          </w:tcPr>
          <w:p w14:paraId="5BCA06B2" w14:textId="6D150465" w:rsidR="0FAD4A09" w:rsidRDefault="0FAD4A09">
            <w:r w:rsidRPr="0FAD4A09">
              <w:rPr>
                <w:rFonts w:eastAsia="Arial" w:cs="Arial"/>
                <w:color w:val="000000" w:themeColor="text1"/>
                <w:sz w:val="20"/>
              </w:rPr>
              <w:t>Description</w:t>
            </w:r>
          </w:p>
        </w:tc>
        <w:tc>
          <w:tcPr>
            <w:tcW w:w="85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E9DAEDF" w14:textId="0AABB123" w:rsidR="0FAD4A09" w:rsidRDefault="0FAD4A09">
            <w:r w:rsidRPr="0FAD4A09">
              <w:rPr>
                <w:rFonts w:eastAsia="Arial" w:cs="Arial"/>
                <w:color w:val="000000" w:themeColor="text1"/>
                <w:sz w:val="20"/>
              </w:rPr>
              <w:t>SAD ID</w:t>
            </w:r>
          </w:p>
        </w:tc>
      </w:tr>
      <w:tr w:rsidR="0FAD4A09" w14:paraId="0FE39E85" w14:textId="77777777" w:rsidTr="0FAD4A09">
        <w:trPr>
          <w:trHeight w:val="315"/>
        </w:trPr>
        <w:tc>
          <w:tcPr>
            <w:tcW w:w="1560" w:type="dxa"/>
            <w:tcBorders>
              <w:top w:val="single" w:sz="8" w:space="0" w:color="auto"/>
              <w:left w:val="single" w:sz="8" w:space="0" w:color="auto"/>
              <w:bottom w:val="single" w:sz="8" w:space="0" w:color="auto"/>
              <w:right w:val="single" w:sz="8" w:space="0" w:color="auto"/>
            </w:tcBorders>
          </w:tcPr>
          <w:p w14:paraId="7FF0458D" w14:textId="182DDA89" w:rsidR="0FAD4A09" w:rsidRDefault="0FAD4A09">
            <w:r w:rsidRPr="0FAD4A09">
              <w:rPr>
                <w:rFonts w:eastAsia="Arial" w:cs="Arial"/>
                <w:color w:val="000000" w:themeColor="text1"/>
                <w:sz w:val="20"/>
                <w:lang w:val="en-GB"/>
              </w:rPr>
              <w:t>SDD104</w:t>
            </w:r>
          </w:p>
        </w:tc>
        <w:tc>
          <w:tcPr>
            <w:tcW w:w="1695" w:type="dxa"/>
            <w:tcBorders>
              <w:top w:val="single" w:sz="8" w:space="0" w:color="auto"/>
              <w:left w:val="single" w:sz="8" w:space="0" w:color="auto"/>
              <w:bottom w:val="single" w:sz="8" w:space="0" w:color="auto"/>
              <w:right w:val="single" w:sz="8" w:space="0" w:color="auto"/>
            </w:tcBorders>
          </w:tcPr>
          <w:p w14:paraId="23D3E51A" w14:textId="0E0CBD44" w:rsidR="0FAD4A09" w:rsidRDefault="0FAD4A09">
            <w:r w:rsidRPr="0FAD4A09">
              <w:rPr>
                <w:rFonts w:eastAsia="Arial" w:cs="Arial"/>
                <w:color w:val="000000" w:themeColor="text1"/>
                <w:sz w:val="20"/>
                <w:lang w:val="en-GB"/>
              </w:rPr>
              <w:t>Case identifier</w:t>
            </w:r>
          </w:p>
        </w:tc>
        <w:tc>
          <w:tcPr>
            <w:tcW w:w="4245" w:type="dxa"/>
            <w:tcBorders>
              <w:top w:val="single" w:sz="8" w:space="0" w:color="auto"/>
              <w:left w:val="single" w:sz="8" w:space="0" w:color="auto"/>
              <w:bottom w:val="single" w:sz="8" w:space="0" w:color="auto"/>
              <w:right w:val="single" w:sz="8" w:space="0" w:color="auto"/>
            </w:tcBorders>
          </w:tcPr>
          <w:p w14:paraId="4195A2DC" w14:textId="5C4B0354" w:rsidR="0FAD4A09" w:rsidRDefault="0FAD4A09">
            <w:r w:rsidRPr="0FAD4A09">
              <w:rPr>
                <w:rFonts w:eastAsia="Arial" w:cs="Arial"/>
                <w:color w:val="000000" w:themeColor="text1"/>
                <w:sz w:val="20"/>
                <w:lang w:val="en-GB"/>
              </w:rPr>
              <w:t>Application allows to add the following patient details Patient name, patient Id, date of birth, sex Surgeon name, Hospital name, Surgery date, Surgery time and Notes.</w:t>
            </w:r>
          </w:p>
        </w:tc>
        <w:tc>
          <w:tcPr>
            <w:tcW w:w="855" w:type="dxa"/>
            <w:tcBorders>
              <w:top w:val="single" w:sz="8" w:space="0" w:color="auto"/>
              <w:left w:val="single" w:sz="8" w:space="0" w:color="auto"/>
              <w:bottom w:val="single" w:sz="8" w:space="0" w:color="auto"/>
              <w:right w:val="single" w:sz="8" w:space="0" w:color="auto"/>
            </w:tcBorders>
          </w:tcPr>
          <w:p w14:paraId="47285B14" w14:textId="262C3568" w:rsidR="0FAD4A09" w:rsidRDefault="0FAD4A09">
            <w:r w:rsidRPr="0FAD4A09">
              <w:rPr>
                <w:rFonts w:eastAsia="Arial" w:cs="Arial"/>
                <w:color w:val="000000" w:themeColor="text1"/>
                <w:sz w:val="20"/>
              </w:rPr>
              <w:t>SAD104</w:t>
            </w:r>
          </w:p>
        </w:tc>
      </w:tr>
    </w:tbl>
    <w:p w14:paraId="64712973" w14:textId="722281AC" w:rsidR="0FAD4A09" w:rsidRDefault="0FAD4A09" w:rsidP="0FAD4A09">
      <w:pPr>
        <w:pStyle w:val="BodyText"/>
        <w:ind w:left="720"/>
        <w:rPr>
          <w:szCs w:val="22"/>
        </w:rPr>
      </w:pPr>
    </w:p>
    <w:p w14:paraId="072A3453" w14:textId="5A8C9350" w:rsidR="0FAD4A09" w:rsidRDefault="00351BC0" w:rsidP="0FAD4A09">
      <w:pPr>
        <w:pStyle w:val="BodyText"/>
        <w:ind w:left="720"/>
        <w:rPr>
          <w:szCs w:val="22"/>
        </w:rPr>
      </w:pPr>
      <w:r>
        <w:rPr>
          <w:noProof/>
          <w:szCs w:val="22"/>
        </w:rPr>
        <w:drawing>
          <wp:inline distT="0" distB="0" distL="0" distR="0" wp14:anchorId="5DFC47B7" wp14:editId="45E8F3AD">
            <wp:extent cx="5943600" cy="2632075"/>
            <wp:effectExtent l="0" t="0" r="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14:paraId="44EF0374" w14:textId="2D46FA04" w:rsidR="0FAD4A09" w:rsidRDefault="0FAD4A09" w:rsidP="0FAD4A09">
      <w:pPr>
        <w:pStyle w:val="BodyText"/>
        <w:ind w:left="720"/>
        <w:rPr>
          <w:szCs w:val="22"/>
        </w:rPr>
      </w:pPr>
    </w:p>
    <w:p w14:paraId="5055F189" w14:textId="4F0C0461" w:rsidR="0FAD4A09" w:rsidRDefault="0FAD4A09" w:rsidP="0FAD4A09">
      <w:pPr>
        <w:pStyle w:val="BodyText"/>
        <w:ind w:left="720"/>
        <w:rPr>
          <w:szCs w:val="22"/>
        </w:rPr>
      </w:pPr>
    </w:p>
    <w:p w14:paraId="7FB05171" w14:textId="5A620996" w:rsidR="0FAD4A09" w:rsidRDefault="00351BC0" w:rsidP="0FAD4A09">
      <w:pPr>
        <w:pStyle w:val="BodyText"/>
        <w:ind w:left="720"/>
        <w:rPr>
          <w:szCs w:val="22"/>
        </w:rPr>
      </w:pPr>
      <w:r>
        <w:rPr>
          <w:noProof/>
          <w:szCs w:val="22"/>
        </w:rPr>
        <w:drawing>
          <wp:inline distT="0" distB="0" distL="0" distR="0" wp14:anchorId="7E169BA7" wp14:editId="201B7E16">
            <wp:extent cx="2667000" cy="2705986"/>
            <wp:effectExtent l="0" t="0" r="0" b="0"/>
            <wp:docPr id="20" name="Picture 2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2671675" cy="2710729"/>
                    </a:xfrm>
                    <a:prstGeom prst="rect">
                      <a:avLst/>
                    </a:prstGeom>
                  </pic:spPr>
                </pic:pic>
              </a:graphicData>
            </a:graphic>
          </wp:inline>
        </w:drawing>
      </w:r>
    </w:p>
    <w:p w14:paraId="4A95317D" w14:textId="0D32A0F8" w:rsidR="0FAD4A09" w:rsidRDefault="0FAD4A09" w:rsidP="0FAD4A09">
      <w:pPr>
        <w:pStyle w:val="BodyText"/>
        <w:ind w:left="720"/>
        <w:rPr>
          <w:szCs w:val="22"/>
        </w:rPr>
      </w:pPr>
    </w:p>
    <w:p w14:paraId="49CACD75" w14:textId="566F378A" w:rsidR="003760F5" w:rsidRPr="00620901" w:rsidRDefault="003760F5" w:rsidP="00620901">
      <w:pPr>
        <w:pStyle w:val="Heading2"/>
        <w:ind w:left="1296"/>
        <w:rPr>
          <w:rFonts w:ascii="Humanist Slabserif 712 Std Roma" w:hAnsi="Humanist Slabserif 712 Std Roma"/>
          <w:b w:val="0"/>
          <w:sz w:val="20"/>
        </w:rPr>
      </w:pPr>
      <w:bookmarkStart w:id="728" w:name="_Toc103203555"/>
      <w:r w:rsidRPr="00620901">
        <w:rPr>
          <w:rFonts w:ascii="Humanist Slabserif 712 Std Roma" w:hAnsi="Humanist Slabserif 712 Std Roma"/>
          <w:b w:val="0"/>
          <w:sz w:val="20"/>
        </w:rPr>
        <w:t>pseudo code to outline algorithms,</w:t>
      </w:r>
      <w:bookmarkEnd w:id="728"/>
      <w:r w:rsidRPr="00620901">
        <w:rPr>
          <w:rFonts w:ascii="Humanist Slabserif 712 Std Roma" w:hAnsi="Humanist Slabserif 712 Std Roma"/>
          <w:b w:val="0"/>
          <w:sz w:val="20"/>
        </w:rPr>
        <w:t xml:space="preserve"> </w:t>
      </w:r>
    </w:p>
    <w:p w14:paraId="67B65267" w14:textId="7349B9DA" w:rsidR="000F462A" w:rsidRPr="000C086F" w:rsidRDefault="003760F5" w:rsidP="000C086F">
      <w:pPr>
        <w:pStyle w:val="Heading2"/>
        <w:ind w:left="1296"/>
        <w:rPr>
          <w:rFonts w:ascii="Humanist Slabserif 712 Std Roma" w:hAnsi="Humanist Slabserif 712 Std Roma"/>
          <w:b w:val="0"/>
          <w:sz w:val="20"/>
        </w:rPr>
      </w:pPr>
      <w:bookmarkStart w:id="729" w:name="_Toc103203556"/>
      <w:bookmarkStart w:id="730" w:name="OLE_LINK32"/>
      <w:bookmarkStart w:id="731" w:name="OLE_LINK33"/>
      <w:r w:rsidRPr="00962FE4">
        <w:rPr>
          <w:rFonts w:ascii="Humanist Slabserif 712 Std Roma" w:hAnsi="Humanist Slabserif 712 Std Roma"/>
          <w:b w:val="0"/>
          <w:sz w:val="20"/>
        </w:rPr>
        <w:t>flowcharts to visualize control flow or data flow,</w:t>
      </w:r>
      <w:bookmarkStart w:id="732" w:name="OLE_LINK11"/>
      <w:bookmarkStart w:id="733" w:name="OLE_LINK12"/>
      <w:bookmarkEnd w:id="729"/>
    </w:p>
    <w:bookmarkEnd w:id="730"/>
    <w:bookmarkEnd w:id="731"/>
    <w:p w14:paraId="7ABCF912" w14:textId="77777777" w:rsidR="00835E0B" w:rsidRPr="00835E0B" w:rsidRDefault="00437757" w:rsidP="003554E0">
      <w:pPr>
        <w:pStyle w:val="Heading3"/>
        <w:ind w:left="1843" w:hanging="425"/>
        <w:rPr>
          <w:rFonts w:ascii="Humanist Slabserif 712 Std Roma" w:hAnsi="Humanist Slabserif 712 Std Roma"/>
          <w:b w:val="0"/>
          <w:sz w:val="20"/>
        </w:rPr>
      </w:pPr>
      <w:r>
        <w:rPr>
          <w:b w:val="0"/>
          <w:sz w:val="20"/>
        </w:rPr>
        <w:t xml:space="preserve"> </w:t>
      </w:r>
      <w:bookmarkStart w:id="734" w:name="_Toc103203557"/>
      <w:r w:rsidR="00EA0EEE" w:rsidRPr="0C542005">
        <w:rPr>
          <w:b w:val="0"/>
          <w:sz w:val="20"/>
        </w:rPr>
        <w:t>New Preference</w:t>
      </w:r>
      <w:r w:rsidR="0067198E">
        <w:rPr>
          <w:b w:val="0"/>
          <w:sz w:val="20"/>
        </w:rPr>
        <w:t>:</w:t>
      </w:r>
      <w:bookmarkEnd w:id="734"/>
      <w:r w:rsidR="0067198E">
        <w:rPr>
          <w:b w:val="0"/>
          <w:sz w:val="20"/>
        </w:rPr>
        <w:t xml:space="preserve"> </w:t>
      </w:r>
    </w:p>
    <w:p w14:paraId="4DB655DE" w14:textId="618D09C7" w:rsidR="00EA0EEE" w:rsidRPr="008721E7" w:rsidRDefault="0067198E" w:rsidP="00B409AA">
      <w:pPr>
        <w:ind w:left="2016"/>
        <w:rPr>
          <w:rFonts w:ascii="Humanist Slabserif 712 Std Roma" w:hAnsi="Humanist Slabserif 712 Std Roma"/>
          <w:b/>
          <w:sz w:val="20"/>
        </w:rPr>
      </w:pPr>
      <w:r w:rsidRPr="002C3820">
        <w:rPr>
          <w:rFonts w:ascii="Humanist Slabserif 712 Std Roma" w:hAnsi="Humanist Slabserif 712 Std Roma"/>
          <w:sz w:val="20"/>
        </w:rPr>
        <w:t xml:space="preserve">New preference allows surgeon </w:t>
      </w:r>
      <w:r w:rsidR="002C3820" w:rsidRPr="002C3820">
        <w:rPr>
          <w:rFonts w:ascii="Humanist Slabserif 712 Std Roma" w:hAnsi="Humanist Slabserif 712 Std Roma"/>
          <w:sz w:val="20"/>
        </w:rPr>
        <w:t xml:space="preserve">to create own preference value for Distal Femur, Posterior Femur, Proximal Tibia, Hip Knee </w:t>
      </w:r>
      <w:proofErr w:type="gramStart"/>
      <w:r w:rsidR="002C3820" w:rsidRPr="002C3820">
        <w:rPr>
          <w:rFonts w:ascii="Humanist Slabserif 712 Std Roma" w:hAnsi="Humanist Slabserif 712 Std Roma"/>
          <w:sz w:val="20"/>
        </w:rPr>
        <w:t>Ankle(</w:t>
      </w:r>
      <w:proofErr w:type="gramEnd"/>
      <w:r w:rsidR="002C3820" w:rsidRPr="002C3820">
        <w:rPr>
          <w:rFonts w:ascii="Humanist Slabserif 712 Std Roma" w:hAnsi="Humanist Slabserif 712 Std Roma"/>
          <w:sz w:val="20"/>
        </w:rPr>
        <w:t>HKA)</w:t>
      </w:r>
      <w:r w:rsidR="002C3820">
        <w:rPr>
          <w:rFonts w:ascii="Humanist Slabserif 712 Std Roma" w:hAnsi="Humanist Slabserif 712 Std Roma"/>
          <w:sz w:val="20"/>
        </w:rPr>
        <w:t xml:space="preserve"> with default value as 0.</w:t>
      </w:r>
    </w:p>
    <w:bookmarkEnd w:id="732"/>
    <w:bookmarkEnd w:id="733"/>
    <w:p w14:paraId="198DFB6C" w14:textId="1886304A" w:rsidR="00EA0EEE" w:rsidRDefault="64E2407C" w:rsidP="0C542005">
      <w:pPr>
        <w:pStyle w:val="BodyText"/>
        <w:ind w:left="1296"/>
        <w:rPr>
          <w:szCs w:val="22"/>
        </w:rPr>
      </w:pPr>
      <w:r>
        <w:rPr>
          <w:noProof/>
        </w:rPr>
        <w:drawing>
          <wp:inline distT="0" distB="0" distL="0" distR="0" wp14:anchorId="0D03901D" wp14:editId="5E66CD4C">
            <wp:extent cx="4572000" cy="1771650"/>
            <wp:effectExtent l="0" t="0" r="0" b="0"/>
            <wp:docPr id="837910009" name="Picture 83791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p>
    <w:p w14:paraId="4A062275" w14:textId="77777777" w:rsidR="00283368" w:rsidRDefault="00283368" w:rsidP="000F462A">
      <w:pPr>
        <w:pStyle w:val="BodyText"/>
        <w:rPr>
          <w:highlight w:val="yellow"/>
        </w:rPr>
      </w:pPr>
    </w:p>
    <w:p w14:paraId="42FD07A6" w14:textId="77777777" w:rsidR="00DC3BEB" w:rsidRDefault="00DC3BEB" w:rsidP="000F462A">
      <w:pPr>
        <w:pStyle w:val="BodyText"/>
        <w:rPr>
          <w:highlight w:val="yellow"/>
        </w:rPr>
      </w:pPr>
    </w:p>
    <w:p w14:paraId="6DB9D2FA" w14:textId="77777777" w:rsidR="00835E0B" w:rsidRDefault="00EA0EEE" w:rsidP="003554E0">
      <w:pPr>
        <w:pStyle w:val="Heading3"/>
        <w:ind w:left="1843" w:hanging="425"/>
        <w:rPr>
          <w:b w:val="0"/>
          <w:sz w:val="20"/>
        </w:rPr>
      </w:pPr>
      <w:bookmarkStart w:id="735" w:name="_Toc103203558"/>
      <w:r w:rsidRPr="0C542005">
        <w:rPr>
          <w:b w:val="0"/>
          <w:sz w:val="20"/>
        </w:rPr>
        <w:t>Clone Preference</w:t>
      </w:r>
      <w:r w:rsidR="00EF717B">
        <w:rPr>
          <w:b w:val="0"/>
          <w:sz w:val="20"/>
        </w:rPr>
        <w:t>:</w:t>
      </w:r>
      <w:bookmarkEnd w:id="735"/>
      <w:r w:rsidR="00EF717B">
        <w:rPr>
          <w:b w:val="0"/>
          <w:sz w:val="20"/>
        </w:rPr>
        <w:t xml:space="preserve"> </w:t>
      </w:r>
    </w:p>
    <w:p w14:paraId="611652B3" w14:textId="3EAC2951" w:rsidR="00EA0EEE" w:rsidRPr="00B409AA" w:rsidRDefault="00EF717B" w:rsidP="00B409AA">
      <w:pPr>
        <w:ind w:left="2016"/>
        <w:rPr>
          <w:rFonts w:ascii="Humanist Slabserif 712 Std Roma" w:hAnsi="Humanist Slabserif 712 Std Roma"/>
          <w:sz w:val="20"/>
        </w:rPr>
      </w:pPr>
      <w:r w:rsidRPr="008721E7">
        <w:rPr>
          <w:rFonts w:ascii="Humanist Slabserif 712 Std Roma" w:hAnsi="Humanist Slabserif 712 Std Roma"/>
          <w:sz w:val="20"/>
        </w:rPr>
        <w:t xml:space="preserve">Clone preference allows Surgeon to </w:t>
      </w:r>
      <w:r w:rsidR="008721E7" w:rsidRPr="008721E7">
        <w:rPr>
          <w:rFonts w:ascii="Humanist Slabserif 712 Std Roma" w:hAnsi="Humanist Slabserif 712 Std Roma"/>
          <w:sz w:val="20"/>
        </w:rPr>
        <w:t xml:space="preserve">clone </w:t>
      </w:r>
      <w:r w:rsidR="0064596A">
        <w:rPr>
          <w:rFonts w:ascii="Humanist Slabserif 712 Std Roma" w:hAnsi="Humanist Slabserif 712 Std Roma"/>
          <w:sz w:val="20"/>
        </w:rPr>
        <w:t xml:space="preserve">any </w:t>
      </w:r>
      <w:r w:rsidR="008721E7" w:rsidRPr="008721E7">
        <w:rPr>
          <w:rFonts w:ascii="Humanist Slabserif 712 Std Roma" w:hAnsi="Humanist Slabserif 712 Std Roma"/>
          <w:sz w:val="20"/>
        </w:rPr>
        <w:t>existing preference</w:t>
      </w:r>
      <w:r w:rsidR="0064596A">
        <w:rPr>
          <w:rFonts w:ascii="Humanist Slabserif 712 Std Roma" w:hAnsi="Humanist Slabserif 712 Std Roma"/>
          <w:sz w:val="20"/>
        </w:rPr>
        <w:t>.</w:t>
      </w:r>
    </w:p>
    <w:p w14:paraId="7BA8ACFE" w14:textId="6EB7E7D8" w:rsidR="00283368" w:rsidRPr="005F3F9A" w:rsidRDefault="7A51D414" w:rsidP="0C542005">
      <w:pPr>
        <w:pStyle w:val="BodyText"/>
        <w:ind w:left="1296"/>
        <w:rPr>
          <w:szCs w:val="22"/>
        </w:rPr>
      </w:pPr>
      <w:r>
        <w:rPr>
          <w:noProof/>
        </w:rPr>
        <w:drawing>
          <wp:inline distT="0" distB="0" distL="0" distR="0" wp14:anchorId="68FD8A09" wp14:editId="78B9A6C5">
            <wp:extent cx="4572000" cy="3028950"/>
            <wp:effectExtent l="0" t="0" r="0" b="0"/>
            <wp:docPr id="1488014783" name="Picture 1488014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7D7306B7" w14:textId="59745F71" w:rsidR="00835E0B" w:rsidRDefault="00EA0EEE" w:rsidP="003554E0">
      <w:pPr>
        <w:pStyle w:val="Heading3"/>
        <w:ind w:left="1843" w:hanging="425"/>
        <w:rPr>
          <w:b w:val="0"/>
          <w:sz w:val="20"/>
        </w:rPr>
      </w:pPr>
      <w:bookmarkStart w:id="736" w:name="_Toc103203559"/>
      <w:del w:id="737" w:author="HS, Manjunath (Contractor)" w:date="2022-05-11T23:29:00Z">
        <w:r w:rsidRPr="0C542005" w:rsidDel="00435195">
          <w:rPr>
            <w:b w:val="0"/>
            <w:sz w:val="20"/>
          </w:rPr>
          <w:lastRenderedPageBreak/>
          <w:delText xml:space="preserve">Edit </w:delText>
        </w:r>
      </w:del>
      <w:ins w:id="738" w:author="HS, Manjunath (Contractor)" w:date="2022-05-11T23:29:00Z">
        <w:r w:rsidR="00435195">
          <w:rPr>
            <w:b w:val="0"/>
            <w:sz w:val="20"/>
          </w:rPr>
          <w:t>View</w:t>
        </w:r>
        <w:r w:rsidR="00435195" w:rsidRPr="0C542005">
          <w:rPr>
            <w:b w:val="0"/>
            <w:sz w:val="20"/>
          </w:rPr>
          <w:t xml:space="preserve"> </w:t>
        </w:r>
      </w:ins>
      <w:r w:rsidRPr="0C542005">
        <w:rPr>
          <w:b w:val="0"/>
          <w:sz w:val="20"/>
        </w:rPr>
        <w:t>Preference</w:t>
      </w:r>
      <w:r w:rsidR="008721E7">
        <w:rPr>
          <w:b w:val="0"/>
          <w:sz w:val="20"/>
        </w:rPr>
        <w:t>:</w:t>
      </w:r>
      <w:bookmarkEnd w:id="736"/>
      <w:r w:rsidR="008721E7">
        <w:rPr>
          <w:b w:val="0"/>
          <w:sz w:val="20"/>
        </w:rPr>
        <w:t xml:space="preserve"> </w:t>
      </w:r>
      <w:bookmarkStart w:id="739" w:name="OLE_LINK19"/>
      <w:bookmarkStart w:id="740" w:name="OLE_LINK20"/>
    </w:p>
    <w:p w14:paraId="1F607A9B" w14:textId="0CDFB6C3" w:rsidR="00EA0EEE" w:rsidRPr="00B409AA" w:rsidRDefault="008721E7" w:rsidP="00B409AA">
      <w:pPr>
        <w:ind w:left="2016"/>
        <w:rPr>
          <w:rFonts w:ascii="Humanist Slabserif 712 Std Roma" w:hAnsi="Humanist Slabserif 712 Std Roma"/>
          <w:sz w:val="20"/>
        </w:rPr>
      </w:pPr>
      <w:r w:rsidRPr="00B409AA">
        <w:rPr>
          <w:rFonts w:ascii="Humanist Slabserif 712 Std Roma" w:hAnsi="Humanist Slabserif 712 Std Roma"/>
          <w:sz w:val="20"/>
        </w:rPr>
        <w:t>Edit preference allows surgeon to edit the existing preference other than FDA-Standard and store in DB.</w:t>
      </w:r>
      <w:bookmarkEnd w:id="739"/>
      <w:bookmarkEnd w:id="740"/>
      <w:r w:rsidR="00451A13" w:rsidRPr="00B409AA">
        <w:rPr>
          <w:rFonts w:ascii="Humanist Slabserif 712 Std Roma" w:hAnsi="Humanist Slabserif 712 Std Roma"/>
          <w:sz w:val="20"/>
        </w:rPr>
        <w:t xml:space="preserve"> Edit preference will be enabled in the preference list only for newly created or cloned preference.</w:t>
      </w:r>
    </w:p>
    <w:p w14:paraId="0FEA3443" w14:textId="08D9E14E" w:rsidR="00EA0EEE" w:rsidRDefault="60823B9D" w:rsidP="0C542005">
      <w:pPr>
        <w:pStyle w:val="BodyText"/>
        <w:ind w:left="1296"/>
        <w:rPr>
          <w:szCs w:val="22"/>
        </w:rPr>
      </w:pPr>
      <w:r>
        <w:rPr>
          <w:noProof/>
        </w:rPr>
        <w:drawing>
          <wp:inline distT="0" distB="0" distL="0" distR="0" wp14:anchorId="5C5E0094" wp14:editId="3247B282">
            <wp:extent cx="4237969" cy="2608289"/>
            <wp:effectExtent l="0" t="0" r="4445" b="0"/>
            <wp:docPr id="187960088" name="Picture 18796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250162" cy="2615793"/>
                    </a:xfrm>
                    <a:prstGeom prst="rect">
                      <a:avLst/>
                    </a:prstGeom>
                  </pic:spPr>
                </pic:pic>
              </a:graphicData>
            </a:graphic>
          </wp:inline>
        </w:drawing>
      </w:r>
    </w:p>
    <w:p w14:paraId="3BEAF753" w14:textId="77777777" w:rsidR="006B5C38" w:rsidRDefault="006B5C38" w:rsidP="00EA0EEE">
      <w:pPr>
        <w:pStyle w:val="BodyText"/>
        <w:ind w:left="1296"/>
      </w:pPr>
    </w:p>
    <w:p w14:paraId="5E0098DE" w14:textId="77777777" w:rsidR="00835E0B" w:rsidRPr="00835E0B" w:rsidRDefault="00C748DB" w:rsidP="00340531">
      <w:pPr>
        <w:pStyle w:val="Heading3"/>
        <w:ind w:left="1843" w:hanging="425"/>
        <w:rPr>
          <w:rFonts w:ascii="Humanist Slabserif 712 Std Roma" w:eastAsia="Times New Roman" w:hAnsi="Humanist Slabserif 712 Std Roma" w:cs="Arial"/>
          <w:b w:val="0"/>
          <w:color w:val="000000" w:themeColor="text1"/>
          <w:sz w:val="20"/>
        </w:rPr>
      </w:pPr>
      <w:r>
        <w:rPr>
          <w:b w:val="0"/>
          <w:sz w:val="20"/>
        </w:rPr>
        <w:t xml:space="preserve"> </w:t>
      </w:r>
      <w:bookmarkStart w:id="741" w:name="_Toc103203560"/>
      <w:proofErr w:type="gramStart"/>
      <w:r w:rsidR="005B6270" w:rsidRPr="0C542005">
        <w:rPr>
          <w:b w:val="0"/>
          <w:sz w:val="20"/>
        </w:rPr>
        <w:t>Sol</w:t>
      </w:r>
      <w:r w:rsidR="00301026" w:rsidRPr="0C542005">
        <w:rPr>
          <w:b w:val="0"/>
          <w:sz w:val="20"/>
        </w:rPr>
        <w:t>ution</w:t>
      </w:r>
      <w:r w:rsidR="005B6270" w:rsidRPr="0C542005">
        <w:rPr>
          <w:b w:val="0"/>
          <w:sz w:val="20"/>
        </w:rPr>
        <w:t xml:space="preserve"> </w:t>
      </w:r>
      <w:r w:rsidR="00B27BF9">
        <w:rPr>
          <w:b w:val="0"/>
          <w:sz w:val="20"/>
        </w:rPr>
        <w:t>:</w:t>
      </w:r>
      <w:bookmarkEnd w:id="741"/>
      <w:proofErr w:type="gramEnd"/>
      <w:r w:rsidR="00B27BF9">
        <w:rPr>
          <w:b w:val="0"/>
          <w:sz w:val="20"/>
        </w:rPr>
        <w:t xml:space="preserve"> </w:t>
      </w:r>
    </w:p>
    <w:p w14:paraId="5E8D711E" w14:textId="40D59D4E" w:rsidR="005B6270" w:rsidRPr="00B409AA" w:rsidRDefault="004A789E" w:rsidP="00B409AA">
      <w:pPr>
        <w:ind w:left="2016"/>
        <w:rPr>
          <w:rFonts w:ascii="Humanist Slabserif 712 Std Roma" w:hAnsi="Humanist Slabserif 712 Std Roma"/>
          <w:sz w:val="20"/>
        </w:rPr>
      </w:pPr>
      <w:r w:rsidRPr="00B409AA">
        <w:rPr>
          <w:rFonts w:ascii="Humanist Slabserif 712 Std Roma" w:hAnsi="Humanist Slabserif 712 Std Roma"/>
          <w:sz w:val="20"/>
        </w:rPr>
        <w:t>Solution button will be enabled after entering all the input values</w:t>
      </w:r>
      <w:r w:rsidR="00F96BF8" w:rsidRPr="00B409AA">
        <w:rPr>
          <w:rFonts w:ascii="Humanist Slabserif 712 Std Roma" w:hAnsi="Humanist Slabserif 712 Std Roma"/>
          <w:sz w:val="20"/>
        </w:rPr>
        <w:t xml:space="preserve"> </w:t>
      </w:r>
      <w:proofErr w:type="spellStart"/>
      <w:r w:rsidR="00F96BF8" w:rsidRPr="00B409AA">
        <w:rPr>
          <w:rFonts w:ascii="Humanist Slabserif 712 Std Roma" w:hAnsi="Humanist Slabserif 712 Std Roma"/>
          <w:sz w:val="20"/>
        </w:rPr>
        <w:t>initialFemAlignment</w:t>
      </w:r>
      <w:proofErr w:type="spellEnd"/>
      <w:r w:rsidR="00F96BF8" w:rsidRPr="00B409AA">
        <w:rPr>
          <w:rFonts w:ascii="Humanist Slabserif 712 Std Roma" w:hAnsi="Humanist Slabserif 712 Std Roma"/>
          <w:sz w:val="20"/>
        </w:rPr>
        <w:t xml:space="preserve">, </w:t>
      </w:r>
      <w:proofErr w:type="spellStart"/>
      <w:r w:rsidR="00F96BF8" w:rsidRPr="00B409AA">
        <w:rPr>
          <w:rFonts w:ascii="Humanist Slabserif 712 Std Roma" w:hAnsi="Humanist Slabserif 712 Std Roma"/>
          <w:sz w:val="20"/>
        </w:rPr>
        <w:t>initialFemRotation</w:t>
      </w:r>
      <w:proofErr w:type="spellEnd"/>
      <w:r w:rsidR="00F96BF8" w:rsidRPr="00B409AA">
        <w:rPr>
          <w:rFonts w:ascii="Humanist Slabserif 712 Std Roma" w:hAnsi="Humanist Slabserif 712 Std Roma"/>
          <w:sz w:val="20"/>
        </w:rPr>
        <w:t xml:space="preserve">, </w:t>
      </w:r>
      <w:proofErr w:type="spellStart"/>
      <w:r w:rsidR="00F96BF8" w:rsidRPr="00B409AA">
        <w:rPr>
          <w:rFonts w:ascii="Humanist Slabserif 712 Std Roma" w:hAnsi="Humanist Slabserif 712 Std Roma"/>
          <w:sz w:val="20"/>
        </w:rPr>
        <w:t>initialTibAlignment</w:t>
      </w:r>
      <w:proofErr w:type="spellEnd"/>
      <w:r w:rsidR="00F96BF8" w:rsidRPr="00B409AA">
        <w:rPr>
          <w:rFonts w:ascii="Humanist Slabserif 712 Std Roma" w:hAnsi="Humanist Slabserif 712 Std Roma"/>
          <w:sz w:val="20"/>
        </w:rPr>
        <w:t xml:space="preserve">, </w:t>
      </w:r>
      <w:proofErr w:type="spellStart"/>
      <w:r w:rsidR="00F96BF8" w:rsidRPr="00B409AA">
        <w:rPr>
          <w:rFonts w:ascii="Humanist Slabserif 712 Std Roma" w:hAnsi="Humanist Slabserif 712 Std Roma"/>
          <w:sz w:val="20"/>
        </w:rPr>
        <w:t>initialFixedFlexion</w:t>
      </w:r>
      <w:proofErr w:type="spellEnd"/>
      <w:r w:rsidR="00F96BF8" w:rsidRPr="00B409AA">
        <w:rPr>
          <w:rFonts w:ascii="Humanist Slabserif 712 Std Roma" w:hAnsi="Humanist Slabserif 712 Std Roma"/>
          <w:sz w:val="20"/>
        </w:rPr>
        <w:t xml:space="preserve">, </w:t>
      </w:r>
      <w:proofErr w:type="spellStart"/>
      <w:r w:rsidR="00F96BF8" w:rsidRPr="00B409AA">
        <w:rPr>
          <w:rFonts w:ascii="Humanist Slabserif 712 Std Roma" w:hAnsi="Humanist Slabserif 712 Std Roma"/>
          <w:sz w:val="20"/>
        </w:rPr>
        <w:t>initialmHKAAlignment</w:t>
      </w:r>
      <w:proofErr w:type="spellEnd"/>
      <w:r w:rsidR="00F96BF8" w:rsidRPr="00B409AA">
        <w:rPr>
          <w:rFonts w:ascii="Humanist Slabserif 712 Std Roma" w:hAnsi="Humanist Slabserif 712 Std Roma"/>
          <w:sz w:val="20"/>
        </w:rPr>
        <w:t xml:space="preserve">, </w:t>
      </w:r>
      <w:proofErr w:type="spellStart"/>
      <w:r w:rsidR="00F96BF8" w:rsidRPr="00B409AA">
        <w:rPr>
          <w:rFonts w:ascii="Humanist Slabserif 712 Std Roma" w:hAnsi="Humanist Slabserif 712 Std Roma"/>
          <w:sz w:val="20"/>
        </w:rPr>
        <w:t>initialaHKAAlignment</w:t>
      </w:r>
      <w:proofErr w:type="spellEnd"/>
      <w:r w:rsidR="00F96BF8" w:rsidRPr="00B409AA">
        <w:rPr>
          <w:rFonts w:ascii="Humanist Slabserif 712 Std Roma" w:hAnsi="Humanist Slabserif 712 Std Roma"/>
          <w:sz w:val="20"/>
        </w:rPr>
        <w:t xml:space="preserve">, </w:t>
      </w:r>
      <w:proofErr w:type="spellStart"/>
      <w:r w:rsidR="00F96BF8" w:rsidRPr="00B409AA">
        <w:rPr>
          <w:rFonts w:ascii="Humanist Slabserif 712 Std Roma" w:hAnsi="Humanist Slabserif 712 Std Roma"/>
          <w:sz w:val="20"/>
        </w:rPr>
        <w:t>initialFemDistMedResection</w:t>
      </w:r>
      <w:proofErr w:type="spellEnd"/>
      <w:r w:rsidR="00F96BF8" w:rsidRPr="00B409AA">
        <w:rPr>
          <w:rFonts w:ascii="Humanist Slabserif 712 Std Roma" w:hAnsi="Humanist Slabserif 712 Std Roma"/>
          <w:sz w:val="20"/>
        </w:rPr>
        <w:t xml:space="preserve">, </w:t>
      </w:r>
      <w:proofErr w:type="spellStart"/>
      <w:r w:rsidR="00F96BF8" w:rsidRPr="00B409AA">
        <w:rPr>
          <w:rFonts w:ascii="Humanist Slabserif 712 Std Roma" w:hAnsi="Humanist Slabserif 712 Std Roma"/>
          <w:sz w:val="20"/>
        </w:rPr>
        <w:t>initialFemDistLatResection</w:t>
      </w:r>
      <w:proofErr w:type="spellEnd"/>
      <w:r w:rsidR="00F96BF8" w:rsidRPr="00B409AA">
        <w:rPr>
          <w:rFonts w:ascii="Humanist Slabserif 712 Std Roma" w:hAnsi="Humanist Slabserif 712 Std Roma"/>
          <w:sz w:val="20"/>
        </w:rPr>
        <w:t xml:space="preserve">, </w:t>
      </w:r>
      <w:proofErr w:type="spellStart"/>
      <w:r w:rsidR="00F96BF8" w:rsidRPr="00B409AA">
        <w:rPr>
          <w:rFonts w:ascii="Humanist Slabserif 712 Std Roma" w:hAnsi="Humanist Slabserif 712 Std Roma"/>
          <w:sz w:val="20"/>
        </w:rPr>
        <w:t>initialFemPostMedResection</w:t>
      </w:r>
      <w:proofErr w:type="spellEnd"/>
      <w:r w:rsidR="00F96BF8" w:rsidRPr="00B409AA">
        <w:rPr>
          <w:rFonts w:ascii="Humanist Slabserif 712 Std Roma" w:hAnsi="Humanist Slabserif 712 Std Roma"/>
          <w:sz w:val="20"/>
        </w:rPr>
        <w:t xml:space="preserve">, </w:t>
      </w:r>
      <w:proofErr w:type="spellStart"/>
      <w:r w:rsidR="00F96BF8" w:rsidRPr="00B409AA">
        <w:rPr>
          <w:rFonts w:ascii="Humanist Slabserif 712 Std Roma" w:hAnsi="Humanist Slabserif 712 Std Roma"/>
          <w:sz w:val="20"/>
        </w:rPr>
        <w:t>initialFemPostLatResection,initialTibProxMedResection</w:t>
      </w:r>
      <w:proofErr w:type="spellEnd"/>
      <w:r w:rsidR="00F96BF8" w:rsidRPr="00B409AA">
        <w:rPr>
          <w:rFonts w:ascii="Humanist Slabserif 712 Std Roma" w:hAnsi="Humanist Slabserif 712 Std Roma"/>
          <w:sz w:val="20"/>
        </w:rPr>
        <w:t>, initialTibProxLatResection, initialMedEXTGap,initialLatEXTGap,initialMedFlexGap,initialLatFlexGap,</w:t>
      </w:r>
      <w:r w:rsidR="00340531" w:rsidRPr="00B409AA">
        <w:rPr>
          <w:rFonts w:ascii="Humanist Slabserif 712 Std Roma" w:hAnsi="Humanist Slabserif 712 Std Roma"/>
          <w:sz w:val="20"/>
        </w:rPr>
        <w:t xml:space="preserve"> </w:t>
      </w:r>
      <w:proofErr w:type="spellStart"/>
      <w:r w:rsidR="00F96BF8" w:rsidRPr="00B409AA">
        <w:rPr>
          <w:rFonts w:ascii="Humanist Slabserif 712 Std Roma" w:hAnsi="Humanist Slabserif 712 Std Roma"/>
          <w:sz w:val="20"/>
        </w:rPr>
        <w:t>originalMedEXTGap,originalLatEXTGap</w:t>
      </w:r>
      <w:proofErr w:type="spellEnd"/>
      <w:r w:rsidR="00F96BF8" w:rsidRPr="00B409AA">
        <w:rPr>
          <w:rFonts w:ascii="Humanist Slabserif 712 Std Roma" w:hAnsi="Humanist Slabserif 712 Std Roma"/>
          <w:sz w:val="20"/>
        </w:rPr>
        <w:t>,</w:t>
      </w:r>
      <w:r w:rsidR="00340531" w:rsidRPr="00B409AA">
        <w:rPr>
          <w:rFonts w:ascii="Humanist Slabserif 712 Std Roma" w:hAnsi="Humanist Slabserif 712 Std Roma"/>
          <w:sz w:val="20"/>
        </w:rPr>
        <w:t xml:space="preserve"> </w:t>
      </w:r>
      <w:proofErr w:type="spellStart"/>
      <w:r w:rsidR="00F96BF8" w:rsidRPr="00B409AA">
        <w:rPr>
          <w:rFonts w:ascii="Humanist Slabserif 712 Std Roma" w:hAnsi="Humanist Slabserif 712 Std Roma"/>
          <w:sz w:val="20"/>
        </w:rPr>
        <w:t>originalMedFlexGap</w:t>
      </w:r>
      <w:proofErr w:type="spellEnd"/>
      <w:r w:rsidR="00F96BF8" w:rsidRPr="00B409AA">
        <w:rPr>
          <w:rFonts w:ascii="Humanist Slabserif 712 Std Roma" w:hAnsi="Humanist Slabserif 712 Std Roma"/>
          <w:sz w:val="20"/>
        </w:rPr>
        <w:t>,</w:t>
      </w:r>
      <w:r w:rsidR="00340531" w:rsidRPr="00B409AA">
        <w:rPr>
          <w:rFonts w:ascii="Humanist Slabserif 712 Std Roma" w:hAnsi="Humanist Slabserif 712 Std Roma"/>
          <w:sz w:val="20"/>
        </w:rPr>
        <w:t xml:space="preserve"> </w:t>
      </w:r>
      <w:proofErr w:type="spellStart"/>
      <w:r w:rsidR="00F96BF8" w:rsidRPr="00B409AA">
        <w:rPr>
          <w:rFonts w:ascii="Humanist Slabserif 712 Std Roma" w:hAnsi="Humanist Slabserif 712 Std Roma"/>
          <w:sz w:val="20"/>
        </w:rPr>
        <w:t>originalLatFlexGap</w:t>
      </w:r>
      <w:proofErr w:type="spellEnd"/>
      <w:r w:rsidR="00340531" w:rsidRPr="00B409AA">
        <w:rPr>
          <w:rFonts w:ascii="Humanist Slabserif 712 Std Roma" w:hAnsi="Humanist Slabserif 712 Std Roma"/>
          <w:sz w:val="20"/>
        </w:rPr>
        <w:t xml:space="preserve"> </w:t>
      </w:r>
      <w:r w:rsidRPr="00B409AA">
        <w:rPr>
          <w:rFonts w:ascii="Humanist Slabserif 712 Std Roma" w:hAnsi="Humanist Slabserif 712 Std Roma"/>
          <w:sz w:val="20"/>
        </w:rPr>
        <w:t>and the selected preference</w:t>
      </w:r>
      <w:r w:rsidR="00BF6133" w:rsidRPr="00B409AA">
        <w:rPr>
          <w:rFonts w:ascii="Humanist Slabserif 712 Std Roma" w:hAnsi="Humanist Slabserif 712 Std Roma"/>
          <w:sz w:val="20"/>
        </w:rPr>
        <w:t xml:space="preserve">. The input and preference values are passed to </w:t>
      </w:r>
      <w:proofErr w:type="spellStart"/>
      <w:proofErr w:type="gramStart"/>
      <w:r w:rsidR="00472815" w:rsidRPr="00B409AA">
        <w:rPr>
          <w:rFonts w:ascii="Humanist Slabserif 712 Std Roma" w:hAnsi="Humanist Slabserif 712 Std Roma"/>
          <w:sz w:val="20"/>
        </w:rPr>
        <w:t>solveAlgorithm</w:t>
      </w:r>
      <w:proofErr w:type="spellEnd"/>
      <w:r w:rsidR="00472815" w:rsidRPr="00B409AA">
        <w:rPr>
          <w:rFonts w:ascii="Humanist Slabserif 712 Std Roma" w:hAnsi="Humanist Slabserif 712 Std Roma"/>
          <w:sz w:val="20"/>
        </w:rPr>
        <w:t>(</w:t>
      </w:r>
      <w:proofErr w:type="gramEnd"/>
      <w:r w:rsidR="00472815" w:rsidRPr="00B409AA">
        <w:rPr>
          <w:rFonts w:ascii="Humanist Slabserif 712 Std Roma" w:hAnsi="Humanist Slabserif 712 Std Roma"/>
          <w:sz w:val="20"/>
        </w:rPr>
        <w:t xml:space="preserve">) method </w:t>
      </w:r>
      <w:r w:rsidR="00BF6133" w:rsidRPr="00B409AA">
        <w:rPr>
          <w:rFonts w:ascii="Humanist Slabserif 712 Std Roma" w:hAnsi="Humanist Slabserif 712 Std Roma"/>
          <w:sz w:val="20"/>
        </w:rPr>
        <w:t>to get solutions.</w:t>
      </w:r>
    </w:p>
    <w:p w14:paraId="76696024" w14:textId="77777777" w:rsidR="00B92B4A" w:rsidRPr="00B92B4A" w:rsidRDefault="00B92B4A" w:rsidP="00B92B4A">
      <w:pPr>
        <w:pStyle w:val="BodyText"/>
      </w:pPr>
    </w:p>
    <w:p w14:paraId="0B0CA5DA" w14:textId="372AAE7E" w:rsidR="00790FB6" w:rsidRDefault="1040AAC7" w:rsidP="0C542005">
      <w:pPr>
        <w:pStyle w:val="BodyText"/>
        <w:ind w:left="1296"/>
        <w:rPr>
          <w:szCs w:val="22"/>
        </w:rPr>
      </w:pPr>
      <w:r>
        <w:rPr>
          <w:noProof/>
        </w:rPr>
        <w:drawing>
          <wp:inline distT="0" distB="0" distL="0" distR="0" wp14:anchorId="1ACC2F9E" wp14:editId="05908B21">
            <wp:extent cx="4571592" cy="1963711"/>
            <wp:effectExtent l="0" t="0" r="635" b="5080"/>
            <wp:docPr id="1223660883" name="Picture 122366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87835" cy="1970688"/>
                    </a:xfrm>
                    <a:prstGeom prst="rect">
                      <a:avLst/>
                    </a:prstGeom>
                  </pic:spPr>
                </pic:pic>
              </a:graphicData>
            </a:graphic>
          </wp:inline>
        </w:drawing>
      </w:r>
    </w:p>
    <w:p w14:paraId="2336E03B" w14:textId="5E7A1075" w:rsidR="00835E0B" w:rsidRPr="00835E0B" w:rsidRDefault="00835E0B" w:rsidP="00835E0B">
      <w:pPr>
        <w:pStyle w:val="Heading3"/>
        <w:ind w:left="1843" w:hanging="425"/>
        <w:rPr>
          <w:b w:val="0"/>
          <w:sz w:val="20"/>
        </w:rPr>
      </w:pPr>
      <w:bookmarkStart w:id="742" w:name="_Toc103203561"/>
      <w:r w:rsidRPr="00835E0B">
        <w:rPr>
          <w:b w:val="0"/>
          <w:sz w:val="20"/>
        </w:rPr>
        <w:lastRenderedPageBreak/>
        <w:t>Camera capture:</w:t>
      </w:r>
      <w:bookmarkEnd w:id="742"/>
      <w:r w:rsidRPr="00835E0B">
        <w:rPr>
          <w:b w:val="0"/>
          <w:sz w:val="20"/>
        </w:rPr>
        <w:t xml:space="preserve"> </w:t>
      </w:r>
    </w:p>
    <w:p w14:paraId="2F057B50" w14:textId="1ED31770" w:rsidR="00E229C2" w:rsidRPr="00B409AA" w:rsidRDefault="00E229C2" w:rsidP="00B409AA">
      <w:pPr>
        <w:ind w:left="2016"/>
        <w:rPr>
          <w:rFonts w:ascii="Humanist Slabserif 712 Std Roma" w:hAnsi="Humanist Slabserif 712 Std Roma"/>
          <w:sz w:val="20"/>
        </w:rPr>
      </w:pPr>
      <w:r>
        <w:rPr>
          <w:rFonts w:ascii="Humanist Slabserif 712 Std Roma" w:hAnsi="Humanist Slabserif 712 Std Roma"/>
          <w:sz w:val="20"/>
        </w:rPr>
        <w:t>F</w:t>
      </w:r>
      <w:r w:rsidRPr="001E4EA2">
        <w:rPr>
          <w:rFonts w:ascii="Humanist Slabserif 712 Std Roma" w:hAnsi="Humanist Slabserif 712 Std Roma"/>
          <w:sz w:val="20"/>
        </w:rPr>
        <w:t>lowcharts to visualize control flow or data flow</w:t>
      </w:r>
      <w:r>
        <w:rPr>
          <w:rFonts w:ascii="Humanist Slabserif 712 Std Roma" w:hAnsi="Humanist Slabserif 712 Std Roma"/>
          <w:sz w:val="20"/>
        </w:rPr>
        <w:t xml:space="preserve"> of Camera Capture</w:t>
      </w:r>
      <w:r w:rsidR="00A93B87">
        <w:rPr>
          <w:rFonts w:ascii="Humanist Slabserif 712 Std Roma" w:hAnsi="Humanist Slabserif 712 Std Roma"/>
          <w:sz w:val="20"/>
        </w:rPr>
        <w:t>.</w:t>
      </w:r>
      <w:r w:rsidR="00ED7BD4">
        <w:rPr>
          <w:rFonts w:ascii="Humanist Slabserif 712 Std Roma" w:hAnsi="Humanist Slabserif 712 Std Roma"/>
          <w:sz w:val="20"/>
        </w:rPr>
        <w:t xml:space="preserve"> If user tap on Camera button device camera will open and it will allow the user to take the picture. Once user done with image capture it will send image to Vision Kit.</w:t>
      </w:r>
    </w:p>
    <w:p w14:paraId="3E60FFFC" w14:textId="7172C4A8" w:rsidR="005B6270" w:rsidRDefault="00ED7BD4" w:rsidP="00EA0EEE">
      <w:pPr>
        <w:pStyle w:val="BodyText"/>
        <w:ind w:left="1296"/>
      </w:pPr>
      <w:r>
        <w:rPr>
          <w:noProof/>
          <w:szCs w:val="22"/>
        </w:rPr>
        <w:drawing>
          <wp:inline distT="0" distB="0" distL="0" distR="0" wp14:anchorId="5AEF4489" wp14:editId="0E85944B">
            <wp:extent cx="4826993" cy="323038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34713" cy="3302470"/>
                    </a:xfrm>
                    <a:prstGeom prst="rect">
                      <a:avLst/>
                    </a:prstGeom>
                  </pic:spPr>
                </pic:pic>
              </a:graphicData>
            </a:graphic>
          </wp:inline>
        </w:drawing>
      </w:r>
    </w:p>
    <w:p w14:paraId="0DC13389" w14:textId="10979AD7" w:rsidR="00E229C2" w:rsidRPr="00EA0EEE" w:rsidRDefault="00E229C2" w:rsidP="00EA0EEE">
      <w:pPr>
        <w:pStyle w:val="BodyText"/>
        <w:ind w:left="1296"/>
      </w:pPr>
    </w:p>
    <w:p w14:paraId="135ABB1E" w14:textId="77777777" w:rsidR="003760F5" w:rsidRPr="00962FE4" w:rsidRDefault="003760F5" w:rsidP="0004300F">
      <w:pPr>
        <w:pStyle w:val="Heading2"/>
        <w:ind w:left="1296"/>
        <w:rPr>
          <w:rFonts w:ascii="Humanist Slabserif 712 Std Roma" w:hAnsi="Humanist Slabserif 712 Std Roma"/>
          <w:b w:val="0"/>
          <w:sz w:val="20"/>
        </w:rPr>
      </w:pPr>
      <w:bookmarkStart w:id="743" w:name="_Toc103203562"/>
      <w:bookmarkStart w:id="744" w:name="OLE_LINK61"/>
      <w:bookmarkStart w:id="745" w:name="OLE_LINK62"/>
      <w:r w:rsidRPr="00962FE4">
        <w:rPr>
          <w:rFonts w:ascii="Humanist Slabserif 712 Std Roma" w:hAnsi="Humanist Slabserif 712 Std Roma"/>
          <w:b w:val="0"/>
          <w:sz w:val="20"/>
        </w:rPr>
        <w:t>SOUP items</w:t>
      </w:r>
      <w:bookmarkEnd w:id="743"/>
    </w:p>
    <w:tbl>
      <w:tblPr>
        <w:tblStyle w:val="TableGrid"/>
        <w:tblW w:w="0" w:type="auto"/>
        <w:tblInd w:w="720" w:type="dxa"/>
        <w:tblLook w:val="04A0" w:firstRow="1" w:lastRow="0" w:firstColumn="1" w:lastColumn="0" w:noHBand="0" w:noVBand="1"/>
      </w:tblPr>
      <w:tblGrid>
        <w:gridCol w:w="3072"/>
        <w:gridCol w:w="3018"/>
        <w:gridCol w:w="2766"/>
      </w:tblGrid>
      <w:tr w:rsidR="000F462A" w14:paraId="66140778" w14:textId="050E03B1" w:rsidTr="000F462A">
        <w:tc>
          <w:tcPr>
            <w:tcW w:w="3072" w:type="dxa"/>
          </w:tcPr>
          <w:bookmarkEnd w:id="744"/>
          <w:bookmarkEnd w:id="745"/>
          <w:p w14:paraId="163A691D" w14:textId="5107A8F0" w:rsidR="000F462A" w:rsidRPr="003554E0" w:rsidRDefault="000F462A" w:rsidP="00EA0EEE">
            <w:pPr>
              <w:tabs>
                <w:tab w:val="left" w:pos="1568"/>
              </w:tabs>
              <w:spacing w:after="120"/>
              <w:jc w:val="center"/>
              <w:rPr>
                <w:rFonts w:ascii="Humanist Slabserif 712 Std Roma" w:hAnsi="Humanist Slabserif 712 Std Roma" w:cs="Arial"/>
                <w:b/>
                <w:bCs/>
                <w:color w:val="000000" w:themeColor="text1"/>
                <w:sz w:val="20"/>
              </w:rPr>
            </w:pPr>
            <w:r w:rsidRPr="003554E0">
              <w:rPr>
                <w:rFonts w:ascii="Humanist Slabserif 712 Std Roma" w:hAnsi="Humanist Slabserif 712 Std Roma" w:cs="Arial"/>
                <w:b/>
                <w:bCs/>
                <w:color w:val="000000" w:themeColor="text1"/>
                <w:sz w:val="20"/>
              </w:rPr>
              <w:t>Items</w:t>
            </w:r>
          </w:p>
        </w:tc>
        <w:tc>
          <w:tcPr>
            <w:tcW w:w="3018" w:type="dxa"/>
          </w:tcPr>
          <w:p w14:paraId="59DF4983" w14:textId="50C4F5E3" w:rsidR="000F462A" w:rsidRPr="003554E0" w:rsidRDefault="000F462A" w:rsidP="0004300F">
            <w:pPr>
              <w:spacing w:after="120"/>
              <w:rPr>
                <w:rFonts w:ascii="Humanist Slabserif 712 Std Roma" w:hAnsi="Humanist Slabserif 712 Std Roma" w:cs="Arial"/>
                <w:b/>
                <w:bCs/>
                <w:color w:val="000000" w:themeColor="text1"/>
                <w:sz w:val="20"/>
              </w:rPr>
            </w:pPr>
            <w:r w:rsidRPr="003554E0">
              <w:rPr>
                <w:rFonts w:ascii="Humanist Slabserif 712 Std Roma" w:hAnsi="Humanist Slabserif 712 Std Roma" w:cs="Arial"/>
                <w:b/>
                <w:bCs/>
                <w:color w:val="000000" w:themeColor="text1"/>
                <w:sz w:val="20"/>
              </w:rPr>
              <w:t>License</w:t>
            </w:r>
          </w:p>
        </w:tc>
        <w:tc>
          <w:tcPr>
            <w:tcW w:w="2766" w:type="dxa"/>
          </w:tcPr>
          <w:p w14:paraId="05B04DDC" w14:textId="0B7CC74E" w:rsidR="000F462A" w:rsidRPr="003554E0" w:rsidRDefault="000F462A" w:rsidP="0004300F">
            <w:pPr>
              <w:spacing w:after="120"/>
              <w:rPr>
                <w:rFonts w:ascii="Humanist Slabserif 712 Std Roma" w:hAnsi="Humanist Slabserif 712 Std Roma" w:cs="Arial"/>
                <w:b/>
                <w:bCs/>
                <w:color w:val="000000" w:themeColor="text1"/>
                <w:sz w:val="20"/>
              </w:rPr>
            </w:pPr>
            <w:r w:rsidRPr="003554E0">
              <w:rPr>
                <w:rFonts w:ascii="Humanist Slabserif 712 Std Roma" w:hAnsi="Humanist Slabserif 712 Std Roma" w:cs="Arial"/>
                <w:b/>
                <w:bCs/>
                <w:color w:val="000000" w:themeColor="text1"/>
                <w:sz w:val="20"/>
              </w:rPr>
              <w:t>Version</w:t>
            </w:r>
          </w:p>
        </w:tc>
      </w:tr>
      <w:tr w:rsidR="00110763" w14:paraId="2D96A0CF" w14:textId="57A79902" w:rsidTr="000F462A">
        <w:tc>
          <w:tcPr>
            <w:tcW w:w="3072" w:type="dxa"/>
          </w:tcPr>
          <w:p w14:paraId="296F817A" w14:textId="7407B49C" w:rsidR="00110763" w:rsidRPr="003554E0" w:rsidRDefault="00110763" w:rsidP="00110763">
            <w:pPr>
              <w:spacing w:after="120"/>
              <w:rPr>
                <w:rFonts w:ascii="Humanist Slabserif 712 Std Roma" w:hAnsi="Humanist Slabserif 712 Std Roma" w:cs="Arial"/>
                <w:color w:val="000000" w:themeColor="text1"/>
                <w:sz w:val="20"/>
              </w:rPr>
            </w:pPr>
            <w:bookmarkStart w:id="746" w:name="OLE_LINK63"/>
            <w:bookmarkStart w:id="747" w:name="OLE_LINK64"/>
            <w:bookmarkStart w:id="748" w:name="_Hlk102732002"/>
            <w:r>
              <w:rPr>
                <w:rFonts w:ascii="Humanist Slabserif 712 Std Roma" w:eastAsiaTheme="majorEastAsia" w:hAnsi="Humanist Slabserif 712 Std Roma" w:cstheme="majorBidi"/>
                <w:sz w:val="20"/>
                <w:lang w:val="en-GB"/>
              </w:rPr>
              <w:t>Mix pane</w:t>
            </w:r>
            <w:r>
              <w:rPr>
                <w:rFonts w:ascii="Humanist Slabserif 712 Std Roma" w:eastAsiaTheme="majorEastAsia" w:hAnsi="Humanist Slabserif 712 Std Roma" w:cstheme="majorBidi" w:hint="eastAsia"/>
                <w:sz w:val="20"/>
                <w:lang w:val="en-GB"/>
              </w:rPr>
              <w:t>l</w:t>
            </w:r>
            <w:bookmarkEnd w:id="746"/>
            <w:bookmarkEnd w:id="747"/>
          </w:p>
        </w:tc>
        <w:tc>
          <w:tcPr>
            <w:tcW w:w="3018" w:type="dxa"/>
          </w:tcPr>
          <w:p w14:paraId="35C6FAF7" w14:textId="1465ED09" w:rsidR="00110763" w:rsidRPr="003554E0" w:rsidRDefault="00110763" w:rsidP="00110763">
            <w:pPr>
              <w:spacing w:after="120"/>
              <w:rPr>
                <w:rFonts w:ascii="Humanist Slabserif 712 Std Roma" w:hAnsi="Humanist Slabserif 712 Std Roma" w:cs="Arial"/>
                <w:color w:val="000000" w:themeColor="text1"/>
                <w:sz w:val="20"/>
              </w:rPr>
            </w:pPr>
            <w:r>
              <w:rPr>
                <w:rFonts w:ascii="Humanist Slabserif 712 Std Roma" w:hAnsi="Humanist Slabserif 712 Std Roma" w:cs="Arial"/>
                <w:color w:val="000000" w:themeColor="text1"/>
                <w:sz w:val="20"/>
                <w:lang w:val="en-GB"/>
              </w:rPr>
              <w:t>Open source</w:t>
            </w:r>
          </w:p>
        </w:tc>
        <w:tc>
          <w:tcPr>
            <w:tcW w:w="2766" w:type="dxa"/>
          </w:tcPr>
          <w:p w14:paraId="53A5C262" w14:textId="23B4E170" w:rsidR="00110763" w:rsidRPr="003554E0" w:rsidRDefault="00110763" w:rsidP="00110763">
            <w:pPr>
              <w:spacing w:after="120"/>
              <w:rPr>
                <w:rFonts w:ascii="Humanist Slabserif 712 Std Roma" w:hAnsi="Humanist Slabserif 712 Std Roma" w:cs="Arial"/>
                <w:color w:val="000000" w:themeColor="text1"/>
                <w:sz w:val="20"/>
              </w:rPr>
            </w:pPr>
            <w:r>
              <w:rPr>
                <w:rFonts w:ascii="Humanist Slabserif 712 Std Roma" w:hAnsi="Humanist Slabserif 712 Std Roma" w:cs="Arial"/>
                <w:color w:val="000000" w:themeColor="text1"/>
                <w:sz w:val="20"/>
                <w:lang w:val="en-GB"/>
              </w:rPr>
              <w:t>3.1.5</w:t>
            </w:r>
          </w:p>
        </w:tc>
      </w:tr>
      <w:tr w:rsidR="00110763" w14:paraId="483B38BB" w14:textId="77777777" w:rsidTr="000F462A">
        <w:tc>
          <w:tcPr>
            <w:tcW w:w="3072" w:type="dxa"/>
          </w:tcPr>
          <w:p w14:paraId="427E7B5C" w14:textId="51B75FB2" w:rsidR="00110763" w:rsidRDefault="00110763" w:rsidP="00110763">
            <w:pPr>
              <w:spacing w:after="120"/>
              <w:rPr>
                <w:rFonts w:ascii="Humanist Slabserif 712 Std Roma" w:eastAsiaTheme="majorEastAsia" w:hAnsi="Humanist Slabserif 712 Std Roma" w:cstheme="majorBidi"/>
                <w:sz w:val="20"/>
                <w:lang w:val="en-GB"/>
              </w:rPr>
            </w:pPr>
            <w:bookmarkStart w:id="749" w:name="_Hlk102740868"/>
            <w:bookmarkEnd w:id="748"/>
            <w:r>
              <w:rPr>
                <w:rFonts w:ascii="Humanist Slabserif 712 Std Roma" w:hAnsi="Humanist Slabserif 712 Std Roma"/>
                <w:color w:val="000000" w:themeColor="text1"/>
                <w:sz w:val="20"/>
                <w:lang w:val="en-GB"/>
              </w:rPr>
              <w:t>Vision Kit(iOS)</w:t>
            </w:r>
          </w:p>
        </w:tc>
        <w:tc>
          <w:tcPr>
            <w:tcW w:w="3018" w:type="dxa"/>
          </w:tcPr>
          <w:p w14:paraId="094F5377" w14:textId="21B45F17" w:rsidR="00110763" w:rsidRDefault="00110763" w:rsidP="00110763">
            <w:pPr>
              <w:spacing w:after="120"/>
              <w:rPr>
                <w:rFonts w:ascii="Humanist Slabserif 712 Std Roma" w:hAnsi="Humanist Slabserif 712 Std Roma" w:cs="Arial"/>
                <w:color w:val="000000" w:themeColor="text1"/>
                <w:sz w:val="20"/>
                <w:lang w:val="en-GB"/>
              </w:rPr>
            </w:pPr>
            <w:r>
              <w:rPr>
                <w:rFonts w:ascii="Humanist Slabserif 712 Std Roma" w:hAnsi="Humanist Slabserif 712 Std Roma"/>
                <w:color w:val="000000" w:themeColor="text1"/>
                <w:sz w:val="20"/>
                <w:lang w:val="en-GB"/>
              </w:rPr>
              <w:t>Available from iOS 13</w:t>
            </w:r>
          </w:p>
        </w:tc>
        <w:tc>
          <w:tcPr>
            <w:tcW w:w="2766" w:type="dxa"/>
          </w:tcPr>
          <w:p w14:paraId="4341A3F1" w14:textId="5A5F8839" w:rsidR="00110763" w:rsidRDefault="00110763" w:rsidP="00110763">
            <w:pPr>
              <w:spacing w:after="120"/>
              <w:rPr>
                <w:rFonts w:ascii="Humanist Slabserif 712 Std Roma" w:hAnsi="Humanist Slabserif 712 Std Roma" w:cs="Arial"/>
                <w:color w:val="000000" w:themeColor="text1"/>
                <w:sz w:val="20"/>
                <w:lang w:val="en-GB"/>
              </w:rPr>
            </w:pPr>
            <w:r>
              <w:rPr>
                <w:rFonts w:ascii="Humanist Slabserif 712 Std Roma" w:hAnsi="Humanist Slabserif 712 Std Roma"/>
                <w:color w:val="000000" w:themeColor="text1"/>
                <w:sz w:val="20"/>
                <w:lang w:val="en-GB"/>
              </w:rPr>
              <w:t>iOS 14.5</w:t>
            </w:r>
          </w:p>
        </w:tc>
      </w:tr>
      <w:bookmarkEnd w:id="749"/>
      <w:tr w:rsidR="00110763" w14:paraId="6859CC28" w14:textId="77777777" w:rsidTr="000F462A">
        <w:tc>
          <w:tcPr>
            <w:tcW w:w="3072" w:type="dxa"/>
          </w:tcPr>
          <w:p w14:paraId="7B988B28" w14:textId="3B01240C" w:rsidR="00110763" w:rsidRDefault="00110763" w:rsidP="00110763">
            <w:pPr>
              <w:spacing w:after="120"/>
              <w:rPr>
                <w:rFonts w:ascii="Humanist Slabserif 712 Std Roma" w:hAnsi="Humanist Slabserif 712 Std Roma"/>
                <w:color w:val="000000" w:themeColor="text1"/>
                <w:sz w:val="20"/>
                <w:lang w:val="en-GB"/>
              </w:rPr>
            </w:pPr>
            <w:r w:rsidRPr="008403D8">
              <w:rPr>
                <w:rFonts w:ascii="Helvetica Neue" w:hAnsi="Helvetica Neue" w:cs="Helvetica Neue"/>
                <w:color w:val="000000"/>
                <w:sz w:val="20"/>
                <w:lang w:val="en-GB"/>
              </w:rPr>
              <w:t>Microsoft Authentication</w:t>
            </w:r>
          </w:p>
        </w:tc>
        <w:tc>
          <w:tcPr>
            <w:tcW w:w="3018" w:type="dxa"/>
          </w:tcPr>
          <w:p w14:paraId="261F70D9" w14:textId="5898D8FB" w:rsidR="00110763" w:rsidRDefault="00110763" w:rsidP="00110763">
            <w:pPr>
              <w:spacing w:after="120"/>
              <w:rPr>
                <w:rFonts w:ascii="Humanist Slabserif 712 Std Roma" w:hAnsi="Humanist Slabserif 712 Std Roma"/>
                <w:color w:val="000000" w:themeColor="text1"/>
                <w:sz w:val="20"/>
                <w:lang w:val="en-GB"/>
              </w:rPr>
            </w:pPr>
            <w:r>
              <w:rPr>
                <w:rFonts w:ascii="Humanist Slabserif 712 Std Roma" w:hAnsi="Humanist Slabserif 712 Std Roma" w:cs="Arial"/>
                <w:color w:val="000000" w:themeColor="text1"/>
                <w:sz w:val="20"/>
                <w:lang w:val="en-GB"/>
              </w:rPr>
              <w:t>Open source</w:t>
            </w:r>
          </w:p>
        </w:tc>
        <w:tc>
          <w:tcPr>
            <w:tcW w:w="2766" w:type="dxa"/>
          </w:tcPr>
          <w:p w14:paraId="1F38FD4A" w14:textId="1F28D785" w:rsidR="00110763" w:rsidRDefault="00110763" w:rsidP="00110763">
            <w:pPr>
              <w:spacing w:after="120"/>
              <w:rPr>
                <w:rFonts w:ascii="Humanist Slabserif 712 Std Roma" w:hAnsi="Humanist Slabserif 712 Std Roma"/>
                <w:color w:val="000000" w:themeColor="text1"/>
                <w:sz w:val="20"/>
                <w:lang w:val="en-GB"/>
              </w:rPr>
            </w:pPr>
            <w:r>
              <w:rPr>
                <w:rFonts w:ascii="Humanist Slabserif 712 Std Roma" w:hAnsi="Humanist Slabserif 712 Std Roma"/>
                <w:color w:val="000000" w:themeColor="text1"/>
                <w:sz w:val="20"/>
                <w:lang w:val="en-GB"/>
              </w:rPr>
              <w:t>1.1.3</w:t>
            </w:r>
          </w:p>
        </w:tc>
      </w:tr>
    </w:tbl>
    <w:p w14:paraId="1AC93BD4"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3A8F53CD" w14:textId="58A56995" w:rsidR="001A2489" w:rsidRPr="001A2489" w:rsidRDefault="003554E0" w:rsidP="001A2489">
      <w:pPr>
        <w:pStyle w:val="Heading2"/>
        <w:keepLines w:val="0"/>
        <w:tabs>
          <w:tab w:val="num" w:pos="1440"/>
        </w:tabs>
        <w:spacing w:before="0" w:after="120"/>
        <w:ind w:left="720" w:firstLine="0"/>
        <w:rPr>
          <w:rFonts w:ascii="Humanist Slabserif 712 Std Roma" w:hAnsi="Humanist Slabserif 712 Std Roma" w:cs="Arial"/>
          <w:b w:val="0"/>
          <w:color w:val="000000" w:themeColor="text1"/>
          <w:sz w:val="20"/>
        </w:rPr>
      </w:pPr>
      <w:bookmarkStart w:id="750" w:name="_Toc103203563"/>
      <w:r>
        <w:rPr>
          <w:rFonts w:ascii="Humanist Slabserif 712 Std Roma" w:hAnsi="Humanist Slabserif 712 Std Roma" w:cs="Arial"/>
          <w:b w:val="0"/>
          <w:color w:val="000000" w:themeColor="text1"/>
          <w:sz w:val="20"/>
        </w:rPr>
        <w:t xml:space="preserve">Module 1 </w:t>
      </w:r>
      <w:r w:rsidR="00301026">
        <w:rPr>
          <w:rFonts w:ascii="Humanist Slabserif 712 Std Roma" w:hAnsi="Humanist Slabserif 712 Std Roma" w:cs="Arial"/>
          <w:b w:val="0"/>
          <w:color w:val="000000" w:themeColor="text1"/>
          <w:sz w:val="20"/>
        </w:rPr>
        <w:t>–</w:t>
      </w:r>
      <w:r>
        <w:rPr>
          <w:rFonts w:ascii="Humanist Slabserif 712 Std Roma" w:hAnsi="Humanist Slabserif 712 Std Roma" w:cs="Arial"/>
          <w:b w:val="0"/>
          <w:color w:val="000000" w:themeColor="text1"/>
          <w:sz w:val="20"/>
        </w:rPr>
        <w:t xml:space="preserve"> </w:t>
      </w:r>
      <w:r w:rsidR="00301026">
        <w:rPr>
          <w:rFonts w:ascii="Humanist Slabserif 712 Std Roma" w:hAnsi="Humanist Slabserif 712 Std Roma" w:cs="Arial"/>
          <w:b w:val="0"/>
          <w:color w:val="000000" w:themeColor="text1"/>
          <w:sz w:val="20"/>
        </w:rPr>
        <w:t>Initial Position</w:t>
      </w:r>
      <w:bookmarkEnd w:id="750"/>
    </w:p>
    <w:tbl>
      <w:tblPr>
        <w:tblW w:w="978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52"/>
        <w:gridCol w:w="7229"/>
      </w:tblGrid>
      <w:tr w:rsidR="003C3A6B" w:rsidRPr="00962FE4" w14:paraId="42549CDA" w14:textId="77777777" w:rsidTr="00844DBA">
        <w:trPr>
          <w:tblHeader/>
        </w:trPr>
        <w:tc>
          <w:tcPr>
            <w:tcW w:w="2552" w:type="dxa"/>
            <w:shd w:val="clear" w:color="auto" w:fill="C0C0C0"/>
          </w:tcPr>
          <w:p w14:paraId="0C887A0E" w14:textId="77777777" w:rsidR="003760F5" w:rsidRPr="00962FE4" w:rsidRDefault="003760F5" w:rsidP="00951C4D">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 xml:space="preserve">Module </w:t>
            </w:r>
            <w:r w:rsidRPr="00962FE4">
              <w:rPr>
                <w:rFonts w:ascii="Humanist Slabserif 712 Std Roma" w:hAnsi="Humanist Slabserif 712 Std Roma" w:cs="Arial"/>
                <w:color w:val="000000" w:themeColor="text1"/>
                <w:sz w:val="20"/>
              </w:rPr>
              <w:br/>
            </w:r>
            <w:r w:rsidRPr="00962FE4">
              <w:rPr>
                <w:rStyle w:val="HiddenTextZchn"/>
                <w:rFonts w:ascii="Humanist Slabserif 712 Std Roma" w:hAnsi="Humanist Slabserif 712 Std Roma" w:cs="Arial"/>
                <w:i w:val="0"/>
                <w:color w:val="000000" w:themeColor="text1"/>
                <w:sz w:val="20"/>
              </w:rPr>
              <w:t>&lt;Package,  Class …&gt;</w:t>
            </w:r>
          </w:p>
        </w:tc>
        <w:tc>
          <w:tcPr>
            <w:tcW w:w="7229" w:type="dxa"/>
            <w:shd w:val="clear" w:color="auto" w:fill="C0C0C0"/>
          </w:tcPr>
          <w:p w14:paraId="6ABF2753" w14:textId="77777777" w:rsidR="003760F5" w:rsidRPr="00962FE4" w:rsidRDefault="003760F5" w:rsidP="00951C4D">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 xml:space="preserve">Description </w:t>
            </w:r>
            <w:r w:rsidRPr="00962FE4">
              <w:rPr>
                <w:rFonts w:ascii="Humanist Slabserif 712 Std Roma" w:hAnsi="Humanist Slabserif 712 Std Roma" w:cs="Arial"/>
                <w:color w:val="000000" w:themeColor="text1"/>
                <w:sz w:val="20"/>
              </w:rPr>
              <w:br/>
            </w:r>
            <w:r w:rsidRPr="00962FE4">
              <w:rPr>
                <w:rStyle w:val="HiddenTextZchn"/>
                <w:rFonts w:ascii="Humanist Slabserif 712 Std Roma" w:hAnsi="Humanist Slabserif 712 Std Roma" w:cs="Arial"/>
                <w:i w:val="0"/>
                <w:color w:val="000000" w:themeColor="text1"/>
                <w:sz w:val="20"/>
              </w:rPr>
              <w:t>&lt;Purpose, Use, Responsible for…&gt;</w:t>
            </w:r>
          </w:p>
        </w:tc>
      </w:tr>
      <w:tr w:rsidR="003C3A6B" w:rsidRPr="00962FE4" w14:paraId="3C36275F" w14:textId="77777777" w:rsidTr="00844DBA">
        <w:tc>
          <w:tcPr>
            <w:tcW w:w="2552" w:type="dxa"/>
          </w:tcPr>
          <w:p w14:paraId="7759945E" w14:textId="5033403C" w:rsidR="003760F5" w:rsidRPr="00301026" w:rsidRDefault="00442862" w:rsidP="00951C4D">
            <w:pPr>
              <w:spacing w:after="120"/>
              <w:rPr>
                <w:rFonts w:ascii="Humanist Slabserif 712 Std Roma" w:hAnsi="Humanist Slabserif 712 Std Roma" w:cs="Arial"/>
                <w:color w:val="000000" w:themeColor="text1"/>
                <w:sz w:val="20"/>
              </w:rPr>
            </w:pPr>
            <w:bookmarkStart w:id="751" w:name="OLE_LINK7"/>
            <w:bookmarkStart w:id="752" w:name="OLE_LINK8"/>
            <w:bookmarkStart w:id="753" w:name="OLE_LINK9"/>
            <w:bookmarkStart w:id="754" w:name="OLE_LINK10"/>
            <w:proofErr w:type="spellStart"/>
            <w:r w:rsidRPr="00301026">
              <w:rPr>
                <w:rFonts w:ascii="Humanist Slabserif 712 Std Roma" w:hAnsi="Humanist Slabserif 712 Std Roma" w:cs="Arial"/>
                <w:color w:val="000000" w:themeColor="text1"/>
                <w:sz w:val="20"/>
              </w:rPr>
              <w:t>InitialPositionView</w:t>
            </w:r>
            <w:bookmarkEnd w:id="751"/>
            <w:bookmarkEnd w:id="752"/>
            <w:r w:rsidRPr="00301026">
              <w:rPr>
                <w:rFonts w:ascii="Humanist Slabserif 712 Std Roma" w:hAnsi="Humanist Slabserif 712 Std Roma" w:cs="Arial"/>
                <w:color w:val="000000" w:themeColor="text1"/>
                <w:sz w:val="20"/>
              </w:rPr>
              <w:t>Controller</w:t>
            </w:r>
            <w:bookmarkEnd w:id="753"/>
            <w:bookmarkEnd w:id="754"/>
            <w:proofErr w:type="spellEnd"/>
          </w:p>
        </w:tc>
        <w:tc>
          <w:tcPr>
            <w:tcW w:w="7229" w:type="dxa"/>
          </w:tcPr>
          <w:p w14:paraId="429DD661" w14:textId="0F72E294" w:rsidR="003760F5" w:rsidRPr="00301026" w:rsidRDefault="005B6F03" w:rsidP="00951C4D">
            <w:pPr>
              <w:spacing w:after="120"/>
              <w:rPr>
                <w:rFonts w:ascii="Humanist Slabserif 712 Std Roma" w:hAnsi="Humanist Slabserif 712 Std Roma" w:cs="Arial"/>
                <w:color w:val="000000" w:themeColor="text1"/>
                <w:sz w:val="20"/>
              </w:rPr>
            </w:pPr>
            <w:r w:rsidRPr="00301026">
              <w:rPr>
                <w:rFonts w:ascii="Humanist Slabserif 712 Std Roma" w:hAnsi="Humanist Slabserif 712 Std Roma" w:cs="Arial"/>
                <w:color w:val="000000" w:themeColor="text1"/>
                <w:sz w:val="20"/>
              </w:rPr>
              <w:t>The class</w:t>
            </w:r>
            <w:r w:rsidR="00EA0EEE" w:rsidRPr="00301026">
              <w:rPr>
                <w:rFonts w:ascii="Humanist Slabserif 712 Std Roma" w:hAnsi="Humanist Slabserif 712 Std Roma" w:cs="Arial"/>
                <w:color w:val="000000" w:themeColor="text1"/>
                <w:sz w:val="20"/>
              </w:rPr>
              <w:t xml:space="preserve"> contains the initial position from </w:t>
            </w:r>
            <w:proofErr w:type="gramStart"/>
            <w:r w:rsidR="00EA0EEE" w:rsidRPr="00301026">
              <w:rPr>
                <w:rFonts w:ascii="Humanist Slabserif 712 Std Roma" w:hAnsi="Humanist Slabserif 712 Std Roma" w:cs="Arial"/>
                <w:color w:val="000000" w:themeColor="text1"/>
                <w:sz w:val="20"/>
              </w:rPr>
              <w:t>all of</w:t>
            </w:r>
            <w:proofErr w:type="gramEnd"/>
            <w:r w:rsidR="00EA0EEE" w:rsidRPr="00301026">
              <w:rPr>
                <w:rFonts w:ascii="Humanist Slabserif 712 Std Roma" w:hAnsi="Humanist Slabserif 712 Std Roma" w:cs="Arial"/>
                <w:color w:val="000000" w:themeColor="text1"/>
                <w:sz w:val="20"/>
              </w:rPr>
              <w:t xml:space="preserve"> the user controls on the Initial Position landscape view.</w:t>
            </w:r>
            <w:r w:rsidRPr="00301026">
              <w:rPr>
                <w:rFonts w:ascii="Humanist Slabserif 712 Std Roma" w:hAnsi="Humanist Slabserif 712 Std Roma" w:cs="Arial"/>
                <w:color w:val="000000" w:themeColor="text1"/>
                <w:sz w:val="20"/>
              </w:rPr>
              <w:t xml:space="preserve"> T</w:t>
            </w:r>
            <w:r w:rsidR="00EA0EEE" w:rsidRPr="00301026">
              <w:rPr>
                <w:rFonts w:ascii="Humanist Slabserif 712 Std Roma" w:hAnsi="Humanist Slabserif 712 Std Roma" w:cs="Arial"/>
                <w:color w:val="000000" w:themeColor="text1"/>
                <w:sz w:val="20"/>
              </w:rPr>
              <w:t xml:space="preserve">he </w:t>
            </w:r>
            <w:r w:rsidRPr="00301026">
              <w:rPr>
                <w:rFonts w:ascii="Humanist Slabserif 712 Std Roma" w:hAnsi="Humanist Slabserif 712 Std Roma" w:cs="Arial"/>
                <w:color w:val="000000" w:themeColor="text1"/>
                <w:sz w:val="20"/>
              </w:rPr>
              <w:t xml:space="preserve">initial position </w:t>
            </w:r>
            <w:r w:rsidR="00EA0EEE" w:rsidRPr="00301026">
              <w:rPr>
                <w:rFonts w:ascii="Humanist Slabserif 712 Std Roma" w:hAnsi="Humanist Slabserif 712 Std Roma" w:cs="Arial"/>
                <w:color w:val="000000" w:themeColor="text1"/>
                <w:sz w:val="20"/>
              </w:rPr>
              <w:t xml:space="preserve">object that gets passed into the </w:t>
            </w:r>
            <w:proofErr w:type="spellStart"/>
            <w:r w:rsidR="00EA0EEE" w:rsidRPr="00301026">
              <w:rPr>
                <w:rFonts w:ascii="Humanist Slabserif 712 Std Roma" w:hAnsi="Humanist Slabserif 712 Std Roma" w:cs="Arial"/>
                <w:color w:val="000000" w:themeColor="text1"/>
                <w:sz w:val="20"/>
              </w:rPr>
              <w:t>ResectionAlgorithm</w:t>
            </w:r>
            <w:proofErr w:type="spellEnd"/>
            <w:r w:rsidR="00EA0EEE" w:rsidRPr="00301026">
              <w:rPr>
                <w:rFonts w:ascii="Humanist Slabserif 712 Std Roma" w:hAnsi="Humanist Slabserif 712 Std Roma" w:cs="Arial"/>
                <w:color w:val="000000" w:themeColor="text1"/>
                <w:sz w:val="20"/>
              </w:rPr>
              <w:t xml:space="preserve"> object</w:t>
            </w:r>
          </w:p>
        </w:tc>
      </w:tr>
      <w:tr w:rsidR="003C3A6B" w:rsidRPr="00962FE4" w14:paraId="1599D207" w14:textId="77777777" w:rsidTr="00844DBA">
        <w:tc>
          <w:tcPr>
            <w:tcW w:w="2552" w:type="dxa"/>
          </w:tcPr>
          <w:p w14:paraId="04914314" w14:textId="26F61E08" w:rsidR="003760F5" w:rsidRPr="00301026" w:rsidRDefault="002A3290" w:rsidP="00951C4D">
            <w:pPr>
              <w:spacing w:after="120"/>
              <w:rPr>
                <w:rFonts w:ascii="Humanist Slabserif 712 Std Roma" w:hAnsi="Humanist Slabserif 712 Std Roma" w:cs="Arial"/>
                <w:color w:val="000000" w:themeColor="text1"/>
                <w:sz w:val="20"/>
              </w:rPr>
            </w:pPr>
            <w:proofErr w:type="spellStart"/>
            <w:r w:rsidRPr="00301026">
              <w:rPr>
                <w:rFonts w:ascii="Humanist Slabserif 712 Std Roma" w:hAnsi="Humanist Slabserif 712 Std Roma" w:cs="Arial"/>
                <w:color w:val="000000" w:themeColor="text1"/>
                <w:sz w:val="20"/>
              </w:rPr>
              <w:t>InitialPositionViewModel</w:t>
            </w:r>
            <w:proofErr w:type="spellEnd"/>
          </w:p>
        </w:tc>
        <w:tc>
          <w:tcPr>
            <w:tcW w:w="7229" w:type="dxa"/>
          </w:tcPr>
          <w:p w14:paraId="53C70864" w14:textId="217DF59A" w:rsidR="003760F5" w:rsidRPr="00301026" w:rsidRDefault="00283368" w:rsidP="00951C4D">
            <w:pPr>
              <w:spacing w:after="120"/>
              <w:rPr>
                <w:rFonts w:ascii="Humanist Slabserif 712 Std Roma" w:hAnsi="Humanist Slabserif 712 Std Roma" w:cs="Arial"/>
                <w:color w:val="000000" w:themeColor="text1"/>
                <w:sz w:val="20"/>
              </w:rPr>
            </w:pPr>
            <w:r w:rsidRPr="00301026">
              <w:rPr>
                <w:rFonts w:ascii="Humanist Slabserif 712 Std Roma" w:hAnsi="Humanist Slabserif 712 Std Roma" w:cs="Arial"/>
                <w:color w:val="000000" w:themeColor="text1"/>
                <w:sz w:val="20"/>
              </w:rPr>
              <w:t>This c</w:t>
            </w:r>
            <w:r w:rsidR="002A3290" w:rsidRPr="00301026">
              <w:rPr>
                <w:rFonts w:ascii="Humanist Slabserif 712 Std Roma" w:hAnsi="Humanist Slabserif 712 Std Roma" w:cs="Arial"/>
                <w:color w:val="000000" w:themeColor="text1"/>
                <w:sz w:val="20"/>
              </w:rPr>
              <w:t xml:space="preserve">lass </w:t>
            </w:r>
            <w:r w:rsidRPr="00301026">
              <w:rPr>
                <w:rFonts w:ascii="Humanist Slabserif 712 Std Roma" w:hAnsi="Humanist Slabserif 712 Std Roma" w:cs="Arial"/>
                <w:color w:val="000000" w:themeColor="text1"/>
                <w:sz w:val="20"/>
              </w:rPr>
              <w:t xml:space="preserve">is </w:t>
            </w:r>
            <w:r w:rsidR="002A3290" w:rsidRPr="00301026">
              <w:rPr>
                <w:rFonts w:ascii="Humanist Slabserif 712 Std Roma" w:hAnsi="Humanist Slabserif 712 Std Roma" w:cs="Arial"/>
                <w:color w:val="000000" w:themeColor="text1"/>
                <w:sz w:val="20"/>
              </w:rPr>
              <w:t xml:space="preserve">used to calculate all the image transform and image rotation required by the </w:t>
            </w:r>
            <w:proofErr w:type="spellStart"/>
            <w:r w:rsidR="002A3290" w:rsidRPr="00301026">
              <w:rPr>
                <w:rFonts w:ascii="Humanist Slabserif 712 Std Roma" w:hAnsi="Humanist Slabserif 712 Std Roma" w:cs="Arial"/>
                <w:color w:val="000000" w:themeColor="text1"/>
                <w:sz w:val="20"/>
              </w:rPr>
              <w:t>InitialPositionViewController</w:t>
            </w:r>
            <w:proofErr w:type="spellEnd"/>
            <w:r w:rsidR="002A3290" w:rsidRPr="00301026">
              <w:rPr>
                <w:rFonts w:ascii="Humanist Slabserif 712 Std Roma" w:hAnsi="Humanist Slabserif 712 Std Roma" w:cs="Arial"/>
                <w:color w:val="000000" w:themeColor="text1"/>
                <w:sz w:val="20"/>
              </w:rPr>
              <w:t>.</w:t>
            </w:r>
          </w:p>
        </w:tc>
      </w:tr>
      <w:tr w:rsidR="006236E2" w:rsidRPr="00962FE4" w14:paraId="45A1CC0B" w14:textId="77777777" w:rsidTr="00844DBA">
        <w:tc>
          <w:tcPr>
            <w:tcW w:w="2552" w:type="dxa"/>
          </w:tcPr>
          <w:p w14:paraId="21D5A8D6" w14:textId="6B1D8953" w:rsidR="006236E2" w:rsidRPr="00301026" w:rsidRDefault="006236E2" w:rsidP="00951C4D">
            <w:pPr>
              <w:spacing w:after="120"/>
              <w:rPr>
                <w:rFonts w:ascii="Humanist Slabserif 712 Std Roma" w:hAnsi="Humanist Slabserif 712 Std Roma" w:cs="Arial"/>
                <w:color w:val="000000" w:themeColor="text1"/>
                <w:sz w:val="20"/>
              </w:rPr>
            </w:pPr>
            <w:proofErr w:type="spellStart"/>
            <w:r w:rsidRPr="00301026">
              <w:rPr>
                <w:rFonts w:ascii="Humanist Slabserif 712 Std Roma" w:hAnsi="Humanist Slabserif 712 Std Roma" w:cs="Arial"/>
                <w:color w:val="000000" w:themeColor="text1"/>
                <w:sz w:val="20"/>
              </w:rPr>
              <w:t>InitialPositionValidator</w:t>
            </w:r>
            <w:proofErr w:type="spellEnd"/>
          </w:p>
        </w:tc>
        <w:tc>
          <w:tcPr>
            <w:tcW w:w="7229" w:type="dxa"/>
          </w:tcPr>
          <w:p w14:paraId="1CBACEF2" w14:textId="373AC2CD" w:rsidR="006236E2" w:rsidRPr="00301026" w:rsidRDefault="006236E2" w:rsidP="00951C4D">
            <w:pPr>
              <w:spacing w:after="120"/>
              <w:rPr>
                <w:rFonts w:ascii="Humanist Slabserif 712 Std Roma" w:hAnsi="Humanist Slabserif 712 Std Roma" w:cs="Arial"/>
                <w:color w:val="000000" w:themeColor="text1"/>
                <w:sz w:val="20"/>
              </w:rPr>
            </w:pPr>
            <w:r w:rsidRPr="00301026">
              <w:rPr>
                <w:rFonts w:ascii="Humanist Slabserif 712 Std Roma" w:hAnsi="Humanist Slabserif 712 Std Roma" w:cs="Arial"/>
                <w:color w:val="000000" w:themeColor="text1"/>
                <w:sz w:val="20"/>
              </w:rPr>
              <w:t>Th</w:t>
            </w:r>
            <w:r w:rsidR="00283368" w:rsidRPr="00301026">
              <w:rPr>
                <w:rFonts w:ascii="Humanist Slabserif 712 Std Roma" w:hAnsi="Humanist Slabserif 712 Std Roma" w:cs="Arial"/>
                <w:color w:val="000000" w:themeColor="text1"/>
                <w:sz w:val="20"/>
              </w:rPr>
              <w:t>is</w:t>
            </w:r>
            <w:r w:rsidRPr="00301026">
              <w:rPr>
                <w:rFonts w:ascii="Humanist Slabserif 712 Std Roma" w:hAnsi="Humanist Slabserif 712 Std Roma" w:cs="Arial"/>
                <w:color w:val="000000" w:themeColor="text1"/>
                <w:sz w:val="20"/>
              </w:rPr>
              <w:t xml:space="preserve"> class</w:t>
            </w:r>
            <w:r w:rsidR="00283368" w:rsidRPr="00301026">
              <w:rPr>
                <w:rFonts w:ascii="Humanist Slabserif 712 Std Roma" w:hAnsi="Humanist Slabserif 712 Std Roma" w:cs="Arial"/>
                <w:color w:val="000000" w:themeColor="text1"/>
                <w:sz w:val="20"/>
              </w:rPr>
              <w:t xml:space="preserve"> is</w:t>
            </w:r>
            <w:r w:rsidRPr="00301026">
              <w:rPr>
                <w:rFonts w:ascii="Humanist Slabserif 712 Std Roma" w:hAnsi="Humanist Slabserif 712 Std Roma" w:cs="Arial"/>
                <w:color w:val="000000" w:themeColor="text1"/>
                <w:sz w:val="20"/>
              </w:rPr>
              <w:t xml:space="preserve"> used to validate the </w:t>
            </w:r>
            <w:proofErr w:type="spellStart"/>
            <w:r w:rsidRPr="00301026">
              <w:rPr>
                <w:rFonts w:ascii="Humanist Slabserif 712 Std Roma" w:hAnsi="Humanist Slabserif 712 Std Roma" w:cs="Arial"/>
                <w:color w:val="000000" w:themeColor="text1"/>
                <w:sz w:val="20"/>
              </w:rPr>
              <w:t>initialPosition</w:t>
            </w:r>
            <w:r w:rsidR="001E46CD" w:rsidRPr="00301026">
              <w:rPr>
                <w:rFonts w:ascii="Humanist Slabserif 712 Std Roma" w:hAnsi="Humanist Slabserif 712 Std Roma" w:cs="Arial"/>
                <w:color w:val="000000" w:themeColor="text1"/>
                <w:sz w:val="20"/>
              </w:rPr>
              <w:t>M</w:t>
            </w:r>
            <w:r w:rsidRPr="00301026">
              <w:rPr>
                <w:rFonts w:ascii="Humanist Slabserif 712 Std Roma" w:hAnsi="Humanist Slabserif 712 Std Roma" w:cs="Arial"/>
                <w:color w:val="000000" w:themeColor="text1"/>
                <w:sz w:val="20"/>
              </w:rPr>
              <w:t>odel</w:t>
            </w:r>
            <w:proofErr w:type="spellEnd"/>
            <w:r w:rsidRPr="00301026">
              <w:rPr>
                <w:rFonts w:ascii="Humanist Slabserif 712 Std Roma" w:hAnsi="Humanist Slabserif 712 Std Roma" w:cs="Arial"/>
                <w:color w:val="000000" w:themeColor="text1"/>
                <w:sz w:val="20"/>
              </w:rPr>
              <w:t>.</w:t>
            </w:r>
          </w:p>
        </w:tc>
      </w:tr>
    </w:tbl>
    <w:p w14:paraId="491B0705"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026CA096" w14:textId="77777777" w:rsidR="004C5E9D" w:rsidRPr="00962FE4" w:rsidRDefault="004C5E9D" w:rsidP="0004300F">
      <w:pPr>
        <w:spacing w:after="120"/>
        <w:ind w:left="720"/>
        <w:rPr>
          <w:rFonts w:ascii="Humanist Slabserif 712 Std Roma" w:hAnsi="Humanist Slabserif 712 Std Roma" w:cs="Arial"/>
          <w:color w:val="000000" w:themeColor="text1"/>
          <w:sz w:val="20"/>
        </w:rPr>
      </w:pPr>
    </w:p>
    <w:p w14:paraId="1C594428" w14:textId="77777777" w:rsidR="004C5E9D" w:rsidRPr="00962FE4" w:rsidRDefault="004C5E9D" w:rsidP="0004300F">
      <w:pPr>
        <w:spacing w:after="120"/>
        <w:ind w:left="720"/>
        <w:rPr>
          <w:rFonts w:ascii="Humanist Slabserif 712 Std Roma" w:hAnsi="Humanist Slabserif 712 Std Roma" w:cs="Arial"/>
          <w:color w:val="000000" w:themeColor="text1"/>
          <w:sz w:val="20"/>
        </w:rPr>
      </w:pPr>
    </w:p>
    <w:p w14:paraId="5FA2EF2D" w14:textId="77777777" w:rsidR="004C5E9D" w:rsidRPr="00962FE4" w:rsidRDefault="004C5E9D" w:rsidP="009E7E4C">
      <w:pPr>
        <w:spacing w:after="120"/>
        <w:rPr>
          <w:rFonts w:ascii="Humanist Slabserif 712 Std Roma" w:hAnsi="Humanist Slabserif 712 Std Roma" w:cs="Arial"/>
          <w:color w:val="000000" w:themeColor="text1"/>
          <w:sz w:val="20"/>
        </w:rPr>
      </w:pPr>
    </w:p>
    <w:p w14:paraId="256A18DE" w14:textId="520C9855" w:rsidR="001A2489" w:rsidRPr="001A2489" w:rsidRDefault="003760F5" w:rsidP="001A2489">
      <w:pPr>
        <w:pStyle w:val="Heading2"/>
        <w:keepLines w:val="0"/>
        <w:tabs>
          <w:tab w:val="num" w:pos="1440"/>
        </w:tabs>
        <w:spacing w:before="0" w:after="120"/>
        <w:ind w:left="720" w:firstLine="0"/>
        <w:rPr>
          <w:rFonts w:ascii="Humanist Slabserif 712 Std Roma" w:hAnsi="Humanist Slabserif 712 Std Roma" w:cs="Arial"/>
          <w:b w:val="0"/>
          <w:color w:val="000000" w:themeColor="text1"/>
          <w:sz w:val="20"/>
        </w:rPr>
      </w:pPr>
      <w:bookmarkStart w:id="755" w:name="_Toc103203564"/>
      <w:bookmarkStart w:id="756" w:name="OLE_LINK15"/>
      <w:bookmarkStart w:id="757" w:name="OLE_LINK16"/>
      <w:bookmarkStart w:id="758" w:name="OLE_LINK13"/>
      <w:bookmarkStart w:id="759" w:name="OLE_LINK14"/>
      <w:r w:rsidRPr="00962FE4">
        <w:rPr>
          <w:rFonts w:ascii="Humanist Slabserif 712 Std Roma" w:hAnsi="Humanist Slabserif 712 Std Roma" w:cs="Arial"/>
          <w:b w:val="0"/>
          <w:color w:val="000000" w:themeColor="text1"/>
          <w:sz w:val="20"/>
        </w:rPr>
        <w:t xml:space="preserve">Module2 </w:t>
      </w:r>
      <w:r w:rsidR="00301026">
        <w:rPr>
          <w:rFonts w:ascii="Humanist Slabserif 712 Std Roma" w:hAnsi="Humanist Slabserif 712 Std Roma" w:cs="Arial"/>
          <w:b w:val="0"/>
          <w:color w:val="000000" w:themeColor="text1"/>
          <w:sz w:val="20"/>
        </w:rPr>
        <w:t>– User preference</w:t>
      </w:r>
      <w:bookmarkEnd w:id="755"/>
    </w:p>
    <w:tbl>
      <w:tblPr>
        <w:tblW w:w="978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7796"/>
      </w:tblGrid>
      <w:tr w:rsidR="003C3A6B" w:rsidRPr="00962FE4" w14:paraId="2B2B7361" w14:textId="77777777" w:rsidTr="0004300F">
        <w:trPr>
          <w:tblHeader/>
        </w:trPr>
        <w:tc>
          <w:tcPr>
            <w:tcW w:w="1985" w:type="dxa"/>
            <w:shd w:val="clear" w:color="auto" w:fill="C0C0C0"/>
          </w:tcPr>
          <w:p w14:paraId="5DBACD96" w14:textId="77777777" w:rsidR="003760F5" w:rsidRPr="00962FE4" w:rsidRDefault="003760F5" w:rsidP="00951C4D">
            <w:pPr>
              <w:spacing w:after="120"/>
              <w:rPr>
                <w:rFonts w:ascii="Humanist Slabserif 712 Std Roma" w:hAnsi="Humanist Slabserif 712 Std Roma" w:cs="Arial"/>
                <w:color w:val="000000" w:themeColor="text1"/>
                <w:sz w:val="20"/>
              </w:rPr>
            </w:pPr>
            <w:bookmarkStart w:id="760" w:name="OLE_LINK17"/>
            <w:bookmarkStart w:id="761" w:name="OLE_LINK18"/>
            <w:bookmarkEnd w:id="756"/>
            <w:bookmarkEnd w:id="757"/>
            <w:r w:rsidRPr="00962FE4">
              <w:rPr>
                <w:rFonts w:ascii="Humanist Slabserif 712 Std Roma" w:hAnsi="Humanist Slabserif 712 Std Roma" w:cs="Arial"/>
                <w:color w:val="000000" w:themeColor="text1"/>
                <w:sz w:val="20"/>
              </w:rPr>
              <w:t xml:space="preserve">Module </w:t>
            </w:r>
            <w:r w:rsidRPr="00962FE4">
              <w:rPr>
                <w:rFonts w:ascii="Humanist Slabserif 712 Std Roma" w:hAnsi="Humanist Slabserif 712 Std Roma" w:cs="Arial"/>
                <w:color w:val="000000" w:themeColor="text1"/>
                <w:sz w:val="20"/>
              </w:rPr>
              <w:br/>
            </w:r>
            <w:r w:rsidRPr="00962FE4">
              <w:rPr>
                <w:rStyle w:val="HiddenTextZchn"/>
                <w:rFonts w:ascii="Humanist Slabserif 712 Std Roma" w:hAnsi="Humanist Slabserif 712 Std Roma" w:cs="Arial"/>
                <w:i w:val="0"/>
                <w:color w:val="000000" w:themeColor="text1"/>
                <w:sz w:val="20"/>
              </w:rPr>
              <w:t>&lt;Package,  Class …&gt;</w:t>
            </w:r>
          </w:p>
        </w:tc>
        <w:tc>
          <w:tcPr>
            <w:tcW w:w="7796" w:type="dxa"/>
            <w:shd w:val="clear" w:color="auto" w:fill="C0C0C0"/>
          </w:tcPr>
          <w:p w14:paraId="626DD905" w14:textId="77777777" w:rsidR="003760F5" w:rsidRPr="00962FE4" w:rsidRDefault="003760F5" w:rsidP="00951C4D">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 xml:space="preserve">Description </w:t>
            </w:r>
            <w:r w:rsidRPr="00962FE4">
              <w:rPr>
                <w:rFonts w:ascii="Humanist Slabserif 712 Std Roma" w:hAnsi="Humanist Slabserif 712 Std Roma" w:cs="Arial"/>
                <w:color w:val="000000" w:themeColor="text1"/>
                <w:sz w:val="20"/>
              </w:rPr>
              <w:br/>
            </w:r>
            <w:r w:rsidRPr="00962FE4">
              <w:rPr>
                <w:rStyle w:val="HiddenTextZchn"/>
                <w:rFonts w:ascii="Humanist Slabserif 712 Std Roma" w:hAnsi="Humanist Slabserif 712 Std Roma" w:cs="Arial"/>
                <w:i w:val="0"/>
                <w:color w:val="000000" w:themeColor="text1"/>
                <w:sz w:val="20"/>
              </w:rPr>
              <w:t>&lt;Purpose, Use, Responsible for…&gt;</w:t>
            </w:r>
          </w:p>
        </w:tc>
      </w:tr>
      <w:tr w:rsidR="003C3A6B" w:rsidRPr="00962FE4" w14:paraId="545CABD9" w14:textId="77777777" w:rsidTr="0004300F">
        <w:tc>
          <w:tcPr>
            <w:tcW w:w="1985" w:type="dxa"/>
          </w:tcPr>
          <w:p w14:paraId="62E43E19" w14:textId="7D22454A" w:rsidR="003760F5" w:rsidRPr="00301026" w:rsidRDefault="009E5DB4" w:rsidP="00951C4D">
            <w:pPr>
              <w:spacing w:after="120"/>
              <w:rPr>
                <w:rFonts w:ascii="Humanist Slabserif 712 Std Roma" w:hAnsi="Humanist Slabserif 712 Std Roma" w:cs="Arial"/>
                <w:color w:val="000000" w:themeColor="text1"/>
                <w:sz w:val="20"/>
              </w:rPr>
            </w:pPr>
            <w:proofErr w:type="spellStart"/>
            <w:r w:rsidRPr="00301026">
              <w:rPr>
                <w:rFonts w:ascii="Humanist Slabserif 712 Std Roma" w:hAnsi="Humanist Slabserif 712 Std Roma" w:cs="Arial"/>
                <w:color w:val="000000" w:themeColor="text1"/>
                <w:sz w:val="20"/>
              </w:rPr>
              <w:t>PreferenceViewController</w:t>
            </w:r>
            <w:proofErr w:type="spellEnd"/>
          </w:p>
        </w:tc>
        <w:tc>
          <w:tcPr>
            <w:tcW w:w="7796" w:type="dxa"/>
          </w:tcPr>
          <w:p w14:paraId="692F3DA4" w14:textId="6B9E4C46" w:rsidR="003760F5" w:rsidRPr="00301026" w:rsidRDefault="009E5DB4" w:rsidP="00951C4D">
            <w:pPr>
              <w:spacing w:after="120"/>
              <w:rPr>
                <w:rFonts w:ascii="Humanist Slabserif 712 Std Roma" w:hAnsi="Humanist Slabserif 712 Std Roma" w:cs="Arial"/>
                <w:color w:val="000000" w:themeColor="text1"/>
                <w:sz w:val="20"/>
              </w:rPr>
            </w:pPr>
            <w:r w:rsidRPr="00301026">
              <w:rPr>
                <w:rFonts w:ascii="Humanist Slabserif 712 Std Roma" w:hAnsi="Humanist Slabserif 712 Std Roma" w:cs="Arial"/>
                <w:color w:val="000000" w:themeColor="text1"/>
                <w:sz w:val="20"/>
              </w:rPr>
              <w:t>Th</w:t>
            </w:r>
            <w:r w:rsidR="00283368" w:rsidRPr="00301026">
              <w:rPr>
                <w:rFonts w:ascii="Humanist Slabserif 712 Std Roma" w:hAnsi="Humanist Slabserif 712 Std Roma" w:cs="Arial"/>
                <w:color w:val="000000" w:themeColor="text1"/>
                <w:sz w:val="20"/>
              </w:rPr>
              <w:t xml:space="preserve">is class is </w:t>
            </w:r>
            <w:r w:rsidRPr="00301026">
              <w:rPr>
                <w:rFonts w:ascii="Humanist Slabserif 712 Std Roma" w:hAnsi="Humanist Slabserif 712 Std Roma" w:cs="Arial"/>
                <w:color w:val="000000" w:themeColor="text1"/>
                <w:sz w:val="20"/>
              </w:rPr>
              <w:t xml:space="preserve">used to </w:t>
            </w:r>
            <w:r w:rsidR="00716697" w:rsidRPr="00301026">
              <w:rPr>
                <w:rFonts w:ascii="Humanist Slabserif 712 Std Roma" w:hAnsi="Humanist Slabserif 712 Std Roma" w:cs="Arial"/>
                <w:color w:val="000000" w:themeColor="text1"/>
                <w:sz w:val="20"/>
              </w:rPr>
              <w:t xml:space="preserve">display </w:t>
            </w:r>
            <w:r w:rsidRPr="00301026">
              <w:rPr>
                <w:rFonts w:ascii="Humanist Slabserif 712 Std Roma" w:hAnsi="Humanist Slabserif 712 Std Roma" w:cs="Arial"/>
                <w:color w:val="000000" w:themeColor="text1"/>
                <w:sz w:val="20"/>
              </w:rPr>
              <w:t>the standard preference,</w:t>
            </w:r>
            <w:r w:rsidR="00716697" w:rsidRPr="00301026">
              <w:rPr>
                <w:rFonts w:ascii="Humanist Slabserif 712 Std Roma" w:hAnsi="Humanist Slabserif 712 Std Roma" w:cs="Arial"/>
                <w:color w:val="000000" w:themeColor="text1"/>
                <w:sz w:val="20"/>
              </w:rPr>
              <w:t xml:space="preserve"> create new, clone, edit, </w:t>
            </w:r>
            <w:proofErr w:type="gramStart"/>
            <w:r w:rsidR="00716697" w:rsidRPr="00301026">
              <w:rPr>
                <w:rFonts w:ascii="Humanist Slabserif 712 Std Roma" w:hAnsi="Humanist Slabserif 712 Std Roma" w:cs="Arial"/>
                <w:color w:val="000000" w:themeColor="text1"/>
                <w:sz w:val="20"/>
              </w:rPr>
              <w:t>save</w:t>
            </w:r>
            <w:proofErr w:type="gramEnd"/>
            <w:r w:rsidR="00716697" w:rsidRPr="00301026">
              <w:rPr>
                <w:rFonts w:ascii="Humanist Slabserif 712 Std Roma" w:hAnsi="Humanist Slabserif 712 Std Roma" w:cs="Arial"/>
                <w:color w:val="000000" w:themeColor="text1"/>
                <w:sz w:val="20"/>
              </w:rPr>
              <w:t xml:space="preserve"> and delete the preference. Also display UI for preference screen.</w:t>
            </w:r>
          </w:p>
        </w:tc>
      </w:tr>
      <w:tr w:rsidR="003C3A6B" w:rsidRPr="00962FE4" w14:paraId="7EF25DAE" w14:textId="77777777" w:rsidTr="0004300F">
        <w:tc>
          <w:tcPr>
            <w:tcW w:w="1985" w:type="dxa"/>
          </w:tcPr>
          <w:p w14:paraId="0239738F" w14:textId="5E14CE83" w:rsidR="003760F5" w:rsidRPr="00301026" w:rsidRDefault="00826C28" w:rsidP="00951C4D">
            <w:pPr>
              <w:spacing w:after="120"/>
              <w:rPr>
                <w:rFonts w:ascii="Humanist Slabserif 712 Std Roma" w:hAnsi="Humanist Slabserif 712 Std Roma" w:cs="Arial"/>
                <w:color w:val="000000" w:themeColor="text1"/>
                <w:sz w:val="20"/>
              </w:rPr>
            </w:pPr>
            <w:proofErr w:type="spellStart"/>
            <w:r w:rsidRPr="00301026">
              <w:rPr>
                <w:rFonts w:ascii="Humanist Slabserif 712 Std Roma" w:hAnsi="Humanist Slabserif 712 Std Roma" w:cs="Arial"/>
                <w:color w:val="000000" w:themeColor="text1"/>
                <w:sz w:val="20"/>
              </w:rPr>
              <w:t>PreferenceViewModel</w:t>
            </w:r>
            <w:proofErr w:type="spellEnd"/>
          </w:p>
        </w:tc>
        <w:tc>
          <w:tcPr>
            <w:tcW w:w="7796" w:type="dxa"/>
          </w:tcPr>
          <w:p w14:paraId="7112F29D" w14:textId="451ABC32" w:rsidR="003760F5" w:rsidRPr="00301026" w:rsidRDefault="00826C28" w:rsidP="00951C4D">
            <w:pPr>
              <w:spacing w:after="120"/>
              <w:rPr>
                <w:rFonts w:ascii="Humanist Slabserif 712 Std Roma" w:hAnsi="Humanist Slabserif 712 Std Roma" w:cs="Arial"/>
                <w:color w:val="000000" w:themeColor="text1"/>
                <w:sz w:val="20"/>
              </w:rPr>
            </w:pPr>
            <w:r w:rsidRPr="00301026">
              <w:rPr>
                <w:rFonts w:ascii="Humanist Slabserif 712 Std Roma" w:hAnsi="Humanist Slabserif 712 Std Roma" w:cs="Arial"/>
                <w:color w:val="000000" w:themeColor="text1"/>
                <w:sz w:val="20"/>
              </w:rPr>
              <w:t>Th</w:t>
            </w:r>
            <w:r w:rsidR="00283368" w:rsidRPr="00301026">
              <w:rPr>
                <w:rFonts w:ascii="Humanist Slabserif 712 Std Roma" w:hAnsi="Humanist Slabserif 712 Std Roma" w:cs="Arial"/>
                <w:color w:val="000000" w:themeColor="text1"/>
                <w:sz w:val="20"/>
              </w:rPr>
              <w:t>is</w:t>
            </w:r>
            <w:r w:rsidRPr="00301026">
              <w:rPr>
                <w:rFonts w:ascii="Humanist Slabserif 712 Std Roma" w:hAnsi="Humanist Slabserif 712 Std Roma" w:cs="Arial"/>
                <w:color w:val="000000" w:themeColor="text1"/>
                <w:sz w:val="20"/>
              </w:rPr>
              <w:t xml:space="preserve"> class </w:t>
            </w:r>
            <w:r w:rsidR="00283368" w:rsidRPr="00301026">
              <w:rPr>
                <w:rFonts w:ascii="Humanist Slabserif 712 Std Roma" w:hAnsi="Humanist Slabserif 712 Std Roma" w:cs="Arial"/>
                <w:color w:val="000000" w:themeColor="text1"/>
                <w:sz w:val="20"/>
              </w:rPr>
              <w:t xml:space="preserve">is </w:t>
            </w:r>
            <w:r w:rsidRPr="00301026">
              <w:rPr>
                <w:rFonts w:ascii="Humanist Slabserif 712 Std Roma" w:hAnsi="Humanist Slabserif 712 Std Roma" w:cs="Arial"/>
                <w:color w:val="000000" w:themeColor="text1"/>
                <w:sz w:val="20"/>
              </w:rPr>
              <w:t xml:space="preserve">used for </w:t>
            </w:r>
            <w:r w:rsidR="00925C3F" w:rsidRPr="00301026">
              <w:rPr>
                <w:rFonts w:ascii="Humanist Slabserif 712 Std Roma" w:hAnsi="Humanist Slabserif 712 Std Roma" w:cs="Arial"/>
                <w:color w:val="000000" w:themeColor="text1"/>
                <w:sz w:val="20"/>
              </w:rPr>
              <w:t>fetching and save the created, edited preferences.</w:t>
            </w:r>
          </w:p>
        </w:tc>
      </w:tr>
      <w:bookmarkEnd w:id="758"/>
      <w:bookmarkEnd w:id="759"/>
      <w:bookmarkEnd w:id="760"/>
      <w:bookmarkEnd w:id="761"/>
    </w:tbl>
    <w:p w14:paraId="3300DBAA" w14:textId="1A758240" w:rsidR="003760F5" w:rsidRDefault="003760F5" w:rsidP="0004300F">
      <w:pPr>
        <w:spacing w:after="120"/>
        <w:ind w:left="720"/>
        <w:rPr>
          <w:rFonts w:ascii="Humanist Slabserif 712 Std Roma" w:hAnsi="Humanist Slabserif 712 Std Roma" w:cs="Arial"/>
          <w:color w:val="000000" w:themeColor="text1"/>
          <w:sz w:val="20"/>
        </w:rPr>
      </w:pPr>
    </w:p>
    <w:p w14:paraId="6BAB10D5" w14:textId="217F47B4" w:rsidR="00161CF8" w:rsidRDefault="001A2489" w:rsidP="00161CF8">
      <w:pPr>
        <w:pStyle w:val="Heading2"/>
        <w:keepLines w:val="0"/>
        <w:tabs>
          <w:tab w:val="num" w:pos="1440"/>
        </w:tabs>
        <w:spacing w:before="0" w:after="120"/>
        <w:ind w:left="720" w:firstLine="0"/>
        <w:rPr>
          <w:rFonts w:ascii="Humanist Slabserif 712 Std Roma" w:hAnsi="Humanist Slabserif 712 Std Roma" w:cs="Arial"/>
          <w:b w:val="0"/>
          <w:color w:val="000000" w:themeColor="text1"/>
          <w:sz w:val="20"/>
        </w:rPr>
      </w:pPr>
      <w:bookmarkStart w:id="762" w:name="_Toc103203565"/>
      <w:r w:rsidRPr="00161CF8">
        <w:rPr>
          <w:rFonts w:ascii="Humanist Slabserif 712 Std Roma" w:hAnsi="Humanist Slabserif 712 Std Roma" w:cs="Arial"/>
          <w:b w:val="0"/>
          <w:color w:val="000000" w:themeColor="text1"/>
          <w:sz w:val="20"/>
        </w:rPr>
        <w:t>Module</w:t>
      </w:r>
      <w:r w:rsidR="00161CF8">
        <w:rPr>
          <w:rFonts w:ascii="Humanist Slabserif 712 Std Roma" w:hAnsi="Humanist Slabserif 712 Std Roma" w:cs="Arial"/>
          <w:b w:val="0"/>
          <w:color w:val="000000" w:themeColor="text1"/>
          <w:sz w:val="20"/>
        </w:rPr>
        <w:t>3</w:t>
      </w:r>
      <w:r w:rsidR="00301026">
        <w:rPr>
          <w:rFonts w:ascii="Humanist Slabserif 712 Std Roma" w:hAnsi="Humanist Slabserif 712 Std Roma" w:cs="Arial"/>
          <w:b w:val="0"/>
          <w:color w:val="000000" w:themeColor="text1"/>
          <w:sz w:val="20"/>
        </w:rPr>
        <w:t xml:space="preserve"> - Solution</w:t>
      </w:r>
      <w:bookmarkEnd w:id="762"/>
    </w:p>
    <w:tbl>
      <w:tblPr>
        <w:tblW w:w="978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7"/>
        <w:gridCol w:w="7654"/>
      </w:tblGrid>
      <w:tr w:rsidR="00161CF8" w:rsidRPr="00962FE4" w14:paraId="2FB99F48" w14:textId="77777777" w:rsidTr="63BB8245">
        <w:trPr>
          <w:tblHeader/>
        </w:trPr>
        <w:tc>
          <w:tcPr>
            <w:tcW w:w="2127" w:type="dxa"/>
            <w:shd w:val="clear" w:color="auto" w:fill="C0C0C0"/>
          </w:tcPr>
          <w:p w14:paraId="3A78E69F" w14:textId="77777777" w:rsidR="00161CF8" w:rsidRPr="00962FE4" w:rsidRDefault="00161CF8" w:rsidP="00951C4D">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 xml:space="preserve">Module </w:t>
            </w:r>
            <w:r w:rsidRPr="00962FE4">
              <w:rPr>
                <w:rFonts w:ascii="Humanist Slabserif 712 Std Roma" w:hAnsi="Humanist Slabserif 712 Std Roma" w:cs="Arial"/>
                <w:color w:val="000000" w:themeColor="text1"/>
                <w:sz w:val="20"/>
              </w:rPr>
              <w:br/>
            </w:r>
            <w:r w:rsidRPr="00962FE4">
              <w:rPr>
                <w:rStyle w:val="HiddenTextZchn"/>
                <w:rFonts w:ascii="Humanist Slabserif 712 Std Roma" w:hAnsi="Humanist Slabserif 712 Std Roma" w:cs="Arial"/>
                <w:i w:val="0"/>
                <w:color w:val="000000" w:themeColor="text1"/>
                <w:sz w:val="20"/>
              </w:rPr>
              <w:t>&lt;Package,  Class …&gt;</w:t>
            </w:r>
          </w:p>
        </w:tc>
        <w:tc>
          <w:tcPr>
            <w:tcW w:w="7654" w:type="dxa"/>
            <w:shd w:val="clear" w:color="auto" w:fill="C0C0C0"/>
          </w:tcPr>
          <w:p w14:paraId="4B3447F7" w14:textId="77777777" w:rsidR="00161CF8" w:rsidRPr="00962FE4" w:rsidRDefault="00161CF8" w:rsidP="00951C4D">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 xml:space="preserve">Description </w:t>
            </w:r>
            <w:r w:rsidRPr="00962FE4">
              <w:rPr>
                <w:rFonts w:ascii="Humanist Slabserif 712 Std Roma" w:hAnsi="Humanist Slabserif 712 Std Roma" w:cs="Arial"/>
                <w:color w:val="000000" w:themeColor="text1"/>
                <w:sz w:val="20"/>
              </w:rPr>
              <w:br/>
            </w:r>
            <w:r w:rsidRPr="00962FE4">
              <w:rPr>
                <w:rStyle w:val="HiddenTextZchn"/>
                <w:rFonts w:ascii="Humanist Slabserif 712 Std Roma" w:hAnsi="Humanist Slabserif 712 Std Roma" w:cs="Arial"/>
                <w:i w:val="0"/>
                <w:color w:val="000000" w:themeColor="text1"/>
                <w:sz w:val="20"/>
              </w:rPr>
              <w:t>&lt;Purpose, Use, Responsible for…&gt;</w:t>
            </w:r>
          </w:p>
        </w:tc>
      </w:tr>
      <w:tr w:rsidR="00161CF8" w:rsidRPr="00962FE4" w14:paraId="7F045B8D" w14:textId="77777777" w:rsidTr="63BB8245">
        <w:tc>
          <w:tcPr>
            <w:tcW w:w="2127" w:type="dxa"/>
          </w:tcPr>
          <w:p w14:paraId="1F143A03" w14:textId="0085BC5F" w:rsidR="00161CF8" w:rsidRPr="00301026" w:rsidRDefault="00161CF8" w:rsidP="00951C4D">
            <w:pPr>
              <w:spacing w:after="120"/>
              <w:rPr>
                <w:rFonts w:ascii="Humanist Slabserif 712 Std Roma" w:hAnsi="Humanist Slabserif 712 Std Roma" w:cs="Arial"/>
                <w:color w:val="000000" w:themeColor="text1"/>
                <w:sz w:val="20"/>
              </w:rPr>
            </w:pPr>
            <w:proofErr w:type="spellStart"/>
            <w:r w:rsidRPr="00301026">
              <w:rPr>
                <w:rFonts w:ascii="Humanist Slabserif 712 Std Roma" w:hAnsi="Humanist Slabserif 712 Std Roma" w:cs="Arial"/>
                <w:color w:val="000000" w:themeColor="text1"/>
                <w:sz w:val="20"/>
              </w:rPr>
              <w:t>SolutionViewController</w:t>
            </w:r>
            <w:proofErr w:type="spellEnd"/>
          </w:p>
        </w:tc>
        <w:tc>
          <w:tcPr>
            <w:tcW w:w="7654" w:type="dxa"/>
          </w:tcPr>
          <w:p w14:paraId="66023DA9" w14:textId="10260F22" w:rsidR="00161CF8" w:rsidRPr="00301026" w:rsidRDefault="00161CF8" w:rsidP="00161CF8">
            <w:pPr>
              <w:widowControl w:val="0"/>
              <w:spacing w:after="120"/>
              <w:rPr>
                <w:rFonts w:ascii="Humanist Slabserif 712 Std Roma" w:hAnsi="Humanist Slabserif 712 Std Roma" w:cs="Arial"/>
                <w:color w:val="000000" w:themeColor="text1"/>
                <w:sz w:val="20"/>
              </w:rPr>
            </w:pPr>
            <w:r w:rsidRPr="00301026">
              <w:rPr>
                <w:rFonts w:ascii="Humanist Slabserif 712 Std Roma" w:hAnsi="Humanist Slabserif 712 Std Roma" w:cs="Arial"/>
                <w:color w:val="000000" w:themeColor="text1"/>
                <w:sz w:val="20"/>
              </w:rPr>
              <w:t xml:space="preserve">This class is used to display solutions from the </w:t>
            </w:r>
            <w:proofErr w:type="spellStart"/>
            <w:r w:rsidRPr="00301026">
              <w:rPr>
                <w:rFonts w:ascii="Humanist Slabserif 712 Std Roma" w:hAnsi="Humanist Slabserif 712 Std Roma" w:cs="Arial"/>
                <w:color w:val="000000" w:themeColor="text1"/>
                <w:sz w:val="20"/>
              </w:rPr>
              <w:t>ResectionAlgorithm</w:t>
            </w:r>
            <w:proofErr w:type="spellEnd"/>
            <w:r w:rsidRPr="00301026">
              <w:rPr>
                <w:rFonts w:ascii="Humanist Slabserif 712 Std Roma" w:hAnsi="Humanist Slabserif 712 Std Roma" w:cs="Arial"/>
                <w:color w:val="000000" w:themeColor="text1"/>
                <w:sz w:val="20"/>
              </w:rPr>
              <w:t xml:space="preserve"> based on the input provided on the initial position and selected preference.</w:t>
            </w:r>
          </w:p>
        </w:tc>
      </w:tr>
      <w:tr w:rsidR="00326312" w:rsidRPr="00962FE4" w14:paraId="542A48FC" w14:textId="77777777" w:rsidTr="63BB8245">
        <w:tc>
          <w:tcPr>
            <w:tcW w:w="2127" w:type="dxa"/>
          </w:tcPr>
          <w:p w14:paraId="03BB6697" w14:textId="77777777" w:rsidR="00326312" w:rsidRPr="00301026" w:rsidRDefault="00326312" w:rsidP="00326312">
            <w:pPr>
              <w:rPr>
                <w:rFonts w:ascii="Humanist Slabserif 712 Std Roma" w:hAnsi="Humanist Slabserif 712 Std Roma" w:cs="Arial"/>
                <w:color w:val="000000" w:themeColor="text1"/>
                <w:sz w:val="20"/>
              </w:rPr>
            </w:pPr>
            <w:r w:rsidRPr="00301026">
              <w:rPr>
                <w:rFonts w:ascii="Humanist Slabserif 712 Std Roma" w:hAnsi="Humanist Slabserif 712 Std Roma" w:cs="Arial"/>
                <w:color w:val="000000" w:themeColor="text1"/>
                <w:sz w:val="20"/>
              </w:rPr>
              <w:t>Solution</w:t>
            </w:r>
          </w:p>
          <w:p w14:paraId="12D5DA8E" w14:textId="77777777" w:rsidR="00326312" w:rsidRPr="00301026" w:rsidRDefault="00326312" w:rsidP="00951C4D">
            <w:pPr>
              <w:spacing w:after="120"/>
              <w:rPr>
                <w:rFonts w:ascii="Humanist Slabserif 712 Std Roma" w:hAnsi="Humanist Slabserif 712 Std Roma" w:cs="Arial"/>
                <w:color w:val="000000" w:themeColor="text1"/>
                <w:sz w:val="20"/>
              </w:rPr>
            </w:pPr>
          </w:p>
        </w:tc>
        <w:tc>
          <w:tcPr>
            <w:tcW w:w="7654" w:type="dxa"/>
          </w:tcPr>
          <w:p w14:paraId="312E3169" w14:textId="65623319" w:rsidR="00326312" w:rsidRPr="00301026" w:rsidRDefault="00326312" w:rsidP="00326312">
            <w:pPr>
              <w:rPr>
                <w:rFonts w:ascii="Humanist Slabserif 712 Std Roma" w:hAnsi="Humanist Slabserif 712 Std Roma" w:cs="Arial"/>
                <w:color w:val="000000" w:themeColor="text1"/>
                <w:sz w:val="20"/>
              </w:rPr>
            </w:pPr>
            <w:r w:rsidRPr="00301026">
              <w:rPr>
                <w:rFonts w:ascii="Humanist Slabserif 712 Std Roma" w:hAnsi="Humanist Slabserif 712 Std Roma" w:cs="Arial"/>
                <w:color w:val="000000" w:themeColor="text1"/>
                <w:sz w:val="20"/>
              </w:rPr>
              <w:t xml:space="preserve">An object that represents a single possible solution from the </w:t>
            </w:r>
            <w:proofErr w:type="spellStart"/>
            <w:r w:rsidRPr="00301026">
              <w:rPr>
                <w:rFonts w:ascii="Humanist Slabserif 712 Std Roma" w:hAnsi="Humanist Slabserif 712 Std Roma" w:cs="Arial"/>
                <w:color w:val="000000" w:themeColor="text1"/>
                <w:sz w:val="20"/>
              </w:rPr>
              <w:t>ResectionAlgorithm</w:t>
            </w:r>
            <w:proofErr w:type="spellEnd"/>
            <w:r w:rsidRPr="00301026">
              <w:rPr>
                <w:rFonts w:ascii="Humanist Slabserif 712 Std Roma" w:hAnsi="Humanist Slabserif 712 Std Roma" w:cs="Arial"/>
                <w:color w:val="000000" w:themeColor="text1"/>
                <w:sz w:val="20"/>
              </w:rPr>
              <w:t>. Also contains state information on its scoring elements and its soft tissue release requirements.</w:t>
            </w:r>
          </w:p>
        </w:tc>
      </w:tr>
    </w:tbl>
    <w:p w14:paraId="291286FA" w14:textId="2463E530" w:rsidR="001A2489" w:rsidRDefault="001A2489" w:rsidP="0004300F">
      <w:pPr>
        <w:spacing w:after="120"/>
        <w:ind w:left="720"/>
        <w:rPr>
          <w:rFonts w:ascii="Humanist Slabserif 712 Std Roma" w:hAnsi="Humanist Slabserif 712 Std Roma" w:cs="Arial"/>
          <w:color w:val="000000" w:themeColor="text1"/>
          <w:sz w:val="20"/>
        </w:rPr>
      </w:pPr>
    </w:p>
    <w:p w14:paraId="13F515D8" w14:textId="77777777" w:rsidR="00F27CD7" w:rsidRDefault="00F27CD7" w:rsidP="00F27CD7">
      <w:pPr>
        <w:pStyle w:val="Heading3"/>
        <w:numPr>
          <w:ilvl w:val="0"/>
          <w:numId w:val="0"/>
        </w:numPr>
        <w:ind w:left="720" w:hanging="720"/>
        <w:rPr>
          <w:b w:val="0"/>
          <w:sz w:val="20"/>
        </w:rPr>
      </w:pPr>
      <w:bookmarkStart w:id="763" w:name="_Toc103203566"/>
      <w:bookmarkStart w:id="764" w:name="OLE_LINK98"/>
      <w:bookmarkStart w:id="765" w:name="OLE_LINK99"/>
      <w:r>
        <w:rPr>
          <w:b w:val="0"/>
          <w:sz w:val="20"/>
        </w:rPr>
        <w:t>5.8 Upload Module</w:t>
      </w:r>
      <w:bookmarkEnd w:id="763"/>
    </w:p>
    <w:tbl>
      <w:tblPr>
        <w:tblW w:w="9781" w:type="dxa"/>
        <w:tblInd w:w="108" w:type="dxa"/>
        <w:tblLayout w:type="fixed"/>
        <w:tblLook w:val="06A0" w:firstRow="1" w:lastRow="0" w:firstColumn="1" w:lastColumn="0" w:noHBand="1" w:noVBand="1"/>
      </w:tblPr>
      <w:tblGrid>
        <w:gridCol w:w="2517"/>
        <w:gridCol w:w="1695"/>
        <w:gridCol w:w="4245"/>
        <w:gridCol w:w="1324"/>
      </w:tblGrid>
      <w:tr w:rsidR="00F27CD7" w14:paraId="21E35C5E" w14:textId="77777777" w:rsidTr="00FC6A97">
        <w:trPr>
          <w:trHeight w:val="510"/>
        </w:trPr>
        <w:tc>
          <w:tcPr>
            <w:tcW w:w="2517" w:type="dxa"/>
            <w:tcBorders>
              <w:top w:val="single" w:sz="8" w:space="0" w:color="auto"/>
              <w:left w:val="single" w:sz="8" w:space="0" w:color="auto"/>
              <w:bottom w:val="single" w:sz="8" w:space="0" w:color="auto"/>
              <w:right w:val="single" w:sz="8" w:space="0" w:color="auto"/>
            </w:tcBorders>
            <w:shd w:val="clear" w:color="auto" w:fill="C0C0C0"/>
          </w:tcPr>
          <w:bookmarkEnd w:id="764"/>
          <w:bookmarkEnd w:id="765"/>
          <w:p w14:paraId="3C53C5E7" w14:textId="77777777" w:rsidR="00F27CD7" w:rsidRDefault="00F27CD7" w:rsidP="00951C4D">
            <w:r w:rsidRPr="0FAD4A09">
              <w:rPr>
                <w:rFonts w:eastAsia="Arial" w:cs="Arial"/>
                <w:i/>
                <w:iCs/>
                <w:color w:val="000000" w:themeColor="text1"/>
                <w:sz w:val="20"/>
              </w:rPr>
              <w:t>SDD ID&lt;</w:t>
            </w:r>
            <w:proofErr w:type="gramStart"/>
            <w:r w:rsidRPr="0FAD4A09">
              <w:rPr>
                <w:rFonts w:eastAsia="Arial" w:cs="Arial"/>
                <w:i/>
                <w:iCs/>
                <w:color w:val="000000" w:themeColor="text1"/>
                <w:sz w:val="20"/>
              </w:rPr>
              <w:t>Package,  Class</w:t>
            </w:r>
            <w:proofErr w:type="gramEnd"/>
            <w:r w:rsidRPr="0FAD4A09">
              <w:rPr>
                <w:rFonts w:eastAsia="Arial" w:cs="Arial"/>
                <w:i/>
                <w:iCs/>
                <w:color w:val="000000" w:themeColor="text1"/>
                <w:sz w:val="20"/>
              </w:rPr>
              <w:t xml:space="preserve"> …&gt;</w:t>
            </w:r>
          </w:p>
        </w:tc>
        <w:tc>
          <w:tcPr>
            <w:tcW w:w="1695" w:type="dxa"/>
            <w:tcBorders>
              <w:top w:val="single" w:sz="8" w:space="0" w:color="auto"/>
              <w:left w:val="single" w:sz="8" w:space="0" w:color="auto"/>
              <w:bottom w:val="single" w:sz="8" w:space="0" w:color="auto"/>
              <w:right w:val="single" w:sz="8" w:space="0" w:color="auto"/>
            </w:tcBorders>
            <w:shd w:val="clear" w:color="auto" w:fill="C0C0C0"/>
          </w:tcPr>
          <w:p w14:paraId="74DBFEDD" w14:textId="77777777" w:rsidR="00F27CD7" w:rsidRDefault="00F27CD7" w:rsidP="00951C4D">
            <w:r w:rsidRPr="0FAD4A09">
              <w:rPr>
                <w:rFonts w:eastAsia="Arial" w:cs="Arial"/>
                <w:color w:val="000000" w:themeColor="text1"/>
                <w:sz w:val="20"/>
              </w:rPr>
              <w:t>Module</w:t>
            </w:r>
            <w:r>
              <w:br/>
            </w:r>
            <w:r w:rsidRPr="0FAD4A09">
              <w:rPr>
                <w:rFonts w:eastAsia="Arial" w:cs="Arial"/>
                <w:color w:val="000000" w:themeColor="text1"/>
                <w:sz w:val="20"/>
              </w:rPr>
              <w:t xml:space="preserve"> </w:t>
            </w:r>
            <w:r w:rsidRPr="0FAD4A09">
              <w:rPr>
                <w:rFonts w:eastAsia="Arial" w:cs="Arial"/>
                <w:i/>
                <w:iCs/>
                <w:color w:val="000000" w:themeColor="text1"/>
                <w:sz w:val="20"/>
              </w:rPr>
              <w:t>&lt;Purpose, Use, Responsible for…&gt;</w:t>
            </w:r>
          </w:p>
        </w:tc>
        <w:tc>
          <w:tcPr>
            <w:tcW w:w="4245" w:type="dxa"/>
            <w:tcBorders>
              <w:top w:val="single" w:sz="8" w:space="0" w:color="auto"/>
              <w:left w:val="single" w:sz="8" w:space="0" w:color="auto"/>
              <w:bottom w:val="single" w:sz="8" w:space="0" w:color="auto"/>
              <w:right w:val="single" w:sz="8" w:space="0" w:color="auto"/>
            </w:tcBorders>
            <w:shd w:val="clear" w:color="auto" w:fill="C0C0C0"/>
          </w:tcPr>
          <w:p w14:paraId="36CD5D38" w14:textId="77777777" w:rsidR="00F27CD7" w:rsidRDefault="00F27CD7" w:rsidP="00951C4D">
            <w:r w:rsidRPr="0FAD4A09">
              <w:rPr>
                <w:rFonts w:eastAsia="Arial" w:cs="Arial"/>
                <w:color w:val="000000" w:themeColor="text1"/>
                <w:sz w:val="20"/>
              </w:rPr>
              <w:t>Description</w:t>
            </w:r>
          </w:p>
        </w:tc>
        <w:tc>
          <w:tcPr>
            <w:tcW w:w="132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F7E0DC6" w14:textId="77777777" w:rsidR="00F27CD7" w:rsidRDefault="00F27CD7" w:rsidP="00951C4D">
            <w:r w:rsidRPr="0FAD4A09">
              <w:rPr>
                <w:rFonts w:eastAsia="Arial" w:cs="Arial"/>
                <w:color w:val="000000" w:themeColor="text1"/>
                <w:sz w:val="20"/>
              </w:rPr>
              <w:t>SAD ID</w:t>
            </w:r>
          </w:p>
        </w:tc>
      </w:tr>
      <w:tr w:rsidR="00F27CD7" w14:paraId="10C6A82B" w14:textId="77777777" w:rsidTr="00FC6A97">
        <w:trPr>
          <w:trHeight w:val="315"/>
        </w:trPr>
        <w:tc>
          <w:tcPr>
            <w:tcW w:w="2517" w:type="dxa"/>
            <w:tcBorders>
              <w:top w:val="single" w:sz="8" w:space="0" w:color="auto"/>
              <w:left w:val="single" w:sz="8" w:space="0" w:color="auto"/>
              <w:bottom w:val="single" w:sz="8" w:space="0" w:color="auto"/>
              <w:right w:val="single" w:sz="8" w:space="0" w:color="auto"/>
            </w:tcBorders>
          </w:tcPr>
          <w:p w14:paraId="2A5B4A4E" w14:textId="77777777" w:rsidR="00F27CD7" w:rsidRDefault="00F27CD7" w:rsidP="00951C4D">
            <w:r>
              <w:rPr>
                <w:rFonts w:eastAsia="Arial" w:cs="Arial"/>
                <w:color w:val="000000" w:themeColor="text1"/>
                <w:sz w:val="20"/>
                <w:lang w:val="en-GB"/>
              </w:rPr>
              <w:t>SDD105</w:t>
            </w:r>
          </w:p>
        </w:tc>
        <w:tc>
          <w:tcPr>
            <w:tcW w:w="1695" w:type="dxa"/>
            <w:tcBorders>
              <w:top w:val="single" w:sz="8" w:space="0" w:color="auto"/>
              <w:left w:val="single" w:sz="8" w:space="0" w:color="auto"/>
              <w:bottom w:val="single" w:sz="8" w:space="0" w:color="auto"/>
              <w:right w:val="single" w:sz="8" w:space="0" w:color="auto"/>
            </w:tcBorders>
          </w:tcPr>
          <w:p w14:paraId="0B3E691B" w14:textId="6278B85C" w:rsidR="00F27CD7" w:rsidRPr="00F27CD7" w:rsidRDefault="00F27CD7" w:rsidP="00951C4D">
            <w:pPr>
              <w:rPr>
                <w:sz w:val="20"/>
              </w:rPr>
            </w:pPr>
            <w:r w:rsidRPr="00F27CD7">
              <w:rPr>
                <w:rFonts w:ascii="Helvetica Neue" w:hAnsi="Helvetica Neue" w:cs="Helvetica Neue"/>
                <w:color w:val="000000"/>
                <w:sz w:val="20"/>
                <w:lang w:val="en-GB"/>
              </w:rPr>
              <w:t>Knee Balancer Backend-Cloud</w:t>
            </w:r>
          </w:p>
        </w:tc>
        <w:tc>
          <w:tcPr>
            <w:tcW w:w="4245" w:type="dxa"/>
            <w:tcBorders>
              <w:top w:val="single" w:sz="8" w:space="0" w:color="auto"/>
              <w:left w:val="single" w:sz="8" w:space="0" w:color="auto"/>
              <w:bottom w:val="single" w:sz="8" w:space="0" w:color="auto"/>
              <w:right w:val="single" w:sz="8" w:space="0" w:color="auto"/>
            </w:tcBorders>
          </w:tcPr>
          <w:p w14:paraId="7452F152" w14:textId="77777777" w:rsidR="00F27CD7" w:rsidRDefault="00F27CD7" w:rsidP="00951C4D">
            <w:r w:rsidRPr="72986075">
              <w:rPr>
                <w:color w:val="000000" w:themeColor="text1"/>
                <w:sz w:val="20"/>
                <w:lang w:val="en-GB"/>
              </w:rPr>
              <w:t>Sync the data from the iOS app over internet whenever requested and store for further analysis and retrieval</w:t>
            </w:r>
          </w:p>
        </w:tc>
        <w:tc>
          <w:tcPr>
            <w:tcW w:w="1324" w:type="dxa"/>
            <w:tcBorders>
              <w:top w:val="single" w:sz="8" w:space="0" w:color="auto"/>
              <w:left w:val="single" w:sz="8" w:space="0" w:color="auto"/>
              <w:bottom w:val="single" w:sz="8" w:space="0" w:color="auto"/>
              <w:right w:val="single" w:sz="8" w:space="0" w:color="auto"/>
            </w:tcBorders>
          </w:tcPr>
          <w:p w14:paraId="2D00BFB1" w14:textId="77777777" w:rsidR="00F27CD7" w:rsidRDefault="00F27CD7" w:rsidP="00951C4D">
            <w:r>
              <w:rPr>
                <w:rFonts w:eastAsia="Arial" w:cs="Arial"/>
                <w:color w:val="000000" w:themeColor="text1"/>
                <w:sz w:val="20"/>
              </w:rPr>
              <w:t>SAD106</w:t>
            </w:r>
          </w:p>
        </w:tc>
      </w:tr>
    </w:tbl>
    <w:p w14:paraId="78CC6F7F" w14:textId="6F2D75C2" w:rsidR="00F27CD7" w:rsidRDefault="00F27CD7" w:rsidP="00F27CD7">
      <w:pPr>
        <w:pStyle w:val="BodyText"/>
        <w:rPr>
          <w:szCs w:val="22"/>
        </w:rPr>
      </w:pPr>
    </w:p>
    <w:p w14:paraId="55DE624E" w14:textId="610E97CB" w:rsidR="00F27CD7" w:rsidRDefault="00F27CD7" w:rsidP="00F27CD7">
      <w:pPr>
        <w:pStyle w:val="Heading3"/>
        <w:numPr>
          <w:ilvl w:val="0"/>
          <w:numId w:val="0"/>
        </w:numPr>
        <w:ind w:left="720" w:hanging="720"/>
        <w:rPr>
          <w:b w:val="0"/>
          <w:sz w:val="20"/>
        </w:rPr>
      </w:pPr>
      <w:bookmarkStart w:id="766" w:name="_Toc103203567"/>
      <w:r>
        <w:rPr>
          <w:b w:val="0"/>
          <w:sz w:val="20"/>
        </w:rPr>
        <w:t>5.8.1 Backend -Cloud</w:t>
      </w:r>
      <w:bookmarkEnd w:id="766"/>
    </w:p>
    <w:p w14:paraId="4DE8163E" w14:textId="77777777" w:rsidR="003D7FDF" w:rsidRPr="006F6011" w:rsidRDefault="003D7FDF" w:rsidP="003D7FDF">
      <w:pPr>
        <w:pStyle w:val="BodyText"/>
        <w:rPr>
          <w:rFonts w:ascii="Humanist Slabserif 712 Std Roma" w:hAnsi="Humanist Slabserif 712 Std Roma"/>
          <w:b/>
          <w:bCs/>
          <w:lang w:val="en-IN"/>
          <w:rPrChange w:id="767" w:author="Rudraraju Sai Krishna Teja" w:date="2022-05-12T14:28:00Z">
            <w:rPr>
              <w:b/>
              <w:bCs/>
              <w:lang w:val="en-IN"/>
            </w:rPr>
          </w:rPrChange>
        </w:rPr>
      </w:pPr>
      <w:r w:rsidRPr="006F6011">
        <w:rPr>
          <w:rFonts w:ascii="Humanist Slabserif 712 Std Roma" w:hAnsi="Humanist Slabserif 712 Std Roma"/>
          <w:b/>
          <w:bCs/>
          <w:rPrChange w:id="768" w:author="Rudraraju Sai Krishna Teja" w:date="2022-05-12T14:28:00Z">
            <w:rPr>
              <w:b/>
              <w:bCs/>
            </w:rPr>
          </w:rPrChange>
        </w:rPr>
        <w:t>Azure Blob Storage</w:t>
      </w:r>
    </w:p>
    <w:p w14:paraId="5DDDBEDD" w14:textId="5BAA200A" w:rsidR="003D7FDF" w:rsidRPr="006F6011" w:rsidRDefault="003D7FDF" w:rsidP="003D7FDF">
      <w:pPr>
        <w:pStyle w:val="BodyText"/>
        <w:ind w:left="720"/>
        <w:rPr>
          <w:rFonts w:ascii="Humanist Slabserif 712 Std Roma" w:hAnsi="Humanist Slabserif 712 Std Roma"/>
          <w:lang w:val="en-IN"/>
          <w:rPrChange w:id="769" w:author="Rudraraju Sai Krishna Teja" w:date="2022-05-12T14:28:00Z">
            <w:rPr>
              <w:lang w:val="en-IN"/>
            </w:rPr>
          </w:rPrChange>
        </w:rPr>
      </w:pPr>
      <w:r w:rsidRPr="006F6011">
        <w:rPr>
          <w:rFonts w:ascii="Humanist Slabserif 712 Std Roma" w:hAnsi="Humanist Slabserif 712 Std Roma"/>
          <w:lang w:val="en-IN"/>
          <w:rPrChange w:id="770" w:author="Rudraraju Sai Krishna Teja" w:date="2022-05-12T14:28:00Z">
            <w:rPr>
              <w:lang w:val="en-IN"/>
            </w:rPr>
          </w:rPrChange>
        </w:rPr>
        <w:t>Azure Blob storage is Microsoft's object storage solution for the cloud. Blob storage is optimized for storing massive amounts of unstructured data. Unstructured data is data that doesn't adhere to a particular data model.</w:t>
      </w:r>
    </w:p>
    <w:p w14:paraId="64769BAB" w14:textId="1ABA539C" w:rsidR="003D7FDF" w:rsidRPr="006F6011" w:rsidRDefault="003D7FDF" w:rsidP="003D7FDF">
      <w:pPr>
        <w:pStyle w:val="BodyText"/>
        <w:rPr>
          <w:rFonts w:ascii="Humanist Slabserif 712 Std Roma" w:hAnsi="Humanist Slabserif 712 Std Roma"/>
          <w:b/>
          <w:bCs/>
          <w:lang w:val="en-IN"/>
          <w:rPrChange w:id="771" w:author="Rudraraju Sai Krishna Teja" w:date="2022-05-12T14:28:00Z">
            <w:rPr>
              <w:b/>
              <w:bCs/>
              <w:lang w:val="en-IN"/>
            </w:rPr>
          </w:rPrChange>
        </w:rPr>
      </w:pPr>
      <w:r w:rsidRPr="006F6011">
        <w:rPr>
          <w:rFonts w:ascii="Humanist Slabserif 712 Std Roma" w:hAnsi="Humanist Slabserif 712 Std Roma"/>
          <w:b/>
          <w:bCs/>
          <w:lang w:val="en-IN"/>
          <w:rPrChange w:id="772" w:author="Rudraraju Sai Krishna Teja" w:date="2022-05-12T14:28:00Z">
            <w:rPr>
              <w:b/>
              <w:bCs/>
              <w:lang w:val="en-IN"/>
            </w:rPr>
          </w:rPrChange>
        </w:rPr>
        <w:t>Blob storage details</w:t>
      </w:r>
    </w:p>
    <w:p w14:paraId="69B877B3" w14:textId="77777777" w:rsidR="003D7FDF" w:rsidRPr="006F6011" w:rsidRDefault="003D7FDF" w:rsidP="003D7FDF">
      <w:pPr>
        <w:pStyle w:val="BodyText"/>
        <w:ind w:left="720"/>
        <w:rPr>
          <w:rFonts w:ascii="Humanist Slabserif 712 Std Roma" w:hAnsi="Humanist Slabserif 712 Std Roma"/>
          <w:lang w:val="en-IN"/>
          <w:rPrChange w:id="773" w:author="Rudraraju Sai Krishna Teja" w:date="2022-05-12T14:28:00Z">
            <w:rPr>
              <w:lang w:val="en-IN"/>
            </w:rPr>
          </w:rPrChange>
        </w:rPr>
      </w:pPr>
      <w:r w:rsidRPr="006F6011">
        <w:rPr>
          <w:rFonts w:ascii="Humanist Slabserif 712 Std Roma" w:hAnsi="Humanist Slabserif 712 Std Roma"/>
          <w:lang w:val="en-IN"/>
          <w:rPrChange w:id="774" w:author="Rudraraju Sai Krishna Teja" w:date="2022-05-12T14:28:00Z">
            <w:rPr>
              <w:lang w:val="en-IN"/>
            </w:rPr>
          </w:rPrChange>
        </w:rPr>
        <w:t>Storage account - Stryker</w:t>
      </w:r>
    </w:p>
    <w:p w14:paraId="64D4F61A" w14:textId="77777777" w:rsidR="003D7FDF" w:rsidRPr="006F6011" w:rsidRDefault="003D7FDF" w:rsidP="003D7FDF">
      <w:pPr>
        <w:pStyle w:val="BodyText"/>
        <w:ind w:left="720"/>
        <w:rPr>
          <w:rFonts w:ascii="Humanist Slabserif 712 Std Roma" w:hAnsi="Humanist Slabserif 712 Std Roma"/>
          <w:lang w:val="en-IN"/>
          <w:rPrChange w:id="775" w:author="Rudraraju Sai Krishna Teja" w:date="2022-05-12T14:28:00Z">
            <w:rPr>
              <w:lang w:val="en-IN"/>
            </w:rPr>
          </w:rPrChange>
        </w:rPr>
      </w:pPr>
      <w:r w:rsidRPr="006F6011">
        <w:rPr>
          <w:rFonts w:ascii="Humanist Slabserif 712 Std Roma" w:hAnsi="Humanist Slabserif 712 Std Roma"/>
          <w:lang w:val="en-IN"/>
          <w:rPrChange w:id="776" w:author="Rudraraju Sai Krishna Teja" w:date="2022-05-12T14:28:00Z">
            <w:rPr>
              <w:lang w:val="en-IN"/>
            </w:rPr>
          </w:rPrChange>
        </w:rPr>
        <w:t xml:space="preserve">Container - </w:t>
      </w:r>
      <w:proofErr w:type="spellStart"/>
      <w:r w:rsidRPr="006F6011">
        <w:rPr>
          <w:rFonts w:ascii="Humanist Slabserif 712 Std Roma" w:hAnsi="Humanist Slabserif 712 Std Roma"/>
          <w:lang w:val="en-IN"/>
          <w:rPrChange w:id="777" w:author="Rudraraju Sai Krishna Teja" w:date="2022-05-12T14:28:00Z">
            <w:rPr>
              <w:lang w:val="en-IN"/>
            </w:rPr>
          </w:rPrChange>
        </w:rPr>
        <w:t>KneeBalancer</w:t>
      </w:r>
      <w:proofErr w:type="spellEnd"/>
    </w:p>
    <w:p w14:paraId="79264A5B" w14:textId="58F228BF" w:rsidR="003D7FDF" w:rsidRPr="006F6011" w:rsidDel="00CB08A1" w:rsidRDefault="003D7FDF" w:rsidP="003D7FDF">
      <w:pPr>
        <w:pStyle w:val="BodyText"/>
        <w:ind w:left="720"/>
        <w:rPr>
          <w:del w:id="778" w:author="Rudraraju Sai Krishna Teja" w:date="2022-05-12T15:39:00Z"/>
          <w:rFonts w:ascii="Humanist Slabserif 712 Std Roma" w:hAnsi="Humanist Slabserif 712 Std Roma"/>
          <w:lang w:val="en-IN"/>
          <w:rPrChange w:id="779" w:author="Rudraraju Sai Krishna Teja" w:date="2022-05-12T14:28:00Z">
            <w:rPr>
              <w:del w:id="780" w:author="Rudraraju Sai Krishna Teja" w:date="2022-05-12T15:39:00Z"/>
              <w:lang w:val="en-IN"/>
            </w:rPr>
          </w:rPrChange>
        </w:rPr>
      </w:pPr>
      <w:r w:rsidRPr="006F6011">
        <w:rPr>
          <w:rFonts w:ascii="Humanist Slabserif 712 Std Roma" w:hAnsi="Humanist Slabserif 712 Std Roma"/>
          <w:lang w:val="en-IN"/>
          <w:rPrChange w:id="781" w:author="Rudraraju Sai Krishna Teja" w:date="2022-05-12T14:28:00Z">
            <w:rPr>
              <w:lang w:val="en-IN"/>
            </w:rPr>
          </w:rPrChange>
        </w:rPr>
        <w:t>Blob - * JSON (case data, logs data)</w:t>
      </w:r>
    </w:p>
    <w:p w14:paraId="289BFF78" w14:textId="77777777" w:rsidR="003D7FDF" w:rsidRPr="003D7FDF" w:rsidRDefault="003D7FDF" w:rsidP="00CB08A1">
      <w:pPr>
        <w:pStyle w:val="BodyText"/>
        <w:ind w:left="720"/>
        <w:rPr>
          <w:b/>
          <w:bCs/>
          <w:lang w:val="en-IN"/>
        </w:rPr>
      </w:pPr>
    </w:p>
    <w:p w14:paraId="6A27BBFF" w14:textId="77777777" w:rsidR="00F94E6F" w:rsidRPr="006F6011" w:rsidRDefault="00F94E6F" w:rsidP="00F94E6F">
      <w:pPr>
        <w:autoSpaceDE w:val="0"/>
        <w:autoSpaceDN w:val="0"/>
        <w:adjustRightInd w:val="0"/>
        <w:rPr>
          <w:rFonts w:ascii="Humanist Slabserif 712 Std Roma" w:hAnsi="Humanist Slabserif 712 Std Roma" w:cs="AppleSystemUIFont"/>
          <w:sz w:val="26"/>
          <w:szCs w:val="26"/>
          <w:lang w:val="en-GB"/>
          <w:rPrChange w:id="782" w:author="Rudraraju Sai Krishna Teja" w:date="2022-05-12T14:28:00Z">
            <w:rPr>
              <w:rFonts w:ascii="AppleSystemUIFont" w:hAnsi="AppleSystemUIFont" w:cs="AppleSystemUIFont"/>
              <w:sz w:val="26"/>
              <w:szCs w:val="26"/>
              <w:lang w:val="en-GB"/>
            </w:rPr>
          </w:rPrChange>
        </w:rPr>
      </w:pPr>
      <w:r w:rsidRPr="003F7B2E">
        <w:rPr>
          <w:rFonts w:ascii="Humanist Slabserif 712 Std Roma" w:hAnsi="Humanist Slabserif 712 Std Roma" w:cs="AppleSystemUIFontBold"/>
          <w:b/>
          <w:bCs/>
          <w:lang w:val="en-GB"/>
          <w:rPrChange w:id="783" w:author="Rudraraju Sai Krishna Teja" w:date="2022-05-12T15:38:00Z">
            <w:rPr>
              <w:rFonts w:ascii="AppleSystemUIFontBold" w:hAnsi="AppleSystemUIFontBold" w:cs="AppleSystemUIFontBold"/>
              <w:b/>
              <w:bCs/>
              <w:sz w:val="26"/>
              <w:szCs w:val="26"/>
              <w:lang w:val="en-GB"/>
            </w:rPr>
          </w:rPrChange>
        </w:rPr>
        <w:lastRenderedPageBreak/>
        <w:t xml:space="preserve">Case </w:t>
      </w:r>
      <w:proofErr w:type="gramStart"/>
      <w:r w:rsidRPr="003F7B2E">
        <w:rPr>
          <w:rFonts w:ascii="Humanist Slabserif 712 Std Roma" w:hAnsi="Humanist Slabserif 712 Std Roma" w:cs="AppleSystemUIFontBold"/>
          <w:b/>
          <w:bCs/>
          <w:lang w:val="en-GB"/>
          <w:rPrChange w:id="784" w:author="Rudraraju Sai Krishna Teja" w:date="2022-05-12T15:38:00Z">
            <w:rPr>
              <w:rFonts w:ascii="AppleSystemUIFontBold" w:hAnsi="AppleSystemUIFontBold" w:cs="AppleSystemUIFontBold"/>
              <w:b/>
              <w:bCs/>
              <w:sz w:val="26"/>
              <w:szCs w:val="26"/>
              <w:lang w:val="en-GB"/>
            </w:rPr>
          </w:rPrChange>
        </w:rPr>
        <w:t>Details</w:t>
      </w:r>
      <w:r w:rsidRPr="006F6011">
        <w:rPr>
          <w:rFonts w:ascii="Humanist Slabserif 712 Std Roma" w:hAnsi="Humanist Slabserif 712 Std Roma" w:cs="AppleSystemUIFontBold"/>
          <w:b/>
          <w:bCs/>
          <w:sz w:val="26"/>
          <w:szCs w:val="26"/>
          <w:lang w:val="en-GB"/>
          <w:rPrChange w:id="785" w:author="Rudraraju Sai Krishna Teja" w:date="2022-05-12T14:28:00Z">
            <w:rPr>
              <w:rFonts w:ascii="AppleSystemUIFontBold" w:hAnsi="AppleSystemUIFontBold" w:cs="AppleSystemUIFontBold"/>
              <w:b/>
              <w:bCs/>
              <w:sz w:val="26"/>
              <w:szCs w:val="26"/>
              <w:lang w:val="en-GB"/>
            </w:rPr>
          </w:rPrChange>
        </w:rPr>
        <w:t xml:space="preserve"> :</w:t>
      </w:r>
      <w:proofErr w:type="gramEnd"/>
    </w:p>
    <w:p w14:paraId="706063AB" w14:textId="77777777" w:rsidR="00F94E6F" w:rsidRPr="003F7B2E" w:rsidRDefault="00F94E6F" w:rsidP="0007081C">
      <w:pPr>
        <w:pStyle w:val="ListParagraph"/>
        <w:numPr>
          <w:ilvl w:val="0"/>
          <w:numId w:val="9"/>
        </w:numPr>
        <w:autoSpaceDE w:val="0"/>
        <w:autoSpaceDN w:val="0"/>
        <w:adjustRightInd w:val="0"/>
        <w:rPr>
          <w:rFonts w:ascii="Humanist Slabserif 712 Std Roma" w:hAnsi="Humanist Slabserif 712 Std Roma" w:cs="AppleSystemUIFont"/>
          <w:b w:val="0"/>
          <w:bCs/>
          <w:sz w:val="20"/>
          <w:lang w:val="en-GB" w:bidi="te-IN"/>
          <w:rPrChange w:id="786" w:author="Rudraraju Sai Krishna Teja" w:date="2022-05-12T15:38:00Z">
            <w:rPr>
              <w:rFonts w:ascii="AppleSystemUIFont" w:hAnsi="AppleSystemUIFont" w:cs="AppleSystemUIFont"/>
              <w:b w:val="0"/>
              <w:bCs/>
              <w:sz w:val="26"/>
              <w:szCs w:val="26"/>
              <w:lang w:val="en-GB" w:bidi="te-IN"/>
            </w:rPr>
          </w:rPrChange>
        </w:rPr>
      </w:pPr>
      <w:r w:rsidRPr="003F7B2E">
        <w:rPr>
          <w:rFonts w:ascii="Humanist Slabserif 712 Std Roma" w:hAnsi="Humanist Slabserif 712 Std Roma" w:cs="AppleSystemUIFont"/>
          <w:b w:val="0"/>
          <w:bCs/>
          <w:sz w:val="20"/>
          <w:lang w:val="en-GB" w:bidi="te-IN"/>
          <w:rPrChange w:id="787" w:author="Rudraraju Sai Krishna Teja" w:date="2022-05-12T15:38:00Z">
            <w:rPr>
              <w:rFonts w:ascii="AppleSystemUIFont" w:hAnsi="AppleSystemUIFont" w:cs="AppleSystemUIFont"/>
              <w:b w:val="0"/>
              <w:bCs/>
              <w:sz w:val="26"/>
              <w:szCs w:val="26"/>
              <w:lang w:val="en-GB" w:bidi="te-IN"/>
            </w:rPr>
          </w:rPrChange>
        </w:rPr>
        <w:t>Identifier</w:t>
      </w:r>
    </w:p>
    <w:p w14:paraId="0DDB013C" w14:textId="77777777" w:rsidR="00F94E6F" w:rsidRPr="003F7B2E" w:rsidRDefault="00F94E6F" w:rsidP="0007081C">
      <w:pPr>
        <w:pStyle w:val="ListParagraph"/>
        <w:numPr>
          <w:ilvl w:val="0"/>
          <w:numId w:val="9"/>
        </w:numPr>
        <w:autoSpaceDE w:val="0"/>
        <w:autoSpaceDN w:val="0"/>
        <w:adjustRightInd w:val="0"/>
        <w:rPr>
          <w:rFonts w:ascii="Humanist Slabserif 712 Std Roma" w:hAnsi="Humanist Slabserif 712 Std Roma" w:cs="AppleSystemUIFont"/>
          <w:b w:val="0"/>
          <w:bCs/>
          <w:sz w:val="20"/>
          <w:lang w:val="en-GB" w:bidi="te-IN"/>
          <w:rPrChange w:id="788" w:author="Rudraraju Sai Krishna Teja" w:date="2022-05-12T15:38:00Z">
            <w:rPr>
              <w:rFonts w:ascii="AppleSystemUIFont" w:hAnsi="AppleSystemUIFont" w:cs="AppleSystemUIFont"/>
              <w:b w:val="0"/>
              <w:bCs/>
              <w:sz w:val="26"/>
              <w:szCs w:val="26"/>
              <w:lang w:val="en-GB" w:bidi="te-IN"/>
            </w:rPr>
          </w:rPrChange>
        </w:rPr>
      </w:pPr>
      <w:r w:rsidRPr="003F7B2E">
        <w:rPr>
          <w:rFonts w:ascii="Humanist Slabserif 712 Std Roma" w:hAnsi="Humanist Slabserif 712 Std Roma" w:cs="AppleSystemUIFont"/>
          <w:b w:val="0"/>
          <w:bCs/>
          <w:sz w:val="20"/>
          <w:lang w:val="en-GB" w:bidi="te-IN"/>
          <w:rPrChange w:id="789" w:author="Rudraraju Sai Krishna Teja" w:date="2022-05-12T15:38:00Z">
            <w:rPr>
              <w:rFonts w:ascii="AppleSystemUIFont" w:hAnsi="AppleSystemUIFont" w:cs="AppleSystemUIFont"/>
              <w:b w:val="0"/>
              <w:bCs/>
              <w:sz w:val="26"/>
              <w:szCs w:val="26"/>
              <w:lang w:val="en-GB" w:bidi="te-IN"/>
            </w:rPr>
          </w:rPrChange>
        </w:rPr>
        <w:t>User Data (</w:t>
      </w:r>
      <w:proofErr w:type="spellStart"/>
      <w:r w:rsidRPr="003F7B2E">
        <w:rPr>
          <w:rFonts w:ascii="Humanist Slabserif 712 Std Roma" w:hAnsi="Humanist Slabserif 712 Std Roma" w:cs="AppleSystemUIFont"/>
          <w:b w:val="0"/>
          <w:bCs/>
          <w:sz w:val="20"/>
          <w:lang w:val="en-GB" w:bidi="te-IN"/>
          <w:rPrChange w:id="790" w:author="Rudraraju Sai Krishna Teja" w:date="2022-05-12T15:38:00Z">
            <w:rPr>
              <w:rFonts w:ascii="AppleSystemUIFont" w:hAnsi="AppleSystemUIFont" w:cs="AppleSystemUIFont"/>
              <w:b w:val="0"/>
              <w:bCs/>
              <w:sz w:val="26"/>
              <w:szCs w:val="26"/>
              <w:lang w:val="en-GB" w:bidi="te-IN"/>
            </w:rPr>
          </w:rPrChange>
        </w:rPr>
        <w:t>Mps</w:t>
      </w:r>
      <w:proofErr w:type="spellEnd"/>
      <w:r w:rsidRPr="003F7B2E">
        <w:rPr>
          <w:rFonts w:ascii="Humanist Slabserif 712 Std Roma" w:hAnsi="Humanist Slabserif 712 Std Roma" w:cs="AppleSystemUIFont"/>
          <w:b w:val="0"/>
          <w:bCs/>
          <w:sz w:val="20"/>
          <w:lang w:val="en-GB" w:bidi="te-IN"/>
          <w:rPrChange w:id="791" w:author="Rudraraju Sai Krishna Teja" w:date="2022-05-12T15:38:00Z">
            <w:rPr>
              <w:rFonts w:ascii="AppleSystemUIFont" w:hAnsi="AppleSystemUIFont" w:cs="AppleSystemUIFont"/>
              <w:b w:val="0"/>
              <w:bCs/>
              <w:sz w:val="26"/>
              <w:szCs w:val="26"/>
              <w:lang w:val="en-GB" w:bidi="te-IN"/>
            </w:rPr>
          </w:rPrChange>
        </w:rPr>
        <w:t>)</w:t>
      </w:r>
    </w:p>
    <w:p w14:paraId="2DBE87CF" w14:textId="77777777" w:rsidR="00F94E6F" w:rsidRPr="003F7B2E" w:rsidRDefault="00F94E6F" w:rsidP="0007081C">
      <w:pPr>
        <w:pStyle w:val="ListParagraph"/>
        <w:numPr>
          <w:ilvl w:val="0"/>
          <w:numId w:val="9"/>
        </w:numPr>
        <w:autoSpaceDE w:val="0"/>
        <w:autoSpaceDN w:val="0"/>
        <w:adjustRightInd w:val="0"/>
        <w:rPr>
          <w:rFonts w:ascii="Humanist Slabserif 712 Std Roma" w:hAnsi="Humanist Slabserif 712 Std Roma" w:cs="AppleSystemUIFont"/>
          <w:b w:val="0"/>
          <w:bCs/>
          <w:sz w:val="20"/>
          <w:lang w:val="en-GB" w:bidi="te-IN"/>
          <w:rPrChange w:id="792" w:author="Rudraraju Sai Krishna Teja" w:date="2022-05-12T15:38:00Z">
            <w:rPr>
              <w:rFonts w:ascii="AppleSystemUIFont" w:hAnsi="AppleSystemUIFont" w:cs="AppleSystemUIFont"/>
              <w:b w:val="0"/>
              <w:bCs/>
              <w:sz w:val="26"/>
              <w:szCs w:val="26"/>
              <w:lang w:val="en-GB" w:bidi="te-IN"/>
            </w:rPr>
          </w:rPrChange>
        </w:rPr>
      </w:pPr>
      <w:r w:rsidRPr="003F7B2E">
        <w:rPr>
          <w:rFonts w:ascii="Humanist Slabserif 712 Std Roma" w:hAnsi="Humanist Slabserif 712 Std Roma" w:cs="AppleSystemUIFont"/>
          <w:b w:val="0"/>
          <w:bCs/>
          <w:sz w:val="20"/>
          <w:lang w:val="en-GB" w:bidi="te-IN"/>
          <w:rPrChange w:id="793" w:author="Rudraraju Sai Krishna Teja" w:date="2022-05-12T15:38:00Z">
            <w:rPr>
              <w:rFonts w:ascii="AppleSystemUIFont" w:hAnsi="AppleSystemUIFont" w:cs="AppleSystemUIFont"/>
              <w:b w:val="0"/>
              <w:bCs/>
              <w:sz w:val="26"/>
              <w:szCs w:val="26"/>
              <w:lang w:val="en-GB" w:bidi="te-IN"/>
            </w:rPr>
          </w:rPrChange>
        </w:rPr>
        <w:t xml:space="preserve">Preference </w:t>
      </w:r>
    </w:p>
    <w:p w14:paraId="6A976330" w14:textId="77777777" w:rsidR="00F94E6F" w:rsidRPr="003F7B2E" w:rsidRDefault="00F94E6F" w:rsidP="0007081C">
      <w:pPr>
        <w:pStyle w:val="ListParagraph"/>
        <w:numPr>
          <w:ilvl w:val="0"/>
          <w:numId w:val="9"/>
        </w:numPr>
        <w:autoSpaceDE w:val="0"/>
        <w:autoSpaceDN w:val="0"/>
        <w:adjustRightInd w:val="0"/>
        <w:rPr>
          <w:rFonts w:ascii="Humanist Slabserif 712 Std Roma" w:hAnsi="Humanist Slabserif 712 Std Roma" w:cs="AppleSystemUIFont"/>
          <w:b w:val="0"/>
          <w:bCs/>
          <w:sz w:val="20"/>
          <w:lang w:val="en-GB" w:bidi="te-IN"/>
          <w:rPrChange w:id="794" w:author="Rudraraju Sai Krishna Teja" w:date="2022-05-12T15:38:00Z">
            <w:rPr>
              <w:rFonts w:ascii="AppleSystemUIFont" w:hAnsi="AppleSystemUIFont" w:cs="AppleSystemUIFont"/>
              <w:b w:val="0"/>
              <w:bCs/>
              <w:sz w:val="26"/>
              <w:szCs w:val="26"/>
              <w:lang w:val="en-GB" w:bidi="te-IN"/>
            </w:rPr>
          </w:rPrChange>
        </w:rPr>
      </w:pPr>
      <w:proofErr w:type="spellStart"/>
      <w:r w:rsidRPr="003F7B2E">
        <w:rPr>
          <w:rFonts w:ascii="Humanist Slabserif 712 Std Roma" w:hAnsi="Humanist Slabserif 712 Std Roma" w:cs="AppleSystemUIFont"/>
          <w:b w:val="0"/>
          <w:bCs/>
          <w:sz w:val="20"/>
          <w:lang w:val="en-GB" w:bidi="te-IN"/>
          <w:rPrChange w:id="795" w:author="Rudraraju Sai Krishna Teja" w:date="2022-05-12T15:38:00Z">
            <w:rPr>
              <w:rFonts w:ascii="AppleSystemUIFont" w:hAnsi="AppleSystemUIFont" w:cs="AppleSystemUIFont"/>
              <w:b w:val="0"/>
              <w:bCs/>
              <w:sz w:val="26"/>
              <w:szCs w:val="26"/>
              <w:lang w:val="en-GB" w:bidi="te-IN"/>
            </w:rPr>
          </w:rPrChange>
        </w:rPr>
        <w:t>CaseInput</w:t>
      </w:r>
      <w:proofErr w:type="spellEnd"/>
      <w:r w:rsidRPr="003F7B2E">
        <w:rPr>
          <w:rFonts w:ascii="Humanist Slabserif 712 Std Roma" w:hAnsi="Humanist Slabserif 712 Std Roma" w:cs="AppleSystemUIFont"/>
          <w:b w:val="0"/>
          <w:bCs/>
          <w:sz w:val="20"/>
          <w:lang w:val="en-GB" w:bidi="te-IN"/>
          <w:rPrChange w:id="796" w:author="Rudraraju Sai Krishna Teja" w:date="2022-05-12T15:38:00Z">
            <w:rPr>
              <w:rFonts w:ascii="AppleSystemUIFont" w:hAnsi="AppleSystemUIFont" w:cs="AppleSystemUIFont"/>
              <w:b w:val="0"/>
              <w:bCs/>
              <w:sz w:val="26"/>
              <w:szCs w:val="26"/>
              <w:lang w:val="en-GB" w:bidi="te-IN"/>
            </w:rPr>
          </w:rPrChange>
        </w:rPr>
        <w:t xml:space="preserve"> values</w:t>
      </w:r>
    </w:p>
    <w:p w14:paraId="492A0B92" w14:textId="119A6167" w:rsidR="00F94E6F" w:rsidRPr="003F7B2E" w:rsidRDefault="00F94E6F" w:rsidP="0007081C">
      <w:pPr>
        <w:pStyle w:val="ListParagraph"/>
        <w:numPr>
          <w:ilvl w:val="0"/>
          <w:numId w:val="9"/>
        </w:numPr>
        <w:autoSpaceDE w:val="0"/>
        <w:autoSpaceDN w:val="0"/>
        <w:adjustRightInd w:val="0"/>
        <w:rPr>
          <w:rFonts w:ascii="Humanist Slabserif 712 Std Roma" w:hAnsi="Humanist Slabserif 712 Std Roma" w:cs="AppleSystemUIFont"/>
          <w:b w:val="0"/>
          <w:bCs/>
          <w:sz w:val="20"/>
          <w:lang w:val="en-GB" w:bidi="te-IN"/>
          <w:rPrChange w:id="797" w:author="Rudraraju Sai Krishna Teja" w:date="2022-05-12T15:38:00Z">
            <w:rPr>
              <w:rFonts w:ascii="AppleSystemUIFont" w:hAnsi="AppleSystemUIFont" w:cs="AppleSystemUIFont"/>
              <w:b w:val="0"/>
              <w:bCs/>
              <w:sz w:val="26"/>
              <w:szCs w:val="26"/>
              <w:lang w:val="en-GB" w:bidi="te-IN"/>
            </w:rPr>
          </w:rPrChange>
        </w:rPr>
      </w:pPr>
      <w:proofErr w:type="spellStart"/>
      <w:r w:rsidRPr="003F7B2E">
        <w:rPr>
          <w:rFonts w:ascii="Humanist Slabserif 712 Std Roma" w:hAnsi="Humanist Slabserif 712 Std Roma" w:cs="AppleSystemUIFont"/>
          <w:b w:val="0"/>
          <w:bCs/>
          <w:sz w:val="20"/>
          <w:lang w:val="en-GB" w:bidi="te-IN"/>
          <w:rPrChange w:id="798" w:author="Rudraraju Sai Krishna Teja" w:date="2022-05-12T15:38:00Z">
            <w:rPr>
              <w:rFonts w:ascii="AppleSystemUIFont" w:hAnsi="AppleSystemUIFont" w:cs="AppleSystemUIFont"/>
              <w:b w:val="0"/>
              <w:bCs/>
              <w:sz w:val="26"/>
              <w:szCs w:val="26"/>
              <w:lang w:val="en-GB" w:bidi="te-IN"/>
            </w:rPr>
          </w:rPrChange>
        </w:rPr>
        <w:t>CaseSolution</w:t>
      </w:r>
      <w:proofErr w:type="spellEnd"/>
      <w:r w:rsidRPr="003F7B2E">
        <w:rPr>
          <w:rFonts w:ascii="Humanist Slabserif 712 Std Roma" w:hAnsi="Humanist Slabserif 712 Std Roma" w:cs="AppleSystemUIFont"/>
          <w:b w:val="0"/>
          <w:bCs/>
          <w:sz w:val="20"/>
          <w:lang w:val="en-GB" w:bidi="te-IN"/>
          <w:rPrChange w:id="799" w:author="Rudraraju Sai Krishna Teja" w:date="2022-05-12T15:38:00Z">
            <w:rPr>
              <w:rFonts w:ascii="AppleSystemUIFont" w:hAnsi="AppleSystemUIFont" w:cs="AppleSystemUIFont"/>
              <w:b w:val="0"/>
              <w:bCs/>
              <w:sz w:val="26"/>
              <w:szCs w:val="26"/>
              <w:lang w:val="en-GB" w:bidi="te-IN"/>
            </w:rPr>
          </w:rPrChange>
        </w:rPr>
        <w:t xml:space="preserve"> values</w:t>
      </w:r>
    </w:p>
    <w:p w14:paraId="539134F3" w14:textId="77777777" w:rsidR="00F94E6F" w:rsidRPr="006F6011" w:rsidRDefault="00F94E6F" w:rsidP="00F94E6F">
      <w:pPr>
        <w:autoSpaceDE w:val="0"/>
        <w:autoSpaceDN w:val="0"/>
        <w:adjustRightInd w:val="0"/>
        <w:spacing w:after="40"/>
        <w:rPr>
          <w:rFonts w:ascii="Humanist Slabserif 712 Std Roma" w:hAnsi="Humanist Slabserif 712 Std Roma" w:cs="AppleSystemUIFontBold"/>
          <w:b/>
          <w:bCs/>
          <w:sz w:val="32"/>
          <w:szCs w:val="32"/>
          <w:lang w:val="en-GB"/>
          <w:rPrChange w:id="800" w:author="Rudraraju Sai Krishna Teja" w:date="2022-05-12T14:28:00Z">
            <w:rPr>
              <w:rFonts w:ascii="AppleSystemUIFontBold" w:hAnsi="AppleSystemUIFontBold" w:cs="AppleSystemUIFontBold"/>
              <w:b/>
              <w:bCs/>
              <w:sz w:val="32"/>
              <w:szCs w:val="32"/>
              <w:lang w:val="en-GB"/>
            </w:rPr>
          </w:rPrChange>
        </w:rPr>
      </w:pPr>
      <w:r w:rsidRPr="003F7B2E">
        <w:rPr>
          <w:rFonts w:ascii="Humanist Slabserif 712 Std Roma" w:hAnsi="Humanist Slabserif 712 Std Roma" w:cs="AppleSystemUIFontBold"/>
          <w:b/>
          <w:bCs/>
          <w:lang w:val="en-GB"/>
          <w:rPrChange w:id="801" w:author="Rudraraju Sai Krishna Teja" w:date="2022-05-12T15:38:00Z">
            <w:rPr>
              <w:rFonts w:ascii="AppleSystemUIFontBold" w:hAnsi="AppleSystemUIFontBold" w:cs="AppleSystemUIFontBold"/>
              <w:b/>
              <w:bCs/>
              <w:sz w:val="32"/>
              <w:szCs w:val="32"/>
              <w:lang w:val="en-GB"/>
            </w:rPr>
          </w:rPrChange>
        </w:rPr>
        <w:t>Logs Structure</w:t>
      </w:r>
      <w:r w:rsidRPr="006F6011">
        <w:rPr>
          <w:rFonts w:ascii="Humanist Slabserif 712 Std Roma" w:hAnsi="Humanist Slabserif 712 Std Roma" w:cs="AppleSystemUIFontBold"/>
          <w:b/>
          <w:bCs/>
          <w:sz w:val="32"/>
          <w:szCs w:val="32"/>
          <w:lang w:val="en-GB"/>
          <w:rPrChange w:id="802" w:author="Rudraraju Sai Krishna Teja" w:date="2022-05-12T14:28:00Z">
            <w:rPr>
              <w:rFonts w:ascii="AppleSystemUIFontBold" w:hAnsi="AppleSystemUIFontBold" w:cs="AppleSystemUIFontBold"/>
              <w:b/>
              <w:bCs/>
              <w:sz w:val="32"/>
              <w:szCs w:val="32"/>
              <w:lang w:val="en-GB"/>
            </w:rPr>
          </w:rPrChange>
        </w:rPr>
        <w:t>:</w:t>
      </w:r>
    </w:p>
    <w:p w14:paraId="562662F6" w14:textId="77777777" w:rsidR="00F94E6F" w:rsidRPr="003F7B2E" w:rsidRDefault="00F94E6F" w:rsidP="0007081C">
      <w:pPr>
        <w:pStyle w:val="ListParagraph"/>
        <w:numPr>
          <w:ilvl w:val="0"/>
          <w:numId w:val="10"/>
        </w:numPr>
        <w:autoSpaceDE w:val="0"/>
        <w:autoSpaceDN w:val="0"/>
        <w:adjustRightInd w:val="0"/>
        <w:spacing w:after="40"/>
        <w:rPr>
          <w:rFonts w:ascii="Humanist Slabserif 712 Std Roma" w:hAnsi="Humanist Slabserif 712 Std Roma" w:cs="AppleSystemUIFontBold"/>
          <w:b w:val="0"/>
          <w:bCs/>
          <w:sz w:val="20"/>
          <w:lang w:val="en-GB" w:bidi="te-IN"/>
          <w:rPrChange w:id="803" w:author="Rudraraju Sai Krishna Teja" w:date="2022-05-12T15:38:00Z">
            <w:rPr>
              <w:rFonts w:ascii="AppleSystemUIFontBold" w:hAnsi="AppleSystemUIFontBold" w:cs="AppleSystemUIFontBold"/>
              <w:b w:val="0"/>
              <w:bCs/>
              <w:sz w:val="32"/>
              <w:szCs w:val="32"/>
              <w:lang w:val="en-GB" w:bidi="te-IN"/>
            </w:rPr>
          </w:rPrChange>
        </w:rPr>
      </w:pPr>
      <w:r w:rsidRPr="003F7B2E">
        <w:rPr>
          <w:rFonts w:ascii="Humanist Slabserif 712 Std Roma" w:hAnsi="Humanist Slabserif 712 Std Roma" w:cs="AppleSystemUIFont"/>
          <w:b w:val="0"/>
          <w:bCs/>
          <w:sz w:val="20"/>
          <w:lang w:val="en-GB" w:bidi="te-IN"/>
          <w:rPrChange w:id="804" w:author="Rudraraju Sai Krishna Teja" w:date="2022-05-12T15:38:00Z">
            <w:rPr>
              <w:rFonts w:ascii="AppleSystemUIFont" w:hAnsi="AppleSystemUIFont" w:cs="AppleSystemUIFont"/>
              <w:b w:val="0"/>
              <w:bCs/>
              <w:sz w:val="26"/>
              <w:szCs w:val="26"/>
              <w:lang w:val="en-GB" w:bidi="te-IN"/>
            </w:rPr>
          </w:rPrChange>
        </w:rPr>
        <w:t>2022-04-22 11:39:09.192 ERROR 12852 Description</w:t>
      </w:r>
    </w:p>
    <w:p w14:paraId="3CF71087" w14:textId="77777777" w:rsidR="00F94E6F" w:rsidRPr="003F7B2E" w:rsidRDefault="00F94E6F" w:rsidP="0007081C">
      <w:pPr>
        <w:pStyle w:val="ListParagraph"/>
        <w:numPr>
          <w:ilvl w:val="0"/>
          <w:numId w:val="10"/>
        </w:numPr>
        <w:autoSpaceDE w:val="0"/>
        <w:autoSpaceDN w:val="0"/>
        <w:adjustRightInd w:val="0"/>
        <w:spacing w:after="40"/>
        <w:rPr>
          <w:rFonts w:ascii="Humanist Slabserif 712 Std Roma" w:hAnsi="Humanist Slabserif 712 Std Roma" w:cs="AppleSystemUIFontBold"/>
          <w:b w:val="0"/>
          <w:bCs/>
          <w:sz w:val="20"/>
          <w:lang w:val="en-GB" w:bidi="te-IN"/>
          <w:rPrChange w:id="805" w:author="Rudraraju Sai Krishna Teja" w:date="2022-05-12T15:38:00Z">
            <w:rPr>
              <w:rFonts w:ascii="AppleSystemUIFontBold" w:hAnsi="AppleSystemUIFontBold" w:cs="AppleSystemUIFontBold"/>
              <w:b w:val="0"/>
              <w:bCs/>
              <w:sz w:val="32"/>
              <w:szCs w:val="32"/>
              <w:lang w:val="en-GB" w:bidi="te-IN"/>
            </w:rPr>
          </w:rPrChange>
        </w:rPr>
      </w:pPr>
      <w:r w:rsidRPr="003F7B2E">
        <w:rPr>
          <w:rFonts w:ascii="Humanist Slabserif 712 Std Roma" w:hAnsi="Humanist Slabserif 712 Std Roma" w:cs="AppleSystemUIFont"/>
          <w:b w:val="0"/>
          <w:bCs/>
          <w:sz w:val="20"/>
          <w:lang w:val="en-GB" w:bidi="te-IN"/>
          <w:rPrChange w:id="806" w:author="Rudraraju Sai Krishna Teja" w:date="2022-05-12T15:38:00Z">
            <w:rPr>
              <w:rFonts w:ascii="AppleSystemUIFont" w:hAnsi="AppleSystemUIFont" w:cs="AppleSystemUIFont"/>
              <w:b w:val="0"/>
              <w:bCs/>
              <w:sz w:val="26"/>
              <w:szCs w:val="26"/>
              <w:lang w:val="en-GB" w:bidi="te-IN"/>
            </w:rPr>
          </w:rPrChange>
        </w:rPr>
        <w:t>2022-04-22 11:40:19.</w:t>
      </w:r>
      <w:proofErr w:type="gramStart"/>
      <w:r w:rsidRPr="003F7B2E">
        <w:rPr>
          <w:rFonts w:ascii="Humanist Slabserif 712 Std Roma" w:hAnsi="Humanist Slabserif 712 Std Roma" w:cs="AppleSystemUIFont"/>
          <w:b w:val="0"/>
          <w:bCs/>
          <w:sz w:val="20"/>
          <w:lang w:val="en-GB" w:bidi="te-IN"/>
          <w:rPrChange w:id="807" w:author="Rudraraju Sai Krishna Teja" w:date="2022-05-12T15:38:00Z">
            <w:rPr>
              <w:rFonts w:ascii="AppleSystemUIFont" w:hAnsi="AppleSystemUIFont" w:cs="AppleSystemUIFont"/>
              <w:b w:val="0"/>
              <w:bCs/>
              <w:sz w:val="26"/>
              <w:szCs w:val="26"/>
              <w:lang w:val="en-GB" w:bidi="te-IN"/>
            </w:rPr>
          </w:rPrChange>
        </w:rPr>
        <w:t>153  WARN</w:t>
      </w:r>
      <w:proofErr w:type="gramEnd"/>
      <w:r w:rsidRPr="003F7B2E">
        <w:rPr>
          <w:rFonts w:ascii="Humanist Slabserif 712 Std Roma" w:hAnsi="Humanist Slabserif 712 Std Roma" w:cs="AppleSystemUIFont"/>
          <w:b w:val="0"/>
          <w:bCs/>
          <w:sz w:val="20"/>
          <w:lang w:val="en-GB" w:bidi="te-IN"/>
          <w:rPrChange w:id="808" w:author="Rudraraju Sai Krishna Teja" w:date="2022-05-12T15:38:00Z">
            <w:rPr>
              <w:rFonts w:ascii="AppleSystemUIFont" w:hAnsi="AppleSystemUIFont" w:cs="AppleSystemUIFont"/>
              <w:b w:val="0"/>
              <w:bCs/>
              <w:sz w:val="26"/>
              <w:szCs w:val="26"/>
              <w:lang w:val="en-GB" w:bidi="te-IN"/>
            </w:rPr>
          </w:rPrChange>
        </w:rPr>
        <w:t xml:space="preserve"> 18564 Description</w:t>
      </w:r>
    </w:p>
    <w:p w14:paraId="27D79B50" w14:textId="743F56EF" w:rsidR="00F94E6F" w:rsidRPr="003F7B2E" w:rsidRDefault="00F94E6F" w:rsidP="0007081C">
      <w:pPr>
        <w:pStyle w:val="ListParagraph"/>
        <w:numPr>
          <w:ilvl w:val="0"/>
          <w:numId w:val="10"/>
        </w:numPr>
        <w:autoSpaceDE w:val="0"/>
        <w:autoSpaceDN w:val="0"/>
        <w:adjustRightInd w:val="0"/>
        <w:spacing w:after="40"/>
        <w:rPr>
          <w:rFonts w:ascii="Humanist Slabserif 712 Std Roma" w:hAnsi="Humanist Slabserif 712 Std Roma" w:cs="AppleSystemUIFontBold"/>
          <w:b w:val="0"/>
          <w:bCs/>
          <w:sz w:val="20"/>
          <w:lang w:val="en-GB" w:bidi="te-IN"/>
          <w:rPrChange w:id="809" w:author="Rudraraju Sai Krishna Teja" w:date="2022-05-12T15:38:00Z">
            <w:rPr>
              <w:rFonts w:ascii="AppleSystemUIFontBold" w:hAnsi="AppleSystemUIFontBold" w:cs="AppleSystemUIFontBold"/>
              <w:b w:val="0"/>
              <w:bCs/>
              <w:sz w:val="32"/>
              <w:szCs w:val="32"/>
              <w:lang w:val="en-GB" w:bidi="te-IN"/>
            </w:rPr>
          </w:rPrChange>
        </w:rPr>
      </w:pPr>
      <w:r w:rsidRPr="003F7B2E">
        <w:rPr>
          <w:rFonts w:ascii="Humanist Slabserif 712 Std Roma" w:hAnsi="Humanist Slabserif 712 Std Roma" w:cs="AppleSystemUIFont"/>
          <w:b w:val="0"/>
          <w:bCs/>
          <w:sz w:val="20"/>
          <w:lang w:val="en-GB" w:bidi="te-IN"/>
          <w:rPrChange w:id="810" w:author="Rudraraju Sai Krishna Teja" w:date="2022-05-12T15:38:00Z">
            <w:rPr>
              <w:rFonts w:ascii="AppleSystemUIFont" w:hAnsi="AppleSystemUIFont" w:cs="AppleSystemUIFont"/>
              <w:b w:val="0"/>
              <w:bCs/>
              <w:sz w:val="26"/>
              <w:szCs w:val="26"/>
              <w:lang w:val="en-GB" w:bidi="te-IN"/>
            </w:rPr>
          </w:rPrChange>
        </w:rPr>
        <w:t>2022-04-22 11:41:18.</w:t>
      </w:r>
      <w:proofErr w:type="gramStart"/>
      <w:r w:rsidRPr="003F7B2E">
        <w:rPr>
          <w:rFonts w:ascii="Humanist Slabserif 712 Std Roma" w:hAnsi="Humanist Slabserif 712 Std Roma" w:cs="AppleSystemUIFont"/>
          <w:b w:val="0"/>
          <w:bCs/>
          <w:sz w:val="20"/>
          <w:lang w:val="en-GB" w:bidi="te-IN"/>
          <w:rPrChange w:id="811" w:author="Rudraraju Sai Krishna Teja" w:date="2022-05-12T15:38:00Z">
            <w:rPr>
              <w:rFonts w:ascii="AppleSystemUIFont" w:hAnsi="AppleSystemUIFont" w:cs="AppleSystemUIFont"/>
              <w:b w:val="0"/>
              <w:bCs/>
              <w:sz w:val="26"/>
              <w:szCs w:val="26"/>
              <w:lang w:val="en-GB" w:bidi="te-IN"/>
            </w:rPr>
          </w:rPrChange>
        </w:rPr>
        <w:t>238  INFO</w:t>
      </w:r>
      <w:proofErr w:type="gramEnd"/>
      <w:r w:rsidRPr="003F7B2E">
        <w:rPr>
          <w:rFonts w:ascii="Humanist Slabserif 712 Std Roma" w:hAnsi="Humanist Slabserif 712 Std Roma" w:cs="AppleSystemUIFont"/>
          <w:b w:val="0"/>
          <w:bCs/>
          <w:sz w:val="20"/>
          <w:lang w:val="en-GB" w:bidi="te-IN"/>
          <w:rPrChange w:id="812" w:author="Rudraraju Sai Krishna Teja" w:date="2022-05-12T15:38:00Z">
            <w:rPr>
              <w:rFonts w:ascii="AppleSystemUIFont" w:hAnsi="AppleSystemUIFont" w:cs="AppleSystemUIFont"/>
              <w:b w:val="0"/>
              <w:bCs/>
              <w:sz w:val="26"/>
              <w:szCs w:val="26"/>
              <w:lang w:val="en-GB" w:bidi="te-IN"/>
            </w:rPr>
          </w:rPrChange>
        </w:rPr>
        <w:t xml:space="preserve"> 23908 Description </w:t>
      </w:r>
    </w:p>
    <w:p w14:paraId="07E22589" w14:textId="09C6A3A2" w:rsidR="003D7FDF" w:rsidRDefault="003D7FDF" w:rsidP="003D7FDF">
      <w:pPr>
        <w:pStyle w:val="BodyText"/>
      </w:pPr>
    </w:p>
    <w:p w14:paraId="24802D6F" w14:textId="74D9116A" w:rsidR="003D7FDF" w:rsidRDefault="003D7FDF" w:rsidP="003D7FDF">
      <w:pPr>
        <w:pStyle w:val="BodyText"/>
      </w:pPr>
      <w:r>
        <w:rPr>
          <w:noProof/>
        </w:rPr>
        <w:drawing>
          <wp:inline distT="0" distB="0" distL="0" distR="0" wp14:anchorId="467E055F" wp14:editId="37E99391">
            <wp:extent cx="5943600" cy="1556385"/>
            <wp:effectExtent l="0" t="0" r="0" b="5715"/>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556385"/>
                    </a:xfrm>
                    <a:prstGeom prst="rect">
                      <a:avLst/>
                    </a:prstGeom>
                  </pic:spPr>
                </pic:pic>
              </a:graphicData>
            </a:graphic>
          </wp:inline>
        </w:drawing>
      </w:r>
    </w:p>
    <w:p w14:paraId="2E44C984" w14:textId="77777777" w:rsidR="003D7FDF" w:rsidRPr="003D7FDF" w:rsidRDefault="003D7FDF" w:rsidP="003D7FDF">
      <w:pPr>
        <w:pStyle w:val="BodyText"/>
      </w:pPr>
    </w:p>
    <w:tbl>
      <w:tblPr>
        <w:tblpPr w:leftFromText="180" w:rightFromText="180" w:vertAnchor="text" w:horzAnchor="page" w:tblpX="1657" w:tblpY="37"/>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2"/>
        <w:gridCol w:w="6705"/>
      </w:tblGrid>
      <w:tr w:rsidR="00F27CD7" w:rsidRPr="00633FCE" w14:paraId="4A4F1F28" w14:textId="77777777" w:rsidTr="00FC6A97">
        <w:trPr>
          <w:trHeight w:val="346"/>
        </w:trPr>
        <w:tc>
          <w:tcPr>
            <w:tcW w:w="3042" w:type="dxa"/>
            <w:shd w:val="clear" w:color="auto" w:fill="C0C0C0"/>
          </w:tcPr>
          <w:p w14:paraId="4F6E3E40" w14:textId="77777777" w:rsidR="00F27CD7" w:rsidRPr="00633FCE" w:rsidRDefault="00F27CD7" w:rsidP="00FC6A97">
            <w:pPr>
              <w:keepNext/>
              <w:spacing w:after="120"/>
              <w:rPr>
                <w:rFonts w:ascii="Humanist Slabserif 712 Std Roma" w:hAnsi="Humanist Slabserif 712 Std Roma" w:cs="Arial"/>
                <w:color w:val="000000" w:themeColor="text1"/>
                <w:sz w:val="20"/>
              </w:rPr>
            </w:pPr>
            <w:r w:rsidRPr="00633FCE">
              <w:rPr>
                <w:rFonts w:ascii="Humanist Slabserif 712 Std Roma" w:hAnsi="Humanist Slabserif 712 Std Roma" w:cs="Arial"/>
                <w:color w:val="000000" w:themeColor="text1"/>
                <w:sz w:val="20"/>
              </w:rPr>
              <w:t>Units</w:t>
            </w:r>
          </w:p>
        </w:tc>
        <w:tc>
          <w:tcPr>
            <w:tcW w:w="6705" w:type="dxa"/>
            <w:shd w:val="clear" w:color="auto" w:fill="C0C0C0"/>
          </w:tcPr>
          <w:p w14:paraId="5356F703" w14:textId="77777777" w:rsidR="00F27CD7" w:rsidRPr="00633FCE" w:rsidRDefault="00F27CD7" w:rsidP="00FC6A97">
            <w:pPr>
              <w:keepNext/>
              <w:spacing w:after="120"/>
              <w:rPr>
                <w:rFonts w:ascii="Humanist Slabserif 712 Std Roma" w:hAnsi="Humanist Slabserif 712 Std Roma" w:cs="Arial"/>
                <w:color w:val="000000" w:themeColor="text1"/>
                <w:sz w:val="20"/>
              </w:rPr>
            </w:pPr>
            <w:r w:rsidRPr="00633FCE">
              <w:rPr>
                <w:rFonts w:ascii="Humanist Slabserif 712 Std Roma" w:hAnsi="Humanist Slabserif 712 Std Roma" w:cs="Arial"/>
                <w:color w:val="000000" w:themeColor="text1"/>
                <w:sz w:val="20"/>
              </w:rPr>
              <w:t>Description</w:t>
            </w:r>
          </w:p>
        </w:tc>
      </w:tr>
      <w:tr w:rsidR="00F27CD7" w:rsidRPr="00633FCE" w14:paraId="377D721B" w14:textId="77777777" w:rsidTr="00FC6A97">
        <w:trPr>
          <w:trHeight w:val="346"/>
        </w:trPr>
        <w:tc>
          <w:tcPr>
            <w:tcW w:w="3042" w:type="dxa"/>
            <w:shd w:val="clear" w:color="auto" w:fill="C0C0C0"/>
          </w:tcPr>
          <w:p w14:paraId="586B1F0A" w14:textId="77777777" w:rsidR="00F27CD7" w:rsidRPr="00633FCE" w:rsidRDefault="00F27CD7" w:rsidP="00FC6A97">
            <w:pPr>
              <w:keepNext/>
              <w:spacing w:after="120"/>
              <w:rPr>
                <w:rFonts w:ascii="Humanist Slabserif 712 Std Roma" w:hAnsi="Humanist Slabserif 712 Std Roma" w:cs="Arial"/>
                <w:color w:val="000000" w:themeColor="text1"/>
                <w:sz w:val="20"/>
              </w:rPr>
            </w:pPr>
            <w:r>
              <w:rPr>
                <w:rFonts w:ascii="Humanist Slabserif 712 Std Roma" w:hAnsi="Humanist Slabserif 712 Std Roma" w:cs="Arial"/>
                <w:color w:val="000000" w:themeColor="text1"/>
                <w:sz w:val="20"/>
              </w:rPr>
              <w:t>API’s</w:t>
            </w:r>
          </w:p>
        </w:tc>
        <w:tc>
          <w:tcPr>
            <w:tcW w:w="6705" w:type="dxa"/>
            <w:shd w:val="clear" w:color="auto" w:fill="C0C0C0"/>
          </w:tcPr>
          <w:p w14:paraId="2092B6D9" w14:textId="77777777" w:rsidR="00F27CD7" w:rsidRPr="00633FCE" w:rsidRDefault="00F27CD7" w:rsidP="00FC6A97">
            <w:pPr>
              <w:keepNext/>
              <w:spacing w:after="120"/>
              <w:rPr>
                <w:rFonts w:ascii="Humanist Slabserif 712 Std Roma" w:hAnsi="Humanist Slabserif 712 Std Roma" w:cs="Arial"/>
                <w:color w:val="000000" w:themeColor="text1"/>
                <w:sz w:val="20"/>
              </w:rPr>
            </w:pPr>
            <w:r>
              <w:rPr>
                <w:rFonts w:ascii="Humanist Slabserif 712 Std Roma" w:hAnsi="Humanist Slabserif 712 Std Roma" w:cs="Arial"/>
                <w:color w:val="000000" w:themeColor="text1"/>
                <w:sz w:val="20"/>
              </w:rPr>
              <w:t xml:space="preserve">Azure blob storage providing direct </w:t>
            </w:r>
            <w:proofErr w:type="gramStart"/>
            <w:r>
              <w:rPr>
                <w:rFonts w:ascii="Humanist Slabserif 712 Std Roma" w:hAnsi="Humanist Slabserif 712 Std Roma" w:cs="Arial"/>
                <w:color w:val="000000" w:themeColor="text1"/>
                <w:sz w:val="20"/>
              </w:rPr>
              <w:t>API’s</w:t>
            </w:r>
            <w:proofErr w:type="gramEnd"/>
            <w:r>
              <w:rPr>
                <w:rFonts w:ascii="Humanist Slabserif 712 Std Roma" w:hAnsi="Humanist Slabserif 712 Std Roma" w:cs="Arial"/>
                <w:color w:val="000000" w:themeColor="text1"/>
                <w:sz w:val="20"/>
              </w:rPr>
              <w:t xml:space="preserve"> to the save the data on cloud. </w:t>
            </w:r>
          </w:p>
        </w:tc>
      </w:tr>
      <w:tr w:rsidR="00F27CD7" w:rsidRPr="00E939F6" w14:paraId="75C2DE5E" w14:textId="77777777" w:rsidTr="00FC6A97">
        <w:trPr>
          <w:trHeight w:val="600"/>
        </w:trPr>
        <w:tc>
          <w:tcPr>
            <w:tcW w:w="3042" w:type="dxa"/>
          </w:tcPr>
          <w:p w14:paraId="628F5664" w14:textId="77777777" w:rsidR="00F27CD7" w:rsidRPr="00594870" w:rsidRDefault="00F27CD7" w:rsidP="00FC6A97">
            <w:pPr>
              <w:rPr>
                <w:rFonts w:ascii="Humanist Slabserif 712 Std Roma" w:hAnsi="Humanist Slabserif 712 Std Roma"/>
                <w:color w:val="000000" w:themeColor="text1"/>
                <w:sz w:val="20"/>
                <w:lang w:val="en-GB"/>
              </w:rPr>
            </w:pPr>
            <w:r>
              <w:rPr>
                <w:rFonts w:ascii="Humanist Slabserif 712 Std Roma" w:hAnsi="Humanist Slabserif 712 Std Roma"/>
                <w:color w:val="000000" w:themeColor="text1"/>
                <w:sz w:val="20"/>
                <w:lang w:val="en-GB"/>
              </w:rPr>
              <w:t>Azure Storage Account</w:t>
            </w:r>
          </w:p>
        </w:tc>
        <w:tc>
          <w:tcPr>
            <w:tcW w:w="6705" w:type="dxa"/>
          </w:tcPr>
          <w:p w14:paraId="2FF21957" w14:textId="77777777" w:rsidR="00F27CD7" w:rsidRPr="00594870" w:rsidRDefault="00F27CD7" w:rsidP="00FC6A97">
            <w:pPr>
              <w:rPr>
                <w:rFonts w:ascii="Humanist Slabserif 712 Std Roma" w:hAnsi="Humanist Slabserif 712 Std Roma"/>
                <w:color w:val="000000" w:themeColor="text1"/>
                <w:sz w:val="20"/>
                <w:lang w:val="en-GB"/>
              </w:rPr>
            </w:pPr>
            <w:r w:rsidRPr="00DD0719">
              <w:rPr>
                <w:rFonts w:ascii="Humanist Slabserif 712 Std Roma" w:hAnsi="Humanist Slabserif 712 Std Roma"/>
                <w:color w:val="000000" w:themeColor="text1"/>
                <w:sz w:val="20"/>
                <w:lang w:val="en-GB"/>
              </w:rPr>
              <w:t>Azure storage account contains all of your Azure Storage data objects</w:t>
            </w:r>
            <w:r>
              <w:rPr>
                <w:rFonts w:ascii="Humanist Slabserif 712 Std Roma" w:hAnsi="Humanist Slabserif 712 Std Roma"/>
                <w:color w:val="000000" w:themeColor="text1"/>
                <w:sz w:val="20"/>
                <w:lang w:val="en-GB"/>
              </w:rPr>
              <w:t xml:space="preserve"> </w:t>
            </w:r>
            <w:proofErr w:type="spellStart"/>
            <w:proofErr w:type="gramStart"/>
            <w:r>
              <w:rPr>
                <w:rFonts w:ascii="Humanist Slabserif 712 Std Roma" w:hAnsi="Humanist Slabserif 712 Std Roma"/>
                <w:color w:val="000000" w:themeColor="text1"/>
                <w:sz w:val="20"/>
                <w:lang w:val="en-GB"/>
              </w:rPr>
              <w:t>i.e</w:t>
            </w:r>
            <w:proofErr w:type="spellEnd"/>
            <w:proofErr w:type="gramEnd"/>
            <w:r>
              <w:rPr>
                <w:rFonts w:ascii="Humanist Slabserif 712 Std Roma" w:hAnsi="Humanist Slabserif 712 Std Roma"/>
                <w:color w:val="000000" w:themeColor="text1"/>
                <w:sz w:val="20"/>
                <w:lang w:val="en-GB"/>
              </w:rPr>
              <w:t xml:space="preserve"> </w:t>
            </w:r>
            <w:proofErr w:type="spellStart"/>
            <w:r>
              <w:rPr>
                <w:rFonts w:ascii="Humanist Slabserif 712 Std Roma" w:hAnsi="Humanist Slabserif 712 Std Roma"/>
                <w:color w:val="000000" w:themeColor="text1"/>
                <w:sz w:val="20"/>
                <w:lang w:val="en-GB"/>
              </w:rPr>
              <w:t>files.</w:t>
            </w:r>
            <w:r w:rsidRPr="00DD0719">
              <w:rPr>
                <w:rFonts w:ascii="Humanist Slabserif 712 Std Roma" w:hAnsi="Humanist Slabserif 712 Std Roma"/>
                <w:color w:val="000000" w:themeColor="text1"/>
                <w:sz w:val="20"/>
                <w:lang w:val="en-GB"/>
              </w:rPr>
              <w:t>The</w:t>
            </w:r>
            <w:proofErr w:type="spellEnd"/>
            <w:r w:rsidRPr="00DD0719">
              <w:rPr>
                <w:rFonts w:ascii="Humanist Slabserif 712 Std Roma" w:hAnsi="Humanist Slabserif 712 Std Roma"/>
                <w:color w:val="000000" w:themeColor="text1"/>
                <w:sz w:val="20"/>
                <w:lang w:val="en-GB"/>
              </w:rPr>
              <w:t xml:space="preserve"> storage account provides a unique namespace for your Azure Storage data that is accessible from anywhere in the world over HTTP or HTTPS.</w:t>
            </w:r>
          </w:p>
        </w:tc>
      </w:tr>
      <w:tr w:rsidR="00F27CD7" w:rsidRPr="00E939F6" w14:paraId="1753DF02" w14:textId="77777777" w:rsidTr="00FC6A97">
        <w:trPr>
          <w:trHeight w:val="600"/>
        </w:trPr>
        <w:tc>
          <w:tcPr>
            <w:tcW w:w="3042" w:type="dxa"/>
          </w:tcPr>
          <w:p w14:paraId="4FD9AC17" w14:textId="77777777" w:rsidR="00F27CD7" w:rsidRPr="00594870" w:rsidRDefault="00F27CD7" w:rsidP="00FC6A97">
            <w:pPr>
              <w:rPr>
                <w:rFonts w:ascii="Humanist Slabserif 712 Std Roma" w:hAnsi="Humanist Slabserif 712 Std Roma"/>
                <w:color w:val="000000" w:themeColor="text1"/>
                <w:sz w:val="20"/>
                <w:lang w:val="en-GB"/>
              </w:rPr>
            </w:pPr>
            <w:r>
              <w:rPr>
                <w:rFonts w:ascii="Humanist Slabserif 712 Std Roma" w:hAnsi="Humanist Slabserif 712 Std Roma"/>
                <w:color w:val="000000" w:themeColor="text1"/>
                <w:sz w:val="20"/>
                <w:lang w:val="en-GB"/>
              </w:rPr>
              <w:t>Azure File Service</w:t>
            </w:r>
          </w:p>
        </w:tc>
        <w:tc>
          <w:tcPr>
            <w:tcW w:w="6705" w:type="dxa"/>
          </w:tcPr>
          <w:p w14:paraId="6CABD694" w14:textId="77777777" w:rsidR="00F27CD7" w:rsidRPr="00594870" w:rsidRDefault="00F27CD7" w:rsidP="00FC6A97">
            <w:pPr>
              <w:rPr>
                <w:rFonts w:ascii="Humanist Slabserif 712 Std Roma" w:hAnsi="Humanist Slabserif 712 Std Roma"/>
                <w:color w:val="000000" w:themeColor="text1"/>
                <w:sz w:val="20"/>
                <w:lang w:val="en-GB"/>
              </w:rPr>
            </w:pPr>
            <w:r>
              <w:rPr>
                <w:rFonts w:ascii="Humanist Slabserif 712 Std Roma" w:hAnsi="Humanist Slabserif 712 Std Roma"/>
                <w:color w:val="000000" w:themeColor="text1"/>
                <w:sz w:val="20"/>
                <w:lang w:val="en-GB"/>
              </w:rPr>
              <w:t xml:space="preserve">To store the data as </w:t>
            </w:r>
            <w:proofErr w:type="spellStart"/>
            <w:r>
              <w:rPr>
                <w:rFonts w:ascii="Humanist Slabserif 712 Std Roma" w:hAnsi="Humanist Slabserif 712 Std Roma"/>
                <w:color w:val="000000" w:themeColor="text1"/>
                <w:sz w:val="20"/>
                <w:lang w:val="en-GB"/>
              </w:rPr>
              <w:t>josn</w:t>
            </w:r>
            <w:proofErr w:type="spellEnd"/>
            <w:r>
              <w:rPr>
                <w:rFonts w:ascii="Humanist Slabserif 712 Std Roma" w:hAnsi="Humanist Slabserif 712 Std Roma"/>
                <w:color w:val="000000" w:themeColor="text1"/>
                <w:sz w:val="20"/>
                <w:lang w:val="en-GB"/>
              </w:rPr>
              <w:t xml:space="preserve"> file in Azure cloud-azure blob storage for future retrieval </w:t>
            </w:r>
          </w:p>
        </w:tc>
      </w:tr>
    </w:tbl>
    <w:p w14:paraId="079F114B" w14:textId="77777777" w:rsidR="00F27CD7" w:rsidRDefault="00F27CD7" w:rsidP="00F27CD7">
      <w:pPr>
        <w:rPr>
          <w:noProof/>
        </w:rPr>
      </w:pPr>
      <w:r>
        <w:t xml:space="preserve">             </w:t>
      </w:r>
    </w:p>
    <w:p w14:paraId="07FE93AA" w14:textId="77777777" w:rsidR="006E0EC9" w:rsidRPr="00C645BA" w:rsidRDefault="006E0EC9" w:rsidP="006E0EC9">
      <w:pPr>
        <w:autoSpaceDE w:val="0"/>
        <w:autoSpaceDN w:val="0"/>
        <w:adjustRightInd w:val="0"/>
        <w:rPr>
          <w:rFonts w:ascii="AppleSystemUIFont" w:hAnsi="AppleSystemUIFont" w:cs="AppleSystemUIFont"/>
          <w:sz w:val="20"/>
          <w:lang w:val="en-GB"/>
        </w:rPr>
      </w:pPr>
      <w:r w:rsidRPr="00C645BA">
        <w:rPr>
          <w:rFonts w:ascii="AppleSystemUIFontBold" w:hAnsi="AppleSystemUIFontBold" w:cs="AppleSystemUIFontBold"/>
          <w:b/>
          <w:bCs/>
          <w:sz w:val="20"/>
          <w:lang w:val="en-GB"/>
        </w:rPr>
        <w:t>Minimum Requirements</w:t>
      </w:r>
    </w:p>
    <w:p w14:paraId="4C738360" w14:textId="77777777" w:rsidR="006E0EC9" w:rsidRPr="00C645BA" w:rsidRDefault="006E0EC9" w:rsidP="006E0EC9">
      <w:pPr>
        <w:autoSpaceDE w:val="0"/>
        <w:autoSpaceDN w:val="0"/>
        <w:adjustRightInd w:val="0"/>
        <w:rPr>
          <w:rFonts w:ascii="AppleSystemUIFont" w:hAnsi="AppleSystemUIFont" w:cs="AppleSystemUIFont"/>
          <w:sz w:val="20"/>
          <w:lang w:val="en-GB"/>
        </w:rPr>
      </w:pPr>
      <w:r w:rsidRPr="00C645BA">
        <w:rPr>
          <w:rFonts w:ascii="AppleSystemUIFontBold" w:hAnsi="AppleSystemUIFontBold" w:cs="AppleSystemUIFontBold"/>
          <w:b/>
          <w:bCs/>
          <w:sz w:val="20"/>
          <w:lang w:val="en-GB"/>
        </w:rPr>
        <w:t>From Front end</w:t>
      </w:r>
    </w:p>
    <w:p w14:paraId="59B66A1B" w14:textId="77777777" w:rsidR="00F94E6F" w:rsidRPr="00F94E6F" w:rsidRDefault="006E0EC9" w:rsidP="0007081C">
      <w:pPr>
        <w:pStyle w:val="ListParagraph"/>
        <w:numPr>
          <w:ilvl w:val="0"/>
          <w:numId w:val="12"/>
        </w:numPr>
        <w:autoSpaceDE w:val="0"/>
        <w:autoSpaceDN w:val="0"/>
        <w:adjustRightInd w:val="0"/>
        <w:rPr>
          <w:rFonts w:ascii="AppleSystemUIFont" w:hAnsi="AppleSystemUIFont" w:cs="AppleSystemUIFont"/>
          <w:b w:val="0"/>
          <w:bCs/>
          <w:sz w:val="20"/>
          <w:lang w:val="en-GB" w:bidi="te-IN"/>
        </w:rPr>
      </w:pPr>
      <w:r w:rsidRPr="00F94E6F">
        <w:rPr>
          <w:rFonts w:ascii="AppleSystemUIFont" w:hAnsi="AppleSystemUIFont" w:cs="AppleSystemUIFont"/>
          <w:b w:val="0"/>
          <w:bCs/>
          <w:sz w:val="20"/>
          <w:lang w:val="en-GB" w:bidi="te-IN"/>
        </w:rPr>
        <w:t>Authenticate the app using the Stryker credentials</w:t>
      </w:r>
    </w:p>
    <w:p w14:paraId="29700974" w14:textId="77777777" w:rsidR="00F94E6F" w:rsidRPr="00F94E6F" w:rsidRDefault="006E0EC9" w:rsidP="0007081C">
      <w:pPr>
        <w:pStyle w:val="ListParagraph"/>
        <w:numPr>
          <w:ilvl w:val="0"/>
          <w:numId w:val="12"/>
        </w:numPr>
        <w:autoSpaceDE w:val="0"/>
        <w:autoSpaceDN w:val="0"/>
        <w:adjustRightInd w:val="0"/>
        <w:rPr>
          <w:rFonts w:ascii="AppleSystemUIFont" w:hAnsi="AppleSystemUIFont" w:cs="AppleSystemUIFont"/>
          <w:b w:val="0"/>
          <w:bCs/>
          <w:sz w:val="20"/>
          <w:lang w:val="en-GB" w:bidi="te-IN"/>
        </w:rPr>
      </w:pPr>
      <w:r w:rsidRPr="00F94E6F">
        <w:rPr>
          <w:rFonts w:ascii="AppleSystemUIFont" w:hAnsi="AppleSystemUIFont" w:cs="AppleSystemUIFont"/>
          <w:b w:val="0"/>
          <w:bCs/>
          <w:sz w:val="20"/>
          <w:lang w:val="en-GB" w:bidi="te-IN"/>
        </w:rPr>
        <w:t>Configure automatic upload whenever come online</w:t>
      </w:r>
    </w:p>
    <w:p w14:paraId="32108E7E" w14:textId="77777777" w:rsidR="00F94E6F" w:rsidRPr="00F94E6F" w:rsidRDefault="006E0EC9" w:rsidP="0007081C">
      <w:pPr>
        <w:pStyle w:val="ListParagraph"/>
        <w:numPr>
          <w:ilvl w:val="0"/>
          <w:numId w:val="12"/>
        </w:numPr>
        <w:autoSpaceDE w:val="0"/>
        <w:autoSpaceDN w:val="0"/>
        <w:adjustRightInd w:val="0"/>
        <w:rPr>
          <w:rFonts w:ascii="AppleSystemUIFont" w:hAnsi="AppleSystemUIFont" w:cs="AppleSystemUIFont"/>
          <w:b w:val="0"/>
          <w:bCs/>
          <w:sz w:val="20"/>
          <w:lang w:val="en-GB" w:bidi="te-IN"/>
        </w:rPr>
      </w:pPr>
      <w:r w:rsidRPr="00F94E6F">
        <w:rPr>
          <w:rFonts w:ascii="AppleSystemUIFont" w:hAnsi="AppleSystemUIFont" w:cs="AppleSystemUIFont"/>
          <w:b w:val="0"/>
          <w:bCs/>
          <w:sz w:val="20"/>
          <w:lang w:val="en-GB" w:bidi="te-IN"/>
        </w:rPr>
        <w:t xml:space="preserve">Show reminder to user if the data is not uploaded for more than 1 day. Configurable </w:t>
      </w:r>
      <w:proofErr w:type="spellStart"/>
      <w:r w:rsidRPr="00F94E6F">
        <w:rPr>
          <w:rFonts w:ascii="AppleSystemUIFont" w:hAnsi="AppleSystemUIFont" w:cs="AppleSystemUIFont"/>
          <w:b w:val="0"/>
          <w:bCs/>
          <w:sz w:val="20"/>
          <w:lang w:val="en-GB" w:bidi="te-IN"/>
        </w:rPr>
        <w:t>upto</w:t>
      </w:r>
      <w:proofErr w:type="spellEnd"/>
      <w:r w:rsidRPr="00F94E6F">
        <w:rPr>
          <w:rFonts w:ascii="AppleSystemUIFont" w:hAnsi="AppleSystemUIFont" w:cs="AppleSystemUIFont"/>
          <w:b w:val="0"/>
          <w:bCs/>
          <w:sz w:val="20"/>
          <w:lang w:val="en-GB" w:bidi="te-IN"/>
        </w:rPr>
        <w:t xml:space="preserve"> 10 days.</w:t>
      </w:r>
    </w:p>
    <w:p w14:paraId="43DE1B88" w14:textId="77777777" w:rsidR="00F94E6F" w:rsidRPr="00F94E6F" w:rsidRDefault="006E0EC9" w:rsidP="0007081C">
      <w:pPr>
        <w:pStyle w:val="ListParagraph"/>
        <w:numPr>
          <w:ilvl w:val="0"/>
          <w:numId w:val="12"/>
        </w:numPr>
        <w:autoSpaceDE w:val="0"/>
        <w:autoSpaceDN w:val="0"/>
        <w:adjustRightInd w:val="0"/>
        <w:rPr>
          <w:rFonts w:ascii="AppleSystemUIFont" w:hAnsi="AppleSystemUIFont" w:cs="AppleSystemUIFont"/>
          <w:b w:val="0"/>
          <w:bCs/>
          <w:sz w:val="20"/>
          <w:lang w:val="en-GB" w:bidi="te-IN"/>
        </w:rPr>
      </w:pPr>
      <w:r w:rsidRPr="00F94E6F">
        <w:rPr>
          <w:rFonts w:ascii="AppleSystemUIFont" w:hAnsi="AppleSystemUIFont" w:cs="AppleSystemUIFont"/>
          <w:b w:val="0"/>
          <w:bCs/>
          <w:sz w:val="20"/>
          <w:lang w:val="en-GB" w:bidi="te-IN"/>
        </w:rPr>
        <w:t xml:space="preserve">Small dashboard for upload details in the app to show </w:t>
      </w:r>
    </w:p>
    <w:p w14:paraId="5F9D3550" w14:textId="77777777" w:rsidR="00F94E6F" w:rsidRPr="00F94E6F" w:rsidRDefault="006E0EC9" w:rsidP="0007081C">
      <w:pPr>
        <w:pStyle w:val="ListParagraph"/>
        <w:numPr>
          <w:ilvl w:val="1"/>
          <w:numId w:val="12"/>
        </w:numPr>
        <w:autoSpaceDE w:val="0"/>
        <w:autoSpaceDN w:val="0"/>
        <w:adjustRightInd w:val="0"/>
        <w:rPr>
          <w:rFonts w:ascii="AppleSystemUIFont" w:hAnsi="AppleSystemUIFont" w:cs="AppleSystemUIFont"/>
          <w:b w:val="0"/>
          <w:bCs/>
          <w:sz w:val="20"/>
          <w:lang w:val="en-GB" w:bidi="te-IN"/>
        </w:rPr>
      </w:pPr>
      <w:r w:rsidRPr="00F94E6F">
        <w:rPr>
          <w:rFonts w:ascii="AppleSystemUIFont" w:hAnsi="AppleSystemUIFont" w:cs="AppleSystemUIFont"/>
          <w:b w:val="0"/>
          <w:bCs/>
          <w:sz w:val="20"/>
          <w:lang w:val="en-GB" w:bidi="te-IN"/>
        </w:rPr>
        <w:t>Total past case details uploaded</w:t>
      </w:r>
    </w:p>
    <w:p w14:paraId="1C2F16F3" w14:textId="77777777" w:rsidR="00F94E6F" w:rsidRPr="00F94E6F" w:rsidRDefault="006E0EC9" w:rsidP="0007081C">
      <w:pPr>
        <w:pStyle w:val="ListParagraph"/>
        <w:numPr>
          <w:ilvl w:val="1"/>
          <w:numId w:val="12"/>
        </w:numPr>
        <w:autoSpaceDE w:val="0"/>
        <w:autoSpaceDN w:val="0"/>
        <w:adjustRightInd w:val="0"/>
        <w:rPr>
          <w:rFonts w:ascii="AppleSystemUIFont" w:hAnsi="AppleSystemUIFont" w:cs="AppleSystemUIFont"/>
          <w:b w:val="0"/>
          <w:bCs/>
          <w:sz w:val="20"/>
          <w:lang w:val="en-GB" w:bidi="te-IN"/>
        </w:rPr>
      </w:pPr>
      <w:r w:rsidRPr="00F94E6F">
        <w:rPr>
          <w:rFonts w:ascii="AppleSystemUIFont" w:hAnsi="AppleSystemUIFont" w:cs="AppleSystemUIFont"/>
          <w:b w:val="0"/>
          <w:bCs/>
          <w:sz w:val="20"/>
          <w:lang w:val="en-GB" w:bidi="te-IN"/>
        </w:rPr>
        <w:t>Total past case details pending for upload</w:t>
      </w:r>
    </w:p>
    <w:p w14:paraId="0B65BE81" w14:textId="63324FDF" w:rsidR="006E0EC9" w:rsidRPr="00F94E6F" w:rsidRDefault="006E0EC9" w:rsidP="0007081C">
      <w:pPr>
        <w:pStyle w:val="ListParagraph"/>
        <w:numPr>
          <w:ilvl w:val="0"/>
          <w:numId w:val="12"/>
        </w:numPr>
        <w:autoSpaceDE w:val="0"/>
        <w:autoSpaceDN w:val="0"/>
        <w:adjustRightInd w:val="0"/>
        <w:rPr>
          <w:rFonts w:ascii="AppleSystemUIFont" w:hAnsi="AppleSystemUIFont" w:cs="AppleSystemUIFont"/>
          <w:b w:val="0"/>
          <w:bCs/>
          <w:sz w:val="20"/>
          <w:lang w:val="en-GB" w:bidi="te-IN"/>
        </w:rPr>
      </w:pPr>
      <w:r w:rsidRPr="00F94E6F">
        <w:rPr>
          <w:rFonts w:ascii="AppleSystemUIFont" w:hAnsi="AppleSystemUIFont" w:cs="AppleSystemUIFont"/>
          <w:b w:val="0"/>
          <w:bCs/>
          <w:sz w:val="20"/>
          <w:lang w:val="en-GB" w:bidi="te-IN"/>
        </w:rPr>
        <w:t>Data push to blob storage – case data, logs data etc</w:t>
      </w:r>
    </w:p>
    <w:p w14:paraId="594A0F89" w14:textId="77777777" w:rsidR="006E0EC9" w:rsidRPr="00C645BA" w:rsidRDefault="006E0EC9" w:rsidP="006E0EC9">
      <w:pPr>
        <w:autoSpaceDE w:val="0"/>
        <w:autoSpaceDN w:val="0"/>
        <w:adjustRightInd w:val="0"/>
        <w:rPr>
          <w:rFonts w:ascii="AppleSystemUIFont" w:hAnsi="AppleSystemUIFont" w:cs="AppleSystemUIFont"/>
          <w:sz w:val="20"/>
          <w:lang w:val="en-GB"/>
        </w:rPr>
      </w:pPr>
      <w:r w:rsidRPr="00C645BA">
        <w:rPr>
          <w:rFonts w:ascii="AppleSystemUIFontBold" w:hAnsi="AppleSystemUIFontBold" w:cs="AppleSystemUIFontBold"/>
          <w:b/>
          <w:bCs/>
          <w:sz w:val="20"/>
          <w:lang w:val="en-GB"/>
        </w:rPr>
        <w:t>From Backend</w:t>
      </w:r>
    </w:p>
    <w:p w14:paraId="0942EF36" w14:textId="206F165E" w:rsidR="006E0EC9" w:rsidRPr="00F94E6F" w:rsidRDefault="006E0EC9" w:rsidP="0007081C">
      <w:pPr>
        <w:pStyle w:val="ListParagraph"/>
        <w:numPr>
          <w:ilvl w:val="0"/>
          <w:numId w:val="11"/>
        </w:numPr>
        <w:autoSpaceDE w:val="0"/>
        <w:autoSpaceDN w:val="0"/>
        <w:adjustRightInd w:val="0"/>
        <w:rPr>
          <w:rFonts w:ascii="AppleSystemUIFont" w:hAnsi="AppleSystemUIFont" w:cs="AppleSystemUIFont"/>
          <w:b w:val="0"/>
          <w:bCs/>
          <w:sz w:val="20"/>
          <w:lang w:val="en-GB" w:bidi="te-IN"/>
        </w:rPr>
      </w:pPr>
      <w:r w:rsidRPr="00F94E6F">
        <w:rPr>
          <w:rFonts w:ascii="AppleSystemUIFont" w:hAnsi="AppleSystemUIFont" w:cs="AppleSystemUIFont"/>
          <w:b w:val="0"/>
          <w:bCs/>
          <w:sz w:val="20"/>
          <w:lang w:val="en-GB" w:bidi="te-IN"/>
        </w:rPr>
        <w:t>Azure services and Azure Blob</w:t>
      </w:r>
    </w:p>
    <w:p w14:paraId="245D4D7E" w14:textId="77777777" w:rsidR="00F94E6F" w:rsidRPr="00F94E6F" w:rsidRDefault="006E0EC9" w:rsidP="0007081C">
      <w:pPr>
        <w:pStyle w:val="ListParagraph"/>
        <w:numPr>
          <w:ilvl w:val="0"/>
          <w:numId w:val="11"/>
        </w:numPr>
        <w:autoSpaceDE w:val="0"/>
        <w:autoSpaceDN w:val="0"/>
        <w:adjustRightInd w:val="0"/>
        <w:rPr>
          <w:rFonts w:ascii="AppleSystemUIFont" w:hAnsi="AppleSystemUIFont" w:cs="AppleSystemUIFont"/>
          <w:b w:val="0"/>
          <w:bCs/>
          <w:sz w:val="20"/>
          <w:lang w:val="en-GB" w:bidi="te-IN"/>
        </w:rPr>
      </w:pPr>
      <w:r w:rsidRPr="00F94E6F">
        <w:rPr>
          <w:rFonts w:ascii="AppleSystemUIFont" w:hAnsi="AppleSystemUIFont" w:cs="AppleSystemUIFont"/>
          <w:b w:val="0"/>
          <w:bCs/>
          <w:sz w:val="20"/>
          <w:lang w:val="en-GB" w:bidi="te-IN"/>
        </w:rPr>
        <w:t>API calls</w:t>
      </w:r>
    </w:p>
    <w:p w14:paraId="0A91676C" w14:textId="150CECDF" w:rsidR="0038496B" w:rsidRDefault="006E0EC9" w:rsidP="0007081C">
      <w:pPr>
        <w:pStyle w:val="ListParagraph"/>
        <w:numPr>
          <w:ilvl w:val="0"/>
          <w:numId w:val="11"/>
        </w:numPr>
        <w:autoSpaceDE w:val="0"/>
        <w:autoSpaceDN w:val="0"/>
        <w:adjustRightInd w:val="0"/>
        <w:rPr>
          <w:ins w:id="813" w:author="Attili Naga Srinivasu" w:date="2022-05-12T17:27:00Z"/>
          <w:rFonts w:ascii="AppleSystemUIFont" w:hAnsi="AppleSystemUIFont" w:cs="AppleSystemUIFont"/>
          <w:b w:val="0"/>
          <w:bCs/>
          <w:sz w:val="20"/>
          <w:lang w:val="en-GB" w:bidi="te-IN"/>
        </w:rPr>
      </w:pPr>
      <w:r w:rsidRPr="00F94E6F">
        <w:rPr>
          <w:rFonts w:ascii="AppleSystemUIFont" w:hAnsi="AppleSystemUIFont" w:cs="AppleSystemUIFont"/>
          <w:b w:val="0"/>
          <w:bCs/>
          <w:sz w:val="20"/>
          <w:lang w:val="en-GB" w:bidi="te-IN"/>
        </w:rPr>
        <w:t>Data dump for analysis</w:t>
      </w:r>
    </w:p>
    <w:p w14:paraId="2BE7E7C0" w14:textId="2CB10D11" w:rsidR="009464CB" w:rsidRDefault="009464CB" w:rsidP="009464CB">
      <w:pPr>
        <w:autoSpaceDE w:val="0"/>
        <w:autoSpaceDN w:val="0"/>
        <w:adjustRightInd w:val="0"/>
        <w:rPr>
          <w:ins w:id="814" w:author="Attili Naga Srinivasu" w:date="2022-05-12T17:27:00Z"/>
          <w:rFonts w:ascii="AppleSystemUIFont" w:hAnsi="AppleSystemUIFont" w:cs="AppleSystemUIFont"/>
          <w:bCs/>
          <w:sz w:val="20"/>
          <w:lang w:val="en-GB"/>
        </w:rPr>
      </w:pPr>
    </w:p>
    <w:p w14:paraId="1F4F1C2B" w14:textId="57AC49A8" w:rsidR="009464CB" w:rsidRDefault="009464CB" w:rsidP="009464CB">
      <w:pPr>
        <w:autoSpaceDE w:val="0"/>
        <w:autoSpaceDN w:val="0"/>
        <w:adjustRightInd w:val="0"/>
        <w:rPr>
          <w:ins w:id="815" w:author="Attili Naga Srinivasu" w:date="2022-05-12T17:27:00Z"/>
          <w:rFonts w:ascii="AppleSystemUIFont" w:hAnsi="AppleSystemUIFont" w:cs="AppleSystemUIFont"/>
          <w:bCs/>
          <w:sz w:val="20"/>
          <w:lang w:val="en-GB"/>
        </w:rPr>
      </w:pPr>
    </w:p>
    <w:p w14:paraId="079289A0" w14:textId="33555F43" w:rsidR="009464CB" w:rsidRDefault="009464CB" w:rsidP="009464CB">
      <w:pPr>
        <w:autoSpaceDE w:val="0"/>
        <w:autoSpaceDN w:val="0"/>
        <w:adjustRightInd w:val="0"/>
        <w:rPr>
          <w:ins w:id="816" w:author="Attili Naga Srinivasu" w:date="2022-05-12T17:27:00Z"/>
          <w:rFonts w:ascii="AppleSystemUIFont" w:hAnsi="AppleSystemUIFont" w:cs="AppleSystemUIFont"/>
          <w:bCs/>
          <w:sz w:val="20"/>
          <w:lang w:val="en-GB"/>
        </w:rPr>
      </w:pPr>
    </w:p>
    <w:p w14:paraId="6D345C63" w14:textId="2924701F" w:rsidR="009464CB" w:rsidRDefault="009464CB" w:rsidP="009464CB">
      <w:pPr>
        <w:autoSpaceDE w:val="0"/>
        <w:autoSpaceDN w:val="0"/>
        <w:adjustRightInd w:val="0"/>
        <w:rPr>
          <w:ins w:id="817" w:author="Attili Naga Srinivasu" w:date="2022-05-12T17:29:00Z"/>
          <w:rFonts w:ascii="AppleSystemUIFont" w:hAnsi="AppleSystemUIFont" w:cs="AppleSystemUIFont"/>
          <w:bCs/>
          <w:sz w:val="20"/>
          <w:lang w:val="en-GB"/>
        </w:rPr>
      </w:pPr>
    </w:p>
    <w:p w14:paraId="75EE1446" w14:textId="2092B36E" w:rsidR="00E406E1" w:rsidRPr="00E406E1" w:rsidRDefault="00E406E1" w:rsidP="009464CB">
      <w:pPr>
        <w:autoSpaceDE w:val="0"/>
        <w:autoSpaceDN w:val="0"/>
        <w:adjustRightInd w:val="0"/>
        <w:rPr>
          <w:ins w:id="818" w:author="Attili Naga Srinivasu" w:date="2022-05-12T17:29:00Z"/>
          <w:rFonts w:ascii="AppleSystemUIFont" w:hAnsi="AppleSystemUIFont" w:cs="AppleSystemUIFont"/>
          <w:bCs/>
          <w:sz w:val="20"/>
          <w:szCs w:val="20"/>
          <w:lang w:val="en-GB"/>
        </w:rPr>
      </w:pPr>
      <w:ins w:id="819" w:author="Attili Naga Srinivasu" w:date="2022-05-12T17:29:00Z">
        <w:r w:rsidRPr="00E406E1">
          <w:rPr>
            <w:rFonts w:ascii="AppleSystemUIFontBold" w:hAnsi="AppleSystemUIFontBold" w:cs="AppleSystemUIFontBold"/>
            <w:b/>
            <w:bCs/>
            <w:sz w:val="20"/>
            <w:szCs w:val="20"/>
            <w:lang w:val="en-GB"/>
            <w:rPrChange w:id="820" w:author="Attili Naga Srinivasu" w:date="2022-05-12T17:29:00Z">
              <w:rPr>
                <w:rFonts w:ascii="AppleSystemUIFontBold" w:hAnsi="AppleSystemUIFontBold" w:cs="AppleSystemUIFontBold"/>
                <w:b/>
                <w:bCs/>
                <w:sz w:val="26"/>
                <w:szCs w:val="26"/>
                <w:lang w:val="en-GB"/>
              </w:rPr>
            </w:rPrChange>
          </w:rPr>
          <w:t>Sequence diagram – Data push to blob storage</w:t>
        </w:r>
        <w:r>
          <w:rPr>
            <w:rFonts w:ascii="AppleSystemUIFontBold" w:hAnsi="AppleSystemUIFontBold" w:cs="AppleSystemUIFontBold"/>
            <w:b/>
            <w:bCs/>
            <w:sz w:val="20"/>
            <w:lang w:val="en-GB"/>
          </w:rPr>
          <w:t>:</w:t>
        </w:r>
      </w:ins>
    </w:p>
    <w:p w14:paraId="04B4F828" w14:textId="77777777" w:rsidR="00E406E1" w:rsidRDefault="00E406E1" w:rsidP="009464CB">
      <w:pPr>
        <w:autoSpaceDE w:val="0"/>
        <w:autoSpaceDN w:val="0"/>
        <w:adjustRightInd w:val="0"/>
        <w:rPr>
          <w:ins w:id="821" w:author="Attili Naga Srinivasu" w:date="2022-05-12T17:27:00Z"/>
          <w:rFonts w:ascii="AppleSystemUIFont" w:hAnsi="AppleSystemUIFont" w:cs="AppleSystemUIFont"/>
          <w:bCs/>
          <w:sz w:val="20"/>
          <w:lang w:val="en-GB"/>
        </w:rPr>
      </w:pPr>
    </w:p>
    <w:p w14:paraId="7E42143B" w14:textId="4D579D6F" w:rsidR="009464CB" w:rsidRDefault="00E406E1" w:rsidP="009464CB">
      <w:pPr>
        <w:autoSpaceDE w:val="0"/>
        <w:autoSpaceDN w:val="0"/>
        <w:adjustRightInd w:val="0"/>
        <w:rPr>
          <w:ins w:id="822" w:author="Attili Naga Srinivasu" w:date="2022-05-12T17:28:00Z"/>
          <w:rFonts w:ascii="AppleSystemUIFont" w:hAnsi="AppleSystemUIFont" w:cs="AppleSystemUIFont"/>
          <w:bCs/>
          <w:sz w:val="20"/>
          <w:lang w:val="en-GB"/>
        </w:rPr>
      </w:pPr>
      <w:ins w:id="823" w:author="Attili Naga Srinivasu" w:date="2022-05-12T17:29:00Z">
        <w:r>
          <w:rPr>
            <w:rFonts w:ascii="AppleSystemUIFont" w:hAnsi="AppleSystemUIFont" w:cs="AppleSystemUIFont"/>
            <w:bCs/>
            <w:noProof/>
            <w:sz w:val="20"/>
            <w:lang w:val="en-GB"/>
          </w:rPr>
          <w:drawing>
            <wp:inline distT="0" distB="0" distL="0" distR="0" wp14:anchorId="353F9BB8" wp14:editId="12CBA277">
              <wp:extent cx="6381750" cy="3486150"/>
              <wp:effectExtent l="0" t="0" r="6350" b="6350"/>
              <wp:docPr id="35" name="Picture 3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81750" cy="3486150"/>
                      </a:xfrm>
                      <a:prstGeom prst="rect">
                        <a:avLst/>
                      </a:prstGeom>
                    </pic:spPr>
                  </pic:pic>
                </a:graphicData>
              </a:graphic>
            </wp:inline>
          </w:drawing>
        </w:r>
      </w:ins>
    </w:p>
    <w:p w14:paraId="2451FC5B" w14:textId="0E9E0708" w:rsidR="009464CB" w:rsidRDefault="009464CB" w:rsidP="009464CB">
      <w:pPr>
        <w:autoSpaceDE w:val="0"/>
        <w:autoSpaceDN w:val="0"/>
        <w:adjustRightInd w:val="0"/>
        <w:rPr>
          <w:ins w:id="824" w:author="Attili Naga Srinivasu" w:date="2022-05-12T17:28:00Z"/>
          <w:rFonts w:ascii="AppleSystemUIFont" w:hAnsi="AppleSystemUIFont" w:cs="AppleSystemUIFont"/>
          <w:bCs/>
          <w:sz w:val="20"/>
          <w:lang w:val="en-GB"/>
        </w:rPr>
      </w:pPr>
    </w:p>
    <w:p w14:paraId="5F8086A9" w14:textId="77777777" w:rsidR="009464CB" w:rsidRPr="009464CB" w:rsidRDefault="009464CB" w:rsidP="009464CB">
      <w:pPr>
        <w:autoSpaceDE w:val="0"/>
        <w:autoSpaceDN w:val="0"/>
        <w:adjustRightInd w:val="0"/>
        <w:rPr>
          <w:rFonts w:ascii="AppleSystemUIFont" w:hAnsi="AppleSystemUIFont" w:cs="AppleSystemUIFont"/>
          <w:bCs/>
          <w:sz w:val="20"/>
          <w:lang w:val="en-GB"/>
          <w:rPrChange w:id="825" w:author="Attili Naga Srinivasu" w:date="2022-05-12T17:27:00Z">
            <w:rPr>
              <w:b w:val="0"/>
              <w:lang w:val="en-GB" w:bidi="te-IN"/>
            </w:rPr>
          </w:rPrChange>
        </w:rPr>
        <w:pPrChange w:id="826" w:author="Attili Naga Srinivasu" w:date="2022-05-12T17:27:00Z">
          <w:pPr>
            <w:pStyle w:val="ListParagraph"/>
            <w:numPr>
              <w:numId w:val="11"/>
            </w:numPr>
            <w:autoSpaceDE w:val="0"/>
            <w:autoSpaceDN w:val="0"/>
            <w:adjustRightInd w:val="0"/>
            <w:ind w:left="720" w:hanging="360"/>
          </w:pPr>
        </w:pPrChange>
      </w:pPr>
    </w:p>
    <w:p w14:paraId="7B5229FB" w14:textId="2E74C260" w:rsidR="00DD1176" w:rsidRPr="00DD1176" w:rsidRDefault="00D26159" w:rsidP="00DD1176">
      <w:pPr>
        <w:pStyle w:val="Heading3"/>
        <w:numPr>
          <w:ilvl w:val="0"/>
          <w:numId w:val="0"/>
        </w:numPr>
        <w:ind w:left="720" w:hanging="720"/>
        <w:rPr>
          <w:b w:val="0"/>
          <w:sz w:val="20"/>
        </w:rPr>
      </w:pPr>
      <w:bookmarkStart w:id="827" w:name="_Toc103203568"/>
      <w:r>
        <w:rPr>
          <w:b w:val="0"/>
          <w:sz w:val="20"/>
        </w:rPr>
        <w:t xml:space="preserve">5.9 </w:t>
      </w:r>
      <w:r w:rsidRPr="00951C4D">
        <w:rPr>
          <w:sz w:val="20"/>
          <w:rPrChange w:id="828" w:author="Rudraraju Sai Krishna Teja" w:date="2022-05-12T14:31:00Z">
            <w:rPr>
              <w:b w:val="0"/>
              <w:sz w:val="20"/>
            </w:rPr>
          </w:rPrChange>
        </w:rPr>
        <w:t>Authentication Module</w:t>
      </w:r>
      <w:bookmarkEnd w:id="827"/>
    </w:p>
    <w:p w14:paraId="64BF601F" w14:textId="7F63F3FF" w:rsidR="00444AAD" w:rsidRPr="00951C4D" w:rsidRDefault="00DD1176" w:rsidP="00F27CD7">
      <w:pPr>
        <w:pStyle w:val="BodyText"/>
        <w:rPr>
          <w:rFonts w:ascii="Humanist Slabserif 712 Std Roma" w:hAnsi="Humanist Slabserif 712 Std Roma"/>
          <w:sz w:val="20"/>
          <w:rPrChange w:id="829" w:author="Rudraraju Sai Krishna Teja" w:date="2022-05-12T14:31:00Z">
            <w:rPr>
              <w:rFonts w:ascii="Helvetica Neue" w:hAnsi="Helvetica Neue"/>
              <w:sz w:val="20"/>
            </w:rPr>
          </w:rPrChange>
        </w:rPr>
      </w:pPr>
      <w:r w:rsidRPr="00951C4D">
        <w:rPr>
          <w:rFonts w:ascii="Humanist Slabserif 712 Std Roma" w:hAnsi="Humanist Slabserif 712 Std Roma" w:cs="AppleSystemUIFont"/>
          <w:sz w:val="20"/>
          <w:lang w:val="en-GB" w:bidi="te-IN"/>
          <w:rPrChange w:id="830" w:author="Rudraraju Sai Krishna Teja" w:date="2022-05-12T14:31:00Z">
            <w:rPr>
              <w:rFonts w:ascii="Helvetica Neue" w:hAnsi="Helvetica Neue" w:cs="AppleSystemUIFont"/>
              <w:sz w:val="20"/>
              <w:lang w:val="en-GB" w:bidi="te-IN"/>
            </w:rPr>
          </w:rPrChange>
        </w:rPr>
        <w:t>The Microsoft Authentication Library (MSAL) </w:t>
      </w:r>
      <w:r w:rsidRPr="00951C4D">
        <w:rPr>
          <w:rFonts w:ascii="Humanist Slabserif 712 Std Roma" w:hAnsi="Humanist Slabserif 712 Std Roma" w:cs="AppleSystemUIFontBold"/>
          <w:b/>
          <w:bCs/>
          <w:sz w:val="20"/>
          <w:lang w:val="en-GB" w:bidi="te-IN"/>
          <w:rPrChange w:id="831" w:author="Rudraraju Sai Krishna Teja" w:date="2022-05-12T14:31:00Z">
            <w:rPr>
              <w:rFonts w:ascii="Helvetica Neue" w:hAnsi="Helvetica Neue" w:cs="AppleSystemUIFontBold"/>
              <w:b/>
              <w:bCs/>
              <w:sz w:val="20"/>
              <w:lang w:val="en-GB" w:bidi="te-IN"/>
            </w:rPr>
          </w:rPrChange>
        </w:rPr>
        <w:t xml:space="preserve">enables developers to acquire tokens from the Microsoft identity platform </w:t>
      </w:r>
      <w:proofErr w:type="gramStart"/>
      <w:r w:rsidRPr="00951C4D">
        <w:rPr>
          <w:rFonts w:ascii="Humanist Slabserif 712 Std Roma" w:hAnsi="Humanist Slabserif 712 Std Roma" w:cs="AppleSystemUIFontBold"/>
          <w:b/>
          <w:bCs/>
          <w:sz w:val="20"/>
          <w:lang w:val="en-GB" w:bidi="te-IN"/>
          <w:rPrChange w:id="832" w:author="Rudraraju Sai Krishna Teja" w:date="2022-05-12T14:31:00Z">
            <w:rPr>
              <w:rFonts w:ascii="Helvetica Neue" w:hAnsi="Helvetica Neue" w:cs="AppleSystemUIFontBold"/>
              <w:b/>
              <w:bCs/>
              <w:sz w:val="20"/>
              <w:lang w:val="en-GB" w:bidi="te-IN"/>
            </w:rPr>
          </w:rPrChange>
        </w:rPr>
        <w:t>in order to</w:t>
      </w:r>
      <w:proofErr w:type="gramEnd"/>
      <w:r w:rsidRPr="00951C4D">
        <w:rPr>
          <w:rFonts w:ascii="Humanist Slabserif 712 Std Roma" w:hAnsi="Humanist Slabserif 712 Std Roma" w:cs="AppleSystemUIFontBold"/>
          <w:b/>
          <w:bCs/>
          <w:sz w:val="20"/>
          <w:lang w:val="en-GB" w:bidi="te-IN"/>
          <w:rPrChange w:id="833" w:author="Rudraraju Sai Krishna Teja" w:date="2022-05-12T14:31:00Z">
            <w:rPr>
              <w:rFonts w:ascii="Helvetica Neue" w:hAnsi="Helvetica Neue" w:cs="AppleSystemUIFontBold"/>
              <w:b/>
              <w:bCs/>
              <w:sz w:val="20"/>
              <w:lang w:val="en-GB" w:bidi="te-IN"/>
            </w:rPr>
          </w:rPrChange>
        </w:rPr>
        <w:t xml:space="preserve"> authenticate users and access secured web APIs</w:t>
      </w:r>
      <w:r w:rsidRPr="00951C4D">
        <w:rPr>
          <w:rFonts w:ascii="Humanist Slabserif 712 Std Roma" w:hAnsi="Humanist Slabserif 712 Std Roma" w:cs="AppleSystemUIFont"/>
          <w:sz w:val="20"/>
          <w:lang w:val="en-GB" w:bidi="te-IN"/>
          <w:rPrChange w:id="834" w:author="Rudraraju Sai Krishna Teja" w:date="2022-05-12T14:31:00Z">
            <w:rPr>
              <w:rFonts w:ascii="Helvetica Neue" w:hAnsi="Helvetica Neue" w:cs="AppleSystemUIFont"/>
              <w:sz w:val="20"/>
              <w:lang w:val="en-GB" w:bidi="te-IN"/>
            </w:rPr>
          </w:rPrChange>
        </w:rPr>
        <w:t>. It can be used to provide secure access to Microsoft Graph, other Microsoft APIs, third-party web APIs, or your own web API.</w:t>
      </w:r>
    </w:p>
    <w:tbl>
      <w:tblPr>
        <w:tblW w:w="9498" w:type="dxa"/>
        <w:tblInd w:w="108" w:type="dxa"/>
        <w:tblLayout w:type="fixed"/>
        <w:tblLook w:val="06A0" w:firstRow="1" w:lastRow="0" w:firstColumn="1" w:lastColumn="0" w:noHBand="1" w:noVBand="1"/>
      </w:tblPr>
      <w:tblGrid>
        <w:gridCol w:w="2127"/>
        <w:gridCol w:w="2085"/>
        <w:gridCol w:w="4245"/>
        <w:gridCol w:w="1041"/>
      </w:tblGrid>
      <w:tr w:rsidR="00444AAD" w14:paraId="61CB78B9" w14:textId="77777777" w:rsidTr="00D06BD2">
        <w:trPr>
          <w:trHeight w:val="510"/>
        </w:trPr>
        <w:tc>
          <w:tcPr>
            <w:tcW w:w="2127" w:type="dxa"/>
            <w:tcBorders>
              <w:top w:val="single" w:sz="8" w:space="0" w:color="auto"/>
              <w:left w:val="single" w:sz="8" w:space="0" w:color="auto"/>
              <w:bottom w:val="single" w:sz="8" w:space="0" w:color="auto"/>
              <w:right w:val="single" w:sz="8" w:space="0" w:color="auto"/>
            </w:tcBorders>
            <w:shd w:val="clear" w:color="auto" w:fill="C0C0C0"/>
          </w:tcPr>
          <w:p w14:paraId="4F20ECF6" w14:textId="77777777" w:rsidR="00444AAD" w:rsidRDefault="00444AAD" w:rsidP="00951C4D">
            <w:r w:rsidRPr="0FAD4A09">
              <w:rPr>
                <w:rFonts w:eastAsia="Arial" w:cs="Arial"/>
                <w:i/>
                <w:iCs/>
                <w:color w:val="000000" w:themeColor="text1"/>
                <w:sz w:val="20"/>
              </w:rPr>
              <w:t>SDD ID&lt;</w:t>
            </w:r>
            <w:proofErr w:type="gramStart"/>
            <w:r w:rsidRPr="0FAD4A09">
              <w:rPr>
                <w:rFonts w:eastAsia="Arial" w:cs="Arial"/>
                <w:i/>
                <w:iCs/>
                <w:color w:val="000000" w:themeColor="text1"/>
                <w:sz w:val="20"/>
              </w:rPr>
              <w:t>Package,  Class</w:t>
            </w:r>
            <w:proofErr w:type="gramEnd"/>
            <w:r w:rsidRPr="0FAD4A09">
              <w:rPr>
                <w:rFonts w:eastAsia="Arial" w:cs="Arial"/>
                <w:i/>
                <w:iCs/>
                <w:color w:val="000000" w:themeColor="text1"/>
                <w:sz w:val="20"/>
              </w:rPr>
              <w:t xml:space="preserve"> …&gt;</w:t>
            </w:r>
          </w:p>
        </w:tc>
        <w:tc>
          <w:tcPr>
            <w:tcW w:w="2085" w:type="dxa"/>
            <w:tcBorders>
              <w:top w:val="single" w:sz="8" w:space="0" w:color="auto"/>
              <w:left w:val="single" w:sz="8" w:space="0" w:color="auto"/>
              <w:bottom w:val="single" w:sz="8" w:space="0" w:color="auto"/>
              <w:right w:val="single" w:sz="8" w:space="0" w:color="auto"/>
            </w:tcBorders>
            <w:shd w:val="clear" w:color="auto" w:fill="C0C0C0"/>
          </w:tcPr>
          <w:p w14:paraId="3D2F7B00" w14:textId="77777777" w:rsidR="00444AAD" w:rsidRDefault="00444AAD" w:rsidP="00951C4D">
            <w:r w:rsidRPr="0FAD4A09">
              <w:rPr>
                <w:rFonts w:eastAsia="Arial" w:cs="Arial"/>
                <w:color w:val="000000" w:themeColor="text1"/>
                <w:sz w:val="20"/>
              </w:rPr>
              <w:t>Module</w:t>
            </w:r>
            <w:r>
              <w:br/>
            </w:r>
            <w:r w:rsidRPr="0FAD4A09">
              <w:rPr>
                <w:rFonts w:eastAsia="Arial" w:cs="Arial"/>
                <w:color w:val="000000" w:themeColor="text1"/>
                <w:sz w:val="20"/>
              </w:rPr>
              <w:t xml:space="preserve"> </w:t>
            </w:r>
            <w:r w:rsidRPr="0FAD4A09">
              <w:rPr>
                <w:rFonts w:eastAsia="Arial" w:cs="Arial"/>
                <w:i/>
                <w:iCs/>
                <w:color w:val="000000" w:themeColor="text1"/>
                <w:sz w:val="20"/>
              </w:rPr>
              <w:t>&lt;Purpose, Use, Responsible for…&gt;</w:t>
            </w:r>
          </w:p>
        </w:tc>
        <w:tc>
          <w:tcPr>
            <w:tcW w:w="4245" w:type="dxa"/>
            <w:tcBorders>
              <w:top w:val="single" w:sz="8" w:space="0" w:color="auto"/>
              <w:left w:val="single" w:sz="8" w:space="0" w:color="auto"/>
              <w:bottom w:val="single" w:sz="8" w:space="0" w:color="auto"/>
              <w:right w:val="single" w:sz="8" w:space="0" w:color="auto"/>
            </w:tcBorders>
            <w:shd w:val="clear" w:color="auto" w:fill="C0C0C0"/>
          </w:tcPr>
          <w:p w14:paraId="618E7C79" w14:textId="77777777" w:rsidR="00444AAD" w:rsidRDefault="00444AAD" w:rsidP="00951C4D">
            <w:r w:rsidRPr="0FAD4A09">
              <w:rPr>
                <w:rFonts w:eastAsia="Arial" w:cs="Arial"/>
                <w:color w:val="000000" w:themeColor="text1"/>
                <w:sz w:val="20"/>
              </w:rPr>
              <w:t>Description</w:t>
            </w:r>
          </w:p>
        </w:tc>
        <w:tc>
          <w:tcPr>
            <w:tcW w:w="104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24A271E" w14:textId="77777777" w:rsidR="00444AAD" w:rsidRDefault="00444AAD" w:rsidP="00951C4D">
            <w:r w:rsidRPr="0FAD4A09">
              <w:rPr>
                <w:rFonts w:eastAsia="Arial" w:cs="Arial"/>
                <w:color w:val="000000" w:themeColor="text1"/>
                <w:sz w:val="20"/>
              </w:rPr>
              <w:t>SAD ID</w:t>
            </w:r>
          </w:p>
        </w:tc>
      </w:tr>
      <w:tr w:rsidR="00444AAD" w14:paraId="50414BBB" w14:textId="77777777" w:rsidTr="00D06BD2">
        <w:trPr>
          <w:trHeight w:val="315"/>
        </w:trPr>
        <w:tc>
          <w:tcPr>
            <w:tcW w:w="2127" w:type="dxa"/>
            <w:tcBorders>
              <w:top w:val="single" w:sz="8" w:space="0" w:color="auto"/>
              <w:left w:val="single" w:sz="8" w:space="0" w:color="auto"/>
              <w:bottom w:val="single" w:sz="8" w:space="0" w:color="auto"/>
              <w:right w:val="single" w:sz="8" w:space="0" w:color="auto"/>
            </w:tcBorders>
          </w:tcPr>
          <w:p w14:paraId="55E32E58" w14:textId="1EC333F0" w:rsidR="00444AAD" w:rsidRPr="00347B19" w:rsidRDefault="00444AAD" w:rsidP="00951C4D">
            <w:pPr>
              <w:rPr>
                <w:rFonts w:eastAsia="Arial" w:cs="Arial"/>
                <w:color w:val="000000" w:themeColor="text1"/>
                <w:sz w:val="20"/>
                <w:lang w:val="en-GB"/>
              </w:rPr>
            </w:pPr>
            <w:r>
              <w:rPr>
                <w:rFonts w:eastAsia="Arial" w:cs="Arial"/>
                <w:color w:val="000000" w:themeColor="text1"/>
                <w:sz w:val="20"/>
                <w:lang w:val="en-GB"/>
              </w:rPr>
              <w:t>SDD10</w:t>
            </w:r>
            <w:r w:rsidR="00F05160">
              <w:rPr>
                <w:rFonts w:eastAsia="Arial" w:cs="Arial"/>
                <w:color w:val="000000" w:themeColor="text1"/>
                <w:sz w:val="20"/>
                <w:lang w:val="en-GB"/>
              </w:rPr>
              <w:t>6</w:t>
            </w:r>
          </w:p>
        </w:tc>
        <w:tc>
          <w:tcPr>
            <w:tcW w:w="2085" w:type="dxa"/>
            <w:tcBorders>
              <w:top w:val="single" w:sz="8" w:space="0" w:color="auto"/>
              <w:left w:val="single" w:sz="8" w:space="0" w:color="auto"/>
              <w:bottom w:val="single" w:sz="8" w:space="0" w:color="auto"/>
              <w:right w:val="single" w:sz="8" w:space="0" w:color="auto"/>
            </w:tcBorders>
          </w:tcPr>
          <w:p w14:paraId="0775B758" w14:textId="77777777" w:rsidR="00444AAD" w:rsidRPr="0FAD4A09" w:rsidRDefault="00444AAD" w:rsidP="00951C4D">
            <w:pPr>
              <w:rPr>
                <w:rFonts w:eastAsia="Arial" w:cs="Arial"/>
                <w:color w:val="000000" w:themeColor="text1"/>
                <w:sz w:val="20"/>
                <w:lang w:val="en-GB"/>
              </w:rPr>
            </w:pPr>
            <w:r>
              <w:rPr>
                <w:rFonts w:eastAsia="Arial" w:cs="Arial"/>
                <w:color w:val="000000" w:themeColor="text1"/>
                <w:sz w:val="20"/>
                <w:lang w:val="en-GB"/>
              </w:rPr>
              <w:t xml:space="preserve">Knee Balancer </w:t>
            </w:r>
            <w:proofErr w:type="spellStart"/>
            <w:r w:rsidRPr="00D26159">
              <w:rPr>
                <w:sz w:val="20"/>
                <w:lang w:val="fr-FR"/>
              </w:rPr>
              <w:t>Authentication</w:t>
            </w:r>
            <w:proofErr w:type="spellEnd"/>
          </w:p>
        </w:tc>
        <w:tc>
          <w:tcPr>
            <w:tcW w:w="4245" w:type="dxa"/>
            <w:tcBorders>
              <w:top w:val="single" w:sz="8" w:space="0" w:color="auto"/>
              <w:left w:val="single" w:sz="8" w:space="0" w:color="auto"/>
              <w:bottom w:val="single" w:sz="8" w:space="0" w:color="auto"/>
              <w:right w:val="single" w:sz="8" w:space="0" w:color="auto"/>
            </w:tcBorders>
          </w:tcPr>
          <w:p w14:paraId="4A07687C" w14:textId="788A53EC" w:rsidR="00444AAD" w:rsidRPr="00DD1176" w:rsidRDefault="00DD1176" w:rsidP="00951C4D">
            <w:pPr>
              <w:rPr>
                <w:rFonts w:eastAsia="Arial" w:cs="Arial"/>
                <w:color w:val="000000" w:themeColor="text1"/>
                <w:sz w:val="20"/>
                <w:lang w:val="en-GB"/>
              </w:rPr>
            </w:pPr>
            <w:r>
              <w:rPr>
                <w:rFonts w:ascii="Helvetica Neue" w:hAnsi="Helvetica Neue" w:cs="Helvetica Neue"/>
                <w:color w:val="000000"/>
                <w:sz w:val="20"/>
                <w:lang w:val="en-GB"/>
              </w:rPr>
              <w:t>E</w:t>
            </w:r>
            <w:r w:rsidRPr="00DD1176">
              <w:rPr>
                <w:rFonts w:ascii="Helvetica Neue" w:hAnsi="Helvetica Neue" w:cs="Helvetica Neue"/>
                <w:color w:val="000000"/>
                <w:sz w:val="20"/>
                <w:lang w:val="en-GB"/>
              </w:rPr>
              <w:t xml:space="preserve">nables developers to acquire tokens from the Microsoft identity platform </w:t>
            </w:r>
            <w:proofErr w:type="gramStart"/>
            <w:r w:rsidRPr="00DD1176">
              <w:rPr>
                <w:rFonts w:ascii="Helvetica Neue" w:hAnsi="Helvetica Neue" w:cs="Helvetica Neue"/>
                <w:color w:val="000000"/>
                <w:sz w:val="20"/>
                <w:lang w:val="en-GB"/>
              </w:rPr>
              <w:t>in order to</w:t>
            </w:r>
            <w:proofErr w:type="gramEnd"/>
            <w:r w:rsidRPr="00DD1176">
              <w:rPr>
                <w:rFonts w:ascii="Helvetica Neue" w:hAnsi="Helvetica Neue" w:cs="Helvetica Neue"/>
                <w:color w:val="000000"/>
                <w:sz w:val="20"/>
                <w:lang w:val="en-GB"/>
              </w:rPr>
              <w:t xml:space="preserve"> authenticate users and access secured web APIs.</w:t>
            </w:r>
          </w:p>
        </w:tc>
        <w:tc>
          <w:tcPr>
            <w:tcW w:w="1041" w:type="dxa"/>
            <w:tcBorders>
              <w:top w:val="single" w:sz="8" w:space="0" w:color="auto"/>
              <w:left w:val="single" w:sz="8" w:space="0" w:color="auto"/>
              <w:bottom w:val="single" w:sz="8" w:space="0" w:color="auto"/>
              <w:right w:val="single" w:sz="8" w:space="0" w:color="auto"/>
            </w:tcBorders>
          </w:tcPr>
          <w:p w14:paraId="19403BC2" w14:textId="41AC2E11" w:rsidR="00444AAD" w:rsidRPr="0FAD4A09" w:rsidRDefault="00444AAD" w:rsidP="00951C4D">
            <w:pPr>
              <w:rPr>
                <w:rFonts w:eastAsia="Arial" w:cs="Arial"/>
                <w:color w:val="000000" w:themeColor="text1"/>
                <w:sz w:val="20"/>
              </w:rPr>
            </w:pPr>
            <w:r>
              <w:rPr>
                <w:rFonts w:eastAsia="Arial" w:cs="Arial"/>
                <w:color w:val="000000" w:themeColor="text1"/>
                <w:sz w:val="20"/>
              </w:rPr>
              <w:t>SAD10</w:t>
            </w:r>
            <w:r w:rsidR="00F05160">
              <w:rPr>
                <w:rFonts w:eastAsia="Arial" w:cs="Arial"/>
                <w:color w:val="000000" w:themeColor="text1"/>
                <w:sz w:val="20"/>
              </w:rPr>
              <w:t>7</w:t>
            </w:r>
          </w:p>
        </w:tc>
      </w:tr>
    </w:tbl>
    <w:p w14:paraId="1A8D3826" w14:textId="485456E3" w:rsidR="00F27CD7" w:rsidRDefault="00F27CD7" w:rsidP="0038496B">
      <w:pPr>
        <w:spacing w:after="120"/>
        <w:rPr>
          <w:rFonts w:ascii="Humanist Slabserif 712 Std Roma" w:hAnsi="Humanist Slabserif 712 Std Roma" w:cs="Arial"/>
          <w:color w:val="000000" w:themeColor="text1"/>
          <w:sz w:val="20"/>
        </w:rPr>
      </w:pPr>
    </w:p>
    <w:p w14:paraId="66960AD8" w14:textId="77777777" w:rsidR="00C645BA" w:rsidRDefault="00C645BA" w:rsidP="0038496B">
      <w:pPr>
        <w:spacing w:after="120"/>
        <w:rPr>
          <w:rFonts w:ascii="Humanist Slabserif 712 Std Roma" w:hAnsi="Humanist Slabserif 712 Std Roma" w:cs="Arial"/>
          <w:color w:val="000000" w:themeColor="text1"/>
          <w:sz w:val="20"/>
        </w:rPr>
      </w:pPr>
    </w:p>
    <w:p w14:paraId="36AFD1D0" w14:textId="38DE79F3" w:rsidR="00F27CD7" w:rsidRPr="00A2134D" w:rsidRDefault="00C645BA" w:rsidP="00F27CD7">
      <w:pPr>
        <w:spacing w:after="120"/>
        <w:rPr>
          <w:rFonts w:ascii="Humanist Slabserif 712 Std Roma" w:hAnsi="Humanist Slabserif 712 Std Roma" w:cs="Arial"/>
          <w:b/>
          <w:color w:val="000000" w:themeColor="text1"/>
          <w:sz w:val="20"/>
        </w:rPr>
      </w:pPr>
      <w:r>
        <w:rPr>
          <w:rFonts w:ascii="Humanist Slabserif 712 Std Roma" w:hAnsi="Humanist Slabserif 712 Std Roma" w:cs="Arial"/>
          <w:b/>
          <w:noProof/>
          <w:color w:val="000000" w:themeColor="text1"/>
          <w:sz w:val="20"/>
        </w:rPr>
        <w:lastRenderedPageBreak/>
        <w:drawing>
          <wp:inline distT="0" distB="0" distL="0" distR="0" wp14:anchorId="49F935E5" wp14:editId="54A9B47E">
            <wp:extent cx="5943600" cy="1191718"/>
            <wp:effectExtent l="0" t="0" r="0" b="254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60683" cy="1195143"/>
                    </a:xfrm>
                    <a:prstGeom prst="rect">
                      <a:avLst/>
                    </a:prstGeom>
                  </pic:spPr>
                </pic:pic>
              </a:graphicData>
            </a:graphic>
          </wp:inline>
        </w:drawing>
      </w:r>
    </w:p>
    <w:p w14:paraId="1210E165" w14:textId="77777777" w:rsidR="00F27CD7" w:rsidRDefault="00F27CD7" w:rsidP="00F27CD7">
      <w:pPr>
        <w:spacing w:after="120"/>
        <w:ind w:left="720"/>
        <w:rPr>
          <w:rFonts w:ascii="Humanist Slabserif 712 Std Roma" w:hAnsi="Humanist Slabserif 712 Std Roma" w:cs="Arial"/>
          <w:color w:val="000000" w:themeColor="text1"/>
          <w:sz w:val="20"/>
        </w:rPr>
      </w:pPr>
    </w:p>
    <w:p w14:paraId="275C1DEF" w14:textId="524455F0" w:rsidR="00F27CD7" w:rsidRDefault="00F27CD7" w:rsidP="00F27CD7">
      <w:pPr>
        <w:spacing w:after="120"/>
        <w:rPr>
          <w:rFonts w:ascii="Humanist Slabserif 712 Std Roma" w:hAnsi="Humanist Slabserif 712 Std Roma" w:cs="Arial"/>
          <w:color w:val="000000" w:themeColor="text1"/>
          <w:sz w:val="20"/>
        </w:rPr>
      </w:pPr>
    </w:p>
    <w:p w14:paraId="5613C42F" w14:textId="77777777" w:rsidR="00F27CD7" w:rsidRPr="00962FE4" w:rsidRDefault="00F27CD7" w:rsidP="00F27CD7">
      <w:pPr>
        <w:spacing w:after="120"/>
        <w:rPr>
          <w:rFonts w:ascii="Humanist Slabserif 712 Std Roma" w:hAnsi="Humanist Slabserif 712 Std Roma" w:cs="Arial"/>
          <w:color w:val="000000" w:themeColor="text1"/>
          <w:sz w:val="20"/>
        </w:rPr>
      </w:pPr>
    </w:p>
    <w:p w14:paraId="42F7E18C" w14:textId="77777777" w:rsidR="003760F5" w:rsidRPr="00962FE4" w:rsidRDefault="003760F5" w:rsidP="0004300F">
      <w:pPr>
        <w:pStyle w:val="Heading1"/>
        <w:keepLines w:val="0"/>
        <w:tabs>
          <w:tab w:val="num" w:pos="1080"/>
        </w:tabs>
        <w:spacing w:after="120"/>
        <w:ind w:left="720" w:firstLine="0"/>
        <w:jc w:val="left"/>
        <w:rPr>
          <w:rFonts w:ascii="Humanist Slabserif 712 Std Roma" w:hAnsi="Humanist Slabserif 712 Std Roma" w:cs="Arial"/>
          <w:color w:val="000000" w:themeColor="text1"/>
          <w:sz w:val="20"/>
        </w:rPr>
      </w:pPr>
      <w:bookmarkStart w:id="835" w:name="_Toc103203569"/>
      <w:bookmarkStart w:id="836" w:name="_Toc472334565"/>
      <w:r w:rsidRPr="00962FE4">
        <w:rPr>
          <w:rFonts w:ascii="Humanist Slabserif 712 Std Roma" w:hAnsi="Humanist Slabserif 712 Std Roma" w:cs="Arial"/>
          <w:color w:val="000000" w:themeColor="text1"/>
          <w:sz w:val="20"/>
        </w:rPr>
        <w:t>Detailed Process Design</w:t>
      </w:r>
      <w:bookmarkEnd w:id="835"/>
    </w:p>
    <w:p w14:paraId="3A949B11" w14:textId="77777777" w:rsidR="003760F5" w:rsidRPr="00301026" w:rsidRDefault="003760F5" w:rsidP="0004300F">
      <w:pPr>
        <w:spacing w:after="120"/>
        <w:ind w:left="720"/>
        <w:rPr>
          <w:rFonts w:ascii="Humanist Slabserif 712 Std Roma" w:hAnsi="Humanist Slabserif 712 Std Roma" w:cs="Arial"/>
          <w:color w:val="0070C0"/>
          <w:sz w:val="20"/>
        </w:rPr>
      </w:pPr>
      <w:r w:rsidRPr="00962FE4">
        <w:rPr>
          <w:rFonts w:ascii="Humanist Slabserif 712 Std Roma" w:hAnsi="Humanist Slabserif 712 Std Roma" w:cs="Arial"/>
          <w:color w:val="000000" w:themeColor="text1"/>
          <w:sz w:val="20"/>
        </w:rPr>
        <w:t xml:space="preserve">&lt; </w:t>
      </w:r>
      <w:r w:rsidRPr="00301026">
        <w:rPr>
          <w:rFonts w:ascii="Humanist Slabserif 712 Std Roma" w:hAnsi="Humanist Slabserif 712 Std Roma" w:cs="Arial"/>
          <w:color w:val="0070C0"/>
          <w:sz w:val="20"/>
        </w:rPr>
        <w:t xml:space="preserve">Internal details about the concurrent behavior of the various threads and processes. The design description might include </w:t>
      </w:r>
    </w:p>
    <w:p w14:paraId="720DA188" w14:textId="4361B97B" w:rsidR="003760F5" w:rsidRPr="00301026" w:rsidRDefault="003760F5" w:rsidP="0007081C">
      <w:pPr>
        <w:pStyle w:val="ListParagraph"/>
        <w:numPr>
          <w:ilvl w:val="1"/>
          <w:numId w:val="8"/>
        </w:numPr>
        <w:spacing w:after="120"/>
        <w:ind w:left="2160"/>
        <w:rPr>
          <w:rFonts w:ascii="Humanist Slabserif 712 Std Roma" w:hAnsi="Humanist Slabserif 712 Std Roma" w:cs="Arial"/>
          <w:b w:val="0"/>
          <w:color w:val="0070C0"/>
          <w:sz w:val="20"/>
        </w:rPr>
      </w:pPr>
      <w:r w:rsidRPr="00301026">
        <w:rPr>
          <w:rFonts w:ascii="Humanist Slabserif 712 Std Roma" w:hAnsi="Humanist Slabserif 712 Std Roma" w:cs="Arial"/>
          <w:b w:val="0"/>
          <w:color w:val="0070C0"/>
          <w:sz w:val="20"/>
        </w:rPr>
        <w:t xml:space="preserve">Process activity diagrams </w:t>
      </w:r>
    </w:p>
    <w:p w14:paraId="0FFACDC1" w14:textId="6B3E5AA4" w:rsidR="003760F5" w:rsidRPr="00301026" w:rsidRDefault="003760F5" w:rsidP="0007081C">
      <w:pPr>
        <w:pStyle w:val="ListParagraph"/>
        <w:numPr>
          <w:ilvl w:val="1"/>
          <w:numId w:val="8"/>
        </w:numPr>
        <w:spacing w:after="120"/>
        <w:ind w:left="2160"/>
        <w:rPr>
          <w:rFonts w:ascii="Humanist Slabserif 712 Std Roma" w:hAnsi="Humanist Slabserif 712 Std Roma" w:cs="Arial"/>
          <w:b w:val="0"/>
          <w:color w:val="0070C0"/>
          <w:sz w:val="20"/>
        </w:rPr>
      </w:pPr>
      <w:r w:rsidRPr="00301026">
        <w:rPr>
          <w:rFonts w:ascii="Humanist Slabserif 712 Std Roma" w:hAnsi="Humanist Slabserif 712 Std Roma" w:cs="Arial"/>
          <w:b w:val="0"/>
          <w:color w:val="0070C0"/>
          <w:sz w:val="20"/>
        </w:rPr>
        <w:t xml:space="preserve">Interaction of processes </w:t>
      </w:r>
    </w:p>
    <w:p w14:paraId="23B41598" w14:textId="2A03A455" w:rsidR="003760F5" w:rsidRPr="00301026" w:rsidRDefault="003760F5" w:rsidP="0007081C">
      <w:pPr>
        <w:pStyle w:val="ListParagraph"/>
        <w:numPr>
          <w:ilvl w:val="1"/>
          <w:numId w:val="8"/>
        </w:numPr>
        <w:spacing w:after="120"/>
        <w:ind w:left="2160"/>
        <w:rPr>
          <w:rFonts w:ascii="Humanist Slabserif 712 Std Roma" w:hAnsi="Humanist Slabserif 712 Std Roma" w:cs="Arial"/>
          <w:b w:val="0"/>
          <w:color w:val="0070C0"/>
          <w:sz w:val="20"/>
        </w:rPr>
      </w:pPr>
      <w:r w:rsidRPr="00301026">
        <w:rPr>
          <w:rFonts w:ascii="Humanist Slabserif 712 Std Roma" w:hAnsi="Humanist Slabserif 712 Std Roma" w:cs="Arial"/>
          <w:b w:val="0"/>
          <w:color w:val="0070C0"/>
          <w:sz w:val="20"/>
        </w:rPr>
        <w:t>Communication protocols</w:t>
      </w:r>
    </w:p>
    <w:p w14:paraId="4EAD2FB3"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650BCACE" w14:textId="77777777" w:rsidR="003760F5" w:rsidRPr="00962FE4" w:rsidRDefault="003760F5" w:rsidP="0004300F">
      <w:pPr>
        <w:pStyle w:val="Heading2"/>
        <w:keepLines w:val="0"/>
        <w:tabs>
          <w:tab w:val="num" w:pos="1440"/>
        </w:tabs>
        <w:spacing w:before="0" w:after="120"/>
        <w:ind w:left="720" w:firstLine="0"/>
        <w:rPr>
          <w:rFonts w:ascii="Humanist Slabserif 712 Std Roma" w:hAnsi="Humanist Slabserif 712 Std Roma" w:cs="Arial"/>
          <w:b w:val="0"/>
          <w:color w:val="000000" w:themeColor="text1"/>
          <w:sz w:val="20"/>
        </w:rPr>
      </w:pPr>
      <w:bookmarkStart w:id="837" w:name="_Toc103203570"/>
      <w:r w:rsidRPr="00962FE4">
        <w:rPr>
          <w:rFonts w:ascii="Humanist Slabserif 712 Std Roma" w:hAnsi="Humanist Slabserif 712 Std Roma" w:cs="Arial"/>
          <w:b w:val="0"/>
          <w:color w:val="000000" w:themeColor="text1"/>
          <w:sz w:val="20"/>
        </w:rPr>
        <w:t>Process1</w:t>
      </w:r>
      <w:bookmarkEnd w:id="837"/>
      <w:r w:rsidRPr="00962FE4">
        <w:rPr>
          <w:rFonts w:ascii="Humanist Slabserif 712 Std Roma" w:hAnsi="Humanist Slabserif 712 Std Roma" w:cs="Arial"/>
          <w:b w:val="0"/>
          <w:color w:val="000000" w:themeColor="text1"/>
          <w:sz w:val="20"/>
        </w:rPr>
        <w:t xml:space="preserve"> </w:t>
      </w:r>
      <w:bookmarkEnd w:id="836"/>
    </w:p>
    <w:p w14:paraId="10702671"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397F7C37" w14:textId="77777777" w:rsidR="003760F5" w:rsidRPr="00962FE4" w:rsidRDefault="003760F5" w:rsidP="0004300F">
      <w:pPr>
        <w:pStyle w:val="Heading2"/>
        <w:keepLines w:val="0"/>
        <w:tabs>
          <w:tab w:val="num" w:pos="1440"/>
        </w:tabs>
        <w:spacing w:before="0" w:after="120"/>
        <w:ind w:left="720" w:firstLine="0"/>
        <w:rPr>
          <w:rFonts w:ascii="Humanist Slabserif 712 Std Roma" w:hAnsi="Humanist Slabserif 712 Std Roma" w:cs="Arial"/>
          <w:b w:val="0"/>
          <w:color w:val="000000" w:themeColor="text1"/>
          <w:sz w:val="20"/>
        </w:rPr>
      </w:pPr>
      <w:bookmarkStart w:id="838" w:name="_Toc103203571"/>
      <w:bookmarkStart w:id="839" w:name="_Toc472334566"/>
      <w:r w:rsidRPr="00962FE4">
        <w:rPr>
          <w:rFonts w:ascii="Humanist Slabserif 712 Std Roma" w:hAnsi="Humanist Slabserif 712 Std Roma" w:cs="Arial"/>
          <w:b w:val="0"/>
          <w:color w:val="000000" w:themeColor="text1"/>
          <w:sz w:val="20"/>
        </w:rPr>
        <w:t>Process2</w:t>
      </w:r>
      <w:bookmarkEnd w:id="838"/>
      <w:r w:rsidRPr="00962FE4">
        <w:rPr>
          <w:rFonts w:ascii="Humanist Slabserif 712 Std Roma" w:hAnsi="Humanist Slabserif 712 Std Roma" w:cs="Arial"/>
          <w:b w:val="0"/>
          <w:color w:val="000000" w:themeColor="text1"/>
          <w:sz w:val="20"/>
        </w:rPr>
        <w:t xml:space="preserve"> </w:t>
      </w:r>
    </w:p>
    <w:p w14:paraId="6ACD288A"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5B9918D0"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1B59C5F2" w14:textId="77777777" w:rsidR="003760F5" w:rsidRPr="00962FE4" w:rsidRDefault="003760F5" w:rsidP="0004300F">
      <w:pPr>
        <w:pStyle w:val="Heading1"/>
        <w:keepLines w:val="0"/>
        <w:tabs>
          <w:tab w:val="num" w:pos="1080"/>
        </w:tabs>
        <w:spacing w:after="120"/>
        <w:ind w:left="720" w:firstLine="0"/>
        <w:jc w:val="left"/>
        <w:rPr>
          <w:rFonts w:ascii="Humanist Slabserif 712 Std Roma" w:hAnsi="Humanist Slabserif 712 Std Roma" w:cs="Arial"/>
          <w:color w:val="000000" w:themeColor="text1"/>
          <w:sz w:val="20"/>
        </w:rPr>
      </w:pPr>
      <w:bookmarkStart w:id="840" w:name="_Toc103203572"/>
      <w:bookmarkEnd w:id="839"/>
      <w:r w:rsidRPr="00962FE4">
        <w:rPr>
          <w:rFonts w:ascii="Humanist Slabserif 712 Std Roma" w:hAnsi="Humanist Slabserif 712 Std Roma" w:cs="Arial"/>
          <w:color w:val="000000" w:themeColor="text1"/>
          <w:sz w:val="20"/>
        </w:rPr>
        <w:t>Detailed Data Design</w:t>
      </w:r>
      <w:bookmarkEnd w:id="840"/>
    </w:p>
    <w:p w14:paraId="5E0B9B58" w14:textId="7A8E7B78" w:rsidR="003760F5" w:rsidRPr="00962FE4" w:rsidRDefault="003760F5" w:rsidP="0004300F">
      <w:pPr>
        <w:pStyle w:val="Heading2"/>
        <w:keepLines w:val="0"/>
        <w:tabs>
          <w:tab w:val="num" w:pos="1440"/>
        </w:tabs>
        <w:spacing w:before="0" w:after="120"/>
        <w:ind w:left="720" w:firstLine="0"/>
        <w:rPr>
          <w:rFonts w:ascii="Humanist Slabserif 712 Std Roma" w:hAnsi="Humanist Slabserif 712 Std Roma" w:cs="Arial"/>
          <w:b w:val="0"/>
          <w:color w:val="000000" w:themeColor="text1"/>
          <w:sz w:val="20"/>
        </w:rPr>
      </w:pPr>
      <w:bookmarkStart w:id="841" w:name="_Toc103203573"/>
      <w:r w:rsidRPr="00962FE4">
        <w:rPr>
          <w:rFonts w:ascii="Humanist Slabserif 712 Std Roma" w:hAnsi="Humanist Slabserif 712 Std Roma" w:cs="Arial"/>
          <w:b w:val="0"/>
          <w:color w:val="000000" w:themeColor="text1"/>
          <w:sz w:val="20"/>
        </w:rPr>
        <w:t>Internal details of the data design. The design description might include</w:t>
      </w:r>
      <w:bookmarkEnd w:id="841"/>
      <w:r w:rsidRPr="00962FE4">
        <w:rPr>
          <w:rFonts w:ascii="Humanist Slabserif 712 Std Roma" w:hAnsi="Humanist Slabserif 712 Std Roma" w:cs="Arial"/>
          <w:b w:val="0"/>
          <w:color w:val="000000" w:themeColor="text1"/>
          <w:sz w:val="20"/>
        </w:rPr>
        <w:t xml:space="preserve"> </w:t>
      </w:r>
    </w:p>
    <w:p w14:paraId="7E537547" w14:textId="77777777" w:rsidR="003760F5" w:rsidRPr="00962FE4" w:rsidRDefault="003760F5" w:rsidP="0004300F">
      <w:pPr>
        <w:pStyle w:val="Heading3"/>
        <w:ind w:left="1440"/>
        <w:rPr>
          <w:rFonts w:ascii="Humanist Slabserif 712 Std Roma" w:hAnsi="Humanist Slabserif 712 Std Roma"/>
          <w:b w:val="0"/>
          <w:sz w:val="20"/>
        </w:rPr>
      </w:pPr>
      <w:bookmarkStart w:id="842" w:name="_Toc103203574"/>
      <w:r w:rsidRPr="00962FE4">
        <w:rPr>
          <w:rFonts w:ascii="Humanist Slabserif 712 Std Roma" w:hAnsi="Humanist Slabserif 712 Std Roma"/>
          <w:b w:val="0"/>
          <w:sz w:val="20"/>
        </w:rPr>
        <w:t>ER diagrams</w:t>
      </w:r>
      <w:bookmarkEnd w:id="842"/>
      <w:r w:rsidRPr="00962FE4">
        <w:rPr>
          <w:rFonts w:ascii="Humanist Slabserif 712 Std Roma" w:hAnsi="Humanist Slabserif 712 Std Roma"/>
          <w:b w:val="0"/>
          <w:sz w:val="20"/>
        </w:rPr>
        <w:t xml:space="preserve"> </w:t>
      </w:r>
    </w:p>
    <w:p w14:paraId="62C71DBA" w14:textId="77777777" w:rsidR="003760F5" w:rsidRPr="00962FE4" w:rsidRDefault="003760F5" w:rsidP="0004300F">
      <w:pPr>
        <w:pStyle w:val="Heading3"/>
        <w:ind w:left="1440"/>
        <w:rPr>
          <w:rFonts w:ascii="Humanist Slabserif 712 Std Roma" w:hAnsi="Humanist Slabserif 712 Std Roma"/>
          <w:b w:val="0"/>
          <w:sz w:val="20"/>
        </w:rPr>
      </w:pPr>
      <w:bookmarkStart w:id="843" w:name="_Toc103203575"/>
      <w:r w:rsidRPr="00962FE4">
        <w:rPr>
          <w:rFonts w:ascii="Humanist Slabserif 712 Std Roma" w:hAnsi="Humanist Slabserif 712 Std Roma"/>
          <w:b w:val="0"/>
          <w:sz w:val="20"/>
        </w:rPr>
        <w:t>pseudo code to outline SQL queries (especially for medium-high risk products/modules),</w:t>
      </w:r>
      <w:bookmarkEnd w:id="843"/>
      <w:r w:rsidRPr="00962FE4">
        <w:rPr>
          <w:rFonts w:ascii="Humanist Slabserif 712 Std Roma" w:hAnsi="Humanist Slabserif 712 Std Roma"/>
          <w:b w:val="0"/>
          <w:sz w:val="20"/>
        </w:rPr>
        <w:t xml:space="preserve"> </w:t>
      </w:r>
    </w:p>
    <w:p w14:paraId="0BCC4902" w14:textId="15980785" w:rsidR="003760F5" w:rsidRPr="00962FE4" w:rsidRDefault="00962FE4" w:rsidP="0004300F">
      <w:pPr>
        <w:pStyle w:val="Heading2"/>
        <w:keepLines w:val="0"/>
        <w:tabs>
          <w:tab w:val="num" w:pos="2160"/>
        </w:tabs>
        <w:spacing w:before="0" w:after="120"/>
        <w:ind w:left="720" w:firstLine="0"/>
        <w:rPr>
          <w:rFonts w:ascii="Humanist Slabserif 712 Std Roma" w:hAnsi="Humanist Slabserif 712 Std Roma" w:cs="Arial"/>
          <w:b w:val="0"/>
          <w:color w:val="000000" w:themeColor="text1"/>
          <w:sz w:val="20"/>
        </w:rPr>
      </w:pPr>
      <w:bookmarkStart w:id="844" w:name="_Toc103203576"/>
      <w:r w:rsidRPr="00962FE4">
        <w:rPr>
          <w:rFonts w:ascii="Humanist Slabserif 712 Std Roma" w:hAnsi="Humanist Slabserif 712 Std Roma" w:cs="Arial"/>
          <w:b w:val="0"/>
          <w:color w:val="000000" w:themeColor="text1"/>
          <w:sz w:val="20"/>
        </w:rPr>
        <w:t>Permission</w:t>
      </w:r>
      <w:r w:rsidR="003760F5" w:rsidRPr="00962FE4">
        <w:rPr>
          <w:rFonts w:ascii="Humanist Slabserif 712 Std Roma" w:hAnsi="Humanist Slabserif 712 Std Roma" w:cs="Arial"/>
          <w:b w:val="0"/>
          <w:color w:val="000000" w:themeColor="text1"/>
          <w:sz w:val="20"/>
        </w:rPr>
        <w:t xml:space="preserve"> policies</w:t>
      </w:r>
      <w:bookmarkEnd w:id="844"/>
    </w:p>
    <w:p w14:paraId="37197C70" w14:textId="195BA9A1" w:rsidR="003760F5" w:rsidRPr="00962FE4" w:rsidRDefault="003760F5" w:rsidP="0004300F">
      <w:pPr>
        <w:pStyle w:val="Heading2"/>
        <w:keepLines w:val="0"/>
        <w:tabs>
          <w:tab w:val="num" w:pos="2160"/>
        </w:tabs>
        <w:spacing w:before="0" w:after="120"/>
        <w:ind w:left="720" w:firstLine="0"/>
        <w:rPr>
          <w:rFonts w:ascii="Humanist Slabserif 712 Std Roma" w:hAnsi="Humanist Slabserif 712 Std Roma" w:cs="Arial"/>
          <w:b w:val="0"/>
          <w:color w:val="000000" w:themeColor="text1"/>
          <w:sz w:val="20"/>
        </w:rPr>
      </w:pPr>
      <w:bookmarkStart w:id="845" w:name="_Toc267236205"/>
      <w:bookmarkStart w:id="846" w:name="_Toc268439736"/>
      <w:bookmarkStart w:id="847" w:name="_Toc267236206"/>
      <w:bookmarkStart w:id="848" w:name="_Toc268439737"/>
      <w:bookmarkStart w:id="849" w:name="_Toc103203577"/>
      <w:bookmarkEnd w:id="845"/>
      <w:bookmarkEnd w:id="846"/>
      <w:bookmarkEnd w:id="847"/>
      <w:bookmarkEnd w:id="848"/>
      <w:r w:rsidRPr="00962FE4">
        <w:rPr>
          <w:rFonts w:ascii="Humanist Slabserif 712 Std Roma" w:hAnsi="Humanist Slabserif 712 Std Roma" w:cs="Arial"/>
          <w:b w:val="0"/>
          <w:color w:val="000000" w:themeColor="text1"/>
          <w:sz w:val="20"/>
        </w:rPr>
        <w:t>DataUnit1</w:t>
      </w:r>
      <w:bookmarkEnd w:id="849"/>
      <w:r w:rsidRPr="00962FE4">
        <w:rPr>
          <w:rFonts w:ascii="Humanist Slabserif 712 Std Roma" w:hAnsi="Humanist Slabserif 712 Std Roma" w:cs="Arial"/>
          <w:b w:val="0"/>
          <w:color w:val="000000" w:themeColor="text1"/>
          <w:sz w:val="20"/>
        </w:rPr>
        <w:t xml:space="preserve"> </w:t>
      </w:r>
    </w:p>
    <w:p w14:paraId="67C79CB1"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6FD3217E" w14:textId="77777777" w:rsidR="003760F5" w:rsidRPr="00962FE4" w:rsidRDefault="003760F5" w:rsidP="0004300F">
      <w:pPr>
        <w:pStyle w:val="Heading2"/>
        <w:keepLines w:val="0"/>
        <w:tabs>
          <w:tab w:val="num" w:pos="1440"/>
        </w:tabs>
        <w:spacing w:before="0" w:after="120"/>
        <w:ind w:left="720" w:firstLine="0"/>
        <w:rPr>
          <w:rFonts w:ascii="Humanist Slabserif 712 Std Roma" w:hAnsi="Humanist Slabserif 712 Std Roma" w:cs="Arial"/>
          <w:b w:val="0"/>
          <w:color w:val="000000" w:themeColor="text1"/>
          <w:sz w:val="20"/>
        </w:rPr>
      </w:pPr>
      <w:bookmarkStart w:id="850" w:name="_Toc103203578"/>
      <w:r w:rsidRPr="00962FE4">
        <w:rPr>
          <w:rFonts w:ascii="Humanist Slabserif 712 Std Roma" w:hAnsi="Humanist Slabserif 712 Std Roma" w:cs="Arial"/>
          <w:b w:val="0"/>
          <w:color w:val="000000" w:themeColor="text1"/>
          <w:sz w:val="20"/>
        </w:rPr>
        <w:t>DataUnit2</w:t>
      </w:r>
      <w:bookmarkEnd w:id="850"/>
      <w:r w:rsidRPr="00962FE4">
        <w:rPr>
          <w:rFonts w:ascii="Humanist Slabserif 712 Std Roma" w:hAnsi="Humanist Slabserif 712 Std Roma" w:cs="Arial"/>
          <w:b w:val="0"/>
          <w:color w:val="000000" w:themeColor="text1"/>
          <w:sz w:val="20"/>
        </w:rPr>
        <w:t xml:space="preserve"> </w:t>
      </w:r>
    </w:p>
    <w:p w14:paraId="11B8CDE5" w14:textId="77777777" w:rsidR="003760F5" w:rsidRPr="00962FE4" w:rsidRDefault="003760F5" w:rsidP="003760F5">
      <w:pPr>
        <w:rPr>
          <w:rFonts w:ascii="Humanist Slabserif 712 Std Roma" w:hAnsi="Humanist Slabserif 712 Std Roma"/>
          <w:color w:val="000000" w:themeColor="text1"/>
          <w:sz w:val="20"/>
        </w:rPr>
      </w:pPr>
    </w:p>
    <w:p w14:paraId="79BF8C0D" w14:textId="77777777" w:rsidR="003760F5" w:rsidRPr="00962FE4" w:rsidRDefault="003760F5" w:rsidP="00962FE4">
      <w:pPr>
        <w:pStyle w:val="Heading1"/>
        <w:keepLines w:val="0"/>
        <w:tabs>
          <w:tab w:val="num" w:pos="360"/>
          <w:tab w:val="left" w:pos="1080"/>
        </w:tabs>
        <w:spacing w:after="120"/>
        <w:ind w:left="0" w:firstLine="0"/>
        <w:jc w:val="left"/>
        <w:rPr>
          <w:rFonts w:ascii="Humanist Slabserif 712 Std Roma" w:hAnsi="Humanist Slabserif 712 Std Roma" w:cs="Arial"/>
          <w:color w:val="000000" w:themeColor="text1"/>
          <w:sz w:val="20"/>
        </w:rPr>
      </w:pPr>
      <w:bookmarkStart w:id="851" w:name="_Toc265677580"/>
      <w:bookmarkStart w:id="852" w:name="_Toc103203579"/>
      <w:r w:rsidRPr="00962FE4">
        <w:rPr>
          <w:rFonts w:ascii="Humanist Slabserif 712 Std Roma" w:hAnsi="Humanist Slabserif 712 Std Roma" w:cs="Arial"/>
          <w:color w:val="000000" w:themeColor="text1"/>
          <w:sz w:val="20"/>
        </w:rPr>
        <w:t>Document Revision History:</w:t>
      </w:r>
      <w:bookmarkEnd w:id="851"/>
      <w:bookmarkEnd w:id="852"/>
    </w:p>
    <w:p w14:paraId="446CC1F6" w14:textId="77777777" w:rsidR="003760F5" w:rsidRPr="00962FE4" w:rsidRDefault="003760F5" w:rsidP="003760F5">
      <w:pPr>
        <w:rPr>
          <w:rFonts w:ascii="Humanist Slabserif 712 Std Roma" w:hAnsi="Humanist Slabserif 712 Std Roma" w:cs="Arial"/>
          <w:color w:val="000000" w:themeColor="text1"/>
          <w:sz w:val="20"/>
        </w:rPr>
      </w:pP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8"/>
        <w:gridCol w:w="1980"/>
        <w:gridCol w:w="1980"/>
        <w:gridCol w:w="4402"/>
      </w:tblGrid>
      <w:tr w:rsidR="003C3A6B" w:rsidRPr="00962FE4" w14:paraId="07CDEE4D" w14:textId="77777777" w:rsidTr="00951C4D">
        <w:tc>
          <w:tcPr>
            <w:tcW w:w="1538" w:type="dxa"/>
            <w:shd w:val="clear" w:color="auto" w:fill="D9D9D9"/>
            <w:vAlign w:val="center"/>
          </w:tcPr>
          <w:p w14:paraId="1B59E24C" w14:textId="77777777" w:rsidR="003760F5" w:rsidRPr="00962FE4" w:rsidRDefault="003760F5" w:rsidP="00951C4D">
            <w:pPr>
              <w:jc w:val="center"/>
              <w:rPr>
                <w:rFonts w:ascii="Humanist Slabserif 712 Std Roma" w:hAnsi="Humanist Slabserif 712 Std Roma" w:cs="Arial"/>
                <w:color w:val="000000" w:themeColor="text1"/>
                <w:sz w:val="20"/>
              </w:rPr>
            </w:pPr>
          </w:p>
          <w:p w14:paraId="624B2E9C" w14:textId="77777777" w:rsidR="003760F5" w:rsidRPr="00962FE4" w:rsidRDefault="003760F5" w:rsidP="00951C4D">
            <w:pPr>
              <w:jc w:val="center"/>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Revision</w:t>
            </w:r>
          </w:p>
          <w:p w14:paraId="79480EEE" w14:textId="77777777" w:rsidR="003760F5" w:rsidRPr="00962FE4" w:rsidRDefault="003760F5" w:rsidP="00951C4D">
            <w:pPr>
              <w:jc w:val="center"/>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Level</w:t>
            </w:r>
          </w:p>
          <w:p w14:paraId="5C71AEC1" w14:textId="77777777" w:rsidR="003760F5" w:rsidRPr="00962FE4" w:rsidRDefault="003760F5" w:rsidP="00951C4D">
            <w:pPr>
              <w:jc w:val="center"/>
              <w:rPr>
                <w:rFonts w:ascii="Humanist Slabserif 712 Std Roma" w:hAnsi="Humanist Slabserif 712 Std Roma" w:cs="Arial"/>
                <w:color w:val="000000" w:themeColor="text1"/>
                <w:sz w:val="20"/>
              </w:rPr>
            </w:pPr>
          </w:p>
        </w:tc>
        <w:tc>
          <w:tcPr>
            <w:tcW w:w="1980" w:type="dxa"/>
            <w:shd w:val="clear" w:color="auto" w:fill="D9D9D9"/>
            <w:vAlign w:val="center"/>
          </w:tcPr>
          <w:p w14:paraId="104A0A57" w14:textId="77777777" w:rsidR="003760F5" w:rsidRPr="00962FE4" w:rsidRDefault="003760F5" w:rsidP="00951C4D">
            <w:pPr>
              <w:jc w:val="center"/>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Revision Date</w:t>
            </w:r>
          </w:p>
        </w:tc>
        <w:tc>
          <w:tcPr>
            <w:tcW w:w="1980" w:type="dxa"/>
            <w:shd w:val="clear" w:color="auto" w:fill="D9D9D9"/>
            <w:vAlign w:val="center"/>
          </w:tcPr>
          <w:p w14:paraId="037B787C" w14:textId="77777777" w:rsidR="003760F5" w:rsidRPr="00962FE4" w:rsidRDefault="003760F5" w:rsidP="00951C4D">
            <w:pPr>
              <w:jc w:val="center"/>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Effective Date</w:t>
            </w:r>
          </w:p>
        </w:tc>
        <w:tc>
          <w:tcPr>
            <w:tcW w:w="4402" w:type="dxa"/>
            <w:shd w:val="clear" w:color="auto" w:fill="D9D9D9"/>
            <w:vAlign w:val="center"/>
          </w:tcPr>
          <w:p w14:paraId="32C9EE76" w14:textId="77777777" w:rsidR="003760F5" w:rsidRPr="00962FE4" w:rsidRDefault="003760F5" w:rsidP="00951C4D">
            <w:pPr>
              <w:jc w:val="center"/>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Reason and Description of Revision</w:t>
            </w:r>
          </w:p>
        </w:tc>
      </w:tr>
      <w:tr w:rsidR="003C3A6B" w:rsidRPr="00962FE4" w14:paraId="061AEA5D" w14:textId="77777777" w:rsidTr="00951C4D">
        <w:tc>
          <w:tcPr>
            <w:tcW w:w="1538" w:type="dxa"/>
            <w:vAlign w:val="center"/>
          </w:tcPr>
          <w:p w14:paraId="023BB3C1" w14:textId="77777777" w:rsidR="003760F5" w:rsidRPr="00962FE4" w:rsidRDefault="003760F5" w:rsidP="00951C4D">
            <w:pPr>
              <w:jc w:val="center"/>
              <w:rPr>
                <w:rFonts w:ascii="Humanist Slabserif 712 Std Roma" w:hAnsi="Humanist Slabserif 712 Std Roma" w:cs="Arial"/>
                <w:color w:val="000000" w:themeColor="text1"/>
                <w:sz w:val="20"/>
              </w:rPr>
            </w:pPr>
          </w:p>
        </w:tc>
        <w:tc>
          <w:tcPr>
            <w:tcW w:w="1980" w:type="dxa"/>
            <w:vAlign w:val="center"/>
          </w:tcPr>
          <w:p w14:paraId="476B93EF" w14:textId="77777777" w:rsidR="003760F5" w:rsidRPr="00962FE4" w:rsidRDefault="003760F5" w:rsidP="00951C4D">
            <w:pPr>
              <w:jc w:val="center"/>
              <w:rPr>
                <w:rFonts w:ascii="Humanist Slabserif 712 Std Roma" w:hAnsi="Humanist Slabserif 712 Std Roma" w:cs="Arial"/>
                <w:color w:val="000000" w:themeColor="text1"/>
                <w:sz w:val="20"/>
              </w:rPr>
            </w:pPr>
          </w:p>
        </w:tc>
        <w:tc>
          <w:tcPr>
            <w:tcW w:w="1980" w:type="dxa"/>
            <w:vAlign w:val="center"/>
          </w:tcPr>
          <w:p w14:paraId="051700BC" w14:textId="77777777" w:rsidR="003760F5" w:rsidRPr="00962FE4" w:rsidRDefault="003760F5" w:rsidP="00951C4D">
            <w:pPr>
              <w:jc w:val="center"/>
              <w:rPr>
                <w:rFonts w:ascii="Humanist Slabserif 712 Std Roma" w:hAnsi="Humanist Slabserif 712 Std Roma" w:cs="Arial"/>
                <w:color w:val="000000" w:themeColor="text1"/>
                <w:sz w:val="20"/>
              </w:rPr>
            </w:pPr>
          </w:p>
        </w:tc>
        <w:tc>
          <w:tcPr>
            <w:tcW w:w="4402" w:type="dxa"/>
            <w:vAlign w:val="center"/>
          </w:tcPr>
          <w:p w14:paraId="5E83ECA9" w14:textId="77777777" w:rsidR="003760F5" w:rsidRPr="00962FE4" w:rsidRDefault="003760F5" w:rsidP="00951C4D">
            <w:pPr>
              <w:rPr>
                <w:rFonts w:ascii="Humanist Slabserif 712 Std Roma" w:hAnsi="Humanist Slabserif 712 Std Roma" w:cs="Arial"/>
                <w:color w:val="000000" w:themeColor="text1"/>
                <w:sz w:val="20"/>
              </w:rPr>
            </w:pPr>
          </w:p>
        </w:tc>
      </w:tr>
      <w:tr w:rsidR="003C3A6B" w:rsidRPr="00962FE4" w14:paraId="4853DD26" w14:textId="77777777" w:rsidTr="00951C4D">
        <w:tc>
          <w:tcPr>
            <w:tcW w:w="1538" w:type="dxa"/>
            <w:vAlign w:val="center"/>
          </w:tcPr>
          <w:p w14:paraId="519D9287" w14:textId="77777777" w:rsidR="003760F5" w:rsidRPr="00962FE4" w:rsidRDefault="003760F5" w:rsidP="00951C4D">
            <w:pPr>
              <w:jc w:val="center"/>
              <w:rPr>
                <w:rFonts w:ascii="Humanist Slabserif 712 Std Roma" w:hAnsi="Humanist Slabserif 712 Std Roma" w:cs="Arial"/>
                <w:color w:val="000000" w:themeColor="text1"/>
                <w:sz w:val="20"/>
              </w:rPr>
            </w:pPr>
          </w:p>
        </w:tc>
        <w:tc>
          <w:tcPr>
            <w:tcW w:w="1980" w:type="dxa"/>
            <w:vAlign w:val="center"/>
          </w:tcPr>
          <w:p w14:paraId="250B2D58" w14:textId="77777777" w:rsidR="003760F5" w:rsidRPr="00962FE4" w:rsidRDefault="003760F5" w:rsidP="00951C4D">
            <w:pPr>
              <w:jc w:val="center"/>
              <w:rPr>
                <w:rFonts w:ascii="Humanist Slabserif 712 Std Roma" w:hAnsi="Humanist Slabserif 712 Std Roma" w:cs="Arial"/>
                <w:color w:val="000000" w:themeColor="text1"/>
                <w:sz w:val="20"/>
              </w:rPr>
            </w:pPr>
          </w:p>
        </w:tc>
        <w:tc>
          <w:tcPr>
            <w:tcW w:w="1980" w:type="dxa"/>
            <w:vAlign w:val="center"/>
          </w:tcPr>
          <w:p w14:paraId="38D75CD0" w14:textId="77777777" w:rsidR="003760F5" w:rsidRPr="00962FE4" w:rsidRDefault="003760F5" w:rsidP="00951C4D">
            <w:pPr>
              <w:jc w:val="center"/>
              <w:rPr>
                <w:rFonts w:ascii="Humanist Slabserif 712 Std Roma" w:hAnsi="Humanist Slabserif 712 Std Roma" w:cs="Arial"/>
                <w:color w:val="000000" w:themeColor="text1"/>
                <w:sz w:val="20"/>
              </w:rPr>
            </w:pPr>
          </w:p>
        </w:tc>
        <w:tc>
          <w:tcPr>
            <w:tcW w:w="4402" w:type="dxa"/>
            <w:vAlign w:val="center"/>
          </w:tcPr>
          <w:p w14:paraId="39107B38" w14:textId="77777777" w:rsidR="003760F5" w:rsidRPr="00962FE4" w:rsidRDefault="003760F5" w:rsidP="00951C4D">
            <w:pPr>
              <w:rPr>
                <w:rFonts w:ascii="Humanist Slabserif 712 Std Roma" w:hAnsi="Humanist Slabserif 712 Std Roma" w:cs="Arial"/>
                <w:color w:val="000000" w:themeColor="text1"/>
                <w:sz w:val="20"/>
              </w:rPr>
            </w:pPr>
          </w:p>
        </w:tc>
      </w:tr>
    </w:tbl>
    <w:p w14:paraId="5457D16C" w14:textId="77777777" w:rsidR="003760F5" w:rsidRPr="00962FE4" w:rsidRDefault="003760F5" w:rsidP="003760F5">
      <w:pPr>
        <w:rPr>
          <w:rFonts w:ascii="Humanist Slabserif 712 Std Roma" w:hAnsi="Humanist Slabserif 712 Std Roma"/>
          <w:color w:val="000000" w:themeColor="text1"/>
          <w:sz w:val="20"/>
          <w:lang w:val="en-GB"/>
        </w:rPr>
      </w:pPr>
    </w:p>
    <w:p w14:paraId="4A66CCEA" w14:textId="77777777" w:rsidR="003760F5" w:rsidRPr="00962FE4" w:rsidRDefault="003760F5" w:rsidP="003760F5">
      <w:pPr>
        <w:spacing w:after="120"/>
        <w:rPr>
          <w:rFonts w:ascii="Humanist Slabserif 712 Std Roma" w:hAnsi="Humanist Slabserif 712 Std Roma" w:cs="Arial"/>
          <w:color w:val="000000" w:themeColor="text1"/>
          <w:sz w:val="20"/>
        </w:rPr>
      </w:pPr>
      <w:bookmarkStart w:id="853" w:name="_Toc202587501"/>
    </w:p>
    <w:p w14:paraId="3743D601" w14:textId="77777777" w:rsidR="00CA63CD" w:rsidRPr="00962FE4" w:rsidRDefault="00CA63CD" w:rsidP="003760F5">
      <w:pPr>
        <w:spacing w:after="120"/>
        <w:rPr>
          <w:rFonts w:ascii="Humanist Slabserif 712 Std Roma" w:hAnsi="Humanist Slabserif 712 Std Roma" w:cs="Arial"/>
          <w:color w:val="000000" w:themeColor="text1"/>
          <w:sz w:val="20"/>
        </w:rPr>
      </w:pPr>
    </w:p>
    <w:p w14:paraId="4809F52D" w14:textId="4075B7FC" w:rsidR="003760F5" w:rsidRPr="00962FE4" w:rsidRDefault="00CA63CD" w:rsidP="003760F5">
      <w:pPr>
        <w:spacing w:after="120"/>
        <w:rPr>
          <w:rFonts w:ascii="Humanist Slabserif 712 Std Roma" w:hAnsi="Humanist Slabserif 712 Std Roma" w:cs="Arial"/>
          <w:b/>
          <w:color w:val="000000" w:themeColor="text1"/>
          <w:sz w:val="20"/>
        </w:rPr>
      </w:pPr>
      <w:r w:rsidRPr="00962FE4">
        <w:rPr>
          <w:rFonts w:ascii="Humanist Slabserif 712 Std Roma" w:hAnsi="Humanist Slabserif 712 Std Roma" w:cs="Arial"/>
          <w:b/>
          <w:color w:val="000000" w:themeColor="text1"/>
          <w:sz w:val="20"/>
        </w:rPr>
        <w:t xml:space="preserve">9. </w:t>
      </w:r>
      <w:r w:rsidR="003760F5" w:rsidRPr="00962FE4">
        <w:rPr>
          <w:rFonts w:ascii="Humanist Slabserif 712 Std Roma" w:hAnsi="Humanist Slabserif 712 Std Roma" w:cs="Arial"/>
          <w:b/>
          <w:color w:val="000000" w:themeColor="text1"/>
          <w:sz w:val="20"/>
        </w:rPr>
        <w:t>Appendix</w:t>
      </w:r>
      <w:bookmarkEnd w:id="853"/>
      <w:r w:rsidR="003760F5" w:rsidRPr="00962FE4">
        <w:rPr>
          <w:rFonts w:ascii="Humanist Slabserif 712 Std Roma" w:hAnsi="Humanist Slabserif 712 Std Roma" w:cs="Arial"/>
          <w:b/>
          <w:color w:val="000000" w:themeColor="text1"/>
          <w:sz w:val="20"/>
        </w:rPr>
        <w:t xml:space="preserve"> </w:t>
      </w:r>
    </w:p>
    <w:p w14:paraId="410F8A20" w14:textId="77777777" w:rsidR="003760F5" w:rsidRPr="00962FE4" w:rsidRDefault="003760F5" w:rsidP="003760F5">
      <w:pPr>
        <w:rPr>
          <w:rFonts w:ascii="Humanist Slabserif 712 Std Roma" w:hAnsi="Humanist Slabserif 712 Std Roma"/>
          <w:color w:val="000000" w:themeColor="text1"/>
          <w:sz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7668"/>
      </w:tblGrid>
      <w:tr w:rsidR="003C3A6B" w:rsidRPr="00962FE4" w14:paraId="36CDC0C8" w14:textId="77777777" w:rsidTr="00951C4D">
        <w:trPr>
          <w:cantSplit/>
          <w:tblHeader/>
        </w:trPr>
        <w:tc>
          <w:tcPr>
            <w:tcW w:w="996" w:type="pct"/>
            <w:shd w:val="clear" w:color="auto" w:fill="CCCCCC"/>
          </w:tcPr>
          <w:p w14:paraId="0C32D21B" w14:textId="77777777" w:rsidR="003760F5" w:rsidRPr="00962FE4" w:rsidRDefault="003760F5" w:rsidP="00951C4D">
            <w:pPr>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 Term/Acronym</w:t>
            </w:r>
          </w:p>
        </w:tc>
        <w:tc>
          <w:tcPr>
            <w:tcW w:w="4004" w:type="pct"/>
            <w:shd w:val="clear" w:color="auto" w:fill="CCCCCC"/>
          </w:tcPr>
          <w:p w14:paraId="14B31F8A" w14:textId="77777777" w:rsidR="003760F5" w:rsidRPr="00962FE4" w:rsidRDefault="003760F5" w:rsidP="00951C4D">
            <w:pPr>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Definition</w:t>
            </w:r>
          </w:p>
        </w:tc>
      </w:tr>
      <w:tr w:rsidR="003C3A6B" w:rsidRPr="00962FE4" w14:paraId="65751EE3" w14:textId="77777777" w:rsidTr="00951C4D">
        <w:trPr>
          <w:cantSplit/>
        </w:trPr>
        <w:tc>
          <w:tcPr>
            <w:tcW w:w="996" w:type="pct"/>
            <w:shd w:val="clear" w:color="auto" w:fill="auto"/>
          </w:tcPr>
          <w:p w14:paraId="0E6995B8"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03A17E40"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372D158F" w14:textId="77777777" w:rsidTr="00951C4D">
        <w:trPr>
          <w:cantSplit/>
        </w:trPr>
        <w:tc>
          <w:tcPr>
            <w:tcW w:w="996" w:type="pct"/>
            <w:shd w:val="clear" w:color="auto" w:fill="auto"/>
          </w:tcPr>
          <w:p w14:paraId="592EC8CC"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72DA2E3F"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6713117E" w14:textId="77777777" w:rsidTr="00951C4D">
        <w:trPr>
          <w:cantSplit/>
        </w:trPr>
        <w:tc>
          <w:tcPr>
            <w:tcW w:w="996" w:type="pct"/>
            <w:shd w:val="clear" w:color="auto" w:fill="auto"/>
          </w:tcPr>
          <w:p w14:paraId="57A0CD5D"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4EF34E63"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29602842" w14:textId="77777777" w:rsidTr="00951C4D">
        <w:trPr>
          <w:cantSplit/>
        </w:trPr>
        <w:tc>
          <w:tcPr>
            <w:tcW w:w="996" w:type="pct"/>
            <w:shd w:val="clear" w:color="auto" w:fill="auto"/>
          </w:tcPr>
          <w:p w14:paraId="6192ED55"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5CA7B88F"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5E111175" w14:textId="77777777" w:rsidTr="00951C4D">
        <w:trPr>
          <w:cantSplit/>
        </w:trPr>
        <w:tc>
          <w:tcPr>
            <w:tcW w:w="996" w:type="pct"/>
            <w:shd w:val="clear" w:color="auto" w:fill="auto"/>
          </w:tcPr>
          <w:p w14:paraId="68F52B70"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2090621F"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2025146E" w14:textId="77777777" w:rsidTr="00951C4D">
        <w:trPr>
          <w:cantSplit/>
        </w:trPr>
        <w:tc>
          <w:tcPr>
            <w:tcW w:w="996" w:type="pct"/>
            <w:shd w:val="clear" w:color="auto" w:fill="auto"/>
          </w:tcPr>
          <w:p w14:paraId="4FD7994F"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1D214371"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78210C07" w14:textId="77777777" w:rsidTr="00951C4D">
        <w:trPr>
          <w:cantSplit/>
        </w:trPr>
        <w:tc>
          <w:tcPr>
            <w:tcW w:w="996" w:type="pct"/>
            <w:shd w:val="clear" w:color="auto" w:fill="auto"/>
          </w:tcPr>
          <w:p w14:paraId="498D7349"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528CA19E"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2B6F4D9F" w14:textId="77777777" w:rsidTr="00951C4D">
        <w:trPr>
          <w:cantSplit/>
        </w:trPr>
        <w:tc>
          <w:tcPr>
            <w:tcW w:w="996" w:type="pct"/>
            <w:shd w:val="clear" w:color="auto" w:fill="auto"/>
          </w:tcPr>
          <w:p w14:paraId="26D75C62"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2EFFEE8C"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17DEC102" w14:textId="77777777" w:rsidTr="00951C4D">
        <w:trPr>
          <w:cantSplit/>
        </w:trPr>
        <w:tc>
          <w:tcPr>
            <w:tcW w:w="996" w:type="pct"/>
            <w:shd w:val="clear" w:color="auto" w:fill="auto"/>
          </w:tcPr>
          <w:p w14:paraId="6801A1A7"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21A37C28"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098B09C1" w14:textId="77777777" w:rsidTr="00951C4D">
        <w:trPr>
          <w:cantSplit/>
        </w:trPr>
        <w:tc>
          <w:tcPr>
            <w:tcW w:w="996" w:type="pct"/>
            <w:shd w:val="clear" w:color="auto" w:fill="auto"/>
          </w:tcPr>
          <w:p w14:paraId="579F1F39"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0E7DC213"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053D3CA0" w14:textId="77777777" w:rsidTr="00951C4D">
        <w:trPr>
          <w:cantSplit/>
        </w:trPr>
        <w:tc>
          <w:tcPr>
            <w:tcW w:w="996" w:type="pct"/>
            <w:shd w:val="clear" w:color="auto" w:fill="auto"/>
          </w:tcPr>
          <w:p w14:paraId="3601E317"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0171C91E"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50594CD4" w14:textId="77777777" w:rsidTr="00951C4D">
        <w:trPr>
          <w:cantSplit/>
        </w:trPr>
        <w:tc>
          <w:tcPr>
            <w:tcW w:w="996" w:type="pct"/>
            <w:shd w:val="clear" w:color="auto" w:fill="auto"/>
          </w:tcPr>
          <w:p w14:paraId="194B667F"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7CA7E717"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136BDA7E" w14:textId="77777777" w:rsidTr="00951C4D">
        <w:trPr>
          <w:cantSplit/>
        </w:trPr>
        <w:tc>
          <w:tcPr>
            <w:tcW w:w="996" w:type="pct"/>
            <w:shd w:val="clear" w:color="auto" w:fill="auto"/>
          </w:tcPr>
          <w:p w14:paraId="0CE54D97"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53DE54E6"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74839C5C" w14:textId="77777777" w:rsidTr="00951C4D">
        <w:trPr>
          <w:cantSplit/>
        </w:trPr>
        <w:tc>
          <w:tcPr>
            <w:tcW w:w="996" w:type="pct"/>
            <w:shd w:val="clear" w:color="auto" w:fill="auto"/>
          </w:tcPr>
          <w:p w14:paraId="2BA9CC92"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2C19CABE"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39BBD98F" w14:textId="77777777" w:rsidTr="00951C4D">
        <w:trPr>
          <w:cantSplit/>
        </w:trPr>
        <w:tc>
          <w:tcPr>
            <w:tcW w:w="996" w:type="pct"/>
            <w:shd w:val="clear" w:color="auto" w:fill="auto"/>
          </w:tcPr>
          <w:p w14:paraId="78125E3E"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73B67538"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632660EE" w14:textId="77777777" w:rsidTr="00951C4D">
        <w:trPr>
          <w:cantSplit/>
        </w:trPr>
        <w:tc>
          <w:tcPr>
            <w:tcW w:w="996" w:type="pct"/>
            <w:shd w:val="clear" w:color="auto" w:fill="auto"/>
          </w:tcPr>
          <w:p w14:paraId="7696124C"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7648D528"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1BB76769" w14:textId="77777777" w:rsidTr="00951C4D">
        <w:trPr>
          <w:cantSplit/>
        </w:trPr>
        <w:tc>
          <w:tcPr>
            <w:tcW w:w="996" w:type="pct"/>
            <w:shd w:val="clear" w:color="auto" w:fill="auto"/>
          </w:tcPr>
          <w:p w14:paraId="52617EF9"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0151019C"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1072A32C" w14:textId="77777777" w:rsidTr="00951C4D">
        <w:trPr>
          <w:cantSplit/>
        </w:trPr>
        <w:tc>
          <w:tcPr>
            <w:tcW w:w="996" w:type="pct"/>
            <w:shd w:val="clear" w:color="auto" w:fill="auto"/>
          </w:tcPr>
          <w:p w14:paraId="6606E14A"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30FDB76D"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37F7AC1F" w14:textId="77777777" w:rsidTr="00951C4D">
        <w:trPr>
          <w:cantSplit/>
        </w:trPr>
        <w:tc>
          <w:tcPr>
            <w:tcW w:w="996" w:type="pct"/>
            <w:shd w:val="clear" w:color="auto" w:fill="auto"/>
          </w:tcPr>
          <w:p w14:paraId="18EA88E8"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7892EF6A"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091A4818" w14:textId="77777777" w:rsidTr="00951C4D">
        <w:trPr>
          <w:cantSplit/>
        </w:trPr>
        <w:tc>
          <w:tcPr>
            <w:tcW w:w="996" w:type="pct"/>
            <w:shd w:val="clear" w:color="auto" w:fill="auto"/>
          </w:tcPr>
          <w:p w14:paraId="3392E96B"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261184A4"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143BD628" w14:textId="77777777" w:rsidTr="00951C4D">
        <w:trPr>
          <w:cantSplit/>
        </w:trPr>
        <w:tc>
          <w:tcPr>
            <w:tcW w:w="996" w:type="pct"/>
            <w:shd w:val="clear" w:color="auto" w:fill="auto"/>
          </w:tcPr>
          <w:p w14:paraId="504C8341"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225439D8" w14:textId="77777777" w:rsidR="003760F5" w:rsidRPr="00962FE4" w:rsidRDefault="003760F5" w:rsidP="00951C4D">
            <w:pPr>
              <w:rPr>
                <w:rFonts w:ascii="Humanist Slabserif 712 Std Roma" w:hAnsi="Humanist Slabserif 712 Std Roma" w:cs="Arial"/>
                <w:bCs/>
                <w:color w:val="000000" w:themeColor="text1"/>
                <w:sz w:val="20"/>
              </w:rPr>
            </w:pPr>
          </w:p>
        </w:tc>
      </w:tr>
    </w:tbl>
    <w:p w14:paraId="56938955" w14:textId="77777777" w:rsidR="003760F5" w:rsidRPr="00962FE4" w:rsidRDefault="003760F5" w:rsidP="003760F5">
      <w:pPr>
        <w:rPr>
          <w:rFonts w:ascii="Humanist Slabserif 712 Std Roma" w:hAnsi="Humanist Slabserif 712 Std Roma"/>
          <w:color w:val="000000" w:themeColor="text1"/>
          <w:sz w:val="20"/>
        </w:rPr>
      </w:pPr>
    </w:p>
    <w:p w14:paraId="750862AF" w14:textId="77777777" w:rsidR="003760F5" w:rsidRPr="00962FE4" w:rsidRDefault="003760F5" w:rsidP="003760F5">
      <w:pPr>
        <w:spacing w:after="120"/>
        <w:rPr>
          <w:rFonts w:ascii="Humanist Slabserif 712 Std Roma" w:hAnsi="Humanist Slabserif 712 Std Roma" w:cs="Arial"/>
          <w:color w:val="000000" w:themeColor="text1"/>
          <w:sz w:val="20"/>
        </w:rPr>
      </w:pPr>
    </w:p>
    <w:p w14:paraId="5BA23E12" w14:textId="77777777" w:rsidR="003760F5" w:rsidRPr="00962FE4" w:rsidRDefault="003760F5" w:rsidP="003760F5">
      <w:pPr>
        <w:rPr>
          <w:rFonts w:ascii="Humanist Slabserif 712 Std Roma" w:hAnsi="Humanist Slabserif 712 Std Roma" w:cs="Arial"/>
          <w:color w:val="000000" w:themeColor="text1"/>
          <w:sz w:val="20"/>
        </w:rPr>
      </w:pPr>
    </w:p>
    <w:p w14:paraId="7A3431B2" w14:textId="77777777" w:rsidR="003760F5" w:rsidRPr="00962FE4" w:rsidRDefault="003760F5" w:rsidP="003760F5">
      <w:pPr>
        <w:rPr>
          <w:rFonts w:ascii="Humanist Slabserif 712 Std Roma" w:hAnsi="Humanist Slabserif 712 Std Roma" w:cs="Arial"/>
          <w:color w:val="000000" w:themeColor="text1"/>
          <w:sz w:val="20"/>
        </w:rPr>
      </w:pPr>
    </w:p>
    <w:p w14:paraId="3F636EDA" w14:textId="77777777" w:rsidR="003760F5" w:rsidRPr="00962FE4" w:rsidRDefault="003760F5" w:rsidP="003760F5">
      <w:pPr>
        <w:rPr>
          <w:rFonts w:ascii="Humanist Slabserif 712 Std Roma" w:hAnsi="Humanist Slabserif 712 Std Roma" w:cs="Arial"/>
          <w:color w:val="000000" w:themeColor="text1"/>
          <w:sz w:val="20"/>
        </w:rPr>
      </w:pPr>
    </w:p>
    <w:p w14:paraId="64A07E54" w14:textId="77777777" w:rsidR="003760F5" w:rsidRPr="00962FE4" w:rsidRDefault="003760F5" w:rsidP="003760F5">
      <w:pPr>
        <w:rPr>
          <w:rFonts w:ascii="Humanist Slabserif 712 Std Roma" w:hAnsi="Humanist Slabserif 712 Std Roma" w:cs="Arial"/>
          <w:color w:val="000000" w:themeColor="text1"/>
          <w:sz w:val="20"/>
        </w:rPr>
      </w:pPr>
    </w:p>
    <w:p w14:paraId="7C1B543F" w14:textId="77777777" w:rsidR="003760F5" w:rsidRPr="00962FE4" w:rsidRDefault="003760F5" w:rsidP="003760F5">
      <w:pPr>
        <w:rPr>
          <w:rFonts w:ascii="Humanist Slabserif 712 Std Roma" w:hAnsi="Humanist Slabserif 712 Std Roma" w:cs="Arial"/>
          <w:color w:val="000000" w:themeColor="text1"/>
          <w:sz w:val="20"/>
        </w:rPr>
      </w:pPr>
    </w:p>
    <w:p w14:paraId="3F7BFF21" w14:textId="77777777" w:rsidR="003760F5" w:rsidRPr="00962FE4" w:rsidRDefault="003760F5" w:rsidP="003760F5">
      <w:pPr>
        <w:rPr>
          <w:rFonts w:ascii="Humanist Slabserif 712 Std Roma" w:hAnsi="Humanist Slabserif 712 Std Roma" w:cs="Arial"/>
          <w:color w:val="000000" w:themeColor="text1"/>
          <w:sz w:val="20"/>
        </w:rPr>
      </w:pPr>
    </w:p>
    <w:p w14:paraId="12F773C7" w14:textId="77777777" w:rsidR="003760F5" w:rsidRPr="00962FE4" w:rsidRDefault="003760F5" w:rsidP="003760F5">
      <w:pPr>
        <w:rPr>
          <w:rFonts w:ascii="Humanist Slabserif 712 Std Roma" w:hAnsi="Humanist Slabserif 712 Std Roma" w:cs="Arial"/>
          <w:color w:val="000000" w:themeColor="text1"/>
          <w:sz w:val="20"/>
        </w:rPr>
      </w:pPr>
    </w:p>
    <w:p w14:paraId="3A214427" w14:textId="77777777" w:rsidR="003760F5" w:rsidRPr="00962FE4" w:rsidRDefault="003760F5" w:rsidP="003760F5">
      <w:pPr>
        <w:rPr>
          <w:rFonts w:ascii="Humanist Slabserif 712 Std Roma" w:hAnsi="Humanist Slabserif 712 Std Roma" w:cs="Arial"/>
          <w:color w:val="000000" w:themeColor="text1"/>
          <w:sz w:val="20"/>
        </w:rPr>
      </w:pPr>
    </w:p>
    <w:p w14:paraId="2940621D" w14:textId="77777777" w:rsidR="003760F5" w:rsidRPr="00962FE4" w:rsidRDefault="003760F5" w:rsidP="003760F5">
      <w:pPr>
        <w:rPr>
          <w:rFonts w:ascii="Humanist Slabserif 712 Std Roma" w:hAnsi="Humanist Slabserif 712 Std Roma" w:cs="Arial"/>
          <w:color w:val="000000" w:themeColor="text1"/>
          <w:sz w:val="20"/>
        </w:rPr>
      </w:pPr>
    </w:p>
    <w:p w14:paraId="2600B320" w14:textId="77777777" w:rsidR="003760F5" w:rsidRPr="00962FE4" w:rsidRDefault="003760F5" w:rsidP="003760F5">
      <w:pPr>
        <w:rPr>
          <w:rFonts w:ascii="Humanist Slabserif 712 Std Roma" w:hAnsi="Humanist Slabserif 712 Std Roma" w:cs="Arial"/>
          <w:color w:val="000000" w:themeColor="text1"/>
          <w:sz w:val="20"/>
        </w:rPr>
      </w:pPr>
    </w:p>
    <w:p w14:paraId="03E49C22" w14:textId="77777777" w:rsidR="003760F5" w:rsidRPr="00962FE4" w:rsidRDefault="003760F5" w:rsidP="003760F5">
      <w:pPr>
        <w:rPr>
          <w:rFonts w:ascii="Humanist Slabserif 712 Std Roma" w:hAnsi="Humanist Slabserif 712 Std Roma"/>
          <w:color w:val="000000" w:themeColor="text1"/>
          <w:sz w:val="20"/>
        </w:rPr>
      </w:pPr>
    </w:p>
    <w:p w14:paraId="23482377" w14:textId="77777777" w:rsidR="003760F5" w:rsidRPr="00962FE4" w:rsidRDefault="003760F5" w:rsidP="003760F5">
      <w:pPr>
        <w:rPr>
          <w:rFonts w:ascii="Humanist Slabserif 712 Std Roma" w:hAnsi="Humanist Slabserif 712 Std Roma"/>
          <w:color w:val="000000" w:themeColor="text1"/>
          <w:sz w:val="20"/>
        </w:rPr>
      </w:pPr>
    </w:p>
    <w:p w14:paraId="21855609" w14:textId="77777777" w:rsidR="003760F5" w:rsidRPr="00962FE4" w:rsidRDefault="003760F5" w:rsidP="003760F5">
      <w:pPr>
        <w:rPr>
          <w:rFonts w:ascii="Humanist Slabserif 712 Std Roma" w:hAnsi="Humanist Slabserif 712 Std Roma"/>
          <w:color w:val="000000" w:themeColor="text1"/>
          <w:sz w:val="20"/>
        </w:rPr>
      </w:pPr>
    </w:p>
    <w:p w14:paraId="13426DE4" w14:textId="77777777" w:rsidR="003760F5" w:rsidRPr="00962FE4" w:rsidRDefault="003760F5" w:rsidP="003760F5">
      <w:pPr>
        <w:rPr>
          <w:rFonts w:ascii="Humanist Slabserif 712 Std Roma" w:hAnsi="Humanist Slabserif 712 Std Roma"/>
          <w:color w:val="000000" w:themeColor="text1"/>
          <w:sz w:val="20"/>
        </w:rPr>
      </w:pPr>
    </w:p>
    <w:sectPr w:rsidR="003760F5" w:rsidRPr="00962FE4" w:rsidSect="00780CC5">
      <w:headerReference w:type="default" r:id="rId47"/>
      <w:footerReference w:type="default" r:id="rId48"/>
      <w:pgSz w:w="12240" w:h="15840" w:code="1"/>
      <w:pgMar w:top="1440" w:right="1440" w:bottom="900" w:left="1440" w:header="450" w:footer="864" w:gutter="0"/>
      <w:paperSrc w:first="7" w:other="7"/>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HS, Manjunath (Contractor)" w:date="2022-05-11T23:23:00Z" w:initials="HM(">
    <w:p w14:paraId="6B2F03F2" w14:textId="57120B79" w:rsidR="00951C4D" w:rsidRDefault="00951C4D">
      <w:pPr>
        <w:pStyle w:val="CommentText"/>
      </w:pPr>
      <w:r>
        <w:rPr>
          <w:rStyle w:val="CommentReference"/>
        </w:rPr>
        <w:annotationRef/>
      </w:r>
      <w:r>
        <w:t>Need to confirm on DOC ids</w:t>
      </w:r>
    </w:p>
  </w:comment>
  <w:comment w:id="70" w:author="HS, Manjunath (Contractor)" w:date="2022-05-11T23:28:00Z" w:initials="HM(">
    <w:p w14:paraId="4D3FDB31" w14:textId="77777777" w:rsidR="00951C4D" w:rsidRDefault="00951C4D">
      <w:pPr>
        <w:pStyle w:val="CommentText"/>
      </w:pPr>
      <w:r>
        <w:rPr>
          <w:rStyle w:val="CommentReference"/>
        </w:rPr>
        <w:annotationRef/>
      </w:r>
      <w:r>
        <w:t>Don’t say patient details are stored</w:t>
      </w:r>
    </w:p>
    <w:p w14:paraId="63A62F79" w14:textId="42A43F83" w:rsidR="00951C4D" w:rsidRDefault="00951C4D">
      <w:pPr>
        <w:pStyle w:val="CommentText"/>
      </w:pPr>
      <w:r>
        <w:t>Instead call it as just identifiers or case details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2F03F2" w15:done="0"/>
  <w15:commentEx w15:paraId="63A62F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7BE77" w16cex:dateUtc="2022-05-11T17:53:00Z"/>
  <w16cex:commentExtensible w16cex:durableId="2627BE78" w16cex:dateUtc="2022-05-11T17: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2F03F2" w16cid:durableId="2627BE77"/>
  <w16cid:commentId w16cid:paraId="63A62F79" w16cid:durableId="2627BE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8C03B" w14:textId="77777777" w:rsidR="009A73FA" w:rsidRDefault="009A73FA">
      <w:r>
        <w:separator/>
      </w:r>
    </w:p>
  </w:endnote>
  <w:endnote w:type="continuationSeparator" w:id="0">
    <w:p w14:paraId="5BC59E9E" w14:textId="77777777" w:rsidR="009A73FA" w:rsidRDefault="009A7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pleSystemUIFontBold">
    <w:altName w:val="Calibri"/>
    <w:panose1 w:val="020B0604020202020204"/>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Humanist Slabserif 712 Std Roma">
    <w:altName w:val="Calibri"/>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AppleSystemUIFont">
    <w:altName w:val="Calibri"/>
    <w:panose1 w:val="020B0604020202020204"/>
    <w:charset w:val="00"/>
    <w:family w:val="auto"/>
    <w:pitch w:val="default"/>
    <w:sig w:usb0="00000003" w:usb1="00000000" w:usb2="00000000" w:usb3="00000000" w:csb0="00000001"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URW Egyptienne TOT Light">
    <w:altName w:val="Cambria"/>
    <w:panose1 w:val="020B0604020202020204"/>
    <w:charset w:val="00"/>
    <w:family w:val="roman"/>
    <w:notTrueType/>
    <w:pitch w:val="default"/>
  </w:font>
  <w:font w:name="Futura Std Bold">
    <w:altName w:val="Times New Roman"/>
    <w:panose1 w:val="020B0802020204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AF6A1" w14:textId="0138715B" w:rsidR="00951C4D" w:rsidRPr="00C838C5" w:rsidRDefault="00951C4D" w:rsidP="000A2930">
    <w:pPr>
      <w:rPr>
        <w:rFonts w:ascii="Humanist Slabserif 712 Std Roma" w:hAnsi="Humanist Slabserif 712 Std Roma"/>
        <w:sz w:val="18"/>
      </w:rPr>
    </w:pPr>
    <w:r w:rsidRPr="00C838C5">
      <w:rPr>
        <w:rFonts w:ascii="Humanist Slabserif 712 Std Roma" w:hAnsi="Humanist Slabserif 712 Std Roma"/>
        <w:sz w:val="18"/>
      </w:rPr>
      <w:t xml:space="preserve">Template </w:t>
    </w:r>
    <w:r>
      <w:rPr>
        <w:rFonts w:ascii="Humanist Slabserif 712 Std Roma" w:hAnsi="Humanist Slabserif 712 Std Roma"/>
        <w:sz w:val="18"/>
      </w:rPr>
      <w:t>SGTC-</w:t>
    </w:r>
    <w:r w:rsidRPr="00C838C5">
      <w:rPr>
        <w:rFonts w:ascii="Humanist Slabserif 712 Std Roma" w:hAnsi="Humanist Slabserif 712 Std Roma"/>
        <w:sz w:val="18"/>
      </w:rPr>
      <w:t>QFM-SUP-001-0</w:t>
    </w:r>
    <w:r>
      <w:rPr>
        <w:rFonts w:ascii="Humanist Slabserif 712 Std Roma" w:hAnsi="Humanist Slabserif 712 Std Roma"/>
        <w:sz w:val="18"/>
      </w:rPr>
      <w:t>3</w:t>
    </w:r>
    <w:r w:rsidRPr="00C838C5">
      <w:rPr>
        <w:rFonts w:ascii="Humanist Slabserif 712 Std Roma" w:hAnsi="Humanist Slabserif 712 Std Roma"/>
        <w:sz w:val="18"/>
      </w:rPr>
      <w:t xml:space="preserve">, Rev </w:t>
    </w:r>
    <w:r>
      <w:rPr>
        <w:rFonts w:ascii="Humanist Slabserif 712 Std Roma" w:hAnsi="Humanist Slabserif 712 Std Roma"/>
        <w:sz w:val="18"/>
      </w:rPr>
      <w:t>0</w:t>
    </w:r>
    <w:r w:rsidRPr="00C838C5">
      <w:rPr>
        <w:rFonts w:ascii="Humanist Slabserif 712 Std Roma" w:hAnsi="Humanist Slabserif 712 Std Roma"/>
        <w:sz w:val="18"/>
      </w:rPr>
      <w:t>6</w:t>
    </w:r>
    <w:r w:rsidRPr="00C838C5">
      <w:rPr>
        <w:rFonts w:ascii="Humanist Slabserif 712 Std Roma" w:hAnsi="Humanist Slabserif 712 Std Roma"/>
        <w:sz w:val="18"/>
      </w:rPr>
      <w:tab/>
    </w:r>
    <w:r>
      <w:rPr>
        <w:rFonts w:ascii="Humanist Slabserif 712 Std Roma" w:hAnsi="Humanist Slabserif 712 Std Roma"/>
        <w:sz w:val="18"/>
      </w:rPr>
      <w:tab/>
    </w:r>
    <w:r>
      <w:rPr>
        <w:rFonts w:ascii="Humanist Slabserif 712 Std Roma" w:hAnsi="Humanist Slabserif 712 Std Roma"/>
        <w:sz w:val="18"/>
      </w:rPr>
      <w:tab/>
    </w:r>
    <w:r>
      <w:rPr>
        <w:rFonts w:ascii="Humanist Slabserif 712 Std Roma" w:hAnsi="Humanist Slabserif 712 Std Roma"/>
        <w:sz w:val="18"/>
      </w:rPr>
      <w:tab/>
    </w:r>
    <w:r>
      <w:rPr>
        <w:rFonts w:ascii="Humanist Slabserif 712 Std Roma" w:hAnsi="Humanist Slabserif 712 Std Roma"/>
        <w:sz w:val="18"/>
      </w:rPr>
      <w:tab/>
    </w:r>
    <w:r>
      <w:rPr>
        <w:rFonts w:ascii="Humanist Slabserif 712 Std Roma" w:hAnsi="Humanist Slabserif 712 Std Roma"/>
        <w:sz w:val="18"/>
      </w:rPr>
      <w:tab/>
    </w:r>
    <w:r>
      <w:rPr>
        <w:rFonts w:ascii="Humanist Slabserif 712 Std Roma" w:hAnsi="Humanist Slabserif 712 Std Roma"/>
        <w:sz w:val="18"/>
      </w:rPr>
      <w:tab/>
    </w:r>
    <w:r w:rsidRPr="00C838C5">
      <w:rPr>
        <w:rFonts w:ascii="Humanist Slabserif 712 Std Roma" w:hAnsi="Humanist Slabserif 712 Std Roma"/>
        <w:sz w:val="18"/>
      </w:rPr>
      <w:t xml:space="preserve">Page </w:t>
    </w:r>
    <w:r w:rsidRPr="00C838C5">
      <w:rPr>
        <w:rFonts w:ascii="Humanist Slabserif 712 Std Roma" w:hAnsi="Humanist Slabserif 712 Std Roma"/>
        <w:sz w:val="18"/>
      </w:rPr>
      <w:fldChar w:fldCharType="begin"/>
    </w:r>
    <w:r w:rsidRPr="00C838C5">
      <w:rPr>
        <w:rFonts w:ascii="Humanist Slabserif 712 Std Roma" w:hAnsi="Humanist Slabserif 712 Std Roma"/>
        <w:sz w:val="18"/>
      </w:rPr>
      <w:instrText xml:space="preserve"> PAGE   \* MERGEFORMAT </w:instrText>
    </w:r>
    <w:r w:rsidRPr="00C838C5">
      <w:rPr>
        <w:rFonts w:ascii="Humanist Slabserif 712 Std Roma" w:hAnsi="Humanist Slabserif 712 Std Roma"/>
        <w:sz w:val="18"/>
      </w:rPr>
      <w:fldChar w:fldCharType="separate"/>
    </w:r>
    <w:r w:rsidR="00CB08A1">
      <w:rPr>
        <w:rFonts w:ascii="Humanist Slabserif 712 Std Roma" w:hAnsi="Humanist Slabserif 712 Std Roma"/>
        <w:noProof/>
        <w:sz w:val="18"/>
      </w:rPr>
      <w:t>24</w:t>
    </w:r>
    <w:r w:rsidRPr="00C838C5">
      <w:rPr>
        <w:rFonts w:ascii="Humanist Slabserif 712 Std Roma" w:hAnsi="Humanist Slabserif 712 Std Roma"/>
        <w:sz w:val="18"/>
      </w:rPr>
      <w:fldChar w:fldCharType="end"/>
    </w:r>
    <w:r w:rsidRPr="00C838C5">
      <w:rPr>
        <w:rFonts w:ascii="Humanist Slabserif 712 Std Roma" w:hAnsi="Humanist Slabserif 712 Std Roma"/>
        <w:sz w:val="18"/>
      </w:rPr>
      <w:t xml:space="preserve"> of </w:t>
    </w:r>
    <w:r w:rsidRPr="00C838C5">
      <w:rPr>
        <w:rFonts w:ascii="Humanist Slabserif 712 Std Roma" w:hAnsi="Humanist Slabserif 712 Std Roma"/>
        <w:sz w:val="18"/>
      </w:rPr>
      <w:fldChar w:fldCharType="begin"/>
    </w:r>
    <w:r w:rsidRPr="00C838C5">
      <w:rPr>
        <w:rFonts w:ascii="Humanist Slabserif 712 Std Roma" w:hAnsi="Humanist Slabserif 712 Std Roma"/>
        <w:sz w:val="18"/>
      </w:rPr>
      <w:instrText xml:space="preserve"> NUMPAGES   \* MERGEFORMAT </w:instrText>
    </w:r>
    <w:r w:rsidRPr="00C838C5">
      <w:rPr>
        <w:rFonts w:ascii="Humanist Slabserif 712 Std Roma" w:hAnsi="Humanist Slabserif 712 Std Roma"/>
        <w:sz w:val="18"/>
      </w:rPr>
      <w:fldChar w:fldCharType="separate"/>
    </w:r>
    <w:r w:rsidR="00CB08A1">
      <w:rPr>
        <w:rFonts w:ascii="Humanist Slabserif 712 Std Roma" w:hAnsi="Humanist Slabserif 712 Std Roma"/>
        <w:noProof/>
        <w:sz w:val="18"/>
      </w:rPr>
      <w:t>25</w:t>
    </w:r>
    <w:r w:rsidRPr="00C838C5">
      <w:rPr>
        <w:rFonts w:ascii="Humanist Slabserif 712 Std Roma" w:hAnsi="Humanist Slabserif 712 Std Roma"/>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C8B5A" w14:textId="77777777" w:rsidR="009A73FA" w:rsidRDefault="009A73FA">
      <w:r>
        <w:separator/>
      </w:r>
    </w:p>
  </w:footnote>
  <w:footnote w:type="continuationSeparator" w:id="0">
    <w:p w14:paraId="0E33D873" w14:textId="77777777" w:rsidR="009A73FA" w:rsidRDefault="009A73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AF694" w14:textId="14E6F9C4" w:rsidR="00951C4D" w:rsidRPr="008E0CE1" w:rsidRDefault="00951C4D" w:rsidP="008E0CE1">
    <w:pPr>
      <w:pStyle w:val="Title"/>
      <w:pBdr>
        <w:bottom w:val="none" w:sz="0" w:space="0" w:color="auto"/>
      </w:pBdr>
      <w:tabs>
        <w:tab w:val="right" w:pos="9450"/>
      </w:tabs>
      <w:spacing w:after="0" w:line="276" w:lineRule="auto"/>
      <w:ind w:left="-90" w:firstLine="90"/>
      <w:rPr>
        <w:rFonts w:ascii="Arial" w:hAnsi="Arial" w:cs="Arial"/>
        <w:color w:val="auto"/>
        <w:sz w:val="40"/>
        <w:szCs w:val="40"/>
      </w:rPr>
    </w:pPr>
    <w:r w:rsidRPr="006A50B4">
      <w:rPr>
        <w:rFonts w:ascii="URW Egyptienne TOT Light" w:hAnsi="URW Egyptienne TOT Light" w:cs="Arial"/>
        <w:b/>
        <w:color w:val="FFB500"/>
        <w:sz w:val="40"/>
        <w:szCs w:val="40"/>
      </w:rPr>
      <w:t xml:space="preserve">SGTC </w:t>
    </w:r>
    <w:r>
      <w:rPr>
        <w:rFonts w:ascii="URW Egyptienne TOT Light" w:hAnsi="URW Egyptienne TOT Light" w:cs="Arial"/>
        <w:b/>
        <w:color w:val="FFB500"/>
        <w:sz w:val="40"/>
        <w:szCs w:val="40"/>
      </w:rPr>
      <w:t>FORM</w:t>
    </w:r>
    <w:r w:rsidRPr="008E0CE1">
      <w:rPr>
        <w:rFonts w:ascii="Arial" w:hAnsi="Arial" w:cs="Arial"/>
        <w:color w:val="auto"/>
      </w:rPr>
      <w:tab/>
    </w:r>
    <w:r>
      <w:rPr>
        <w:rFonts w:ascii="Arial" w:hAnsi="Arial" w:cs="Arial"/>
        <w:noProof/>
        <w:color w:val="auto"/>
      </w:rPr>
      <w:drawing>
        <wp:inline distT="0" distB="0" distL="0" distR="0" wp14:anchorId="180C7FBA" wp14:editId="13E4261F">
          <wp:extent cx="914400" cy="246311"/>
          <wp:effectExtent l="0" t="0" r="0" b="1905"/>
          <wp:docPr id="2" name="Picture 2" descr="C:\Users\bghosh\Desktop\SGTC QMS 3.0\PH40722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ghosh\Desktop\SGTC QMS 3.0\PH40722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46311"/>
                  </a:xfrm>
                  <a:prstGeom prst="rect">
                    <a:avLst/>
                  </a:prstGeom>
                  <a:noFill/>
                  <a:ln>
                    <a:noFill/>
                  </a:ln>
                </pic:spPr>
              </pic:pic>
            </a:graphicData>
          </a:graphic>
        </wp:inline>
      </w:drawing>
    </w:r>
  </w:p>
  <w:tbl>
    <w:tblPr>
      <w:tblW w:w="5017" w:type="pct"/>
      <w:tblInd w:w="108" w:type="dxa"/>
      <w:tblBorders>
        <w:top w:val="single" w:sz="4" w:space="0" w:color="auto"/>
        <w:bottom w:val="single" w:sz="4" w:space="0" w:color="auto"/>
      </w:tblBorders>
      <w:tblLook w:val="01E0" w:firstRow="1" w:lastRow="1" w:firstColumn="1" w:lastColumn="1" w:noHBand="0" w:noVBand="0"/>
    </w:tblPr>
    <w:tblGrid>
      <w:gridCol w:w="2681"/>
      <w:gridCol w:w="3659"/>
      <w:gridCol w:w="1987"/>
      <w:gridCol w:w="1282"/>
    </w:tblGrid>
    <w:tr w:rsidR="00951C4D" w:rsidRPr="008E0CE1" w14:paraId="66FAF697" w14:textId="77777777" w:rsidTr="00C46283">
      <w:trPr>
        <w:trHeight w:val="354"/>
      </w:trPr>
      <w:tc>
        <w:tcPr>
          <w:tcW w:w="1395" w:type="pct"/>
          <w:shd w:val="clear" w:color="auto" w:fill="auto"/>
        </w:tcPr>
        <w:p w14:paraId="66FAF695" w14:textId="77777777" w:rsidR="00951C4D" w:rsidRPr="001E745F" w:rsidRDefault="00951C4D" w:rsidP="008F35B5">
          <w:pPr>
            <w:spacing w:before="40" w:after="40"/>
            <w:rPr>
              <w:rFonts w:ascii="Futura Std Bold" w:hAnsi="Futura Std Bold" w:cs="Arial"/>
              <w:b/>
              <w:color w:val="000000" w:themeColor="text1"/>
              <w:szCs w:val="22"/>
            </w:rPr>
          </w:pPr>
          <w:r w:rsidRPr="001E745F">
            <w:rPr>
              <w:rFonts w:ascii="Futura Std Bold" w:hAnsi="Futura Std Bold" w:cs="Arial"/>
              <w:b/>
              <w:color w:val="000000" w:themeColor="text1"/>
              <w:szCs w:val="22"/>
            </w:rPr>
            <w:t>TITLE:</w:t>
          </w:r>
        </w:p>
      </w:tc>
      <w:tc>
        <w:tcPr>
          <w:tcW w:w="3605" w:type="pct"/>
          <w:gridSpan w:val="3"/>
          <w:shd w:val="clear" w:color="auto" w:fill="auto"/>
        </w:tcPr>
        <w:p w14:paraId="66FAF696" w14:textId="7E13DDFC" w:rsidR="00951C4D" w:rsidRPr="001E745F" w:rsidRDefault="00951C4D" w:rsidP="00B242AF">
          <w:pPr>
            <w:spacing w:before="40" w:after="40"/>
            <w:rPr>
              <w:rFonts w:ascii="Futura Std Bold" w:hAnsi="Futura Std Bold" w:cs="Arial"/>
              <w:color w:val="000000" w:themeColor="text1"/>
              <w:szCs w:val="22"/>
            </w:rPr>
          </w:pPr>
          <w:r w:rsidRPr="001E745F">
            <w:rPr>
              <w:rFonts w:ascii="Futura Std Bold" w:hAnsi="Futura Std Bold" w:cs="Arial"/>
              <w:color w:val="000000" w:themeColor="text1"/>
              <w:szCs w:val="22"/>
            </w:rPr>
            <w:t>Software Detailed Design</w:t>
          </w:r>
        </w:p>
      </w:tc>
    </w:tr>
    <w:tr w:rsidR="00951C4D" w:rsidRPr="008E0CE1" w14:paraId="66FAF69A" w14:textId="77777777" w:rsidTr="00C46283">
      <w:trPr>
        <w:trHeight w:val="116"/>
      </w:trPr>
      <w:tc>
        <w:tcPr>
          <w:tcW w:w="1395" w:type="pct"/>
          <w:shd w:val="clear" w:color="auto" w:fill="auto"/>
        </w:tcPr>
        <w:p w14:paraId="66FAF698" w14:textId="77777777" w:rsidR="00951C4D" w:rsidRPr="001E745F" w:rsidRDefault="00951C4D" w:rsidP="00665A9D">
          <w:pPr>
            <w:tabs>
              <w:tab w:val="left" w:pos="1668"/>
              <w:tab w:val="left" w:pos="5720"/>
            </w:tabs>
            <w:spacing w:before="40" w:after="40"/>
            <w:rPr>
              <w:rFonts w:ascii="Futura Std Bold" w:hAnsi="Futura Std Bold" w:cs="Arial"/>
              <w:b/>
              <w:color w:val="000000" w:themeColor="text1"/>
              <w:szCs w:val="22"/>
            </w:rPr>
          </w:pPr>
          <w:r w:rsidRPr="001E745F">
            <w:rPr>
              <w:rFonts w:ascii="Futura Std Bold" w:hAnsi="Futura Std Bold" w:cs="Arial"/>
              <w:b/>
              <w:color w:val="000000" w:themeColor="text1"/>
              <w:szCs w:val="22"/>
            </w:rPr>
            <w:t>DOCUMENT NUMBER:</w:t>
          </w:r>
        </w:p>
      </w:tc>
      <w:tc>
        <w:tcPr>
          <w:tcW w:w="1904" w:type="pct"/>
          <w:shd w:val="clear" w:color="auto" w:fill="auto"/>
        </w:tcPr>
        <w:p w14:paraId="75CE6F2A" w14:textId="2636CF14" w:rsidR="00951C4D" w:rsidRPr="001E745F" w:rsidRDefault="00951C4D" w:rsidP="00B242AF">
          <w:pPr>
            <w:spacing w:before="40" w:after="40"/>
            <w:rPr>
              <w:rFonts w:ascii="Futura Std Bold" w:hAnsi="Futura Std Bold" w:cs="Arial"/>
              <w:color w:val="000000" w:themeColor="text1"/>
              <w:szCs w:val="22"/>
            </w:rPr>
          </w:pPr>
          <w:r w:rsidRPr="001E745F">
            <w:rPr>
              <w:rFonts w:ascii="Futura Std Bold" w:hAnsi="Futura Std Bold" w:cs="Arial"/>
              <w:color w:val="000000" w:themeColor="text1"/>
              <w:szCs w:val="22"/>
            </w:rPr>
            <w:t>SGTC-QFM-DLC-001-06</w:t>
          </w:r>
        </w:p>
      </w:tc>
      <w:tc>
        <w:tcPr>
          <w:tcW w:w="1034" w:type="pct"/>
          <w:shd w:val="clear" w:color="auto" w:fill="auto"/>
        </w:tcPr>
        <w:p w14:paraId="0B8BA07D" w14:textId="6D215520" w:rsidR="00951C4D" w:rsidRPr="001E745F" w:rsidRDefault="00951C4D" w:rsidP="00665A9D">
          <w:pPr>
            <w:spacing w:before="40" w:after="40"/>
            <w:rPr>
              <w:rFonts w:ascii="Futura Std Bold" w:hAnsi="Futura Std Bold" w:cs="Arial"/>
              <w:b/>
              <w:color w:val="000000" w:themeColor="text1"/>
              <w:szCs w:val="22"/>
            </w:rPr>
          </w:pPr>
          <w:r w:rsidRPr="001E745F">
            <w:rPr>
              <w:rFonts w:ascii="Futura Std Bold" w:hAnsi="Futura Std Bold" w:cs="Arial"/>
              <w:b/>
              <w:color w:val="000000" w:themeColor="text1"/>
              <w:szCs w:val="22"/>
            </w:rPr>
            <w:t>VERSION:</w:t>
          </w:r>
        </w:p>
      </w:tc>
      <w:tc>
        <w:tcPr>
          <w:tcW w:w="667" w:type="pct"/>
          <w:shd w:val="clear" w:color="auto" w:fill="auto"/>
        </w:tcPr>
        <w:p w14:paraId="66FAF699" w14:textId="49BD4275" w:rsidR="00951C4D" w:rsidRPr="001E745F" w:rsidRDefault="00951C4D" w:rsidP="003760F5">
          <w:pPr>
            <w:spacing w:before="40" w:after="40"/>
            <w:rPr>
              <w:rFonts w:ascii="Futura Std Bold" w:hAnsi="Futura Std Bold" w:cs="Arial"/>
              <w:color w:val="000000" w:themeColor="text1"/>
              <w:szCs w:val="22"/>
            </w:rPr>
          </w:pPr>
          <w:r w:rsidRPr="001E745F">
            <w:rPr>
              <w:rFonts w:ascii="Futura Std Bold" w:hAnsi="Futura Std Bold" w:cs="Arial"/>
              <w:color w:val="000000" w:themeColor="text1"/>
              <w:szCs w:val="22"/>
            </w:rPr>
            <w:t>07</w:t>
          </w:r>
        </w:p>
      </w:tc>
    </w:tr>
  </w:tbl>
  <w:p w14:paraId="66FAF6A0" w14:textId="77777777" w:rsidR="00951C4D" w:rsidRPr="001B289A" w:rsidRDefault="00951C4D" w:rsidP="001B28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EDCC35FA"/>
    <w:lvl w:ilvl="0" w:tplc="0F826BF4">
      <w:start w:val="1"/>
      <w:numFmt w:val="decimal"/>
      <w:lvlText w:val="%1."/>
      <w:lvlJc w:val="left"/>
      <w:pPr>
        <w:ind w:left="720" w:hanging="360"/>
      </w:pPr>
      <w:rPr>
        <w:rFonts w:ascii="AppleSystemUIFontBold" w:eastAsia="Times New Roman" w:hAnsi="AppleSystemUIFontBold" w:cs="AppleSystemUIFontBold"/>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61F48AE"/>
    <w:multiLevelType w:val="hybridMultilevel"/>
    <w:tmpl w:val="5D82A2EE"/>
    <w:lvl w:ilvl="0" w:tplc="1BF280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152BEA"/>
    <w:multiLevelType w:val="multilevel"/>
    <w:tmpl w:val="E6B8BBA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A4922C8"/>
    <w:multiLevelType w:val="multilevel"/>
    <w:tmpl w:val="FC5E5F5A"/>
    <w:lvl w:ilvl="0">
      <w:start w:val="1"/>
      <w:numFmt w:val="decimal"/>
      <w:pStyle w:val="CORPRAQAHeading1"/>
      <w:lvlText w:val="%1"/>
      <w:lvlJc w:val="left"/>
      <w:pPr>
        <w:ind w:left="355" w:hanging="355"/>
      </w:pPr>
      <w:rPr>
        <w:rFonts w:ascii="Humanist Slabserif 712 Std Roma" w:hAnsi="Humanist Slabserif 712 Std Roma" w:hint="default"/>
        <w:b/>
        <w:i w:val="0"/>
        <w:caps/>
        <w:sz w:val="20"/>
      </w:rPr>
    </w:lvl>
    <w:lvl w:ilvl="1">
      <w:start w:val="1"/>
      <w:numFmt w:val="decimal"/>
      <w:pStyle w:val="CORPRAQAHeading2Bold"/>
      <w:lvlText w:val="%1.%2"/>
      <w:lvlJc w:val="left"/>
      <w:pPr>
        <w:ind w:left="907" w:hanging="547"/>
      </w:pPr>
      <w:rPr>
        <w:rFonts w:ascii="Humanist Slabserif 712 Std Roma" w:hAnsi="Humanist Slabserif 712 Std Roma" w:hint="default"/>
        <w:b/>
        <w:i/>
        <w:color w:val="0000CC"/>
        <w:sz w:val="20"/>
      </w:rPr>
    </w:lvl>
    <w:lvl w:ilvl="2">
      <w:start w:val="1"/>
      <w:numFmt w:val="decimal"/>
      <w:pStyle w:val="CORPRAQAHeading3"/>
      <w:lvlText w:val="%1.%2.%3"/>
      <w:lvlJc w:val="left"/>
      <w:pPr>
        <w:tabs>
          <w:tab w:val="num" w:pos="1008"/>
        </w:tabs>
        <w:ind w:left="1627" w:hanging="720"/>
      </w:pPr>
      <w:rPr>
        <w:rFonts w:ascii="Humanist Slabserif 712 Std Roma" w:hAnsi="Humanist Slabserif 712 Std Roma" w:hint="default"/>
        <w:b w:val="0"/>
        <w:color w:val="0000CC"/>
        <w:sz w:val="20"/>
        <w:szCs w:val="20"/>
      </w:rPr>
    </w:lvl>
    <w:lvl w:ilvl="3">
      <w:start w:val="1"/>
      <w:numFmt w:val="upperLetter"/>
      <w:pStyle w:val="CORPRAQAHeading4"/>
      <w:lvlText w:val="%4"/>
      <w:lvlJc w:val="left"/>
      <w:pPr>
        <w:tabs>
          <w:tab w:val="num" w:pos="2880"/>
        </w:tabs>
        <w:ind w:left="1987" w:hanging="360"/>
      </w:pPr>
      <w:rPr>
        <w:rFonts w:ascii="Humanist Slabserif 712 Std Roma" w:hAnsi="Humanist Slabserif 712 Std Roma" w:hint="default"/>
        <w:b w:val="0"/>
        <w:i/>
        <w:color w:val="0000CC"/>
        <w:sz w:val="20"/>
        <w:szCs w:val="20"/>
      </w:rPr>
    </w:lvl>
    <w:lvl w:ilvl="4">
      <w:start w:val="1"/>
      <w:numFmt w:val="decimal"/>
      <w:pStyle w:val="CORPRAQAHeading5"/>
      <w:lvlText w:val="%5"/>
      <w:lvlJc w:val="left"/>
      <w:pPr>
        <w:ind w:left="2347" w:hanging="360"/>
      </w:pPr>
      <w:rPr>
        <w:rFonts w:ascii="Arial" w:hAnsi="Arial" w:hint="default"/>
        <w:b/>
        <w:sz w:val="20"/>
      </w:rPr>
    </w:lvl>
    <w:lvl w:ilvl="5">
      <w:start w:val="1"/>
      <w:numFmt w:val="lowerLetter"/>
      <w:pStyle w:val="CORPRAQAHeading6"/>
      <w:lvlText w:val="%6"/>
      <w:lvlJc w:val="left"/>
      <w:pPr>
        <w:tabs>
          <w:tab w:val="num" w:pos="4622"/>
        </w:tabs>
        <w:ind w:left="2707" w:hanging="360"/>
      </w:pPr>
      <w:rPr>
        <w:rFonts w:ascii="Arial" w:hAnsi="Arial" w:hint="default"/>
        <w:b/>
        <w:sz w:val="20"/>
      </w:rPr>
    </w:lvl>
    <w:lvl w:ilvl="6">
      <w:start w:val="1"/>
      <w:numFmt w:val="lowerRoman"/>
      <w:pStyle w:val="CORPRAQAHeading7"/>
      <w:lvlText w:val="%7"/>
      <w:lvlJc w:val="left"/>
      <w:pPr>
        <w:tabs>
          <w:tab w:val="num" w:pos="2707"/>
        </w:tabs>
        <w:ind w:left="3067" w:hanging="360"/>
      </w:pPr>
      <w:rPr>
        <w:rFonts w:ascii="Arial" w:hAnsi="Arial" w:hint="default"/>
        <w:sz w:val="20"/>
      </w:rPr>
    </w:lvl>
    <w:lvl w:ilvl="7">
      <w:start w:val="1"/>
      <w:numFmt w:val="upperLetter"/>
      <w:pStyle w:val="CORPRAQAHeading8"/>
      <w:lvlText w:val="%8"/>
      <w:lvlJc w:val="left"/>
      <w:pPr>
        <w:tabs>
          <w:tab w:val="num" w:pos="3067"/>
        </w:tabs>
        <w:ind w:left="3427" w:hanging="360"/>
      </w:pPr>
      <w:rPr>
        <w:rFonts w:ascii="Arial" w:hAnsi="Arial" w:hint="default"/>
        <w:sz w:val="20"/>
      </w:rPr>
    </w:lvl>
    <w:lvl w:ilvl="8">
      <w:start w:val="1"/>
      <w:numFmt w:val="decimal"/>
      <w:pStyle w:val="CORPRAQAHeading9"/>
      <w:lvlText w:val="%9"/>
      <w:lvlJc w:val="left"/>
      <w:pPr>
        <w:tabs>
          <w:tab w:val="num" w:pos="3427"/>
        </w:tabs>
        <w:ind w:left="3787" w:hanging="360"/>
      </w:pPr>
      <w:rPr>
        <w:rFonts w:ascii="Arial" w:hAnsi="Arial" w:hint="default"/>
        <w:sz w:val="20"/>
      </w:rPr>
    </w:lvl>
  </w:abstractNum>
  <w:abstractNum w:abstractNumId="4" w15:restartNumberingAfterBreak="0">
    <w:nsid w:val="28852B4B"/>
    <w:multiLevelType w:val="multilevel"/>
    <w:tmpl w:val="0409001F"/>
    <w:styleLink w:val="sykstyle3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8C3E9E"/>
    <w:multiLevelType w:val="singleLevel"/>
    <w:tmpl w:val="871E04C2"/>
    <w:lvl w:ilvl="0">
      <w:start w:val="1"/>
      <w:numFmt w:val="bullet"/>
      <w:pStyle w:val="ListBullet"/>
      <w:lvlText w:val=""/>
      <w:lvlJc w:val="left"/>
      <w:pPr>
        <w:tabs>
          <w:tab w:val="num" w:pos="360"/>
        </w:tabs>
        <w:ind w:left="360" w:hanging="360"/>
      </w:pPr>
      <w:rPr>
        <w:rFonts w:ascii="Wingdings" w:hAnsi="Wingdings" w:hint="default"/>
      </w:rPr>
    </w:lvl>
  </w:abstractNum>
  <w:abstractNum w:abstractNumId="6" w15:restartNumberingAfterBreak="0">
    <w:nsid w:val="2BA52284"/>
    <w:multiLevelType w:val="multilevel"/>
    <w:tmpl w:val="7CE60EE2"/>
    <w:styleLink w:val="Style1"/>
    <w:lvl w:ilvl="0">
      <w:start w:val="1"/>
      <w:numFmt w:val="decimal"/>
      <w:lvlText w:val="%1"/>
      <w:lvlJc w:val="left"/>
      <w:pPr>
        <w:ind w:left="355" w:hanging="355"/>
      </w:pPr>
      <w:rPr>
        <w:rFonts w:ascii="Arial" w:hAnsi="Arial" w:hint="default"/>
        <w:b/>
        <w:i w:val="0"/>
        <w:caps/>
        <w:sz w:val="20"/>
      </w:rPr>
    </w:lvl>
    <w:lvl w:ilvl="1">
      <w:start w:val="1"/>
      <w:numFmt w:val="decimal"/>
      <w:lvlText w:val="%1.%2"/>
      <w:lvlJc w:val="left"/>
      <w:pPr>
        <w:ind w:left="907" w:hanging="547"/>
      </w:pPr>
      <w:rPr>
        <w:rFonts w:ascii="Arial" w:hAnsi="Arial" w:hint="default"/>
        <w:b/>
        <w:i w:val="0"/>
        <w:sz w:val="20"/>
      </w:rPr>
    </w:lvl>
    <w:lvl w:ilvl="2">
      <w:start w:val="1"/>
      <w:numFmt w:val="decimal"/>
      <w:lvlText w:val="%1.%2.%3"/>
      <w:lvlJc w:val="left"/>
      <w:pPr>
        <w:tabs>
          <w:tab w:val="num" w:pos="1008"/>
        </w:tabs>
        <w:ind w:left="1627" w:hanging="720"/>
      </w:pPr>
      <w:rPr>
        <w:rFonts w:ascii="Arial" w:hAnsi="Arial" w:hint="default"/>
        <w:sz w:val="20"/>
        <w:szCs w:val="20"/>
      </w:rPr>
    </w:lvl>
    <w:lvl w:ilvl="3">
      <w:start w:val="1"/>
      <w:numFmt w:val="upperLetter"/>
      <w:lvlText w:val="%4"/>
      <w:lvlJc w:val="left"/>
      <w:pPr>
        <w:tabs>
          <w:tab w:val="num" w:pos="2880"/>
        </w:tabs>
        <w:ind w:left="1987" w:hanging="360"/>
      </w:pPr>
      <w:rPr>
        <w:rFonts w:ascii="Arial" w:hAnsi="Arial" w:hint="default"/>
        <w:sz w:val="20"/>
        <w:szCs w:val="20"/>
      </w:rPr>
    </w:lvl>
    <w:lvl w:ilvl="4">
      <w:start w:val="1"/>
      <w:numFmt w:val="decimal"/>
      <w:lvlText w:val="%5"/>
      <w:lvlJc w:val="left"/>
      <w:pPr>
        <w:ind w:left="2347" w:hanging="360"/>
      </w:pPr>
      <w:rPr>
        <w:rFonts w:ascii="Arial" w:hAnsi="Arial" w:hint="default"/>
        <w:sz w:val="20"/>
      </w:rPr>
    </w:lvl>
    <w:lvl w:ilvl="5">
      <w:start w:val="1"/>
      <w:numFmt w:val="lowerLetter"/>
      <w:lvlText w:val="%6"/>
      <w:lvlJc w:val="left"/>
      <w:pPr>
        <w:tabs>
          <w:tab w:val="num" w:pos="4622"/>
        </w:tabs>
        <w:ind w:left="2707" w:hanging="360"/>
      </w:pPr>
      <w:rPr>
        <w:rFonts w:ascii="Arial" w:hAnsi="Arial" w:hint="default"/>
        <w:sz w:val="20"/>
      </w:rPr>
    </w:lvl>
    <w:lvl w:ilvl="6">
      <w:start w:val="1"/>
      <w:numFmt w:val="lowerRoman"/>
      <w:lvlText w:val="%7"/>
      <w:lvlJc w:val="left"/>
      <w:pPr>
        <w:tabs>
          <w:tab w:val="num" w:pos="2707"/>
        </w:tabs>
        <w:ind w:left="3067" w:hanging="360"/>
      </w:pPr>
      <w:rPr>
        <w:rFonts w:ascii="Arial" w:hAnsi="Arial" w:hint="default"/>
        <w:sz w:val="20"/>
      </w:rPr>
    </w:lvl>
    <w:lvl w:ilvl="7">
      <w:start w:val="1"/>
      <w:numFmt w:val="upperLetter"/>
      <w:lvlText w:val="%8"/>
      <w:lvlJc w:val="left"/>
      <w:pPr>
        <w:tabs>
          <w:tab w:val="num" w:pos="3067"/>
        </w:tabs>
        <w:ind w:left="3427" w:hanging="360"/>
      </w:pPr>
      <w:rPr>
        <w:rFonts w:ascii="Arial" w:hAnsi="Arial" w:hint="default"/>
        <w:sz w:val="20"/>
      </w:rPr>
    </w:lvl>
    <w:lvl w:ilvl="8">
      <w:start w:val="1"/>
      <w:numFmt w:val="decimal"/>
      <w:lvlText w:val="%9"/>
      <w:lvlJc w:val="left"/>
      <w:pPr>
        <w:tabs>
          <w:tab w:val="num" w:pos="3427"/>
        </w:tabs>
        <w:ind w:left="3787" w:hanging="360"/>
      </w:pPr>
      <w:rPr>
        <w:rFonts w:ascii="Arial" w:hAnsi="Arial" w:hint="default"/>
        <w:sz w:val="20"/>
      </w:rPr>
    </w:lvl>
  </w:abstractNum>
  <w:abstractNum w:abstractNumId="7" w15:restartNumberingAfterBreak="0">
    <w:nsid w:val="3C7B7BF8"/>
    <w:multiLevelType w:val="hybridMultilevel"/>
    <w:tmpl w:val="FC4A4892"/>
    <w:lvl w:ilvl="0" w:tplc="463CC6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5E63BD"/>
    <w:multiLevelType w:val="hybridMultilevel"/>
    <w:tmpl w:val="D26608D0"/>
    <w:lvl w:ilvl="0" w:tplc="5B88C6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0EE3A31"/>
    <w:multiLevelType w:val="multilevel"/>
    <w:tmpl w:val="2C946F2E"/>
    <w:lvl w:ilvl="0">
      <w:start w:val="1"/>
      <w:numFmt w:val="decimal"/>
      <w:pStyle w:val="Heading1"/>
      <w:lvlText w:val="%1"/>
      <w:lvlJc w:val="left"/>
      <w:pPr>
        <w:ind w:left="432" w:hanging="432"/>
      </w:pPr>
      <w:rPr>
        <w:b w:val="0"/>
        <w:i w:val="0"/>
      </w:rPr>
    </w:lvl>
    <w:lvl w:ilvl="1">
      <w:start w:val="1"/>
      <w:numFmt w:val="decimal"/>
      <w:pStyle w:val="Heading2"/>
      <w:lvlText w:val="%1.%2"/>
      <w:lvlJc w:val="left"/>
      <w:pPr>
        <w:ind w:left="1568" w:hanging="576"/>
      </w:pPr>
      <w:rPr>
        <w:b w:val="0"/>
      </w:rPr>
    </w:lvl>
    <w:lvl w:ilvl="2">
      <w:start w:val="1"/>
      <w:numFmt w:val="decimal"/>
      <w:pStyle w:val="Heading3"/>
      <w:lvlText w:val="%1.%2.%3"/>
      <w:lvlJc w:val="left"/>
      <w:pPr>
        <w:ind w:left="720" w:hanging="720"/>
      </w:pPr>
      <w:rPr>
        <w:b w:val="0"/>
        <w:i w:val="0"/>
        <w:color w:val="auto"/>
      </w:rPr>
    </w:lvl>
    <w:lvl w:ilvl="3">
      <w:start w:val="1"/>
      <w:numFmt w:val="decimal"/>
      <w:pStyle w:val="Heading4"/>
      <w:lvlText w:val="%1.%2.%3.%4"/>
      <w:lvlJc w:val="left"/>
      <w:pPr>
        <w:ind w:left="864" w:hanging="864"/>
      </w:pPr>
      <w:rPr>
        <w:color w:val="0000FF"/>
      </w:rPr>
    </w:lvl>
    <w:lvl w:ilvl="4">
      <w:start w:val="1"/>
      <w:numFmt w:val="decimal"/>
      <w:pStyle w:val="Heading5"/>
      <w:lvlText w:val="%1.%2.%3.%4.%5"/>
      <w:lvlJc w:val="left"/>
      <w:pPr>
        <w:ind w:left="1008" w:hanging="1008"/>
      </w:pPr>
      <w:rPr>
        <w:color w:val="0000FF"/>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8A23209"/>
    <w:multiLevelType w:val="multilevel"/>
    <w:tmpl w:val="C6AA0788"/>
    <w:lvl w:ilvl="0">
      <w:start w:val="1"/>
      <w:numFmt w:val="decimal"/>
      <w:pStyle w:val="SYKheader2"/>
      <w:lvlText w:val="%1."/>
      <w:lvlJc w:val="left"/>
      <w:pPr>
        <w:ind w:left="360" w:hanging="360"/>
      </w:pPr>
      <w:rPr>
        <w:rFonts w:cs="Times New Roman"/>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DC80B50"/>
    <w:multiLevelType w:val="hybridMultilevel"/>
    <w:tmpl w:val="62DCF498"/>
    <w:lvl w:ilvl="0" w:tplc="9826842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6230FF8"/>
    <w:multiLevelType w:val="singleLevel"/>
    <w:tmpl w:val="C3A8A6A6"/>
    <w:lvl w:ilvl="0">
      <w:start w:val="1"/>
      <w:numFmt w:val="decimal"/>
      <w:pStyle w:val="ListNumber"/>
      <w:lvlText w:val="%1)"/>
      <w:lvlJc w:val="left"/>
      <w:pPr>
        <w:tabs>
          <w:tab w:val="num" w:pos="360"/>
        </w:tabs>
        <w:ind w:left="360" w:hanging="360"/>
      </w:pPr>
    </w:lvl>
  </w:abstractNum>
  <w:num w:numId="1" w16cid:durableId="562762930">
    <w:abstractNumId w:val="5"/>
  </w:num>
  <w:num w:numId="2" w16cid:durableId="158545840">
    <w:abstractNumId w:val="12"/>
  </w:num>
  <w:num w:numId="3" w16cid:durableId="587422045">
    <w:abstractNumId w:val="9"/>
  </w:num>
  <w:num w:numId="4" w16cid:durableId="2039814149">
    <w:abstractNumId w:val="10"/>
  </w:num>
  <w:num w:numId="5" w16cid:durableId="1596011883">
    <w:abstractNumId w:val="4"/>
  </w:num>
  <w:num w:numId="6" w16cid:durableId="1544440631">
    <w:abstractNumId w:val="3"/>
  </w:num>
  <w:num w:numId="7" w16cid:durableId="1972979108">
    <w:abstractNumId w:val="6"/>
  </w:num>
  <w:num w:numId="8" w16cid:durableId="1132938971">
    <w:abstractNumId w:val="2"/>
  </w:num>
  <w:num w:numId="9" w16cid:durableId="69158476">
    <w:abstractNumId w:val="0"/>
  </w:num>
  <w:num w:numId="10" w16cid:durableId="1640306138">
    <w:abstractNumId w:val="7"/>
  </w:num>
  <w:num w:numId="11" w16cid:durableId="1425497412">
    <w:abstractNumId w:val="1"/>
  </w:num>
  <w:num w:numId="12" w16cid:durableId="1338001210">
    <w:abstractNumId w:val="11"/>
  </w:num>
  <w:num w:numId="13" w16cid:durableId="421339535">
    <w:abstractNumId w:val="8"/>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S, Manjunath (Contractor)">
    <w15:presenceInfo w15:providerId="None" w15:userId="HS, Manjunath (Contractor)"/>
  </w15:person>
  <w15:person w15:author="Rudraraju Sai Krishna Teja">
    <w15:presenceInfo w15:providerId="AD" w15:userId="S-1-5-21-1594105604-433220334-1481692675-131387"/>
  </w15:person>
  <w15:person w15:author="Attili Naga Srinivasu">
    <w15:presenceInfo w15:providerId="AD" w15:userId="S::srinivasu.attili@ltts.com::82af4890-68de-40b7-b680-d1596b3c8d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activeWritingStyle w:appName="MSWord" w:lang="en-IN"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10"/>
  <w:drawingGridVerticalSpacing w:val="299"/>
  <w:displayHorizont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7265"/>
    <w:rsid w:val="000008DF"/>
    <w:rsid w:val="000016E2"/>
    <w:rsid w:val="00002C6B"/>
    <w:rsid w:val="0000364A"/>
    <w:rsid w:val="000059EF"/>
    <w:rsid w:val="00007DCB"/>
    <w:rsid w:val="000117ED"/>
    <w:rsid w:val="0001266E"/>
    <w:rsid w:val="00014209"/>
    <w:rsid w:val="0001440A"/>
    <w:rsid w:val="00015B06"/>
    <w:rsid w:val="000177F5"/>
    <w:rsid w:val="0002060E"/>
    <w:rsid w:val="00021907"/>
    <w:rsid w:val="0002477B"/>
    <w:rsid w:val="00024B23"/>
    <w:rsid w:val="00025B74"/>
    <w:rsid w:val="0003144C"/>
    <w:rsid w:val="00032C1C"/>
    <w:rsid w:val="00033D67"/>
    <w:rsid w:val="0004226F"/>
    <w:rsid w:val="0004300F"/>
    <w:rsid w:val="00043412"/>
    <w:rsid w:val="000453E3"/>
    <w:rsid w:val="0004676A"/>
    <w:rsid w:val="00050278"/>
    <w:rsid w:val="0005260A"/>
    <w:rsid w:val="0005384F"/>
    <w:rsid w:val="00055EB8"/>
    <w:rsid w:val="00057E65"/>
    <w:rsid w:val="000608F0"/>
    <w:rsid w:val="00062C1A"/>
    <w:rsid w:val="00062E02"/>
    <w:rsid w:val="00065D5B"/>
    <w:rsid w:val="00065DDB"/>
    <w:rsid w:val="00070518"/>
    <w:rsid w:val="0007081C"/>
    <w:rsid w:val="00072A92"/>
    <w:rsid w:val="000815B6"/>
    <w:rsid w:val="00085866"/>
    <w:rsid w:val="00093EE2"/>
    <w:rsid w:val="000A2793"/>
    <w:rsid w:val="000A2930"/>
    <w:rsid w:val="000A44A5"/>
    <w:rsid w:val="000A6783"/>
    <w:rsid w:val="000B1846"/>
    <w:rsid w:val="000B2741"/>
    <w:rsid w:val="000B356D"/>
    <w:rsid w:val="000B48AA"/>
    <w:rsid w:val="000B4ECA"/>
    <w:rsid w:val="000B4FC6"/>
    <w:rsid w:val="000B57A5"/>
    <w:rsid w:val="000B57B8"/>
    <w:rsid w:val="000B6A79"/>
    <w:rsid w:val="000B6D7D"/>
    <w:rsid w:val="000B7AE9"/>
    <w:rsid w:val="000C0741"/>
    <w:rsid w:val="000C086F"/>
    <w:rsid w:val="000C3A74"/>
    <w:rsid w:val="000C50D3"/>
    <w:rsid w:val="000C6C48"/>
    <w:rsid w:val="000C6D0B"/>
    <w:rsid w:val="000C6E1C"/>
    <w:rsid w:val="000D0DB1"/>
    <w:rsid w:val="000D1E0A"/>
    <w:rsid w:val="000D49F7"/>
    <w:rsid w:val="000E32C3"/>
    <w:rsid w:val="000E5164"/>
    <w:rsid w:val="000F0844"/>
    <w:rsid w:val="000F08BC"/>
    <w:rsid w:val="000F40C2"/>
    <w:rsid w:val="000F462A"/>
    <w:rsid w:val="000F5705"/>
    <w:rsid w:val="0010123A"/>
    <w:rsid w:val="00101EF6"/>
    <w:rsid w:val="0010220B"/>
    <w:rsid w:val="00104E2A"/>
    <w:rsid w:val="001100C0"/>
    <w:rsid w:val="0011012B"/>
    <w:rsid w:val="00110763"/>
    <w:rsid w:val="00110A1B"/>
    <w:rsid w:val="0011208F"/>
    <w:rsid w:val="00112E21"/>
    <w:rsid w:val="0011409D"/>
    <w:rsid w:val="00114522"/>
    <w:rsid w:val="0012195B"/>
    <w:rsid w:val="00122D4C"/>
    <w:rsid w:val="00125B4C"/>
    <w:rsid w:val="0012615F"/>
    <w:rsid w:val="00126B7B"/>
    <w:rsid w:val="0012783B"/>
    <w:rsid w:val="001317E1"/>
    <w:rsid w:val="00133E80"/>
    <w:rsid w:val="00135CC8"/>
    <w:rsid w:val="00140488"/>
    <w:rsid w:val="0015090D"/>
    <w:rsid w:val="0015300B"/>
    <w:rsid w:val="0015429C"/>
    <w:rsid w:val="00156A60"/>
    <w:rsid w:val="00161CF8"/>
    <w:rsid w:val="001634A5"/>
    <w:rsid w:val="00164710"/>
    <w:rsid w:val="00172ACB"/>
    <w:rsid w:val="00180AFE"/>
    <w:rsid w:val="00181E37"/>
    <w:rsid w:val="001877FC"/>
    <w:rsid w:val="0019004E"/>
    <w:rsid w:val="00191E13"/>
    <w:rsid w:val="0019231A"/>
    <w:rsid w:val="00192A6E"/>
    <w:rsid w:val="00193C8D"/>
    <w:rsid w:val="001A043B"/>
    <w:rsid w:val="001A123B"/>
    <w:rsid w:val="001A1F6F"/>
    <w:rsid w:val="001A2489"/>
    <w:rsid w:val="001A2B3A"/>
    <w:rsid w:val="001A4BF0"/>
    <w:rsid w:val="001A6082"/>
    <w:rsid w:val="001A6430"/>
    <w:rsid w:val="001A6583"/>
    <w:rsid w:val="001B289A"/>
    <w:rsid w:val="001B2E8F"/>
    <w:rsid w:val="001C0E9E"/>
    <w:rsid w:val="001C2880"/>
    <w:rsid w:val="001C5BE1"/>
    <w:rsid w:val="001D2588"/>
    <w:rsid w:val="001D63A7"/>
    <w:rsid w:val="001D65A0"/>
    <w:rsid w:val="001E242E"/>
    <w:rsid w:val="001E3FA4"/>
    <w:rsid w:val="001E46CD"/>
    <w:rsid w:val="001E4A88"/>
    <w:rsid w:val="001E4EA2"/>
    <w:rsid w:val="001E55DC"/>
    <w:rsid w:val="001E6A84"/>
    <w:rsid w:val="001E6EBA"/>
    <w:rsid w:val="001E745F"/>
    <w:rsid w:val="001F15F0"/>
    <w:rsid w:val="001F1F27"/>
    <w:rsid w:val="001F2FE5"/>
    <w:rsid w:val="001F4013"/>
    <w:rsid w:val="001F4197"/>
    <w:rsid w:val="001F6D15"/>
    <w:rsid w:val="001F7A75"/>
    <w:rsid w:val="0020023E"/>
    <w:rsid w:val="00200B78"/>
    <w:rsid w:val="002015B6"/>
    <w:rsid w:val="00202A3C"/>
    <w:rsid w:val="00203B27"/>
    <w:rsid w:val="00204E10"/>
    <w:rsid w:val="00207746"/>
    <w:rsid w:val="002123E3"/>
    <w:rsid w:val="002136CF"/>
    <w:rsid w:val="00213EE7"/>
    <w:rsid w:val="00217EBE"/>
    <w:rsid w:val="0022178B"/>
    <w:rsid w:val="0022307C"/>
    <w:rsid w:val="00224FEC"/>
    <w:rsid w:val="002264F4"/>
    <w:rsid w:val="00227A61"/>
    <w:rsid w:val="00227B5A"/>
    <w:rsid w:val="0023326D"/>
    <w:rsid w:val="00233B63"/>
    <w:rsid w:val="00234AA0"/>
    <w:rsid w:val="00236B60"/>
    <w:rsid w:val="00237687"/>
    <w:rsid w:val="00237E63"/>
    <w:rsid w:val="00240333"/>
    <w:rsid w:val="00240EF3"/>
    <w:rsid w:val="00241CE7"/>
    <w:rsid w:val="00243E89"/>
    <w:rsid w:val="0024454F"/>
    <w:rsid w:val="00244930"/>
    <w:rsid w:val="00244AFD"/>
    <w:rsid w:val="00245C77"/>
    <w:rsid w:val="002467E4"/>
    <w:rsid w:val="00247A20"/>
    <w:rsid w:val="0025356F"/>
    <w:rsid w:val="00257AB6"/>
    <w:rsid w:val="0026333F"/>
    <w:rsid w:val="00263405"/>
    <w:rsid w:val="00266963"/>
    <w:rsid w:val="00267265"/>
    <w:rsid w:val="0027050E"/>
    <w:rsid w:val="002743C2"/>
    <w:rsid w:val="00277581"/>
    <w:rsid w:val="002803CF"/>
    <w:rsid w:val="00283368"/>
    <w:rsid w:val="0028357A"/>
    <w:rsid w:val="00285F6D"/>
    <w:rsid w:val="00292134"/>
    <w:rsid w:val="00294971"/>
    <w:rsid w:val="00295BE1"/>
    <w:rsid w:val="002A2DCF"/>
    <w:rsid w:val="002A3078"/>
    <w:rsid w:val="002A3290"/>
    <w:rsid w:val="002A5020"/>
    <w:rsid w:val="002A6A06"/>
    <w:rsid w:val="002B6415"/>
    <w:rsid w:val="002C3820"/>
    <w:rsid w:val="002C5871"/>
    <w:rsid w:val="002C5A28"/>
    <w:rsid w:val="002C7432"/>
    <w:rsid w:val="002D2724"/>
    <w:rsid w:val="002D384D"/>
    <w:rsid w:val="002D4465"/>
    <w:rsid w:val="002D45E0"/>
    <w:rsid w:val="002D5ABA"/>
    <w:rsid w:val="002E023F"/>
    <w:rsid w:val="002E2B9D"/>
    <w:rsid w:val="002E3406"/>
    <w:rsid w:val="002E3B97"/>
    <w:rsid w:val="002E7466"/>
    <w:rsid w:val="002F116C"/>
    <w:rsid w:val="002F494C"/>
    <w:rsid w:val="002F7EB0"/>
    <w:rsid w:val="00301026"/>
    <w:rsid w:val="003037D6"/>
    <w:rsid w:val="003070D4"/>
    <w:rsid w:val="003076C2"/>
    <w:rsid w:val="00307AED"/>
    <w:rsid w:val="00314561"/>
    <w:rsid w:val="0031589A"/>
    <w:rsid w:val="00316917"/>
    <w:rsid w:val="00317F4A"/>
    <w:rsid w:val="003205F4"/>
    <w:rsid w:val="00320BE3"/>
    <w:rsid w:val="0032192A"/>
    <w:rsid w:val="00321931"/>
    <w:rsid w:val="00321B6C"/>
    <w:rsid w:val="00322521"/>
    <w:rsid w:val="003237EA"/>
    <w:rsid w:val="00324BE5"/>
    <w:rsid w:val="00326312"/>
    <w:rsid w:val="00327977"/>
    <w:rsid w:val="00330B22"/>
    <w:rsid w:val="003317CE"/>
    <w:rsid w:val="00336DC7"/>
    <w:rsid w:val="0033791C"/>
    <w:rsid w:val="00340531"/>
    <w:rsid w:val="0034336C"/>
    <w:rsid w:val="00347B19"/>
    <w:rsid w:val="00350BD2"/>
    <w:rsid w:val="00351BC0"/>
    <w:rsid w:val="003554E0"/>
    <w:rsid w:val="00355A42"/>
    <w:rsid w:val="00355C3A"/>
    <w:rsid w:val="0035630B"/>
    <w:rsid w:val="003574E9"/>
    <w:rsid w:val="003614D3"/>
    <w:rsid w:val="00363631"/>
    <w:rsid w:val="00363DA0"/>
    <w:rsid w:val="00367580"/>
    <w:rsid w:val="00370825"/>
    <w:rsid w:val="00371D19"/>
    <w:rsid w:val="0037607C"/>
    <w:rsid w:val="003760F5"/>
    <w:rsid w:val="00380DA2"/>
    <w:rsid w:val="00381795"/>
    <w:rsid w:val="0038496B"/>
    <w:rsid w:val="0038679B"/>
    <w:rsid w:val="0039024E"/>
    <w:rsid w:val="0039268B"/>
    <w:rsid w:val="003A3283"/>
    <w:rsid w:val="003A67BF"/>
    <w:rsid w:val="003A69EB"/>
    <w:rsid w:val="003A6B2B"/>
    <w:rsid w:val="003A77ED"/>
    <w:rsid w:val="003B0922"/>
    <w:rsid w:val="003B0F42"/>
    <w:rsid w:val="003B5125"/>
    <w:rsid w:val="003B7717"/>
    <w:rsid w:val="003C3A6B"/>
    <w:rsid w:val="003C3EA9"/>
    <w:rsid w:val="003C40B7"/>
    <w:rsid w:val="003C499B"/>
    <w:rsid w:val="003C4FE5"/>
    <w:rsid w:val="003C5ED5"/>
    <w:rsid w:val="003C715A"/>
    <w:rsid w:val="003D4380"/>
    <w:rsid w:val="003D4EEF"/>
    <w:rsid w:val="003D5AA7"/>
    <w:rsid w:val="003D655C"/>
    <w:rsid w:val="003D7CCA"/>
    <w:rsid w:val="003D7FDF"/>
    <w:rsid w:val="003E0FB8"/>
    <w:rsid w:val="003E240D"/>
    <w:rsid w:val="003E3D9F"/>
    <w:rsid w:val="003E431C"/>
    <w:rsid w:val="003E6BE1"/>
    <w:rsid w:val="003F1032"/>
    <w:rsid w:val="003F1557"/>
    <w:rsid w:val="003F1616"/>
    <w:rsid w:val="003F4106"/>
    <w:rsid w:val="003F4BE7"/>
    <w:rsid w:val="003F5378"/>
    <w:rsid w:val="003F5835"/>
    <w:rsid w:val="003F6800"/>
    <w:rsid w:val="003F7B2E"/>
    <w:rsid w:val="00403D6A"/>
    <w:rsid w:val="00404419"/>
    <w:rsid w:val="00404538"/>
    <w:rsid w:val="004051C0"/>
    <w:rsid w:val="004072DB"/>
    <w:rsid w:val="00412697"/>
    <w:rsid w:val="00412CC0"/>
    <w:rsid w:val="00414C35"/>
    <w:rsid w:val="004174DB"/>
    <w:rsid w:val="0042064B"/>
    <w:rsid w:val="004207B8"/>
    <w:rsid w:val="0042087D"/>
    <w:rsid w:val="004216FE"/>
    <w:rsid w:val="00423B2D"/>
    <w:rsid w:val="0043278F"/>
    <w:rsid w:val="004331D0"/>
    <w:rsid w:val="00435195"/>
    <w:rsid w:val="00437757"/>
    <w:rsid w:val="00437933"/>
    <w:rsid w:val="00437DED"/>
    <w:rsid w:val="00441B38"/>
    <w:rsid w:val="00441C7B"/>
    <w:rsid w:val="00442862"/>
    <w:rsid w:val="00443821"/>
    <w:rsid w:val="00444AAD"/>
    <w:rsid w:val="00445FEF"/>
    <w:rsid w:val="004508C4"/>
    <w:rsid w:val="00451A13"/>
    <w:rsid w:val="004549F3"/>
    <w:rsid w:val="00455EA9"/>
    <w:rsid w:val="00456683"/>
    <w:rsid w:val="004567F2"/>
    <w:rsid w:val="004577A1"/>
    <w:rsid w:val="0046126E"/>
    <w:rsid w:val="00462322"/>
    <w:rsid w:val="004665B7"/>
    <w:rsid w:val="00466F0D"/>
    <w:rsid w:val="0046716B"/>
    <w:rsid w:val="004715CF"/>
    <w:rsid w:val="00471E7B"/>
    <w:rsid w:val="00472815"/>
    <w:rsid w:val="00475507"/>
    <w:rsid w:val="00475EC4"/>
    <w:rsid w:val="00480495"/>
    <w:rsid w:val="004818B7"/>
    <w:rsid w:val="00491B6D"/>
    <w:rsid w:val="004971D1"/>
    <w:rsid w:val="00497D76"/>
    <w:rsid w:val="004A1A20"/>
    <w:rsid w:val="004A2799"/>
    <w:rsid w:val="004A50F4"/>
    <w:rsid w:val="004A5B53"/>
    <w:rsid w:val="004A788C"/>
    <w:rsid w:val="004A789E"/>
    <w:rsid w:val="004B402D"/>
    <w:rsid w:val="004C0645"/>
    <w:rsid w:val="004C2447"/>
    <w:rsid w:val="004C4B83"/>
    <w:rsid w:val="004C5E9D"/>
    <w:rsid w:val="004C695A"/>
    <w:rsid w:val="004D0C7F"/>
    <w:rsid w:val="004D0C91"/>
    <w:rsid w:val="004D1026"/>
    <w:rsid w:val="004D2DFB"/>
    <w:rsid w:val="004D3940"/>
    <w:rsid w:val="004D552E"/>
    <w:rsid w:val="004E0A00"/>
    <w:rsid w:val="004E3357"/>
    <w:rsid w:val="004E37A3"/>
    <w:rsid w:val="004E6DD9"/>
    <w:rsid w:val="004E7512"/>
    <w:rsid w:val="004F073F"/>
    <w:rsid w:val="004F1FBC"/>
    <w:rsid w:val="004F2207"/>
    <w:rsid w:val="00501785"/>
    <w:rsid w:val="00505B12"/>
    <w:rsid w:val="00506E3C"/>
    <w:rsid w:val="005077D9"/>
    <w:rsid w:val="00507B81"/>
    <w:rsid w:val="00510359"/>
    <w:rsid w:val="00514A86"/>
    <w:rsid w:val="00516A26"/>
    <w:rsid w:val="00522D31"/>
    <w:rsid w:val="0052336B"/>
    <w:rsid w:val="005301B6"/>
    <w:rsid w:val="00531054"/>
    <w:rsid w:val="00533F51"/>
    <w:rsid w:val="00534BB7"/>
    <w:rsid w:val="005377CB"/>
    <w:rsid w:val="00546472"/>
    <w:rsid w:val="00550DB8"/>
    <w:rsid w:val="00552E74"/>
    <w:rsid w:val="00553C19"/>
    <w:rsid w:val="005574AF"/>
    <w:rsid w:val="00557E45"/>
    <w:rsid w:val="005620AA"/>
    <w:rsid w:val="00566AD8"/>
    <w:rsid w:val="00567E70"/>
    <w:rsid w:val="00571EC8"/>
    <w:rsid w:val="0057662C"/>
    <w:rsid w:val="00581C4C"/>
    <w:rsid w:val="00581D4D"/>
    <w:rsid w:val="00582B22"/>
    <w:rsid w:val="005847F2"/>
    <w:rsid w:val="00584D67"/>
    <w:rsid w:val="005857E4"/>
    <w:rsid w:val="00586C37"/>
    <w:rsid w:val="00587FBB"/>
    <w:rsid w:val="005919F2"/>
    <w:rsid w:val="0059331D"/>
    <w:rsid w:val="00594A51"/>
    <w:rsid w:val="005A2862"/>
    <w:rsid w:val="005A4F2B"/>
    <w:rsid w:val="005A61F4"/>
    <w:rsid w:val="005A7403"/>
    <w:rsid w:val="005B005D"/>
    <w:rsid w:val="005B08ED"/>
    <w:rsid w:val="005B1D52"/>
    <w:rsid w:val="005B6270"/>
    <w:rsid w:val="005B6C1D"/>
    <w:rsid w:val="005B6C49"/>
    <w:rsid w:val="005B6F03"/>
    <w:rsid w:val="005B6FE2"/>
    <w:rsid w:val="005C1C84"/>
    <w:rsid w:val="005C1E62"/>
    <w:rsid w:val="005C254E"/>
    <w:rsid w:val="005C3D08"/>
    <w:rsid w:val="005C5F65"/>
    <w:rsid w:val="005C5FAE"/>
    <w:rsid w:val="005C6F5C"/>
    <w:rsid w:val="005D0057"/>
    <w:rsid w:val="005D07C5"/>
    <w:rsid w:val="005D0E41"/>
    <w:rsid w:val="005D1E0B"/>
    <w:rsid w:val="005D2BC0"/>
    <w:rsid w:val="005D6988"/>
    <w:rsid w:val="005E0FD9"/>
    <w:rsid w:val="005E79C2"/>
    <w:rsid w:val="005F0BBA"/>
    <w:rsid w:val="005F2E64"/>
    <w:rsid w:val="005F3F9A"/>
    <w:rsid w:val="005F46D4"/>
    <w:rsid w:val="005F4765"/>
    <w:rsid w:val="005F7DE4"/>
    <w:rsid w:val="0060122F"/>
    <w:rsid w:val="00603BD1"/>
    <w:rsid w:val="006076BA"/>
    <w:rsid w:val="0060785A"/>
    <w:rsid w:val="006130A2"/>
    <w:rsid w:val="0061347F"/>
    <w:rsid w:val="00620901"/>
    <w:rsid w:val="006214FB"/>
    <w:rsid w:val="00621AA4"/>
    <w:rsid w:val="00621DB6"/>
    <w:rsid w:val="00622BD7"/>
    <w:rsid w:val="006236E2"/>
    <w:rsid w:val="00625D3B"/>
    <w:rsid w:val="00626137"/>
    <w:rsid w:val="00627D5C"/>
    <w:rsid w:val="006327B0"/>
    <w:rsid w:val="00634566"/>
    <w:rsid w:val="0063554D"/>
    <w:rsid w:val="006368EC"/>
    <w:rsid w:val="00637176"/>
    <w:rsid w:val="00642EEA"/>
    <w:rsid w:val="006434D9"/>
    <w:rsid w:val="0064596A"/>
    <w:rsid w:val="00647D54"/>
    <w:rsid w:val="00650590"/>
    <w:rsid w:val="00650D69"/>
    <w:rsid w:val="0065367C"/>
    <w:rsid w:val="006618A9"/>
    <w:rsid w:val="00662DE4"/>
    <w:rsid w:val="00665A9D"/>
    <w:rsid w:val="00666209"/>
    <w:rsid w:val="00667AD1"/>
    <w:rsid w:val="0067198E"/>
    <w:rsid w:val="00673B7C"/>
    <w:rsid w:val="00673EA4"/>
    <w:rsid w:val="00675AF9"/>
    <w:rsid w:val="0068002C"/>
    <w:rsid w:val="0068613F"/>
    <w:rsid w:val="00686343"/>
    <w:rsid w:val="00686464"/>
    <w:rsid w:val="0069632E"/>
    <w:rsid w:val="006977B7"/>
    <w:rsid w:val="00697945"/>
    <w:rsid w:val="006A1C7F"/>
    <w:rsid w:val="006A38B3"/>
    <w:rsid w:val="006A3BB3"/>
    <w:rsid w:val="006A4058"/>
    <w:rsid w:val="006A50B4"/>
    <w:rsid w:val="006A5C28"/>
    <w:rsid w:val="006A7DDD"/>
    <w:rsid w:val="006A7EC7"/>
    <w:rsid w:val="006B229D"/>
    <w:rsid w:val="006B25F1"/>
    <w:rsid w:val="006B57B0"/>
    <w:rsid w:val="006B5C38"/>
    <w:rsid w:val="006B65EE"/>
    <w:rsid w:val="006B65F6"/>
    <w:rsid w:val="006B7276"/>
    <w:rsid w:val="006C1DFF"/>
    <w:rsid w:val="006C230A"/>
    <w:rsid w:val="006C56A2"/>
    <w:rsid w:val="006C7BAE"/>
    <w:rsid w:val="006D1D32"/>
    <w:rsid w:val="006D27E8"/>
    <w:rsid w:val="006D2B5E"/>
    <w:rsid w:val="006D2CEB"/>
    <w:rsid w:val="006D3C74"/>
    <w:rsid w:val="006D3E55"/>
    <w:rsid w:val="006D6EA7"/>
    <w:rsid w:val="006D7313"/>
    <w:rsid w:val="006D75B1"/>
    <w:rsid w:val="006D7D55"/>
    <w:rsid w:val="006E0EC9"/>
    <w:rsid w:val="006E51EA"/>
    <w:rsid w:val="006F078B"/>
    <w:rsid w:val="006F5B4C"/>
    <w:rsid w:val="006F6011"/>
    <w:rsid w:val="006F785F"/>
    <w:rsid w:val="00700CC6"/>
    <w:rsid w:val="007016A4"/>
    <w:rsid w:val="00701946"/>
    <w:rsid w:val="00703F9D"/>
    <w:rsid w:val="007047E8"/>
    <w:rsid w:val="00706E89"/>
    <w:rsid w:val="007072CC"/>
    <w:rsid w:val="00711437"/>
    <w:rsid w:val="00714394"/>
    <w:rsid w:val="00715354"/>
    <w:rsid w:val="00716697"/>
    <w:rsid w:val="007201C5"/>
    <w:rsid w:val="00721FF2"/>
    <w:rsid w:val="0073008C"/>
    <w:rsid w:val="007301A9"/>
    <w:rsid w:val="00730FB7"/>
    <w:rsid w:val="007337CB"/>
    <w:rsid w:val="00740E58"/>
    <w:rsid w:val="007421A6"/>
    <w:rsid w:val="00745835"/>
    <w:rsid w:val="00752D4B"/>
    <w:rsid w:val="0075684B"/>
    <w:rsid w:val="00760801"/>
    <w:rsid w:val="007636D4"/>
    <w:rsid w:val="007652CF"/>
    <w:rsid w:val="007652F1"/>
    <w:rsid w:val="00767175"/>
    <w:rsid w:val="00770145"/>
    <w:rsid w:val="00772145"/>
    <w:rsid w:val="00772907"/>
    <w:rsid w:val="00776BB3"/>
    <w:rsid w:val="00777F02"/>
    <w:rsid w:val="00780CC5"/>
    <w:rsid w:val="00782367"/>
    <w:rsid w:val="00785DC3"/>
    <w:rsid w:val="00786C95"/>
    <w:rsid w:val="00790FB6"/>
    <w:rsid w:val="00790FF3"/>
    <w:rsid w:val="0079423E"/>
    <w:rsid w:val="00795BC4"/>
    <w:rsid w:val="00795EBB"/>
    <w:rsid w:val="00796585"/>
    <w:rsid w:val="00797A69"/>
    <w:rsid w:val="007A12DA"/>
    <w:rsid w:val="007A1C3E"/>
    <w:rsid w:val="007A2081"/>
    <w:rsid w:val="007A2EA6"/>
    <w:rsid w:val="007A5AAE"/>
    <w:rsid w:val="007A6051"/>
    <w:rsid w:val="007B01F5"/>
    <w:rsid w:val="007B29CE"/>
    <w:rsid w:val="007B3F8A"/>
    <w:rsid w:val="007B52C7"/>
    <w:rsid w:val="007B6815"/>
    <w:rsid w:val="007C1F9F"/>
    <w:rsid w:val="007C4537"/>
    <w:rsid w:val="007C4DD0"/>
    <w:rsid w:val="007C4E5D"/>
    <w:rsid w:val="007C5A24"/>
    <w:rsid w:val="007D1C72"/>
    <w:rsid w:val="007D3837"/>
    <w:rsid w:val="007D56CE"/>
    <w:rsid w:val="007D6EB6"/>
    <w:rsid w:val="007E2E5D"/>
    <w:rsid w:val="007E39C1"/>
    <w:rsid w:val="007E4F1F"/>
    <w:rsid w:val="007E5545"/>
    <w:rsid w:val="007E7D0D"/>
    <w:rsid w:val="007E7F92"/>
    <w:rsid w:val="007F2A12"/>
    <w:rsid w:val="007F7139"/>
    <w:rsid w:val="00801C35"/>
    <w:rsid w:val="008028E1"/>
    <w:rsid w:val="008047A8"/>
    <w:rsid w:val="00804DD3"/>
    <w:rsid w:val="00805E86"/>
    <w:rsid w:val="00806480"/>
    <w:rsid w:val="00811340"/>
    <w:rsid w:val="00813A8A"/>
    <w:rsid w:val="00817280"/>
    <w:rsid w:val="00820282"/>
    <w:rsid w:val="008202C7"/>
    <w:rsid w:val="008221F3"/>
    <w:rsid w:val="00822598"/>
    <w:rsid w:val="00822AB1"/>
    <w:rsid w:val="00822DDC"/>
    <w:rsid w:val="00826C28"/>
    <w:rsid w:val="00826FF9"/>
    <w:rsid w:val="00832ED9"/>
    <w:rsid w:val="0083487A"/>
    <w:rsid w:val="008348C3"/>
    <w:rsid w:val="00834B0D"/>
    <w:rsid w:val="00835D54"/>
    <w:rsid w:val="00835E0B"/>
    <w:rsid w:val="008372F8"/>
    <w:rsid w:val="008421C5"/>
    <w:rsid w:val="00844DBA"/>
    <w:rsid w:val="008454DD"/>
    <w:rsid w:val="00845AB1"/>
    <w:rsid w:val="0084704A"/>
    <w:rsid w:val="0085131D"/>
    <w:rsid w:val="0085203C"/>
    <w:rsid w:val="00853202"/>
    <w:rsid w:val="00854F7C"/>
    <w:rsid w:val="008567D1"/>
    <w:rsid w:val="00856E38"/>
    <w:rsid w:val="0085746D"/>
    <w:rsid w:val="00861DDE"/>
    <w:rsid w:val="00864C98"/>
    <w:rsid w:val="00865E1B"/>
    <w:rsid w:val="00867B0B"/>
    <w:rsid w:val="00867EBC"/>
    <w:rsid w:val="0087145C"/>
    <w:rsid w:val="0087189F"/>
    <w:rsid w:val="00871FD3"/>
    <w:rsid w:val="008721E7"/>
    <w:rsid w:val="008727F9"/>
    <w:rsid w:val="00874B35"/>
    <w:rsid w:val="00876252"/>
    <w:rsid w:val="008838A4"/>
    <w:rsid w:val="00884414"/>
    <w:rsid w:val="00886345"/>
    <w:rsid w:val="0088663D"/>
    <w:rsid w:val="00886EBB"/>
    <w:rsid w:val="00890455"/>
    <w:rsid w:val="00892057"/>
    <w:rsid w:val="00893074"/>
    <w:rsid w:val="00895890"/>
    <w:rsid w:val="00897535"/>
    <w:rsid w:val="008A113A"/>
    <w:rsid w:val="008A2C21"/>
    <w:rsid w:val="008A4E9B"/>
    <w:rsid w:val="008B0447"/>
    <w:rsid w:val="008B1325"/>
    <w:rsid w:val="008B6D4F"/>
    <w:rsid w:val="008B7C20"/>
    <w:rsid w:val="008C450A"/>
    <w:rsid w:val="008C7567"/>
    <w:rsid w:val="008D0863"/>
    <w:rsid w:val="008D3A5A"/>
    <w:rsid w:val="008D7AD1"/>
    <w:rsid w:val="008E0CE1"/>
    <w:rsid w:val="008E2334"/>
    <w:rsid w:val="008E62FA"/>
    <w:rsid w:val="008E6972"/>
    <w:rsid w:val="008E7102"/>
    <w:rsid w:val="008E7DF2"/>
    <w:rsid w:val="008F09F7"/>
    <w:rsid w:val="008F3524"/>
    <w:rsid w:val="008F35B5"/>
    <w:rsid w:val="008F4F0D"/>
    <w:rsid w:val="008F6AE9"/>
    <w:rsid w:val="009000C4"/>
    <w:rsid w:val="00903E7B"/>
    <w:rsid w:val="00904B78"/>
    <w:rsid w:val="00905B75"/>
    <w:rsid w:val="009129F2"/>
    <w:rsid w:val="00912FD5"/>
    <w:rsid w:val="00916530"/>
    <w:rsid w:val="00916887"/>
    <w:rsid w:val="009204A4"/>
    <w:rsid w:val="00920B79"/>
    <w:rsid w:val="00925401"/>
    <w:rsid w:val="009256EC"/>
    <w:rsid w:val="00925C3F"/>
    <w:rsid w:val="00930311"/>
    <w:rsid w:val="009314FD"/>
    <w:rsid w:val="00933746"/>
    <w:rsid w:val="00933E94"/>
    <w:rsid w:val="009344FC"/>
    <w:rsid w:val="00936C8D"/>
    <w:rsid w:val="00937EA8"/>
    <w:rsid w:val="00937EE8"/>
    <w:rsid w:val="009417FE"/>
    <w:rsid w:val="00942206"/>
    <w:rsid w:val="009426EE"/>
    <w:rsid w:val="00945745"/>
    <w:rsid w:val="0094640F"/>
    <w:rsid w:val="009464CB"/>
    <w:rsid w:val="00946D52"/>
    <w:rsid w:val="00947A12"/>
    <w:rsid w:val="00947F4F"/>
    <w:rsid w:val="009507B4"/>
    <w:rsid w:val="00951C4D"/>
    <w:rsid w:val="00952154"/>
    <w:rsid w:val="00956CF1"/>
    <w:rsid w:val="009575B2"/>
    <w:rsid w:val="00961476"/>
    <w:rsid w:val="00962FE4"/>
    <w:rsid w:val="0096360F"/>
    <w:rsid w:val="009651BB"/>
    <w:rsid w:val="00965DED"/>
    <w:rsid w:val="0097251C"/>
    <w:rsid w:val="00975D4D"/>
    <w:rsid w:val="00981A09"/>
    <w:rsid w:val="009877E5"/>
    <w:rsid w:val="0099108D"/>
    <w:rsid w:val="0099375E"/>
    <w:rsid w:val="0099412D"/>
    <w:rsid w:val="009942A2"/>
    <w:rsid w:val="009A0A59"/>
    <w:rsid w:val="009A28B9"/>
    <w:rsid w:val="009A3206"/>
    <w:rsid w:val="009A5FFC"/>
    <w:rsid w:val="009A6DA6"/>
    <w:rsid w:val="009A73FA"/>
    <w:rsid w:val="009B13AE"/>
    <w:rsid w:val="009B14AC"/>
    <w:rsid w:val="009B6990"/>
    <w:rsid w:val="009C47C4"/>
    <w:rsid w:val="009C6318"/>
    <w:rsid w:val="009D23AF"/>
    <w:rsid w:val="009D3397"/>
    <w:rsid w:val="009D55FD"/>
    <w:rsid w:val="009D5BD5"/>
    <w:rsid w:val="009D64AF"/>
    <w:rsid w:val="009D6642"/>
    <w:rsid w:val="009E5D8D"/>
    <w:rsid w:val="009E5DB4"/>
    <w:rsid w:val="009E68C7"/>
    <w:rsid w:val="009E7E45"/>
    <w:rsid w:val="009E7E4C"/>
    <w:rsid w:val="009F678D"/>
    <w:rsid w:val="009F6C9F"/>
    <w:rsid w:val="009F782B"/>
    <w:rsid w:val="00A026D7"/>
    <w:rsid w:val="00A03554"/>
    <w:rsid w:val="00A0524A"/>
    <w:rsid w:val="00A07198"/>
    <w:rsid w:val="00A10D1B"/>
    <w:rsid w:val="00A11811"/>
    <w:rsid w:val="00A12A8E"/>
    <w:rsid w:val="00A13300"/>
    <w:rsid w:val="00A136A8"/>
    <w:rsid w:val="00A148DC"/>
    <w:rsid w:val="00A15332"/>
    <w:rsid w:val="00A202EC"/>
    <w:rsid w:val="00A2054D"/>
    <w:rsid w:val="00A21B29"/>
    <w:rsid w:val="00A24A10"/>
    <w:rsid w:val="00A2679B"/>
    <w:rsid w:val="00A2746B"/>
    <w:rsid w:val="00A300F3"/>
    <w:rsid w:val="00A33B89"/>
    <w:rsid w:val="00A340F2"/>
    <w:rsid w:val="00A34C7D"/>
    <w:rsid w:val="00A36704"/>
    <w:rsid w:val="00A36F42"/>
    <w:rsid w:val="00A37381"/>
    <w:rsid w:val="00A41F6C"/>
    <w:rsid w:val="00A5115F"/>
    <w:rsid w:val="00A52297"/>
    <w:rsid w:val="00A52502"/>
    <w:rsid w:val="00A53BD5"/>
    <w:rsid w:val="00A5591F"/>
    <w:rsid w:val="00A55CAD"/>
    <w:rsid w:val="00A563CB"/>
    <w:rsid w:val="00A5664B"/>
    <w:rsid w:val="00A57264"/>
    <w:rsid w:val="00A57ABE"/>
    <w:rsid w:val="00A608A2"/>
    <w:rsid w:val="00A611B1"/>
    <w:rsid w:val="00A62653"/>
    <w:rsid w:val="00A62ED6"/>
    <w:rsid w:val="00A63D5B"/>
    <w:rsid w:val="00A73590"/>
    <w:rsid w:val="00A748FE"/>
    <w:rsid w:val="00A768BA"/>
    <w:rsid w:val="00A771DE"/>
    <w:rsid w:val="00A77512"/>
    <w:rsid w:val="00A77DCD"/>
    <w:rsid w:val="00A80DDF"/>
    <w:rsid w:val="00A8103B"/>
    <w:rsid w:val="00A84CA2"/>
    <w:rsid w:val="00A84E60"/>
    <w:rsid w:val="00A8578C"/>
    <w:rsid w:val="00A93B87"/>
    <w:rsid w:val="00A96BFF"/>
    <w:rsid w:val="00AA2E6B"/>
    <w:rsid w:val="00AA5F16"/>
    <w:rsid w:val="00AB031F"/>
    <w:rsid w:val="00AB0334"/>
    <w:rsid w:val="00AB166F"/>
    <w:rsid w:val="00AB1EEC"/>
    <w:rsid w:val="00AB6660"/>
    <w:rsid w:val="00AC05AE"/>
    <w:rsid w:val="00AC2FE2"/>
    <w:rsid w:val="00AC3230"/>
    <w:rsid w:val="00AC6E43"/>
    <w:rsid w:val="00AC789F"/>
    <w:rsid w:val="00AD1C33"/>
    <w:rsid w:val="00AD2015"/>
    <w:rsid w:val="00AD3463"/>
    <w:rsid w:val="00AD3A02"/>
    <w:rsid w:val="00AD6725"/>
    <w:rsid w:val="00AD7980"/>
    <w:rsid w:val="00AD7F6A"/>
    <w:rsid w:val="00AE124E"/>
    <w:rsid w:val="00AE27F9"/>
    <w:rsid w:val="00AE51CD"/>
    <w:rsid w:val="00AE6BAC"/>
    <w:rsid w:val="00AF0734"/>
    <w:rsid w:val="00AF18D1"/>
    <w:rsid w:val="00AF7384"/>
    <w:rsid w:val="00B022F0"/>
    <w:rsid w:val="00B05E5E"/>
    <w:rsid w:val="00B06CF2"/>
    <w:rsid w:val="00B0709A"/>
    <w:rsid w:val="00B12219"/>
    <w:rsid w:val="00B126A5"/>
    <w:rsid w:val="00B146E4"/>
    <w:rsid w:val="00B15FAB"/>
    <w:rsid w:val="00B17E54"/>
    <w:rsid w:val="00B21E94"/>
    <w:rsid w:val="00B242AF"/>
    <w:rsid w:val="00B24D5C"/>
    <w:rsid w:val="00B250FD"/>
    <w:rsid w:val="00B27BF9"/>
    <w:rsid w:val="00B314EF"/>
    <w:rsid w:val="00B32D31"/>
    <w:rsid w:val="00B362DF"/>
    <w:rsid w:val="00B36E3B"/>
    <w:rsid w:val="00B371E1"/>
    <w:rsid w:val="00B37BA5"/>
    <w:rsid w:val="00B37F80"/>
    <w:rsid w:val="00B409AA"/>
    <w:rsid w:val="00B41336"/>
    <w:rsid w:val="00B4239C"/>
    <w:rsid w:val="00B43537"/>
    <w:rsid w:val="00B50C7D"/>
    <w:rsid w:val="00B511DA"/>
    <w:rsid w:val="00B51278"/>
    <w:rsid w:val="00B51844"/>
    <w:rsid w:val="00B53764"/>
    <w:rsid w:val="00B60686"/>
    <w:rsid w:val="00B613B6"/>
    <w:rsid w:val="00B65916"/>
    <w:rsid w:val="00B72C18"/>
    <w:rsid w:val="00B7353C"/>
    <w:rsid w:val="00B73AA3"/>
    <w:rsid w:val="00B73C1C"/>
    <w:rsid w:val="00B834CC"/>
    <w:rsid w:val="00B836CA"/>
    <w:rsid w:val="00B904D9"/>
    <w:rsid w:val="00B9064E"/>
    <w:rsid w:val="00B91C36"/>
    <w:rsid w:val="00B924EE"/>
    <w:rsid w:val="00B92B4A"/>
    <w:rsid w:val="00B93570"/>
    <w:rsid w:val="00B9675E"/>
    <w:rsid w:val="00B96C2D"/>
    <w:rsid w:val="00BA3447"/>
    <w:rsid w:val="00BB3830"/>
    <w:rsid w:val="00BB3DB0"/>
    <w:rsid w:val="00BB475C"/>
    <w:rsid w:val="00BB4BCE"/>
    <w:rsid w:val="00BB536C"/>
    <w:rsid w:val="00BC322D"/>
    <w:rsid w:val="00BC4D39"/>
    <w:rsid w:val="00BC535C"/>
    <w:rsid w:val="00BC5684"/>
    <w:rsid w:val="00BC696F"/>
    <w:rsid w:val="00BC70B7"/>
    <w:rsid w:val="00BC733B"/>
    <w:rsid w:val="00BC7B45"/>
    <w:rsid w:val="00BD0C33"/>
    <w:rsid w:val="00BD105A"/>
    <w:rsid w:val="00BD138D"/>
    <w:rsid w:val="00BD44DE"/>
    <w:rsid w:val="00BD4D85"/>
    <w:rsid w:val="00BE0C82"/>
    <w:rsid w:val="00BE172A"/>
    <w:rsid w:val="00BE455B"/>
    <w:rsid w:val="00BE4A5A"/>
    <w:rsid w:val="00BE63B0"/>
    <w:rsid w:val="00BF6133"/>
    <w:rsid w:val="00C00212"/>
    <w:rsid w:val="00C02215"/>
    <w:rsid w:val="00C07A1E"/>
    <w:rsid w:val="00C100B9"/>
    <w:rsid w:val="00C11726"/>
    <w:rsid w:val="00C13061"/>
    <w:rsid w:val="00C13D17"/>
    <w:rsid w:val="00C15E58"/>
    <w:rsid w:val="00C17694"/>
    <w:rsid w:val="00C17BBA"/>
    <w:rsid w:val="00C208B6"/>
    <w:rsid w:val="00C22751"/>
    <w:rsid w:val="00C2623F"/>
    <w:rsid w:val="00C3069B"/>
    <w:rsid w:val="00C3256D"/>
    <w:rsid w:val="00C34868"/>
    <w:rsid w:val="00C43611"/>
    <w:rsid w:val="00C46283"/>
    <w:rsid w:val="00C5146E"/>
    <w:rsid w:val="00C544ED"/>
    <w:rsid w:val="00C54835"/>
    <w:rsid w:val="00C56776"/>
    <w:rsid w:val="00C6313E"/>
    <w:rsid w:val="00C645BA"/>
    <w:rsid w:val="00C669A2"/>
    <w:rsid w:val="00C701BF"/>
    <w:rsid w:val="00C73307"/>
    <w:rsid w:val="00C748DB"/>
    <w:rsid w:val="00C75425"/>
    <w:rsid w:val="00C758EB"/>
    <w:rsid w:val="00C7702E"/>
    <w:rsid w:val="00C77508"/>
    <w:rsid w:val="00C802EC"/>
    <w:rsid w:val="00C80CC1"/>
    <w:rsid w:val="00C838C5"/>
    <w:rsid w:val="00C90521"/>
    <w:rsid w:val="00C93301"/>
    <w:rsid w:val="00C9624A"/>
    <w:rsid w:val="00C96550"/>
    <w:rsid w:val="00CA292B"/>
    <w:rsid w:val="00CA5F44"/>
    <w:rsid w:val="00CA63CD"/>
    <w:rsid w:val="00CA68C6"/>
    <w:rsid w:val="00CB08A1"/>
    <w:rsid w:val="00CB1731"/>
    <w:rsid w:val="00CB59BF"/>
    <w:rsid w:val="00CB5AC8"/>
    <w:rsid w:val="00CB78D4"/>
    <w:rsid w:val="00CC01BE"/>
    <w:rsid w:val="00CC32A6"/>
    <w:rsid w:val="00CC5216"/>
    <w:rsid w:val="00CC5440"/>
    <w:rsid w:val="00CC56AA"/>
    <w:rsid w:val="00CC672B"/>
    <w:rsid w:val="00CC7A44"/>
    <w:rsid w:val="00CD153C"/>
    <w:rsid w:val="00CD44A8"/>
    <w:rsid w:val="00CD4C70"/>
    <w:rsid w:val="00CD6E84"/>
    <w:rsid w:val="00CD7431"/>
    <w:rsid w:val="00CE17BE"/>
    <w:rsid w:val="00CE3E1C"/>
    <w:rsid w:val="00CE4443"/>
    <w:rsid w:val="00CE4D48"/>
    <w:rsid w:val="00CF28E3"/>
    <w:rsid w:val="00CF7D56"/>
    <w:rsid w:val="00D067AB"/>
    <w:rsid w:val="00D06BD2"/>
    <w:rsid w:val="00D072D9"/>
    <w:rsid w:val="00D1327A"/>
    <w:rsid w:val="00D1520F"/>
    <w:rsid w:val="00D21092"/>
    <w:rsid w:val="00D21439"/>
    <w:rsid w:val="00D26159"/>
    <w:rsid w:val="00D2774E"/>
    <w:rsid w:val="00D31219"/>
    <w:rsid w:val="00D32C60"/>
    <w:rsid w:val="00D338C7"/>
    <w:rsid w:val="00D354F4"/>
    <w:rsid w:val="00D36619"/>
    <w:rsid w:val="00D40785"/>
    <w:rsid w:val="00D442A9"/>
    <w:rsid w:val="00D45641"/>
    <w:rsid w:val="00D52296"/>
    <w:rsid w:val="00D53899"/>
    <w:rsid w:val="00D57C85"/>
    <w:rsid w:val="00D60264"/>
    <w:rsid w:val="00D6600D"/>
    <w:rsid w:val="00D70E1D"/>
    <w:rsid w:val="00D72D3C"/>
    <w:rsid w:val="00D76C6B"/>
    <w:rsid w:val="00D80084"/>
    <w:rsid w:val="00D80095"/>
    <w:rsid w:val="00D817CF"/>
    <w:rsid w:val="00D82359"/>
    <w:rsid w:val="00D855A4"/>
    <w:rsid w:val="00D86B05"/>
    <w:rsid w:val="00D9187E"/>
    <w:rsid w:val="00D92D6F"/>
    <w:rsid w:val="00D92F9F"/>
    <w:rsid w:val="00D93A6A"/>
    <w:rsid w:val="00D97C1A"/>
    <w:rsid w:val="00DA73F4"/>
    <w:rsid w:val="00DA7A2A"/>
    <w:rsid w:val="00DB14BA"/>
    <w:rsid w:val="00DB239B"/>
    <w:rsid w:val="00DB2BC7"/>
    <w:rsid w:val="00DB50AB"/>
    <w:rsid w:val="00DB5AE9"/>
    <w:rsid w:val="00DC0DA6"/>
    <w:rsid w:val="00DC12EF"/>
    <w:rsid w:val="00DC2828"/>
    <w:rsid w:val="00DC3BEB"/>
    <w:rsid w:val="00DC6E0F"/>
    <w:rsid w:val="00DD1176"/>
    <w:rsid w:val="00DD18CE"/>
    <w:rsid w:val="00DD66F7"/>
    <w:rsid w:val="00DE19A2"/>
    <w:rsid w:val="00DE38B7"/>
    <w:rsid w:val="00DE3B5E"/>
    <w:rsid w:val="00DE4502"/>
    <w:rsid w:val="00DE4B1D"/>
    <w:rsid w:val="00DF167E"/>
    <w:rsid w:val="00DF3787"/>
    <w:rsid w:val="00DF6088"/>
    <w:rsid w:val="00DF6973"/>
    <w:rsid w:val="00E00D8F"/>
    <w:rsid w:val="00E02332"/>
    <w:rsid w:val="00E038F1"/>
    <w:rsid w:val="00E04B9C"/>
    <w:rsid w:val="00E11A40"/>
    <w:rsid w:val="00E13D9E"/>
    <w:rsid w:val="00E13FBE"/>
    <w:rsid w:val="00E15BB4"/>
    <w:rsid w:val="00E15F00"/>
    <w:rsid w:val="00E20AAC"/>
    <w:rsid w:val="00E20DED"/>
    <w:rsid w:val="00E21E8C"/>
    <w:rsid w:val="00E21FCC"/>
    <w:rsid w:val="00E22132"/>
    <w:rsid w:val="00E229C2"/>
    <w:rsid w:val="00E2406B"/>
    <w:rsid w:val="00E25DF8"/>
    <w:rsid w:val="00E27486"/>
    <w:rsid w:val="00E33451"/>
    <w:rsid w:val="00E34A47"/>
    <w:rsid w:val="00E353E4"/>
    <w:rsid w:val="00E3592B"/>
    <w:rsid w:val="00E36B00"/>
    <w:rsid w:val="00E400D7"/>
    <w:rsid w:val="00E406E1"/>
    <w:rsid w:val="00E40A0C"/>
    <w:rsid w:val="00E41E90"/>
    <w:rsid w:val="00E42A8A"/>
    <w:rsid w:val="00E43248"/>
    <w:rsid w:val="00E4330F"/>
    <w:rsid w:val="00E43963"/>
    <w:rsid w:val="00E50AD9"/>
    <w:rsid w:val="00E50D05"/>
    <w:rsid w:val="00E541C0"/>
    <w:rsid w:val="00E5618E"/>
    <w:rsid w:val="00E603D8"/>
    <w:rsid w:val="00E66471"/>
    <w:rsid w:val="00E6670B"/>
    <w:rsid w:val="00E70A2E"/>
    <w:rsid w:val="00E71779"/>
    <w:rsid w:val="00E71DC8"/>
    <w:rsid w:val="00E73C74"/>
    <w:rsid w:val="00E73CBB"/>
    <w:rsid w:val="00E76192"/>
    <w:rsid w:val="00E807FB"/>
    <w:rsid w:val="00E82868"/>
    <w:rsid w:val="00E85D61"/>
    <w:rsid w:val="00E8605B"/>
    <w:rsid w:val="00E917EE"/>
    <w:rsid w:val="00E918C2"/>
    <w:rsid w:val="00E94909"/>
    <w:rsid w:val="00E964B3"/>
    <w:rsid w:val="00EA0EEE"/>
    <w:rsid w:val="00EA2684"/>
    <w:rsid w:val="00EA49C5"/>
    <w:rsid w:val="00EA71B2"/>
    <w:rsid w:val="00EB0D7C"/>
    <w:rsid w:val="00EB5788"/>
    <w:rsid w:val="00EB58E8"/>
    <w:rsid w:val="00EC0C95"/>
    <w:rsid w:val="00EC1643"/>
    <w:rsid w:val="00EC1CE1"/>
    <w:rsid w:val="00EC2887"/>
    <w:rsid w:val="00EC2DC1"/>
    <w:rsid w:val="00EC5D76"/>
    <w:rsid w:val="00EC6B55"/>
    <w:rsid w:val="00ED1461"/>
    <w:rsid w:val="00ED7BD4"/>
    <w:rsid w:val="00EE1041"/>
    <w:rsid w:val="00EE1691"/>
    <w:rsid w:val="00EE4142"/>
    <w:rsid w:val="00EE4A95"/>
    <w:rsid w:val="00EE7A90"/>
    <w:rsid w:val="00EE7B7B"/>
    <w:rsid w:val="00EF19EA"/>
    <w:rsid w:val="00EF22E6"/>
    <w:rsid w:val="00EF717B"/>
    <w:rsid w:val="00F0061C"/>
    <w:rsid w:val="00F00FD8"/>
    <w:rsid w:val="00F05160"/>
    <w:rsid w:val="00F12612"/>
    <w:rsid w:val="00F17C11"/>
    <w:rsid w:val="00F17EC9"/>
    <w:rsid w:val="00F240DE"/>
    <w:rsid w:val="00F27CD7"/>
    <w:rsid w:val="00F31543"/>
    <w:rsid w:val="00F32A74"/>
    <w:rsid w:val="00F358CA"/>
    <w:rsid w:val="00F37E83"/>
    <w:rsid w:val="00F40639"/>
    <w:rsid w:val="00F40A1C"/>
    <w:rsid w:val="00F40A7D"/>
    <w:rsid w:val="00F44334"/>
    <w:rsid w:val="00F50C3A"/>
    <w:rsid w:val="00F548FA"/>
    <w:rsid w:val="00F55963"/>
    <w:rsid w:val="00F62738"/>
    <w:rsid w:val="00F636CC"/>
    <w:rsid w:val="00F64E8F"/>
    <w:rsid w:val="00F67E2A"/>
    <w:rsid w:val="00F7376B"/>
    <w:rsid w:val="00F7433A"/>
    <w:rsid w:val="00F75CDE"/>
    <w:rsid w:val="00F77DB5"/>
    <w:rsid w:val="00F77F07"/>
    <w:rsid w:val="00F8202E"/>
    <w:rsid w:val="00F85E2E"/>
    <w:rsid w:val="00F933EE"/>
    <w:rsid w:val="00F94E6F"/>
    <w:rsid w:val="00F96BF8"/>
    <w:rsid w:val="00F97678"/>
    <w:rsid w:val="00F97ACD"/>
    <w:rsid w:val="00F97F81"/>
    <w:rsid w:val="00FA1D7A"/>
    <w:rsid w:val="00FA323D"/>
    <w:rsid w:val="00FA6EA9"/>
    <w:rsid w:val="00FB0A44"/>
    <w:rsid w:val="00FB25CD"/>
    <w:rsid w:val="00FB2FCE"/>
    <w:rsid w:val="00FB325B"/>
    <w:rsid w:val="00FB5DD9"/>
    <w:rsid w:val="00FB6F90"/>
    <w:rsid w:val="00FC002A"/>
    <w:rsid w:val="00FC23E0"/>
    <w:rsid w:val="00FC6A97"/>
    <w:rsid w:val="00FD7ACF"/>
    <w:rsid w:val="00FE2EA3"/>
    <w:rsid w:val="00FE2EF5"/>
    <w:rsid w:val="00FE3755"/>
    <w:rsid w:val="00FE46BE"/>
    <w:rsid w:val="00FE4D4A"/>
    <w:rsid w:val="00FE5A82"/>
    <w:rsid w:val="00FE5F43"/>
    <w:rsid w:val="00FF08C9"/>
    <w:rsid w:val="00FF15B8"/>
    <w:rsid w:val="00FF44A5"/>
    <w:rsid w:val="00FF5FF6"/>
    <w:rsid w:val="00FF620B"/>
    <w:rsid w:val="00FF6585"/>
    <w:rsid w:val="00FF783B"/>
    <w:rsid w:val="02A3C96E"/>
    <w:rsid w:val="04B5B474"/>
    <w:rsid w:val="0C35362C"/>
    <w:rsid w:val="0C542005"/>
    <w:rsid w:val="0FAD4A09"/>
    <w:rsid w:val="1040AAC7"/>
    <w:rsid w:val="14FF9456"/>
    <w:rsid w:val="151B2244"/>
    <w:rsid w:val="1734D6AD"/>
    <w:rsid w:val="198462B1"/>
    <w:rsid w:val="1EDA648A"/>
    <w:rsid w:val="2334F0D0"/>
    <w:rsid w:val="237C4D50"/>
    <w:rsid w:val="24D521E7"/>
    <w:rsid w:val="26039237"/>
    <w:rsid w:val="2687C459"/>
    <w:rsid w:val="2D8E339B"/>
    <w:rsid w:val="35B797E1"/>
    <w:rsid w:val="35BF3355"/>
    <w:rsid w:val="37AD6346"/>
    <w:rsid w:val="3ADC4D34"/>
    <w:rsid w:val="3BF1EF58"/>
    <w:rsid w:val="415116AD"/>
    <w:rsid w:val="419B02E3"/>
    <w:rsid w:val="43B097B9"/>
    <w:rsid w:val="476236F9"/>
    <w:rsid w:val="4E6387A3"/>
    <w:rsid w:val="4F867327"/>
    <w:rsid w:val="50FA5CB4"/>
    <w:rsid w:val="5253B83C"/>
    <w:rsid w:val="55C36205"/>
    <w:rsid w:val="570E95CC"/>
    <w:rsid w:val="58474A28"/>
    <w:rsid w:val="5A15F125"/>
    <w:rsid w:val="5DD19DFF"/>
    <w:rsid w:val="5DD97042"/>
    <w:rsid w:val="601A3F3F"/>
    <w:rsid w:val="60823B9D"/>
    <w:rsid w:val="63BB8245"/>
    <w:rsid w:val="64864782"/>
    <w:rsid w:val="64E2407C"/>
    <w:rsid w:val="69BE5EFE"/>
    <w:rsid w:val="6E05AF83"/>
    <w:rsid w:val="765A538F"/>
    <w:rsid w:val="7925521D"/>
    <w:rsid w:val="79FAB5E3"/>
    <w:rsid w:val="7A51D41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FAF60D"/>
  <w15:docId w15:val="{5B0007EC-72F5-8344-9CB1-6131688E4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EC8"/>
    <w:rPr>
      <w:sz w:val="24"/>
      <w:szCs w:val="24"/>
      <w:lang w:val="en-IN" w:eastAsia="en-GB" w:bidi="te-IN"/>
    </w:rPr>
  </w:style>
  <w:style w:type="paragraph" w:styleId="Heading1">
    <w:name w:val="heading 1"/>
    <w:basedOn w:val="Normal"/>
    <w:next w:val="BodyText"/>
    <w:link w:val="Heading1Char"/>
    <w:qFormat/>
    <w:rsid w:val="005847F2"/>
    <w:pPr>
      <w:keepNext/>
      <w:keepLines/>
      <w:numPr>
        <w:numId w:val="3"/>
      </w:numPr>
      <w:spacing w:after="240"/>
      <w:jc w:val="center"/>
      <w:outlineLvl w:val="0"/>
    </w:pPr>
    <w:rPr>
      <w:rFonts w:ascii="Arial" w:eastAsiaTheme="majorEastAsia" w:hAnsi="Arial" w:cstheme="majorBidi"/>
      <w:b/>
      <w:caps/>
      <w:sz w:val="22"/>
      <w:szCs w:val="20"/>
      <w:lang w:val="en-US" w:eastAsia="en-US" w:bidi="ar-SA"/>
    </w:rPr>
  </w:style>
  <w:style w:type="paragraph" w:styleId="Heading2">
    <w:name w:val="heading 2"/>
    <w:basedOn w:val="Normal"/>
    <w:next w:val="BodyText"/>
    <w:link w:val="Heading2Char"/>
    <w:qFormat/>
    <w:rsid w:val="005847F2"/>
    <w:pPr>
      <w:keepNext/>
      <w:keepLines/>
      <w:numPr>
        <w:ilvl w:val="1"/>
        <w:numId w:val="3"/>
      </w:numPr>
      <w:spacing w:before="120" w:after="240"/>
      <w:ind w:left="1476"/>
      <w:outlineLvl w:val="1"/>
    </w:pPr>
    <w:rPr>
      <w:rFonts w:ascii="Arial" w:eastAsiaTheme="majorEastAsia" w:hAnsi="Arial" w:cstheme="majorBidi"/>
      <w:b/>
      <w:sz w:val="22"/>
      <w:szCs w:val="20"/>
      <w:lang w:val="en-US" w:eastAsia="en-US" w:bidi="ar-SA"/>
    </w:rPr>
  </w:style>
  <w:style w:type="paragraph" w:styleId="Heading3">
    <w:name w:val="heading 3"/>
    <w:basedOn w:val="Normal"/>
    <w:next w:val="BodyText"/>
    <w:link w:val="Heading3Char"/>
    <w:qFormat/>
    <w:rsid w:val="005847F2"/>
    <w:pPr>
      <w:keepNext/>
      <w:keepLines/>
      <w:numPr>
        <w:ilvl w:val="2"/>
        <w:numId w:val="3"/>
      </w:numPr>
      <w:spacing w:after="240"/>
      <w:outlineLvl w:val="2"/>
    </w:pPr>
    <w:rPr>
      <w:rFonts w:ascii="Arial" w:eastAsiaTheme="majorEastAsia" w:hAnsi="Arial" w:cstheme="majorBidi"/>
      <w:b/>
      <w:sz w:val="22"/>
      <w:szCs w:val="20"/>
      <w:lang w:val="en-US" w:eastAsia="en-US" w:bidi="ar-SA"/>
    </w:rPr>
  </w:style>
  <w:style w:type="paragraph" w:styleId="Heading4">
    <w:name w:val="heading 4"/>
    <w:basedOn w:val="Normal"/>
    <w:next w:val="BodyText"/>
    <w:link w:val="Heading4Char"/>
    <w:qFormat/>
    <w:rsid w:val="005847F2"/>
    <w:pPr>
      <w:keepNext/>
      <w:keepLines/>
      <w:numPr>
        <w:ilvl w:val="3"/>
        <w:numId w:val="3"/>
      </w:numPr>
      <w:outlineLvl w:val="3"/>
    </w:pPr>
    <w:rPr>
      <w:rFonts w:ascii="Arial" w:eastAsiaTheme="majorEastAsia" w:hAnsi="Arial" w:cstheme="majorBidi"/>
      <w:i/>
      <w:sz w:val="22"/>
      <w:szCs w:val="20"/>
      <w:lang w:val="en-US" w:eastAsia="en-US" w:bidi="ar-SA"/>
    </w:rPr>
  </w:style>
  <w:style w:type="paragraph" w:styleId="Heading5">
    <w:name w:val="heading 5"/>
    <w:basedOn w:val="Normal"/>
    <w:next w:val="BodyText"/>
    <w:link w:val="Heading5Char"/>
    <w:qFormat/>
    <w:rsid w:val="005847F2"/>
    <w:pPr>
      <w:keepNext/>
      <w:keepLines/>
      <w:numPr>
        <w:ilvl w:val="4"/>
        <w:numId w:val="3"/>
      </w:numPr>
      <w:outlineLvl w:val="4"/>
    </w:pPr>
    <w:rPr>
      <w:rFonts w:ascii="Arial" w:eastAsiaTheme="majorEastAsia" w:hAnsi="Arial" w:cstheme="majorBidi"/>
      <w:sz w:val="22"/>
      <w:szCs w:val="20"/>
      <w:lang w:val="en-US" w:eastAsia="en-US" w:bidi="ar-SA"/>
    </w:rPr>
  </w:style>
  <w:style w:type="paragraph" w:styleId="Heading6">
    <w:name w:val="heading 6"/>
    <w:basedOn w:val="Normal"/>
    <w:next w:val="BodyText"/>
    <w:link w:val="Heading6Char"/>
    <w:qFormat/>
    <w:rsid w:val="005847F2"/>
    <w:pPr>
      <w:keepNext/>
      <w:keepLines/>
      <w:numPr>
        <w:ilvl w:val="5"/>
        <w:numId w:val="3"/>
      </w:numPr>
      <w:outlineLvl w:val="5"/>
    </w:pPr>
    <w:rPr>
      <w:rFonts w:ascii="Arial" w:eastAsiaTheme="majorEastAsia" w:hAnsi="Arial" w:cstheme="majorBidi"/>
      <w:sz w:val="22"/>
      <w:szCs w:val="20"/>
      <w:lang w:val="en-US" w:eastAsia="en-US" w:bidi="ar-SA"/>
    </w:rPr>
  </w:style>
  <w:style w:type="paragraph" w:styleId="Heading7">
    <w:name w:val="heading 7"/>
    <w:basedOn w:val="Normal"/>
    <w:next w:val="Normal"/>
    <w:link w:val="Heading7Char"/>
    <w:uiPriority w:val="9"/>
    <w:unhideWhenUsed/>
    <w:qFormat/>
    <w:rsid w:val="005847F2"/>
    <w:pPr>
      <w:keepNext/>
      <w:keepLines/>
      <w:numPr>
        <w:ilvl w:val="6"/>
        <w:numId w:val="3"/>
      </w:numPr>
      <w:spacing w:before="200"/>
      <w:outlineLvl w:val="6"/>
    </w:pPr>
    <w:rPr>
      <w:rFonts w:asciiTheme="majorHAnsi" w:eastAsiaTheme="majorEastAsia" w:hAnsiTheme="majorHAnsi" w:cstheme="majorBidi"/>
      <w:i/>
      <w:iCs/>
      <w:color w:val="404040" w:themeColor="text1" w:themeTint="BF"/>
      <w:sz w:val="22"/>
      <w:szCs w:val="20"/>
      <w:lang w:val="en-US" w:eastAsia="en-US" w:bidi="ar-SA"/>
    </w:rPr>
  </w:style>
  <w:style w:type="paragraph" w:styleId="Heading8">
    <w:name w:val="heading 8"/>
    <w:basedOn w:val="Normal"/>
    <w:next w:val="Normal"/>
    <w:link w:val="Heading8Char"/>
    <w:uiPriority w:val="9"/>
    <w:semiHidden/>
    <w:unhideWhenUsed/>
    <w:qFormat/>
    <w:rsid w:val="005847F2"/>
    <w:pPr>
      <w:keepNext/>
      <w:keepLines/>
      <w:numPr>
        <w:ilvl w:val="7"/>
        <w:numId w:val="3"/>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lang w:val="en-US" w:eastAsia="en-US" w:bidi="ar-SA"/>
    </w:rPr>
  </w:style>
  <w:style w:type="paragraph" w:styleId="Heading9">
    <w:name w:val="heading 9"/>
    <w:basedOn w:val="Normal"/>
    <w:next w:val="Normal"/>
    <w:link w:val="Heading9Char"/>
    <w:uiPriority w:val="9"/>
    <w:semiHidden/>
    <w:unhideWhenUsed/>
    <w:qFormat/>
    <w:rsid w:val="005847F2"/>
    <w:pPr>
      <w:keepNext/>
      <w:keepLines/>
      <w:numPr>
        <w:ilvl w:val="8"/>
        <w:numId w:val="3"/>
      </w:numPr>
      <w:tabs>
        <w:tab w:val="num" w:pos="360"/>
      </w:tabs>
      <w:spacing w:before="200"/>
      <w:ind w:left="0" w:firstLine="0"/>
      <w:outlineLvl w:val="8"/>
    </w:pPr>
    <w:rPr>
      <w:rFonts w:asciiTheme="majorHAnsi" w:eastAsiaTheme="majorEastAsia" w:hAnsiTheme="majorHAnsi" w:cstheme="majorBidi"/>
      <w:i/>
      <w:iCs/>
      <w:color w:val="404040" w:themeColor="text1" w:themeTint="BF"/>
      <w:sz w:val="20"/>
      <w:szCs w:val="20"/>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fxFaxNum">
    <w:name w:val="WfxFaxNum"/>
    <w:basedOn w:val="Normal"/>
    <w:rsid w:val="00057E65"/>
    <w:rPr>
      <w:rFonts w:ascii="Arial" w:hAnsi="Arial"/>
      <w:sz w:val="22"/>
      <w:szCs w:val="20"/>
      <w:lang w:val="en-US" w:eastAsia="en-US" w:bidi="ar-SA"/>
    </w:rPr>
  </w:style>
  <w:style w:type="paragraph" w:customStyle="1" w:styleId="WfxTime">
    <w:name w:val="WfxTime"/>
    <w:basedOn w:val="Normal"/>
    <w:rsid w:val="00057E65"/>
    <w:rPr>
      <w:rFonts w:ascii="Arial" w:hAnsi="Arial"/>
      <w:sz w:val="22"/>
      <w:szCs w:val="20"/>
      <w:lang w:val="en-US" w:eastAsia="en-US" w:bidi="ar-SA"/>
    </w:rPr>
  </w:style>
  <w:style w:type="paragraph" w:customStyle="1" w:styleId="WfxDate">
    <w:name w:val="WfxDate"/>
    <w:basedOn w:val="Normal"/>
    <w:rsid w:val="00057E65"/>
    <w:rPr>
      <w:rFonts w:ascii="Arial" w:hAnsi="Arial"/>
      <w:sz w:val="22"/>
      <w:szCs w:val="20"/>
      <w:lang w:val="en-US" w:eastAsia="en-US" w:bidi="ar-SA"/>
    </w:rPr>
  </w:style>
  <w:style w:type="paragraph" w:customStyle="1" w:styleId="WfxRecipient">
    <w:name w:val="WfxRecipient"/>
    <w:basedOn w:val="Normal"/>
    <w:rsid w:val="00057E65"/>
    <w:rPr>
      <w:rFonts w:ascii="Arial" w:hAnsi="Arial"/>
      <w:sz w:val="22"/>
      <w:szCs w:val="20"/>
      <w:lang w:val="en-US" w:eastAsia="en-US" w:bidi="ar-SA"/>
    </w:rPr>
  </w:style>
  <w:style w:type="paragraph" w:customStyle="1" w:styleId="WfxCompany">
    <w:name w:val="WfxCompany"/>
    <w:basedOn w:val="Normal"/>
    <w:rsid w:val="00057E65"/>
    <w:rPr>
      <w:rFonts w:ascii="Arial" w:hAnsi="Arial"/>
      <w:sz w:val="22"/>
      <w:szCs w:val="20"/>
      <w:lang w:val="en-US" w:eastAsia="en-US" w:bidi="ar-SA"/>
    </w:rPr>
  </w:style>
  <w:style w:type="paragraph" w:customStyle="1" w:styleId="WfxSubject">
    <w:name w:val="WfxSubject"/>
    <w:basedOn w:val="Normal"/>
    <w:rsid w:val="00057E65"/>
    <w:rPr>
      <w:rFonts w:ascii="Arial" w:hAnsi="Arial"/>
      <w:sz w:val="22"/>
      <w:szCs w:val="20"/>
      <w:lang w:val="en-US" w:eastAsia="en-US" w:bidi="ar-SA"/>
    </w:rPr>
  </w:style>
  <w:style w:type="paragraph" w:customStyle="1" w:styleId="WfxKeyword">
    <w:name w:val="WfxKeyword"/>
    <w:basedOn w:val="Normal"/>
    <w:rsid w:val="00057E65"/>
    <w:rPr>
      <w:rFonts w:ascii="Arial" w:hAnsi="Arial"/>
      <w:sz w:val="22"/>
      <w:szCs w:val="20"/>
      <w:lang w:val="en-US" w:eastAsia="en-US" w:bidi="ar-SA"/>
    </w:rPr>
  </w:style>
  <w:style w:type="paragraph" w:customStyle="1" w:styleId="WfxBillCode">
    <w:name w:val="WfxBillCode"/>
    <w:basedOn w:val="Normal"/>
    <w:rsid w:val="00057E65"/>
    <w:rPr>
      <w:rFonts w:ascii="Arial" w:hAnsi="Arial"/>
      <w:sz w:val="22"/>
      <w:szCs w:val="20"/>
      <w:lang w:val="en-US" w:eastAsia="en-US" w:bidi="ar-SA"/>
    </w:rPr>
  </w:style>
  <w:style w:type="paragraph" w:customStyle="1" w:styleId="AttentionLine">
    <w:name w:val="Attention Line"/>
    <w:basedOn w:val="Normal"/>
    <w:next w:val="Salutation"/>
    <w:rsid w:val="00057E65"/>
    <w:pPr>
      <w:spacing w:before="240"/>
      <w:jc w:val="both"/>
    </w:pPr>
    <w:rPr>
      <w:rFonts w:ascii="Arial" w:hAnsi="Arial"/>
      <w:spacing w:val="-5"/>
      <w:sz w:val="22"/>
      <w:szCs w:val="20"/>
      <w:lang w:val="en-US" w:eastAsia="en-US" w:bidi="ar-SA"/>
    </w:rPr>
  </w:style>
  <w:style w:type="paragraph" w:styleId="Salutation">
    <w:name w:val="Salutation"/>
    <w:basedOn w:val="Normal"/>
    <w:next w:val="Normal"/>
    <w:rsid w:val="00057E65"/>
    <w:pPr>
      <w:spacing w:before="220" w:after="220" w:line="220" w:lineRule="atLeast"/>
    </w:pPr>
    <w:rPr>
      <w:rFonts w:ascii="Arial" w:hAnsi="Arial"/>
      <w:sz w:val="22"/>
      <w:szCs w:val="20"/>
      <w:lang w:val="en-US" w:eastAsia="en-US" w:bidi="ar-SA"/>
    </w:rPr>
  </w:style>
  <w:style w:type="paragraph" w:styleId="BodyText">
    <w:name w:val="Body Text"/>
    <w:basedOn w:val="Normal"/>
    <w:link w:val="BodyTextChar"/>
    <w:rsid w:val="00057E65"/>
    <w:pPr>
      <w:spacing w:after="240"/>
    </w:pPr>
    <w:rPr>
      <w:rFonts w:ascii="Arial" w:hAnsi="Arial"/>
      <w:sz w:val="22"/>
      <w:szCs w:val="20"/>
      <w:lang w:val="en-US" w:eastAsia="en-US" w:bidi="ar-SA"/>
    </w:rPr>
  </w:style>
  <w:style w:type="paragraph" w:customStyle="1" w:styleId="CcList">
    <w:name w:val="Cc List"/>
    <w:basedOn w:val="Normal"/>
    <w:rsid w:val="00057E65"/>
    <w:pPr>
      <w:keepLines/>
      <w:tabs>
        <w:tab w:val="left" w:pos="1440"/>
      </w:tabs>
      <w:ind w:left="1440" w:hanging="1440"/>
    </w:pPr>
    <w:rPr>
      <w:rFonts w:ascii="Arial" w:hAnsi="Arial"/>
      <w:sz w:val="22"/>
      <w:szCs w:val="20"/>
      <w:lang w:val="en-US" w:eastAsia="en-US" w:bidi="ar-SA"/>
    </w:rPr>
  </w:style>
  <w:style w:type="paragraph" w:styleId="Closing">
    <w:name w:val="Closing"/>
    <w:basedOn w:val="Normal"/>
    <w:next w:val="Normal"/>
    <w:rsid w:val="00057E65"/>
    <w:pPr>
      <w:keepNext/>
      <w:ind w:left="5040"/>
      <w:jc w:val="both"/>
    </w:pPr>
    <w:rPr>
      <w:rFonts w:ascii="Arial" w:hAnsi="Arial"/>
      <w:sz w:val="22"/>
      <w:szCs w:val="20"/>
      <w:lang w:val="en-US" w:eastAsia="en-US" w:bidi="ar-SA"/>
    </w:rPr>
  </w:style>
  <w:style w:type="paragraph" w:customStyle="1" w:styleId="CompanyName">
    <w:name w:val="Company Name"/>
    <w:basedOn w:val="Normal"/>
    <w:rsid w:val="00057E65"/>
    <w:pPr>
      <w:framePr w:w="3845" w:h="1584" w:hSpace="187" w:vSpace="187" w:wrap="notBeside" w:vAnchor="page" w:hAnchor="margin" w:y="894" w:anchorLock="1"/>
      <w:spacing w:line="280" w:lineRule="atLeast"/>
    </w:pPr>
    <w:rPr>
      <w:rFonts w:ascii="Arial" w:hAnsi="Arial"/>
      <w:b/>
      <w:smallCaps/>
      <w:spacing w:val="-25"/>
      <w:szCs w:val="20"/>
      <w:lang w:val="en-US" w:eastAsia="en-US" w:bidi="ar-SA"/>
    </w:rPr>
  </w:style>
  <w:style w:type="paragraph" w:styleId="Date">
    <w:name w:val="Date"/>
    <w:basedOn w:val="Normal"/>
    <w:next w:val="Normal"/>
    <w:rsid w:val="00057E65"/>
    <w:pPr>
      <w:spacing w:before="960" w:after="480"/>
      <w:ind w:left="5040"/>
    </w:pPr>
    <w:rPr>
      <w:rFonts w:ascii="Arial" w:hAnsi="Arial"/>
      <w:sz w:val="22"/>
      <w:szCs w:val="20"/>
      <w:lang w:val="en-US" w:eastAsia="en-US" w:bidi="ar-SA"/>
    </w:rPr>
  </w:style>
  <w:style w:type="character" w:styleId="Emphasis">
    <w:name w:val="Emphasis"/>
    <w:qFormat/>
    <w:rsid w:val="005847F2"/>
    <w:rPr>
      <w:rFonts w:ascii="Arial" w:hAnsi="Arial"/>
      <w:b/>
      <w:sz w:val="22"/>
    </w:rPr>
  </w:style>
  <w:style w:type="paragraph" w:customStyle="1" w:styleId="Enclosure">
    <w:name w:val="Enclosure"/>
    <w:basedOn w:val="Normal"/>
    <w:next w:val="CcList"/>
    <w:rsid w:val="00057E65"/>
    <w:pPr>
      <w:keepNext/>
      <w:keepLines/>
      <w:tabs>
        <w:tab w:val="left" w:pos="1440"/>
      </w:tabs>
      <w:spacing w:after="240"/>
      <w:ind w:left="1440" w:hanging="1440"/>
    </w:pPr>
    <w:rPr>
      <w:rFonts w:ascii="Arial" w:hAnsi="Arial"/>
      <w:sz w:val="22"/>
      <w:szCs w:val="20"/>
      <w:lang w:val="en-US" w:eastAsia="en-US" w:bidi="ar-SA"/>
    </w:rPr>
  </w:style>
  <w:style w:type="paragraph" w:customStyle="1" w:styleId="Fileref">
    <w:name w:val="File ref"/>
    <w:basedOn w:val="Normal"/>
    <w:rsid w:val="00057E65"/>
    <w:pPr>
      <w:spacing w:before="240"/>
      <w:jc w:val="both"/>
    </w:pPr>
    <w:rPr>
      <w:rFonts w:ascii="Arial" w:hAnsi="Arial"/>
      <w:sz w:val="16"/>
      <w:szCs w:val="20"/>
      <w:lang w:val="en-US" w:eastAsia="en-US" w:bidi="ar-SA"/>
    </w:rPr>
  </w:style>
  <w:style w:type="paragraph" w:styleId="Footer">
    <w:name w:val="footer"/>
    <w:basedOn w:val="Normal"/>
    <w:link w:val="FooterChar"/>
    <w:uiPriority w:val="99"/>
    <w:rsid w:val="00057E65"/>
    <w:pPr>
      <w:tabs>
        <w:tab w:val="center" w:pos="4320"/>
        <w:tab w:val="right" w:pos="9360"/>
      </w:tabs>
    </w:pPr>
    <w:rPr>
      <w:rFonts w:ascii="Arial" w:hAnsi="Arial"/>
      <w:sz w:val="22"/>
      <w:szCs w:val="20"/>
      <w:lang w:val="en-US" w:eastAsia="en-US" w:bidi="ar-SA"/>
    </w:rPr>
  </w:style>
  <w:style w:type="paragraph" w:styleId="FootnoteText">
    <w:name w:val="footnote text"/>
    <w:basedOn w:val="Normal"/>
    <w:semiHidden/>
    <w:rsid w:val="00057E65"/>
    <w:pPr>
      <w:jc w:val="both"/>
    </w:pPr>
    <w:rPr>
      <w:rFonts w:ascii="Arial" w:hAnsi="Arial"/>
      <w:sz w:val="22"/>
      <w:szCs w:val="20"/>
      <w:lang w:val="en-US" w:eastAsia="en-US" w:bidi="ar-SA"/>
    </w:rPr>
  </w:style>
  <w:style w:type="paragraph" w:styleId="Header">
    <w:name w:val="header"/>
    <w:basedOn w:val="Normal"/>
    <w:link w:val="HeaderChar"/>
    <w:uiPriority w:val="99"/>
    <w:rsid w:val="00057E65"/>
    <w:pPr>
      <w:tabs>
        <w:tab w:val="center" w:pos="4320"/>
        <w:tab w:val="right" w:pos="9360"/>
      </w:tabs>
    </w:pPr>
    <w:rPr>
      <w:rFonts w:ascii="Arial" w:hAnsi="Arial"/>
      <w:sz w:val="22"/>
      <w:szCs w:val="20"/>
      <w:lang w:val="en-US" w:eastAsia="en-US" w:bidi="ar-SA"/>
    </w:rPr>
  </w:style>
  <w:style w:type="paragraph" w:customStyle="1" w:styleId="HeadingBase">
    <w:name w:val="Heading Base"/>
    <w:basedOn w:val="Normal"/>
    <w:next w:val="BodyText"/>
    <w:rsid w:val="00057E65"/>
    <w:pPr>
      <w:keepNext/>
      <w:keepLines/>
    </w:pPr>
    <w:rPr>
      <w:rFonts w:ascii="Arial" w:hAnsi="Arial"/>
      <w:sz w:val="22"/>
      <w:szCs w:val="20"/>
      <w:lang w:val="en-US" w:eastAsia="en-US" w:bidi="ar-SA"/>
    </w:rPr>
  </w:style>
  <w:style w:type="paragraph" w:customStyle="1" w:styleId="InsideAddress">
    <w:name w:val="Inside Address"/>
    <w:basedOn w:val="Normal"/>
    <w:rsid w:val="00057E65"/>
    <w:pPr>
      <w:keepNext/>
    </w:pPr>
    <w:rPr>
      <w:rFonts w:ascii="Arial" w:hAnsi="Arial"/>
      <w:sz w:val="22"/>
      <w:szCs w:val="20"/>
      <w:lang w:val="en-US" w:eastAsia="en-US" w:bidi="ar-SA"/>
    </w:rPr>
  </w:style>
  <w:style w:type="paragraph" w:customStyle="1" w:styleId="InsideAddressName">
    <w:name w:val="Inside Address Name"/>
    <w:basedOn w:val="InsideAddress"/>
    <w:next w:val="InsideAddress"/>
    <w:rsid w:val="00057E65"/>
  </w:style>
  <w:style w:type="paragraph" w:styleId="List">
    <w:name w:val="List"/>
    <w:basedOn w:val="BodyText"/>
    <w:rsid w:val="00057E65"/>
    <w:pPr>
      <w:ind w:left="360" w:hanging="360"/>
    </w:pPr>
  </w:style>
  <w:style w:type="paragraph" w:styleId="ListBullet">
    <w:name w:val="List Bullet"/>
    <w:basedOn w:val="List"/>
    <w:autoRedefine/>
    <w:rsid w:val="00057E65"/>
    <w:pPr>
      <w:numPr>
        <w:numId w:val="1"/>
      </w:numPr>
    </w:pPr>
  </w:style>
  <w:style w:type="paragraph" w:styleId="ListNumber">
    <w:name w:val="List Number"/>
    <w:basedOn w:val="BodyText"/>
    <w:rsid w:val="00057E65"/>
    <w:pPr>
      <w:numPr>
        <w:numId w:val="2"/>
      </w:numPr>
    </w:pPr>
  </w:style>
  <w:style w:type="paragraph" w:customStyle="1" w:styleId="MailingInstructions">
    <w:name w:val="Mailing Instructions"/>
    <w:basedOn w:val="Normal"/>
    <w:next w:val="InsideAddressName"/>
    <w:rsid w:val="00057E65"/>
    <w:pPr>
      <w:spacing w:after="220" w:line="220" w:lineRule="atLeast"/>
    </w:pPr>
    <w:rPr>
      <w:rFonts w:ascii="Arial" w:hAnsi="Arial"/>
      <w:caps/>
      <w:spacing w:val="-5"/>
      <w:sz w:val="22"/>
      <w:szCs w:val="20"/>
      <w:lang w:val="en-US" w:eastAsia="en-US" w:bidi="ar-SA"/>
    </w:rPr>
  </w:style>
  <w:style w:type="character" w:styleId="PageNumber">
    <w:name w:val="page number"/>
    <w:basedOn w:val="DefaultParagraphFont"/>
    <w:rsid w:val="00057E65"/>
    <w:rPr>
      <w:rFonts w:ascii="Arial" w:hAnsi="Arial"/>
      <w:sz w:val="22"/>
    </w:rPr>
  </w:style>
  <w:style w:type="paragraph" w:customStyle="1" w:styleId="ReferenceInitials">
    <w:name w:val="Reference Initials"/>
    <w:basedOn w:val="Normal"/>
    <w:next w:val="Enclosure"/>
    <w:rsid w:val="00057E65"/>
    <w:pPr>
      <w:keepNext/>
      <w:keepLines/>
      <w:spacing w:before="220" w:line="220" w:lineRule="atLeast"/>
    </w:pPr>
    <w:rPr>
      <w:rFonts w:ascii="Arial" w:hAnsi="Arial"/>
      <w:sz w:val="22"/>
      <w:szCs w:val="20"/>
      <w:lang w:val="en-US" w:eastAsia="en-US" w:bidi="ar-SA"/>
    </w:rPr>
  </w:style>
  <w:style w:type="paragraph" w:customStyle="1" w:styleId="ReferenceLine">
    <w:name w:val="Reference Line"/>
    <w:basedOn w:val="Normal"/>
    <w:next w:val="MailingInstructions"/>
    <w:rsid w:val="00057E65"/>
    <w:pPr>
      <w:spacing w:after="220" w:line="220" w:lineRule="atLeast"/>
    </w:pPr>
    <w:rPr>
      <w:rFonts w:ascii="Arial" w:hAnsi="Arial"/>
      <w:sz w:val="22"/>
      <w:szCs w:val="20"/>
      <w:lang w:val="en-US" w:eastAsia="en-US" w:bidi="ar-SA"/>
    </w:rPr>
  </w:style>
  <w:style w:type="paragraph" w:customStyle="1" w:styleId="ReturnAddress">
    <w:name w:val="Return Address"/>
    <w:basedOn w:val="Normal"/>
    <w:rsid w:val="00057E65"/>
    <w:pPr>
      <w:keepLines/>
      <w:framePr w:w="4320" w:h="965" w:hSpace="187" w:vSpace="187" w:wrap="notBeside" w:vAnchor="page" w:hAnchor="margin" w:xAlign="right" w:y="966" w:anchorLock="1"/>
      <w:tabs>
        <w:tab w:val="left" w:pos="2160"/>
      </w:tabs>
      <w:spacing w:line="160" w:lineRule="atLeast"/>
    </w:pPr>
    <w:rPr>
      <w:rFonts w:ascii="Arial" w:hAnsi="Arial"/>
      <w:sz w:val="14"/>
      <w:szCs w:val="20"/>
      <w:lang w:val="en-US" w:eastAsia="en-US" w:bidi="ar-SA"/>
    </w:rPr>
  </w:style>
  <w:style w:type="paragraph" w:styleId="Signature">
    <w:name w:val="Signature"/>
    <w:basedOn w:val="Normal"/>
    <w:next w:val="Normal"/>
    <w:rsid w:val="00057E65"/>
    <w:pPr>
      <w:keepNext/>
      <w:spacing w:before="880"/>
      <w:ind w:left="4320"/>
    </w:pPr>
    <w:rPr>
      <w:rFonts w:ascii="Arial" w:hAnsi="Arial"/>
      <w:sz w:val="22"/>
      <w:szCs w:val="20"/>
      <w:lang w:val="en-US" w:eastAsia="en-US" w:bidi="ar-SA"/>
    </w:rPr>
  </w:style>
  <w:style w:type="paragraph" w:customStyle="1" w:styleId="SignatureCompany">
    <w:name w:val="Signature Company"/>
    <w:basedOn w:val="Signature"/>
    <w:next w:val="Signature"/>
    <w:rsid w:val="00057E65"/>
    <w:pPr>
      <w:spacing w:before="0"/>
    </w:pPr>
    <w:rPr>
      <w:b/>
      <w:smallCaps/>
      <w:spacing w:val="-10"/>
      <w:sz w:val="28"/>
    </w:rPr>
  </w:style>
  <w:style w:type="paragraph" w:customStyle="1" w:styleId="SignatureJobTitle">
    <w:name w:val="Signature Job Title"/>
    <w:basedOn w:val="Signature"/>
    <w:next w:val="ReferenceInitials"/>
    <w:rsid w:val="00057E65"/>
    <w:pPr>
      <w:spacing w:before="0"/>
    </w:pPr>
  </w:style>
  <w:style w:type="paragraph" w:customStyle="1" w:styleId="SubjectLine">
    <w:name w:val="Subject Line"/>
    <w:basedOn w:val="Normal"/>
    <w:next w:val="BodyText"/>
    <w:rsid w:val="00057E65"/>
    <w:pPr>
      <w:spacing w:after="240"/>
    </w:pPr>
    <w:rPr>
      <w:rFonts w:ascii="Arial" w:hAnsi="Arial"/>
      <w:sz w:val="22"/>
      <w:szCs w:val="20"/>
      <w:lang w:val="en-US" w:eastAsia="en-US" w:bidi="ar-SA"/>
    </w:rPr>
  </w:style>
  <w:style w:type="table" w:styleId="TableGrid">
    <w:name w:val="Table Grid"/>
    <w:basedOn w:val="TableNormal"/>
    <w:uiPriority w:val="59"/>
    <w:rsid w:val="009256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E1691"/>
    <w:rPr>
      <w:rFonts w:ascii="Tahoma" w:hAnsi="Tahoma" w:cs="Tahoma"/>
      <w:sz w:val="16"/>
      <w:szCs w:val="16"/>
      <w:lang w:val="en-US" w:eastAsia="en-US" w:bidi="ar-SA"/>
    </w:rPr>
  </w:style>
  <w:style w:type="paragraph" w:customStyle="1" w:styleId="xl52">
    <w:name w:val="xl52"/>
    <w:basedOn w:val="Normal"/>
    <w:rsid w:val="007C4E5D"/>
    <w:pPr>
      <w:pBdr>
        <w:top w:val="single" w:sz="4" w:space="0" w:color="auto"/>
        <w:bottom w:val="single" w:sz="4" w:space="0" w:color="auto"/>
      </w:pBdr>
      <w:shd w:val="clear" w:color="auto" w:fill="CCFFCC"/>
      <w:spacing w:before="100" w:beforeAutospacing="1" w:after="100" w:afterAutospacing="1"/>
      <w:jc w:val="center"/>
    </w:pPr>
    <w:rPr>
      <w:rFonts w:ascii="Arial Unicode MS" w:eastAsia="Arial Unicode MS" w:hAnsi="Arial Unicode MS" w:cs="Arial Unicode MS"/>
      <w:lang w:val="en-US" w:eastAsia="en-US" w:bidi="ar-SA"/>
    </w:rPr>
  </w:style>
  <w:style w:type="paragraph" w:styleId="ListParagraph">
    <w:name w:val="List Paragraph"/>
    <w:basedOn w:val="Normal"/>
    <w:link w:val="ListParagraphChar"/>
    <w:uiPriority w:val="99"/>
    <w:qFormat/>
    <w:rsid w:val="00665A9D"/>
    <w:pPr>
      <w:contextualSpacing/>
    </w:pPr>
    <w:rPr>
      <w:rFonts w:ascii="Arial" w:hAnsi="Arial"/>
      <w:b/>
      <w:sz w:val="22"/>
      <w:szCs w:val="20"/>
      <w:lang w:val="en-US" w:eastAsia="en-US" w:bidi="ar-SA"/>
    </w:rPr>
  </w:style>
  <w:style w:type="character" w:customStyle="1" w:styleId="FooterChar">
    <w:name w:val="Footer Char"/>
    <w:basedOn w:val="DefaultParagraphFont"/>
    <w:link w:val="Footer"/>
    <w:uiPriority w:val="99"/>
    <w:rsid w:val="006B25F1"/>
    <w:rPr>
      <w:rFonts w:ascii="Arial" w:hAnsi="Arial"/>
      <w:sz w:val="22"/>
    </w:rPr>
  </w:style>
  <w:style w:type="character" w:styleId="CommentReference">
    <w:name w:val="annotation reference"/>
    <w:basedOn w:val="DefaultParagraphFont"/>
    <w:semiHidden/>
    <w:unhideWhenUsed/>
    <w:rsid w:val="00947A12"/>
    <w:rPr>
      <w:sz w:val="16"/>
      <w:szCs w:val="16"/>
    </w:rPr>
  </w:style>
  <w:style w:type="paragraph" w:styleId="CommentText">
    <w:name w:val="annotation text"/>
    <w:basedOn w:val="Normal"/>
    <w:link w:val="CommentTextChar"/>
    <w:semiHidden/>
    <w:unhideWhenUsed/>
    <w:rsid w:val="00947A12"/>
    <w:rPr>
      <w:rFonts w:ascii="Arial" w:hAnsi="Arial"/>
      <w:sz w:val="20"/>
      <w:szCs w:val="20"/>
      <w:lang w:val="en-US" w:eastAsia="en-US" w:bidi="ar-SA"/>
    </w:rPr>
  </w:style>
  <w:style w:type="character" w:customStyle="1" w:styleId="CommentTextChar">
    <w:name w:val="Comment Text Char"/>
    <w:basedOn w:val="DefaultParagraphFont"/>
    <w:link w:val="CommentText"/>
    <w:semiHidden/>
    <w:rsid w:val="00947A12"/>
    <w:rPr>
      <w:rFonts w:ascii="Arial" w:hAnsi="Arial"/>
    </w:rPr>
  </w:style>
  <w:style w:type="paragraph" w:styleId="CommentSubject">
    <w:name w:val="annotation subject"/>
    <w:basedOn w:val="CommentText"/>
    <w:next w:val="CommentText"/>
    <w:link w:val="CommentSubjectChar"/>
    <w:uiPriority w:val="99"/>
    <w:semiHidden/>
    <w:unhideWhenUsed/>
    <w:rsid w:val="00947A12"/>
    <w:rPr>
      <w:b/>
      <w:bCs/>
    </w:rPr>
  </w:style>
  <w:style w:type="character" w:customStyle="1" w:styleId="CommentSubjectChar">
    <w:name w:val="Comment Subject Char"/>
    <w:basedOn w:val="CommentTextChar"/>
    <w:link w:val="CommentSubject"/>
    <w:uiPriority w:val="99"/>
    <w:semiHidden/>
    <w:rsid w:val="00947A12"/>
    <w:rPr>
      <w:rFonts w:ascii="Arial" w:hAnsi="Arial"/>
      <w:b/>
      <w:bCs/>
    </w:rPr>
  </w:style>
  <w:style w:type="paragraph" w:styleId="Revision">
    <w:name w:val="Revision"/>
    <w:hidden/>
    <w:uiPriority w:val="99"/>
    <w:semiHidden/>
    <w:rsid w:val="00B32D31"/>
    <w:rPr>
      <w:rFonts w:ascii="Arial" w:hAnsi="Arial"/>
      <w:sz w:val="22"/>
    </w:rPr>
  </w:style>
  <w:style w:type="character" w:customStyle="1" w:styleId="Heading7Char">
    <w:name w:val="Heading 7 Char"/>
    <w:basedOn w:val="DefaultParagraphFont"/>
    <w:link w:val="Heading7"/>
    <w:uiPriority w:val="9"/>
    <w:rsid w:val="005847F2"/>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uiPriority w:val="9"/>
    <w:semiHidden/>
    <w:rsid w:val="005847F2"/>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5847F2"/>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uiPriority w:val="10"/>
    <w:qFormat/>
    <w:rsid w:val="005847F2"/>
    <w:pPr>
      <w:pBdr>
        <w:bottom w:val="single" w:sz="8" w:space="4" w:color="7A7A7A" w:themeColor="accent1"/>
      </w:pBdr>
      <w:spacing w:after="300"/>
      <w:contextualSpacing/>
    </w:pPr>
    <w:rPr>
      <w:rFonts w:asciiTheme="majorHAnsi" w:eastAsiaTheme="majorEastAsia" w:hAnsiTheme="majorHAnsi" w:cstheme="majorBidi"/>
      <w:color w:val="9C1E22" w:themeColor="text2" w:themeShade="BF"/>
      <w:spacing w:val="5"/>
      <w:kern w:val="28"/>
      <w:sz w:val="52"/>
      <w:szCs w:val="52"/>
      <w:lang w:val="en-US" w:eastAsia="en-US" w:bidi="ar-SA"/>
    </w:rPr>
  </w:style>
  <w:style w:type="character" w:customStyle="1" w:styleId="TitleChar">
    <w:name w:val="Title Char"/>
    <w:basedOn w:val="DefaultParagraphFont"/>
    <w:link w:val="Title"/>
    <w:uiPriority w:val="10"/>
    <w:rsid w:val="005847F2"/>
    <w:rPr>
      <w:rFonts w:asciiTheme="majorHAnsi" w:eastAsiaTheme="majorEastAsia" w:hAnsiTheme="majorHAnsi" w:cstheme="majorBidi"/>
      <w:color w:val="9C1E22" w:themeColor="text2" w:themeShade="BF"/>
      <w:spacing w:val="5"/>
      <w:kern w:val="28"/>
      <w:sz w:val="52"/>
      <w:szCs w:val="52"/>
    </w:rPr>
  </w:style>
  <w:style w:type="character" w:customStyle="1" w:styleId="Heading1Char">
    <w:name w:val="Heading 1 Char"/>
    <w:basedOn w:val="DefaultParagraphFont"/>
    <w:link w:val="Heading1"/>
    <w:rsid w:val="005847F2"/>
    <w:rPr>
      <w:rFonts w:ascii="Arial" w:eastAsiaTheme="majorEastAsia" w:hAnsi="Arial" w:cstheme="majorBidi"/>
      <w:b/>
      <w:caps/>
      <w:sz w:val="22"/>
    </w:rPr>
  </w:style>
  <w:style w:type="character" w:customStyle="1" w:styleId="Heading2Char">
    <w:name w:val="Heading 2 Char"/>
    <w:basedOn w:val="DefaultParagraphFont"/>
    <w:link w:val="Heading2"/>
    <w:rsid w:val="005847F2"/>
    <w:rPr>
      <w:rFonts w:ascii="Arial" w:eastAsiaTheme="majorEastAsia" w:hAnsi="Arial" w:cstheme="majorBidi"/>
      <w:b/>
      <w:sz w:val="22"/>
    </w:rPr>
  </w:style>
  <w:style w:type="character" w:customStyle="1" w:styleId="Heading3Char">
    <w:name w:val="Heading 3 Char"/>
    <w:basedOn w:val="DefaultParagraphFont"/>
    <w:link w:val="Heading3"/>
    <w:rsid w:val="005847F2"/>
    <w:rPr>
      <w:rFonts w:ascii="Arial" w:eastAsiaTheme="majorEastAsia" w:hAnsi="Arial" w:cstheme="majorBidi"/>
      <w:b/>
      <w:sz w:val="22"/>
    </w:rPr>
  </w:style>
  <w:style w:type="character" w:customStyle="1" w:styleId="Heading4Char">
    <w:name w:val="Heading 4 Char"/>
    <w:basedOn w:val="DefaultParagraphFont"/>
    <w:link w:val="Heading4"/>
    <w:rsid w:val="005847F2"/>
    <w:rPr>
      <w:rFonts w:ascii="Arial" w:eastAsiaTheme="majorEastAsia" w:hAnsi="Arial" w:cstheme="majorBidi"/>
      <w:i/>
      <w:sz w:val="22"/>
    </w:rPr>
  </w:style>
  <w:style w:type="character" w:customStyle="1" w:styleId="Heading5Char">
    <w:name w:val="Heading 5 Char"/>
    <w:basedOn w:val="DefaultParagraphFont"/>
    <w:link w:val="Heading5"/>
    <w:rsid w:val="005847F2"/>
    <w:rPr>
      <w:rFonts w:ascii="Arial" w:eastAsiaTheme="majorEastAsia" w:hAnsi="Arial" w:cstheme="majorBidi"/>
      <w:sz w:val="22"/>
    </w:rPr>
  </w:style>
  <w:style w:type="character" w:customStyle="1" w:styleId="Heading6Char">
    <w:name w:val="Heading 6 Char"/>
    <w:basedOn w:val="DefaultParagraphFont"/>
    <w:link w:val="Heading6"/>
    <w:rsid w:val="005847F2"/>
    <w:rPr>
      <w:rFonts w:ascii="Arial" w:eastAsiaTheme="majorEastAsia" w:hAnsi="Arial" w:cstheme="majorBidi"/>
      <w:sz w:val="22"/>
    </w:rPr>
  </w:style>
  <w:style w:type="paragraph" w:styleId="Caption">
    <w:name w:val="caption"/>
    <w:basedOn w:val="Normal"/>
    <w:next w:val="Normal"/>
    <w:uiPriority w:val="35"/>
    <w:semiHidden/>
    <w:unhideWhenUsed/>
    <w:qFormat/>
    <w:rsid w:val="005847F2"/>
    <w:pPr>
      <w:spacing w:after="200"/>
    </w:pPr>
    <w:rPr>
      <w:rFonts w:ascii="Arial" w:hAnsi="Arial"/>
      <w:b/>
      <w:bCs/>
      <w:color w:val="7A7A7A" w:themeColor="accent1"/>
      <w:sz w:val="18"/>
      <w:szCs w:val="18"/>
      <w:lang w:val="en-US" w:eastAsia="en-US" w:bidi="ar-SA"/>
    </w:rPr>
  </w:style>
  <w:style w:type="paragraph" w:styleId="Subtitle">
    <w:name w:val="Subtitle"/>
    <w:basedOn w:val="Normal"/>
    <w:next w:val="Normal"/>
    <w:link w:val="SubtitleChar"/>
    <w:qFormat/>
    <w:rsid w:val="005847F2"/>
    <w:pPr>
      <w:numPr>
        <w:ilvl w:val="1"/>
      </w:numPr>
    </w:pPr>
    <w:rPr>
      <w:rFonts w:asciiTheme="majorHAnsi" w:eastAsiaTheme="majorEastAsia" w:hAnsiTheme="majorHAnsi" w:cstheme="majorBidi"/>
      <w:i/>
      <w:iCs/>
      <w:color w:val="7A7A7A" w:themeColor="accent1"/>
      <w:spacing w:val="15"/>
      <w:lang w:val="en-US" w:eastAsia="en-US" w:bidi="ar-SA"/>
    </w:rPr>
  </w:style>
  <w:style w:type="character" w:customStyle="1" w:styleId="SubtitleChar">
    <w:name w:val="Subtitle Char"/>
    <w:basedOn w:val="DefaultParagraphFont"/>
    <w:link w:val="Subtitle"/>
    <w:rsid w:val="005847F2"/>
    <w:rPr>
      <w:rFonts w:asciiTheme="majorHAnsi" w:eastAsiaTheme="majorEastAsia" w:hAnsiTheme="majorHAnsi" w:cstheme="majorBidi"/>
      <w:i/>
      <w:iCs/>
      <w:color w:val="7A7A7A" w:themeColor="accent1"/>
      <w:spacing w:val="15"/>
      <w:sz w:val="24"/>
      <w:szCs w:val="24"/>
    </w:rPr>
  </w:style>
  <w:style w:type="character" w:styleId="Strong">
    <w:name w:val="Strong"/>
    <w:uiPriority w:val="22"/>
    <w:qFormat/>
    <w:rsid w:val="005847F2"/>
    <w:rPr>
      <w:b/>
      <w:bCs/>
    </w:rPr>
  </w:style>
  <w:style w:type="paragraph" w:styleId="NoSpacing">
    <w:name w:val="No Spacing"/>
    <w:basedOn w:val="Normal"/>
    <w:link w:val="NoSpacingChar"/>
    <w:uiPriority w:val="1"/>
    <w:qFormat/>
    <w:rsid w:val="005847F2"/>
    <w:rPr>
      <w:rFonts w:ascii="Arial" w:hAnsi="Arial"/>
      <w:sz w:val="22"/>
      <w:szCs w:val="20"/>
      <w:lang w:val="en-US" w:eastAsia="en-US" w:bidi="ar-SA"/>
    </w:rPr>
  </w:style>
  <w:style w:type="character" w:customStyle="1" w:styleId="NoSpacingChar">
    <w:name w:val="No Spacing Char"/>
    <w:basedOn w:val="DefaultParagraphFont"/>
    <w:link w:val="NoSpacing"/>
    <w:uiPriority w:val="1"/>
    <w:rsid w:val="005847F2"/>
    <w:rPr>
      <w:rFonts w:ascii="Arial" w:hAnsi="Arial"/>
      <w:sz w:val="22"/>
    </w:rPr>
  </w:style>
  <w:style w:type="paragraph" w:styleId="Quote">
    <w:name w:val="Quote"/>
    <w:basedOn w:val="Normal"/>
    <w:next w:val="Normal"/>
    <w:link w:val="QuoteChar"/>
    <w:uiPriority w:val="29"/>
    <w:qFormat/>
    <w:rsid w:val="005847F2"/>
    <w:rPr>
      <w:rFonts w:ascii="Arial" w:hAnsi="Arial"/>
      <w:i/>
      <w:iCs/>
      <w:color w:val="000000" w:themeColor="text1"/>
      <w:sz w:val="22"/>
      <w:szCs w:val="20"/>
      <w:lang w:val="en-US" w:eastAsia="en-US" w:bidi="ar-SA"/>
    </w:rPr>
  </w:style>
  <w:style w:type="character" w:customStyle="1" w:styleId="QuoteChar">
    <w:name w:val="Quote Char"/>
    <w:basedOn w:val="DefaultParagraphFont"/>
    <w:link w:val="Quote"/>
    <w:uiPriority w:val="29"/>
    <w:rsid w:val="005847F2"/>
    <w:rPr>
      <w:rFonts w:ascii="Arial" w:hAnsi="Arial"/>
      <w:i/>
      <w:iCs/>
      <w:color w:val="000000" w:themeColor="text1"/>
      <w:sz w:val="22"/>
    </w:rPr>
  </w:style>
  <w:style w:type="paragraph" w:styleId="IntenseQuote">
    <w:name w:val="Intense Quote"/>
    <w:basedOn w:val="Normal"/>
    <w:next w:val="Normal"/>
    <w:link w:val="IntenseQuoteChar"/>
    <w:uiPriority w:val="30"/>
    <w:qFormat/>
    <w:rsid w:val="005847F2"/>
    <w:pPr>
      <w:pBdr>
        <w:bottom w:val="single" w:sz="4" w:space="4" w:color="7A7A7A" w:themeColor="accent1"/>
      </w:pBdr>
      <w:spacing w:before="200" w:after="280"/>
      <w:ind w:left="936" w:right="936"/>
    </w:pPr>
    <w:rPr>
      <w:rFonts w:ascii="Arial" w:eastAsiaTheme="majorEastAsia" w:hAnsi="Arial" w:cstheme="majorBidi"/>
      <w:b/>
      <w:bCs/>
      <w:i/>
      <w:iCs/>
      <w:color w:val="7A7A7A" w:themeColor="accent1"/>
      <w:sz w:val="22"/>
      <w:szCs w:val="20"/>
      <w:lang w:val="en-US" w:eastAsia="en-US" w:bidi="ar-SA"/>
    </w:rPr>
  </w:style>
  <w:style w:type="character" w:customStyle="1" w:styleId="IntenseQuoteChar">
    <w:name w:val="Intense Quote Char"/>
    <w:basedOn w:val="DefaultParagraphFont"/>
    <w:link w:val="IntenseQuote"/>
    <w:uiPriority w:val="30"/>
    <w:rsid w:val="005847F2"/>
    <w:rPr>
      <w:rFonts w:ascii="Arial" w:eastAsiaTheme="majorEastAsia" w:hAnsi="Arial" w:cstheme="majorBidi"/>
      <w:b/>
      <w:bCs/>
      <w:i/>
      <w:iCs/>
      <w:color w:val="7A7A7A" w:themeColor="accent1"/>
      <w:sz w:val="22"/>
    </w:rPr>
  </w:style>
  <w:style w:type="character" w:styleId="SubtleEmphasis">
    <w:name w:val="Subtle Emphasis"/>
    <w:uiPriority w:val="19"/>
    <w:qFormat/>
    <w:rsid w:val="005847F2"/>
    <w:rPr>
      <w:i/>
      <w:iCs/>
      <w:color w:val="808080" w:themeColor="text1" w:themeTint="7F"/>
    </w:rPr>
  </w:style>
  <w:style w:type="character" w:styleId="IntenseEmphasis">
    <w:name w:val="Intense Emphasis"/>
    <w:uiPriority w:val="21"/>
    <w:qFormat/>
    <w:rsid w:val="005847F2"/>
    <w:rPr>
      <w:b/>
      <w:bCs/>
      <w:i/>
      <w:iCs/>
      <w:color w:val="7A7A7A" w:themeColor="accent1"/>
    </w:rPr>
  </w:style>
  <w:style w:type="character" w:styleId="SubtleReference">
    <w:name w:val="Subtle Reference"/>
    <w:uiPriority w:val="31"/>
    <w:qFormat/>
    <w:rsid w:val="005847F2"/>
    <w:rPr>
      <w:smallCaps/>
      <w:color w:val="F5C201" w:themeColor="accent2"/>
      <w:u w:val="single"/>
    </w:rPr>
  </w:style>
  <w:style w:type="character" w:styleId="IntenseReference">
    <w:name w:val="Intense Reference"/>
    <w:uiPriority w:val="32"/>
    <w:qFormat/>
    <w:rsid w:val="005847F2"/>
    <w:rPr>
      <w:b/>
      <w:bCs/>
      <w:smallCaps/>
      <w:color w:val="F5C201" w:themeColor="accent2"/>
      <w:spacing w:val="5"/>
      <w:u w:val="single"/>
    </w:rPr>
  </w:style>
  <w:style w:type="character" w:styleId="BookTitle">
    <w:name w:val="Book Title"/>
    <w:uiPriority w:val="33"/>
    <w:qFormat/>
    <w:rsid w:val="005847F2"/>
    <w:rPr>
      <w:b/>
      <w:bCs/>
      <w:smallCaps/>
      <w:spacing w:val="5"/>
    </w:rPr>
  </w:style>
  <w:style w:type="paragraph" w:styleId="TOCHeading">
    <w:name w:val="TOC Heading"/>
    <w:basedOn w:val="Heading1"/>
    <w:next w:val="Normal"/>
    <w:uiPriority w:val="39"/>
    <w:semiHidden/>
    <w:unhideWhenUsed/>
    <w:qFormat/>
    <w:rsid w:val="005847F2"/>
    <w:pPr>
      <w:numPr>
        <w:numId w:val="0"/>
      </w:numPr>
      <w:spacing w:before="480" w:after="0"/>
      <w:jc w:val="left"/>
      <w:outlineLvl w:val="9"/>
    </w:pPr>
    <w:rPr>
      <w:rFonts w:asciiTheme="majorHAnsi" w:hAnsiTheme="majorHAnsi"/>
      <w:bCs/>
      <w:caps w:val="0"/>
      <w:color w:val="5B5B5B" w:themeColor="accent1" w:themeShade="BF"/>
      <w:sz w:val="28"/>
      <w:szCs w:val="28"/>
    </w:rPr>
  </w:style>
  <w:style w:type="paragraph" w:customStyle="1" w:styleId="strykerheaderstyle1">
    <w:name w:val="stryker header style 1"/>
    <w:basedOn w:val="Heading1"/>
    <w:link w:val="strykerheaderstyle1Char"/>
    <w:rsid w:val="00FA1D7A"/>
    <w:pPr>
      <w:spacing w:before="120" w:after="120"/>
      <w:jc w:val="left"/>
    </w:pPr>
    <w:rPr>
      <w:rFonts w:cs="Arial"/>
      <w:b w:val="0"/>
      <w:color w:val="0000FF"/>
      <w:szCs w:val="22"/>
    </w:rPr>
  </w:style>
  <w:style w:type="character" w:customStyle="1" w:styleId="strykerheaderstyle1Char">
    <w:name w:val="stryker header style 1 Char"/>
    <w:basedOn w:val="Heading1Char"/>
    <w:link w:val="strykerheaderstyle1"/>
    <w:rsid w:val="00FA1D7A"/>
    <w:rPr>
      <w:rFonts w:ascii="Arial" w:eastAsiaTheme="majorEastAsia" w:hAnsi="Arial" w:cs="Arial"/>
      <w:b w:val="0"/>
      <w:caps/>
      <w:color w:val="0000FF"/>
      <w:sz w:val="22"/>
      <w:szCs w:val="22"/>
    </w:rPr>
  </w:style>
  <w:style w:type="character" w:customStyle="1" w:styleId="HeaderChar">
    <w:name w:val="Header Char"/>
    <w:basedOn w:val="DefaultParagraphFont"/>
    <w:link w:val="Header"/>
    <w:uiPriority w:val="99"/>
    <w:rsid w:val="00192A6E"/>
    <w:rPr>
      <w:rFonts w:ascii="Arial" w:hAnsi="Arial"/>
      <w:sz w:val="22"/>
    </w:rPr>
  </w:style>
  <w:style w:type="paragraph" w:customStyle="1" w:styleId="SYKhdr3">
    <w:name w:val="SYK hdr 3"/>
    <w:basedOn w:val="Heading3"/>
    <w:link w:val="SYKhdr3Char"/>
    <w:qFormat/>
    <w:rsid w:val="00DB239B"/>
    <w:pPr>
      <w:ind w:left="770" w:hanging="440"/>
    </w:pPr>
    <w:rPr>
      <w:b w:val="0"/>
    </w:rPr>
  </w:style>
  <w:style w:type="paragraph" w:customStyle="1" w:styleId="sykheader3">
    <w:name w:val="syk header 3"/>
    <w:basedOn w:val="Heading3"/>
    <w:link w:val="sykheader3Char"/>
    <w:rsid w:val="008A4E9B"/>
  </w:style>
  <w:style w:type="character" w:customStyle="1" w:styleId="SYKhdr3Char">
    <w:name w:val="SYK hdr 3 Char"/>
    <w:basedOn w:val="Heading3Char"/>
    <w:link w:val="SYKhdr3"/>
    <w:rsid w:val="00DB239B"/>
    <w:rPr>
      <w:rFonts w:ascii="Arial" w:eastAsiaTheme="majorEastAsia" w:hAnsi="Arial" w:cstheme="majorBidi"/>
      <w:b w:val="0"/>
      <w:sz w:val="22"/>
    </w:rPr>
  </w:style>
  <w:style w:type="character" w:customStyle="1" w:styleId="sykheader3Char">
    <w:name w:val="syk header 3 Char"/>
    <w:basedOn w:val="Heading3Char"/>
    <w:link w:val="sykheader3"/>
    <w:rsid w:val="008A4E9B"/>
    <w:rPr>
      <w:rFonts w:ascii="Arial" w:eastAsiaTheme="majorEastAsia" w:hAnsi="Arial" w:cstheme="majorBidi"/>
      <w:b/>
      <w:sz w:val="22"/>
    </w:rPr>
  </w:style>
  <w:style w:type="paragraph" w:customStyle="1" w:styleId="SYKheader2">
    <w:name w:val="SYK header 2"/>
    <w:basedOn w:val="Heading2"/>
    <w:link w:val="SYKheader2Char"/>
    <w:qFormat/>
    <w:rsid w:val="00B613B6"/>
    <w:pPr>
      <w:numPr>
        <w:ilvl w:val="0"/>
        <w:numId w:val="4"/>
      </w:numPr>
    </w:pPr>
    <w:rPr>
      <w:rFonts w:cs="Arial"/>
      <w:szCs w:val="22"/>
    </w:rPr>
  </w:style>
  <w:style w:type="character" w:customStyle="1" w:styleId="SYKheader2Char">
    <w:name w:val="SYK header 2 Char"/>
    <w:basedOn w:val="Heading2Char"/>
    <w:link w:val="SYKheader2"/>
    <w:rsid w:val="00B613B6"/>
    <w:rPr>
      <w:rFonts w:ascii="Arial" w:eastAsiaTheme="majorEastAsia" w:hAnsi="Arial" w:cs="Arial"/>
      <w:b/>
      <w:sz w:val="22"/>
      <w:szCs w:val="22"/>
    </w:rPr>
  </w:style>
  <w:style w:type="paragraph" w:customStyle="1" w:styleId="SYKheader30">
    <w:name w:val="SYK header 3"/>
    <w:basedOn w:val="Normal"/>
    <w:link w:val="SYKheader3Char0"/>
    <w:qFormat/>
    <w:rsid w:val="0084704A"/>
    <w:pPr>
      <w:keepNext/>
      <w:keepLines/>
      <w:spacing w:after="240"/>
      <w:ind w:left="330"/>
      <w:outlineLvl w:val="2"/>
    </w:pPr>
    <w:rPr>
      <w:rFonts w:ascii="Arial" w:eastAsiaTheme="majorEastAsia" w:hAnsi="Arial" w:cs="Arial"/>
      <w:sz w:val="22"/>
      <w:szCs w:val="22"/>
      <w:lang w:val="en-US" w:eastAsia="en-US" w:bidi="ar-SA"/>
    </w:rPr>
  </w:style>
  <w:style w:type="character" w:customStyle="1" w:styleId="SYKheader3Char0">
    <w:name w:val="SYK header 3 Char"/>
    <w:basedOn w:val="DefaultParagraphFont"/>
    <w:link w:val="SYKheader30"/>
    <w:rsid w:val="0084704A"/>
    <w:rPr>
      <w:rFonts w:ascii="Arial" w:eastAsiaTheme="majorEastAsia" w:hAnsi="Arial" w:cs="Arial"/>
      <w:sz w:val="22"/>
      <w:szCs w:val="22"/>
    </w:rPr>
  </w:style>
  <w:style w:type="numbering" w:customStyle="1" w:styleId="sykstyle32">
    <w:name w:val="syk style32"/>
    <w:uiPriority w:val="99"/>
    <w:rsid w:val="00B613B6"/>
    <w:pPr>
      <w:numPr>
        <w:numId w:val="5"/>
      </w:numPr>
    </w:pPr>
  </w:style>
  <w:style w:type="paragraph" w:customStyle="1" w:styleId="xxLevel">
    <w:name w:val="x.x Level"/>
    <w:basedOn w:val="ListParagraph"/>
    <w:link w:val="xxLevelChar"/>
    <w:qFormat/>
    <w:rsid w:val="0069632E"/>
    <w:pPr>
      <w:numPr>
        <w:ilvl w:val="1"/>
      </w:numPr>
      <w:spacing w:before="60" w:after="60"/>
    </w:pPr>
    <w:rPr>
      <w:rFonts w:cs="Arial"/>
      <w:szCs w:val="22"/>
    </w:rPr>
  </w:style>
  <w:style w:type="character" w:customStyle="1" w:styleId="ListParagraphChar">
    <w:name w:val="List Paragraph Char"/>
    <w:basedOn w:val="DefaultParagraphFont"/>
    <w:link w:val="ListParagraph"/>
    <w:uiPriority w:val="34"/>
    <w:rsid w:val="004331D0"/>
    <w:rPr>
      <w:rFonts w:ascii="Arial" w:hAnsi="Arial"/>
      <w:b/>
      <w:sz w:val="22"/>
    </w:rPr>
  </w:style>
  <w:style w:type="character" w:customStyle="1" w:styleId="xxLevelChar">
    <w:name w:val="x.x Level Char"/>
    <w:basedOn w:val="ListParagraphChar"/>
    <w:link w:val="xxLevel"/>
    <w:rsid w:val="0069632E"/>
    <w:rPr>
      <w:rFonts w:ascii="Arial" w:hAnsi="Arial" w:cs="Arial"/>
      <w:b/>
      <w:sz w:val="22"/>
      <w:szCs w:val="22"/>
    </w:rPr>
  </w:style>
  <w:style w:type="numbering" w:customStyle="1" w:styleId="Style1">
    <w:name w:val="Style1"/>
    <w:uiPriority w:val="99"/>
    <w:rsid w:val="00B51278"/>
    <w:pPr>
      <w:numPr>
        <w:numId w:val="7"/>
      </w:numPr>
    </w:pPr>
  </w:style>
  <w:style w:type="paragraph" w:customStyle="1" w:styleId="CORPRAQAHeading1">
    <w:name w:val="CORP_RAQA Heading 1"/>
    <w:basedOn w:val="ListParagraph"/>
    <w:link w:val="CORPRAQAHeading1Char"/>
    <w:qFormat/>
    <w:rsid w:val="00A53BD5"/>
    <w:pPr>
      <w:numPr>
        <w:numId w:val="6"/>
      </w:numPr>
      <w:spacing w:after="120"/>
      <w:contextualSpacing w:val="0"/>
    </w:pPr>
    <w:rPr>
      <w:caps/>
      <w:sz w:val="20"/>
    </w:rPr>
  </w:style>
  <w:style w:type="paragraph" w:customStyle="1" w:styleId="CORPRAQAHeading2Bold">
    <w:name w:val="CORP_RAQA Heading 2 (Bold)"/>
    <w:basedOn w:val="xxLevel"/>
    <w:link w:val="CORPRAQAHeading2BoldChar"/>
    <w:qFormat/>
    <w:rsid w:val="00795EBB"/>
    <w:pPr>
      <w:numPr>
        <w:numId w:val="6"/>
      </w:numPr>
      <w:spacing w:before="0" w:after="120"/>
      <w:contextualSpacing w:val="0"/>
    </w:pPr>
    <w:rPr>
      <w:sz w:val="20"/>
      <w:szCs w:val="20"/>
    </w:rPr>
  </w:style>
  <w:style w:type="character" w:customStyle="1" w:styleId="CORPRAQAHeading1Char">
    <w:name w:val="CORP_RAQA Heading 1 Char"/>
    <w:basedOn w:val="ListParagraphChar"/>
    <w:link w:val="CORPRAQAHeading1"/>
    <w:rsid w:val="00A53BD5"/>
    <w:rPr>
      <w:rFonts w:ascii="Arial" w:hAnsi="Arial"/>
      <w:b/>
      <w:caps/>
      <w:sz w:val="22"/>
    </w:rPr>
  </w:style>
  <w:style w:type="paragraph" w:customStyle="1" w:styleId="CORPRAQAHeading2NoBold">
    <w:name w:val="CORP_RAQA Heading 2 (No Bold)"/>
    <w:basedOn w:val="CORPRAQAHeading2Bold"/>
    <w:link w:val="CORPRAQAHeading2NoBoldChar"/>
    <w:qFormat/>
    <w:rsid w:val="009129F2"/>
    <w:rPr>
      <w:b w:val="0"/>
    </w:rPr>
  </w:style>
  <w:style w:type="character" w:customStyle="1" w:styleId="CORPRAQAHeading2BoldChar">
    <w:name w:val="CORP_RAQA Heading 2 (Bold) Char"/>
    <w:basedOn w:val="xxLevelChar"/>
    <w:link w:val="CORPRAQAHeading2Bold"/>
    <w:rsid w:val="00795EBB"/>
    <w:rPr>
      <w:rFonts w:ascii="Arial" w:hAnsi="Arial" w:cs="Arial"/>
      <w:b/>
      <w:sz w:val="22"/>
      <w:szCs w:val="22"/>
    </w:rPr>
  </w:style>
  <w:style w:type="paragraph" w:customStyle="1" w:styleId="CORPRAQAHeading3">
    <w:name w:val="CORP_RAQA Heading 3"/>
    <w:basedOn w:val="xxLevel"/>
    <w:link w:val="CORPRAQAHeading3Char"/>
    <w:qFormat/>
    <w:rsid w:val="00622BD7"/>
    <w:pPr>
      <w:numPr>
        <w:ilvl w:val="2"/>
        <w:numId w:val="6"/>
      </w:numPr>
      <w:spacing w:before="0" w:after="120"/>
      <w:contextualSpacing w:val="0"/>
    </w:pPr>
    <w:rPr>
      <w:b w:val="0"/>
      <w:sz w:val="20"/>
      <w:szCs w:val="20"/>
    </w:rPr>
  </w:style>
  <w:style w:type="character" w:customStyle="1" w:styleId="CORPRAQAHeading2NoBoldChar">
    <w:name w:val="CORP_RAQA Heading 2 (No Bold) Char"/>
    <w:basedOn w:val="xxLevelChar"/>
    <w:link w:val="CORPRAQAHeading2NoBold"/>
    <w:rsid w:val="009129F2"/>
    <w:rPr>
      <w:rFonts w:ascii="Arial" w:hAnsi="Arial" w:cs="Arial"/>
      <w:b w:val="0"/>
      <w:sz w:val="22"/>
      <w:szCs w:val="22"/>
    </w:rPr>
  </w:style>
  <w:style w:type="paragraph" w:customStyle="1" w:styleId="CORPRAQAHeading4">
    <w:name w:val="CORP_RAQA Heading 4"/>
    <w:basedOn w:val="xxLevel"/>
    <w:link w:val="CORPRAQAHeading4Char"/>
    <w:qFormat/>
    <w:rsid w:val="00622BD7"/>
    <w:pPr>
      <w:numPr>
        <w:ilvl w:val="3"/>
        <w:numId w:val="6"/>
      </w:numPr>
      <w:spacing w:before="0" w:after="120"/>
      <w:contextualSpacing w:val="0"/>
    </w:pPr>
    <w:rPr>
      <w:b w:val="0"/>
      <w:sz w:val="20"/>
    </w:rPr>
  </w:style>
  <w:style w:type="character" w:customStyle="1" w:styleId="CORPRAQAHeading3Char">
    <w:name w:val="CORP_RAQA Heading 3 Char"/>
    <w:basedOn w:val="xxLevelChar"/>
    <w:link w:val="CORPRAQAHeading3"/>
    <w:rsid w:val="00622BD7"/>
    <w:rPr>
      <w:rFonts w:ascii="Arial" w:hAnsi="Arial" w:cs="Arial"/>
      <w:b w:val="0"/>
      <w:sz w:val="22"/>
      <w:szCs w:val="22"/>
    </w:rPr>
  </w:style>
  <w:style w:type="paragraph" w:customStyle="1" w:styleId="CORPRAQAHeading5">
    <w:name w:val="CORP_RAQA Heading 5"/>
    <w:basedOn w:val="xxLevel"/>
    <w:link w:val="CORPRAQAHeading5Char"/>
    <w:qFormat/>
    <w:rsid w:val="00795EBB"/>
    <w:pPr>
      <w:numPr>
        <w:ilvl w:val="4"/>
        <w:numId w:val="6"/>
      </w:numPr>
      <w:spacing w:before="0" w:after="120"/>
      <w:contextualSpacing w:val="0"/>
    </w:pPr>
    <w:rPr>
      <w:b w:val="0"/>
      <w:sz w:val="20"/>
      <w:szCs w:val="20"/>
    </w:rPr>
  </w:style>
  <w:style w:type="character" w:customStyle="1" w:styleId="CORPRAQAHeading4Char">
    <w:name w:val="CORP_RAQA Heading 4 Char"/>
    <w:basedOn w:val="xxLevelChar"/>
    <w:link w:val="CORPRAQAHeading4"/>
    <w:rsid w:val="00622BD7"/>
    <w:rPr>
      <w:rFonts w:ascii="Arial" w:hAnsi="Arial" w:cs="Arial"/>
      <w:b w:val="0"/>
      <w:sz w:val="22"/>
      <w:szCs w:val="22"/>
    </w:rPr>
  </w:style>
  <w:style w:type="paragraph" w:customStyle="1" w:styleId="CORPRAQAHeading6">
    <w:name w:val="CORP_RAQA Heading 6"/>
    <w:basedOn w:val="xxLevel"/>
    <w:link w:val="CORPRAQAHeading6Char"/>
    <w:qFormat/>
    <w:rsid w:val="00622BD7"/>
    <w:pPr>
      <w:numPr>
        <w:ilvl w:val="5"/>
        <w:numId w:val="6"/>
      </w:numPr>
      <w:tabs>
        <w:tab w:val="clear" w:pos="4622"/>
      </w:tabs>
      <w:spacing w:before="0" w:after="120"/>
      <w:contextualSpacing w:val="0"/>
    </w:pPr>
    <w:rPr>
      <w:b w:val="0"/>
      <w:sz w:val="20"/>
      <w:szCs w:val="20"/>
    </w:rPr>
  </w:style>
  <w:style w:type="character" w:customStyle="1" w:styleId="CORPRAQAHeading5Char">
    <w:name w:val="CORP_RAQA Heading 5 Char"/>
    <w:basedOn w:val="xxLevelChar"/>
    <w:link w:val="CORPRAQAHeading5"/>
    <w:rsid w:val="00795EBB"/>
    <w:rPr>
      <w:rFonts w:ascii="Arial" w:hAnsi="Arial" w:cs="Arial"/>
      <w:b w:val="0"/>
      <w:sz w:val="22"/>
      <w:szCs w:val="22"/>
    </w:rPr>
  </w:style>
  <w:style w:type="paragraph" w:customStyle="1" w:styleId="CORPRAQAHeading7">
    <w:name w:val="CORP_RAQA Heading 7"/>
    <w:basedOn w:val="CORPRAQAHeading6"/>
    <w:link w:val="CORPRAQAHeading7Char"/>
    <w:qFormat/>
    <w:rsid w:val="00795EBB"/>
    <w:pPr>
      <w:numPr>
        <w:ilvl w:val="6"/>
      </w:numPr>
    </w:pPr>
  </w:style>
  <w:style w:type="character" w:customStyle="1" w:styleId="CORPRAQAHeading6Char">
    <w:name w:val="CORP_RAQA Heading 6 Char"/>
    <w:basedOn w:val="xxLevelChar"/>
    <w:link w:val="CORPRAQAHeading6"/>
    <w:rsid w:val="00622BD7"/>
    <w:rPr>
      <w:rFonts w:ascii="Arial" w:hAnsi="Arial" w:cs="Arial"/>
      <w:b w:val="0"/>
      <w:sz w:val="22"/>
      <w:szCs w:val="22"/>
    </w:rPr>
  </w:style>
  <w:style w:type="paragraph" w:customStyle="1" w:styleId="CORPRAQAHeading8">
    <w:name w:val="CORP_RAQA Heading 8"/>
    <w:basedOn w:val="CORPRAQAHeading7"/>
    <w:link w:val="CORPRAQAHeading8Char"/>
    <w:qFormat/>
    <w:rsid w:val="00826FF9"/>
    <w:pPr>
      <w:numPr>
        <w:ilvl w:val="7"/>
      </w:numPr>
    </w:pPr>
  </w:style>
  <w:style w:type="character" w:customStyle="1" w:styleId="CORPRAQAHeading7Char">
    <w:name w:val="CORP_RAQA Heading 7 Char"/>
    <w:basedOn w:val="CORPRAQAHeading6Char"/>
    <w:link w:val="CORPRAQAHeading7"/>
    <w:rsid w:val="00795EBB"/>
    <w:rPr>
      <w:rFonts w:ascii="Arial" w:hAnsi="Arial" w:cs="Arial"/>
      <w:b w:val="0"/>
      <w:sz w:val="22"/>
      <w:szCs w:val="22"/>
    </w:rPr>
  </w:style>
  <w:style w:type="paragraph" w:customStyle="1" w:styleId="CORPRAQAHeading9">
    <w:name w:val="CORP_RAQA Heading 9"/>
    <w:basedOn w:val="CORPRAQAHeading8"/>
    <w:link w:val="CORPRAQAHeading9Char"/>
    <w:qFormat/>
    <w:rsid w:val="00826FF9"/>
    <w:pPr>
      <w:numPr>
        <w:ilvl w:val="8"/>
      </w:numPr>
    </w:pPr>
  </w:style>
  <w:style w:type="character" w:customStyle="1" w:styleId="CORPRAQAHeading8Char">
    <w:name w:val="CORP_RAQA Heading 8 Char"/>
    <w:basedOn w:val="CORPRAQAHeading7Char"/>
    <w:link w:val="CORPRAQAHeading8"/>
    <w:rsid w:val="00826FF9"/>
    <w:rPr>
      <w:rFonts w:ascii="Arial" w:hAnsi="Arial" w:cs="Arial"/>
      <w:b w:val="0"/>
      <w:sz w:val="22"/>
      <w:szCs w:val="22"/>
    </w:rPr>
  </w:style>
  <w:style w:type="character" w:customStyle="1" w:styleId="CORPRAQAHeading9Char">
    <w:name w:val="CORP_RAQA Heading 9 Char"/>
    <w:basedOn w:val="CORPRAQAHeading8Char"/>
    <w:link w:val="CORPRAQAHeading9"/>
    <w:rsid w:val="00826FF9"/>
    <w:rPr>
      <w:rFonts w:ascii="Arial" w:hAnsi="Arial" w:cs="Arial"/>
      <w:b w:val="0"/>
      <w:sz w:val="22"/>
      <w:szCs w:val="22"/>
    </w:rPr>
  </w:style>
  <w:style w:type="paragraph" w:customStyle="1" w:styleId="DocFrameStandard">
    <w:name w:val="DocFrameStandard"/>
    <w:rsid w:val="003760F5"/>
    <w:rPr>
      <w:rFonts w:ascii="Arial" w:hAnsi="Arial"/>
      <w:noProof/>
    </w:rPr>
  </w:style>
  <w:style w:type="paragraph" w:customStyle="1" w:styleId="DocFramePlaceholder">
    <w:name w:val="DocFramePlaceholder"/>
    <w:basedOn w:val="Normal"/>
    <w:rsid w:val="003760F5"/>
    <w:pPr>
      <w:spacing w:before="60" w:after="40"/>
    </w:pPr>
    <w:rPr>
      <w:sz w:val="20"/>
      <w:szCs w:val="20"/>
      <w:lang w:val="en-US" w:eastAsia="en-US" w:bidi="ar-SA"/>
    </w:rPr>
  </w:style>
  <w:style w:type="paragraph" w:customStyle="1" w:styleId="DocFrameBlockTitle">
    <w:name w:val="DocFrameBlockTitle"/>
    <w:rsid w:val="003760F5"/>
    <w:pPr>
      <w:spacing w:before="240" w:after="120"/>
    </w:pPr>
    <w:rPr>
      <w:rFonts w:ascii="Arial" w:hAnsi="Arial"/>
      <w:b/>
      <w:noProof/>
      <w:sz w:val="24"/>
    </w:rPr>
  </w:style>
  <w:style w:type="paragraph" w:customStyle="1" w:styleId="FormatvorlageDocFramePlaceholderKeinEffekt">
    <w:name w:val="Formatvorlage DocFramePlaceholder + Kein Effekt"/>
    <w:basedOn w:val="DocFramePlaceholder"/>
    <w:rsid w:val="003760F5"/>
    <w:rPr>
      <w:rFonts w:ascii="Arial" w:hAnsi="Arial"/>
      <w:lang w:eastAsia="de-DE"/>
    </w:rPr>
  </w:style>
  <w:style w:type="paragraph" w:styleId="TOC1">
    <w:name w:val="toc 1"/>
    <w:basedOn w:val="Normal"/>
    <w:next w:val="Normal"/>
    <w:autoRedefine/>
    <w:uiPriority w:val="39"/>
    <w:unhideWhenUsed/>
    <w:rsid w:val="003760F5"/>
    <w:pPr>
      <w:spacing w:after="100"/>
    </w:pPr>
    <w:rPr>
      <w:rFonts w:ascii="Arial" w:hAnsi="Arial"/>
      <w:sz w:val="22"/>
      <w:szCs w:val="20"/>
      <w:lang w:val="en-US" w:eastAsia="en-US" w:bidi="ar-SA"/>
    </w:rPr>
  </w:style>
  <w:style w:type="paragraph" w:styleId="TOC2">
    <w:name w:val="toc 2"/>
    <w:basedOn w:val="Normal"/>
    <w:next w:val="Normal"/>
    <w:autoRedefine/>
    <w:uiPriority w:val="39"/>
    <w:unhideWhenUsed/>
    <w:rsid w:val="003760F5"/>
    <w:pPr>
      <w:spacing w:after="100"/>
      <w:ind w:left="220"/>
    </w:pPr>
    <w:rPr>
      <w:rFonts w:ascii="Arial" w:hAnsi="Arial"/>
      <w:sz w:val="22"/>
      <w:szCs w:val="20"/>
      <w:lang w:val="en-US" w:eastAsia="en-US" w:bidi="ar-SA"/>
    </w:rPr>
  </w:style>
  <w:style w:type="paragraph" w:customStyle="1" w:styleId="HiddenText">
    <w:name w:val="Hidden Text"/>
    <w:basedOn w:val="Normal"/>
    <w:link w:val="HiddenTextZchn"/>
    <w:rsid w:val="003760F5"/>
    <w:pPr>
      <w:spacing w:before="40" w:after="120"/>
      <w:jc w:val="both"/>
    </w:pPr>
    <w:rPr>
      <w:i/>
      <w:iCs/>
      <w:vanish/>
      <w:color w:val="0000FF"/>
      <w:sz w:val="20"/>
      <w:szCs w:val="20"/>
      <w:lang w:val="en-US" w:eastAsia="en-US" w:bidi="ar-SA"/>
    </w:rPr>
  </w:style>
  <w:style w:type="character" w:customStyle="1" w:styleId="HiddenTextZchn">
    <w:name w:val="Hidden Text Zchn"/>
    <w:basedOn w:val="DefaultParagraphFont"/>
    <w:link w:val="HiddenText"/>
    <w:rsid w:val="003760F5"/>
    <w:rPr>
      <w:i/>
      <w:iCs/>
      <w:vanish/>
      <w:color w:val="0000FF"/>
    </w:rPr>
  </w:style>
  <w:style w:type="character" w:customStyle="1" w:styleId="normaltextrun">
    <w:name w:val="normaltextrun"/>
    <w:basedOn w:val="DefaultParagraphFont"/>
    <w:rsid w:val="00EA0EEE"/>
  </w:style>
  <w:style w:type="character" w:customStyle="1" w:styleId="findhit">
    <w:name w:val="findhit"/>
    <w:basedOn w:val="DefaultParagraphFont"/>
    <w:rsid w:val="00161CF8"/>
  </w:style>
  <w:style w:type="character" w:customStyle="1" w:styleId="BodyTextChar">
    <w:name w:val="Body Text Char"/>
    <w:basedOn w:val="DefaultParagraphFont"/>
    <w:link w:val="BodyText"/>
    <w:rsid w:val="00F27CD7"/>
    <w:rPr>
      <w:rFonts w:ascii="Arial" w:hAnsi="Arial"/>
      <w:sz w:val="22"/>
    </w:rPr>
  </w:style>
  <w:style w:type="paragraph" w:styleId="TOC3">
    <w:name w:val="toc 3"/>
    <w:basedOn w:val="Normal"/>
    <w:next w:val="Normal"/>
    <w:autoRedefine/>
    <w:uiPriority w:val="39"/>
    <w:unhideWhenUsed/>
    <w:rsid w:val="003A67BF"/>
    <w:pPr>
      <w:spacing w:after="100"/>
      <w:ind w:left="440"/>
    </w:pPr>
    <w:rPr>
      <w:rFonts w:ascii="Arial" w:hAnsi="Arial"/>
      <w:sz w:val="22"/>
      <w:szCs w:val="20"/>
      <w:lang w:val="en-US" w:eastAsia="en-US" w:bidi="ar-SA"/>
    </w:rPr>
  </w:style>
  <w:style w:type="character" w:customStyle="1" w:styleId="eop">
    <w:name w:val="eop"/>
    <w:basedOn w:val="DefaultParagraphFont"/>
    <w:rsid w:val="002B64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643482">
      <w:bodyDiv w:val="1"/>
      <w:marLeft w:val="0"/>
      <w:marRight w:val="0"/>
      <w:marTop w:val="0"/>
      <w:marBottom w:val="0"/>
      <w:divBdr>
        <w:top w:val="none" w:sz="0" w:space="0" w:color="auto"/>
        <w:left w:val="none" w:sz="0" w:space="0" w:color="auto"/>
        <w:bottom w:val="none" w:sz="0" w:space="0" w:color="auto"/>
        <w:right w:val="none" w:sz="0" w:space="0" w:color="auto"/>
      </w:divBdr>
    </w:div>
    <w:div w:id="176189519">
      <w:bodyDiv w:val="1"/>
      <w:marLeft w:val="0"/>
      <w:marRight w:val="0"/>
      <w:marTop w:val="0"/>
      <w:marBottom w:val="0"/>
      <w:divBdr>
        <w:top w:val="none" w:sz="0" w:space="0" w:color="auto"/>
        <w:left w:val="none" w:sz="0" w:space="0" w:color="auto"/>
        <w:bottom w:val="none" w:sz="0" w:space="0" w:color="auto"/>
        <w:right w:val="none" w:sz="0" w:space="0" w:color="auto"/>
      </w:divBdr>
    </w:div>
    <w:div w:id="256602778">
      <w:bodyDiv w:val="1"/>
      <w:marLeft w:val="0"/>
      <w:marRight w:val="0"/>
      <w:marTop w:val="0"/>
      <w:marBottom w:val="0"/>
      <w:divBdr>
        <w:top w:val="none" w:sz="0" w:space="0" w:color="auto"/>
        <w:left w:val="none" w:sz="0" w:space="0" w:color="auto"/>
        <w:bottom w:val="none" w:sz="0" w:space="0" w:color="auto"/>
        <w:right w:val="none" w:sz="0" w:space="0" w:color="auto"/>
      </w:divBdr>
    </w:div>
    <w:div w:id="266231105">
      <w:bodyDiv w:val="1"/>
      <w:marLeft w:val="0"/>
      <w:marRight w:val="0"/>
      <w:marTop w:val="0"/>
      <w:marBottom w:val="0"/>
      <w:divBdr>
        <w:top w:val="none" w:sz="0" w:space="0" w:color="auto"/>
        <w:left w:val="none" w:sz="0" w:space="0" w:color="auto"/>
        <w:bottom w:val="none" w:sz="0" w:space="0" w:color="auto"/>
        <w:right w:val="none" w:sz="0" w:space="0" w:color="auto"/>
      </w:divBdr>
      <w:divsChild>
        <w:div w:id="613025462">
          <w:marLeft w:val="547"/>
          <w:marRight w:val="0"/>
          <w:marTop w:val="0"/>
          <w:marBottom w:val="0"/>
          <w:divBdr>
            <w:top w:val="none" w:sz="0" w:space="0" w:color="auto"/>
            <w:left w:val="none" w:sz="0" w:space="0" w:color="auto"/>
            <w:bottom w:val="none" w:sz="0" w:space="0" w:color="auto"/>
            <w:right w:val="none" w:sz="0" w:space="0" w:color="auto"/>
          </w:divBdr>
        </w:div>
      </w:divsChild>
    </w:div>
    <w:div w:id="277883416">
      <w:bodyDiv w:val="1"/>
      <w:marLeft w:val="0"/>
      <w:marRight w:val="0"/>
      <w:marTop w:val="0"/>
      <w:marBottom w:val="0"/>
      <w:divBdr>
        <w:top w:val="none" w:sz="0" w:space="0" w:color="auto"/>
        <w:left w:val="none" w:sz="0" w:space="0" w:color="auto"/>
        <w:bottom w:val="none" w:sz="0" w:space="0" w:color="auto"/>
        <w:right w:val="none" w:sz="0" w:space="0" w:color="auto"/>
      </w:divBdr>
    </w:div>
    <w:div w:id="299698406">
      <w:bodyDiv w:val="1"/>
      <w:marLeft w:val="0"/>
      <w:marRight w:val="0"/>
      <w:marTop w:val="0"/>
      <w:marBottom w:val="0"/>
      <w:divBdr>
        <w:top w:val="none" w:sz="0" w:space="0" w:color="auto"/>
        <w:left w:val="none" w:sz="0" w:space="0" w:color="auto"/>
        <w:bottom w:val="none" w:sz="0" w:space="0" w:color="auto"/>
        <w:right w:val="none" w:sz="0" w:space="0" w:color="auto"/>
      </w:divBdr>
      <w:divsChild>
        <w:div w:id="1909608627">
          <w:marLeft w:val="547"/>
          <w:marRight w:val="0"/>
          <w:marTop w:val="0"/>
          <w:marBottom w:val="0"/>
          <w:divBdr>
            <w:top w:val="none" w:sz="0" w:space="0" w:color="auto"/>
            <w:left w:val="none" w:sz="0" w:space="0" w:color="auto"/>
            <w:bottom w:val="none" w:sz="0" w:space="0" w:color="auto"/>
            <w:right w:val="none" w:sz="0" w:space="0" w:color="auto"/>
          </w:divBdr>
        </w:div>
      </w:divsChild>
    </w:div>
    <w:div w:id="306664402">
      <w:bodyDiv w:val="1"/>
      <w:marLeft w:val="0"/>
      <w:marRight w:val="0"/>
      <w:marTop w:val="0"/>
      <w:marBottom w:val="0"/>
      <w:divBdr>
        <w:top w:val="none" w:sz="0" w:space="0" w:color="auto"/>
        <w:left w:val="none" w:sz="0" w:space="0" w:color="auto"/>
        <w:bottom w:val="none" w:sz="0" w:space="0" w:color="auto"/>
        <w:right w:val="none" w:sz="0" w:space="0" w:color="auto"/>
      </w:divBdr>
    </w:div>
    <w:div w:id="326371192">
      <w:bodyDiv w:val="1"/>
      <w:marLeft w:val="0"/>
      <w:marRight w:val="0"/>
      <w:marTop w:val="0"/>
      <w:marBottom w:val="0"/>
      <w:divBdr>
        <w:top w:val="none" w:sz="0" w:space="0" w:color="auto"/>
        <w:left w:val="none" w:sz="0" w:space="0" w:color="auto"/>
        <w:bottom w:val="none" w:sz="0" w:space="0" w:color="auto"/>
        <w:right w:val="none" w:sz="0" w:space="0" w:color="auto"/>
      </w:divBdr>
    </w:div>
    <w:div w:id="571937911">
      <w:bodyDiv w:val="1"/>
      <w:marLeft w:val="0"/>
      <w:marRight w:val="0"/>
      <w:marTop w:val="0"/>
      <w:marBottom w:val="0"/>
      <w:divBdr>
        <w:top w:val="none" w:sz="0" w:space="0" w:color="auto"/>
        <w:left w:val="none" w:sz="0" w:space="0" w:color="auto"/>
        <w:bottom w:val="none" w:sz="0" w:space="0" w:color="auto"/>
        <w:right w:val="none" w:sz="0" w:space="0" w:color="auto"/>
      </w:divBdr>
    </w:div>
    <w:div w:id="603735295">
      <w:bodyDiv w:val="1"/>
      <w:marLeft w:val="0"/>
      <w:marRight w:val="0"/>
      <w:marTop w:val="0"/>
      <w:marBottom w:val="0"/>
      <w:divBdr>
        <w:top w:val="none" w:sz="0" w:space="0" w:color="auto"/>
        <w:left w:val="none" w:sz="0" w:space="0" w:color="auto"/>
        <w:bottom w:val="none" w:sz="0" w:space="0" w:color="auto"/>
        <w:right w:val="none" w:sz="0" w:space="0" w:color="auto"/>
      </w:divBdr>
    </w:div>
    <w:div w:id="627706912">
      <w:bodyDiv w:val="1"/>
      <w:marLeft w:val="0"/>
      <w:marRight w:val="0"/>
      <w:marTop w:val="0"/>
      <w:marBottom w:val="0"/>
      <w:divBdr>
        <w:top w:val="none" w:sz="0" w:space="0" w:color="auto"/>
        <w:left w:val="none" w:sz="0" w:space="0" w:color="auto"/>
        <w:bottom w:val="none" w:sz="0" w:space="0" w:color="auto"/>
        <w:right w:val="none" w:sz="0" w:space="0" w:color="auto"/>
      </w:divBdr>
    </w:div>
    <w:div w:id="693308174">
      <w:bodyDiv w:val="1"/>
      <w:marLeft w:val="0"/>
      <w:marRight w:val="0"/>
      <w:marTop w:val="0"/>
      <w:marBottom w:val="0"/>
      <w:divBdr>
        <w:top w:val="none" w:sz="0" w:space="0" w:color="auto"/>
        <w:left w:val="none" w:sz="0" w:space="0" w:color="auto"/>
        <w:bottom w:val="none" w:sz="0" w:space="0" w:color="auto"/>
        <w:right w:val="none" w:sz="0" w:space="0" w:color="auto"/>
      </w:divBdr>
      <w:divsChild>
        <w:div w:id="953754824">
          <w:marLeft w:val="547"/>
          <w:marRight w:val="0"/>
          <w:marTop w:val="0"/>
          <w:marBottom w:val="0"/>
          <w:divBdr>
            <w:top w:val="none" w:sz="0" w:space="0" w:color="auto"/>
            <w:left w:val="none" w:sz="0" w:space="0" w:color="auto"/>
            <w:bottom w:val="none" w:sz="0" w:space="0" w:color="auto"/>
            <w:right w:val="none" w:sz="0" w:space="0" w:color="auto"/>
          </w:divBdr>
        </w:div>
      </w:divsChild>
    </w:div>
    <w:div w:id="951280689">
      <w:bodyDiv w:val="1"/>
      <w:marLeft w:val="0"/>
      <w:marRight w:val="0"/>
      <w:marTop w:val="0"/>
      <w:marBottom w:val="0"/>
      <w:divBdr>
        <w:top w:val="none" w:sz="0" w:space="0" w:color="auto"/>
        <w:left w:val="none" w:sz="0" w:space="0" w:color="auto"/>
        <w:bottom w:val="none" w:sz="0" w:space="0" w:color="auto"/>
        <w:right w:val="none" w:sz="0" w:space="0" w:color="auto"/>
      </w:divBdr>
    </w:div>
    <w:div w:id="979915958">
      <w:bodyDiv w:val="1"/>
      <w:marLeft w:val="0"/>
      <w:marRight w:val="0"/>
      <w:marTop w:val="0"/>
      <w:marBottom w:val="0"/>
      <w:divBdr>
        <w:top w:val="none" w:sz="0" w:space="0" w:color="auto"/>
        <w:left w:val="none" w:sz="0" w:space="0" w:color="auto"/>
        <w:bottom w:val="none" w:sz="0" w:space="0" w:color="auto"/>
        <w:right w:val="none" w:sz="0" w:space="0" w:color="auto"/>
      </w:divBdr>
    </w:div>
    <w:div w:id="1006252785">
      <w:bodyDiv w:val="1"/>
      <w:marLeft w:val="0"/>
      <w:marRight w:val="0"/>
      <w:marTop w:val="0"/>
      <w:marBottom w:val="0"/>
      <w:divBdr>
        <w:top w:val="none" w:sz="0" w:space="0" w:color="auto"/>
        <w:left w:val="none" w:sz="0" w:space="0" w:color="auto"/>
        <w:bottom w:val="none" w:sz="0" w:space="0" w:color="auto"/>
        <w:right w:val="none" w:sz="0" w:space="0" w:color="auto"/>
      </w:divBdr>
    </w:div>
    <w:div w:id="1020281507">
      <w:bodyDiv w:val="1"/>
      <w:marLeft w:val="0"/>
      <w:marRight w:val="0"/>
      <w:marTop w:val="0"/>
      <w:marBottom w:val="0"/>
      <w:divBdr>
        <w:top w:val="none" w:sz="0" w:space="0" w:color="auto"/>
        <w:left w:val="none" w:sz="0" w:space="0" w:color="auto"/>
        <w:bottom w:val="none" w:sz="0" w:space="0" w:color="auto"/>
        <w:right w:val="none" w:sz="0" w:space="0" w:color="auto"/>
      </w:divBdr>
    </w:div>
    <w:div w:id="1093160210">
      <w:bodyDiv w:val="1"/>
      <w:marLeft w:val="0"/>
      <w:marRight w:val="0"/>
      <w:marTop w:val="0"/>
      <w:marBottom w:val="0"/>
      <w:divBdr>
        <w:top w:val="none" w:sz="0" w:space="0" w:color="auto"/>
        <w:left w:val="none" w:sz="0" w:space="0" w:color="auto"/>
        <w:bottom w:val="none" w:sz="0" w:space="0" w:color="auto"/>
        <w:right w:val="none" w:sz="0" w:space="0" w:color="auto"/>
      </w:divBdr>
    </w:div>
    <w:div w:id="1140419710">
      <w:bodyDiv w:val="1"/>
      <w:marLeft w:val="0"/>
      <w:marRight w:val="0"/>
      <w:marTop w:val="0"/>
      <w:marBottom w:val="0"/>
      <w:divBdr>
        <w:top w:val="none" w:sz="0" w:space="0" w:color="auto"/>
        <w:left w:val="none" w:sz="0" w:space="0" w:color="auto"/>
        <w:bottom w:val="none" w:sz="0" w:space="0" w:color="auto"/>
        <w:right w:val="none" w:sz="0" w:space="0" w:color="auto"/>
      </w:divBdr>
      <w:divsChild>
        <w:div w:id="1200898318">
          <w:marLeft w:val="274"/>
          <w:marRight w:val="0"/>
          <w:marTop w:val="0"/>
          <w:marBottom w:val="0"/>
          <w:divBdr>
            <w:top w:val="none" w:sz="0" w:space="0" w:color="auto"/>
            <w:left w:val="none" w:sz="0" w:space="0" w:color="auto"/>
            <w:bottom w:val="none" w:sz="0" w:space="0" w:color="auto"/>
            <w:right w:val="none" w:sz="0" w:space="0" w:color="auto"/>
          </w:divBdr>
        </w:div>
        <w:div w:id="730156990">
          <w:marLeft w:val="274"/>
          <w:marRight w:val="0"/>
          <w:marTop w:val="0"/>
          <w:marBottom w:val="0"/>
          <w:divBdr>
            <w:top w:val="none" w:sz="0" w:space="0" w:color="auto"/>
            <w:left w:val="none" w:sz="0" w:space="0" w:color="auto"/>
            <w:bottom w:val="none" w:sz="0" w:space="0" w:color="auto"/>
            <w:right w:val="none" w:sz="0" w:space="0" w:color="auto"/>
          </w:divBdr>
        </w:div>
      </w:divsChild>
    </w:div>
    <w:div w:id="1151680957">
      <w:bodyDiv w:val="1"/>
      <w:marLeft w:val="0"/>
      <w:marRight w:val="0"/>
      <w:marTop w:val="0"/>
      <w:marBottom w:val="0"/>
      <w:divBdr>
        <w:top w:val="none" w:sz="0" w:space="0" w:color="auto"/>
        <w:left w:val="none" w:sz="0" w:space="0" w:color="auto"/>
        <w:bottom w:val="none" w:sz="0" w:space="0" w:color="auto"/>
        <w:right w:val="none" w:sz="0" w:space="0" w:color="auto"/>
      </w:divBdr>
    </w:div>
    <w:div w:id="1184439731">
      <w:bodyDiv w:val="1"/>
      <w:marLeft w:val="0"/>
      <w:marRight w:val="0"/>
      <w:marTop w:val="0"/>
      <w:marBottom w:val="0"/>
      <w:divBdr>
        <w:top w:val="none" w:sz="0" w:space="0" w:color="auto"/>
        <w:left w:val="none" w:sz="0" w:space="0" w:color="auto"/>
        <w:bottom w:val="none" w:sz="0" w:space="0" w:color="auto"/>
        <w:right w:val="none" w:sz="0" w:space="0" w:color="auto"/>
      </w:divBdr>
      <w:divsChild>
        <w:div w:id="344745207">
          <w:marLeft w:val="274"/>
          <w:marRight w:val="0"/>
          <w:marTop w:val="0"/>
          <w:marBottom w:val="0"/>
          <w:divBdr>
            <w:top w:val="none" w:sz="0" w:space="0" w:color="auto"/>
            <w:left w:val="none" w:sz="0" w:space="0" w:color="auto"/>
            <w:bottom w:val="none" w:sz="0" w:space="0" w:color="auto"/>
            <w:right w:val="none" w:sz="0" w:space="0" w:color="auto"/>
          </w:divBdr>
        </w:div>
        <w:div w:id="566378206">
          <w:marLeft w:val="274"/>
          <w:marRight w:val="0"/>
          <w:marTop w:val="0"/>
          <w:marBottom w:val="0"/>
          <w:divBdr>
            <w:top w:val="none" w:sz="0" w:space="0" w:color="auto"/>
            <w:left w:val="none" w:sz="0" w:space="0" w:color="auto"/>
            <w:bottom w:val="none" w:sz="0" w:space="0" w:color="auto"/>
            <w:right w:val="none" w:sz="0" w:space="0" w:color="auto"/>
          </w:divBdr>
        </w:div>
        <w:div w:id="2004317083">
          <w:marLeft w:val="274"/>
          <w:marRight w:val="0"/>
          <w:marTop w:val="0"/>
          <w:marBottom w:val="0"/>
          <w:divBdr>
            <w:top w:val="none" w:sz="0" w:space="0" w:color="auto"/>
            <w:left w:val="none" w:sz="0" w:space="0" w:color="auto"/>
            <w:bottom w:val="none" w:sz="0" w:space="0" w:color="auto"/>
            <w:right w:val="none" w:sz="0" w:space="0" w:color="auto"/>
          </w:divBdr>
        </w:div>
        <w:div w:id="699013427">
          <w:marLeft w:val="274"/>
          <w:marRight w:val="0"/>
          <w:marTop w:val="0"/>
          <w:marBottom w:val="0"/>
          <w:divBdr>
            <w:top w:val="none" w:sz="0" w:space="0" w:color="auto"/>
            <w:left w:val="none" w:sz="0" w:space="0" w:color="auto"/>
            <w:bottom w:val="none" w:sz="0" w:space="0" w:color="auto"/>
            <w:right w:val="none" w:sz="0" w:space="0" w:color="auto"/>
          </w:divBdr>
        </w:div>
      </w:divsChild>
    </w:div>
    <w:div w:id="1328821892">
      <w:bodyDiv w:val="1"/>
      <w:marLeft w:val="0"/>
      <w:marRight w:val="0"/>
      <w:marTop w:val="0"/>
      <w:marBottom w:val="0"/>
      <w:divBdr>
        <w:top w:val="none" w:sz="0" w:space="0" w:color="auto"/>
        <w:left w:val="none" w:sz="0" w:space="0" w:color="auto"/>
        <w:bottom w:val="none" w:sz="0" w:space="0" w:color="auto"/>
        <w:right w:val="none" w:sz="0" w:space="0" w:color="auto"/>
      </w:divBdr>
    </w:div>
    <w:div w:id="1361934095">
      <w:bodyDiv w:val="1"/>
      <w:marLeft w:val="0"/>
      <w:marRight w:val="0"/>
      <w:marTop w:val="0"/>
      <w:marBottom w:val="0"/>
      <w:divBdr>
        <w:top w:val="none" w:sz="0" w:space="0" w:color="auto"/>
        <w:left w:val="none" w:sz="0" w:space="0" w:color="auto"/>
        <w:bottom w:val="none" w:sz="0" w:space="0" w:color="auto"/>
        <w:right w:val="none" w:sz="0" w:space="0" w:color="auto"/>
      </w:divBdr>
    </w:div>
    <w:div w:id="1535994113">
      <w:bodyDiv w:val="1"/>
      <w:marLeft w:val="0"/>
      <w:marRight w:val="0"/>
      <w:marTop w:val="0"/>
      <w:marBottom w:val="0"/>
      <w:divBdr>
        <w:top w:val="none" w:sz="0" w:space="0" w:color="auto"/>
        <w:left w:val="none" w:sz="0" w:space="0" w:color="auto"/>
        <w:bottom w:val="none" w:sz="0" w:space="0" w:color="auto"/>
        <w:right w:val="none" w:sz="0" w:space="0" w:color="auto"/>
      </w:divBdr>
      <w:divsChild>
        <w:div w:id="1816987084">
          <w:marLeft w:val="274"/>
          <w:marRight w:val="0"/>
          <w:marTop w:val="0"/>
          <w:marBottom w:val="0"/>
          <w:divBdr>
            <w:top w:val="none" w:sz="0" w:space="0" w:color="auto"/>
            <w:left w:val="none" w:sz="0" w:space="0" w:color="auto"/>
            <w:bottom w:val="none" w:sz="0" w:space="0" w:color="auto"/>
            <w:right w:val="none" w:sz="0" w:space="0" w:color="auto"/>
          </w:divBdr>
        </w:div>
      </w:divsChild>
    </w:div>
    <w:div w:id="1604649283">
      <w:bodyDiv w:val="1"/>
      <w:marLeft w:val="0"/>
      <w:marRight w:val="0"/>
      <w:marTop w:val="0"/>
      <w:marBottom w:val="0"/>
      <w:divBdr>
        <w:top w:val="none" w:sz="0" w:space="0" w:color="auto"/>
        <w:left w:val="none" w:sz="0" w:space="0" w:color="auto"/>
        <w:bottom w:val="none" w:sz="0" w:space="0" w:color="auto"/>
        <w:right w:val="none" w:sz="0" w:space="0" w:color="auto"/>
      </w:divBdr>
    </w:div>
    <w:div w:id="1625574262">
      <w:bodyDiv w:val="1"/>
      <w:marLeft w:val="0"/>
      <w:marRight w:val="0"/>
      <w:marTop w:val="0"/>
      <w:marBottom w:val="0"/>
      <w:divBdr>
        <w:top w:val="none" w:sz="0" w:space="0" w:color="auto"/>
        <w:left w:val="none" w:sz="0" w:space="0" w:color="auto"/>
        <w:bottom w:val="none" w:sz="0" w:space="0" w:color="auto"/>
        <w:right w:val="none" w:sz="0" w:space="0" w:color="auto"/>
      </w:divBdr>
    </w:div>
    <w:div w:id="1657225571">
      <w:bodyDiv w:val="1"/>
      <w:marLeft w:val="0"/>
      <w:marRight w:val="0"/>
      <w:marTop w:val="0"/>
      <w:marBottom w:val="0"/>
      <w:divBdr>
        <w:top w:val="none" w:sz="0" w:space="0" w:color="auto"/>
        <w:left w:val="none" w:sz="0" w:space="0" w:color="auto"/>
        <w:bottom w:val="none" w:sz="0" w:space="0" w:color="auto"/>
        <w:right w:val="none" w:sz="0" w:space="0" w:color="auto"/>
      </w:divBdr>
      <w:divsChild>
        <w:div w:id="377246768">
          <w:marLeft w:val="1267"/>
          <w:marRight w:val="0"/>
          <w:marTop w:val="0"/>
          <w:marBottom w:val="0"/>
          <w:divBdr>
            <w:top w:val="none" w:sz="0" w:space="0" w:color="auto"/>
            <w:left w:val="none" w:sz="0" w:space="0" w:color="auto"/>
            <w:bottom w:val="none" w:sz="0" w:space="0" w:color="auto"/>
            <w:right w:val="none" w:sz="0" w:space="0" w:color="auto"/>
          </w:divBdr>
        </w:div>
        <w:div w:id="698243498">
          <w:marLeft w:val="1267"/>
          <w:marRight w:val="0"/>
          <w:marTop w:val="0"/>
          <w:marBottom w:val="0"/>
          <w:divBdr>
            <w:top w:val="none" w:sz="0" w:space="0" w:color="auto"/>
            <w:left w:val="none" w:sz="0" w:space="0" w:color="auto"/>
            <w:bottom w:val="none" w:sz="0" w:space="0" w:color="auto"/>
            <w:right w:val="none" w:sz="0" w:space="0" w:color="auto"/>
          </w:divBdr>
        </w:div>
      </w:divsChild>
    </w:div>
    <w:div w:id="1742018844">
      <w:bodyDiv w:val="1"/>
      <w:marLeft w:val="0"/>
      <w:marRight w:val="0"/>
      <w:marTop w:val="0"/>
      <w:marBottom w:val="0"/>
      <w:divBdr>
        <w:top w:val="none" w:sz="0" w:space="0" w:color="auto"/>
        <w:left w:val="none" w:sz="0" w:space="0" w:color="auto"/>
        <w:bottom w:val="none" w:sz="0" w:space="0" w:color="auto"/>
        <w:right w:val="none" w:sz="0" w:space="0" w:color="auto"/>
      </w:divBdr>
    </w:div>
    <w:div w:id="1792091979">
      <w:bodyDiv w:val="1"/>
      <w:marLeft w:val="0"/>
      <w:marRight w:val="0"/>
      <w:marTop w:val="0"/>
      <w:marBottom w:val="0"/>
      <w:divBdr>
        <w:top w:val="none" w:sz="0" w:space="0" w:color="auto"/>
        <w:left w:val="none" w:sz="0" w:space="0" w:color="auto"/>
        <w:bottom w:val="none" w:sz="0" w:space="0" w:color="auto"/>
        <w:right w:val="none" w:sz="0" w:space="0" w:color="auto"/>
      </w:divBdr>
      <w:divsChild>
        <w:div w:id="1450006186">
          <w:marLeft w:val="274"/>
          <w:marRight w:val="0"/>
          <w:marTop w:val="0"/>
          <w:marBottom w:val="0"/>
          <w:divBdr>
            <w:top w:val="none" w:sz="0" w:space="0" w:color="auto"/>
            <w:left w:val="none" w:sz="0" w:space="0" w:color="auto"/>
            <w:bottom w:val="none" w:sz="0" w:space="0" w:color="auto"/>
            <w:right w:val="none" w:sz="0" w:space="0" w:color="auto"/>
          </w:divBdr>
        </w:div>
        <w:div w:id="920216502">
          <w:marLeft w:val="274"/>
          <w:marRight w:val="0"/>
          <w:marTop w:val="0"/>
          <w:marBottom w:val="0"/>
          <w:divBdr>
            <w:top w:val="none" w:sz="0" w:space="0" w:color="auto"/>
            <w:left w:val="none" w:sz="0" w:space="0" w:color="auto"/>
            <w:bottom w:val="none" w:sz="0" w:space="0" w:color="auto"/>
            <w:right w:val="none" w:sz="0" w:space="0" w:color="auto"/>
          </w:divBdr>
        </w:div>
        <w:div w:id="2057002205">
          <w:marLeft w:val="274"/>
          <w:marRight w:val="0"/>
          <w:marTop w:val="0"/>
          <w:marBottom w:val="0"/>
          <w:divBdr>
            <w:top w:val="none" w:sz="0" w:space="0" w:color="auto"/>
            <w:left w:val="none" w:sz="0" w:space="0" w:color="auto"/>
            <w:bottom w:val="none" w:sz="0" w:space="0" w:color="auto"/>
            <w:right w:val="none" w:sz="0" w:space="0" w:color="auto"/>
          </w:divBdr>
        </w:div>
        <w:div w:id="376205982">
          <w:marLeft w:val="274"/>
          <w:marRight w:val="0"/>
          <w:marTop w:val="0"/>
          <w:marBottom w:val="0"/>
          <w:divBdr>
            <w:top w:val="none" w:sz="0" w:space="0" w:color="auto"/>
            <w:left w:val="none" w:sz="0" w:space="0" w:color="auto"/>
            <w:bottom w:val="none" w:sz="0" w:space="0" w:color="auto"/>
            <w:right w:val="none" w:sz="0" w:space="0" w:color="auto"/>
          </w:divBdr>
        </w:div>
        <w:div w:id="1925650005">
          <w:marLeft w:val="274"/>
          <w:marRight w:val="0"/>
          <w:marTop w:val="0"/>
          <w:marBottom w:val="0"/>
          <w:divBdr>
            <w:top w:val="none" w:sz="0" w:space="0" w:color="auto"/>
            <w:left w:val="none" w:sz="0" w:space="0" w:color="auto"/>
            <w:bottom w:val="none" w:sz="0" w:space="0" w:color="auto"/>
            <w:right w:val="none" w:sz="0" w:space="0" w:color="auto"/>
          </w:divBdr>
        </w:div>
        <w:div w:id="1746878373">
          <w:marLeft w:val="274"/>
          <w:marRight w:val="0"/>
          <w:marTop w:val="0"/>
          <w:marBottom w:val="0"/>
          <w:divBdr>
            <w:top w:val="none" w:sz="0" w:space="0" w:color="auto"/>
            <w:left w:val="none" w:sz="0" w:space="0" w:color="auto"/>
            <w:bottom w:val="none" w:sz="0" w:space="0" w:color="auto"/>
            <w:right w:val="none" w:sz="0" w:space="0" w:color="auto"/>
          </w:divBdr>
        </w:div>
        <w:div w:id="1919287859">
          <w:marLeft w:val="274"/>
          <w:marRight w:val="0"/>
          <w:marTop w:val="0"/>
          <w:marBottom w:val="0"/>
          <w:divBdr>
            <w:top w:val="none" w:sz="0" w:space="0" w:color="auto"/>
            <w:left w:val="none" w:sz="0" w:space="0" w:color="auto"/>
            <w:bottom w:val="none" w:sz="0" w:space="0" w:color="auto"/>
            <w:right w:val="none" w:sz="0" w:space="0" w:color="auto"/>
          </w:divBdr>
        </w:div>
        <w:div w:id="1881473741">
          <w:marLeft w:val="274"/>
          <w:marRight w:val="0"/>
          <w:marTop w:val="0"/>
          <w:marBottom w:val="0"/>
          <w:divBdr>
            <w:top w:val="none" w:sz="0" w:space="0" w:color="auto"/>
            <w:left w:val="none" w:sz="0" w:space="0" w:color="auto"/>
            <w:bottom w:val="none" w:sz="0" w:space="0" w:color="auto"/>
            <w:right w:val="none" w:sz="0" w:space="0" w:color="auto"/>
          </w:divBdr>
        </w:div>
        <w:div w:id="277027197">
          <w:marLeft w:val="274"/>
          <w:marRight w:val="0"/>
          <w:marTop w:val="0"/>
          <w:marBottom w:val="0"/>
          <w:divBdr>
            <w:top w:val="none" w:sz="0" w:space="0" w:color="auto"/>
            <w:left w:val="none" w:sz="0" w:space="0" w:color="auto"/>
            <w:bottom w:val="none" w:sz="0" w:space="0" w:color="auto"/>
            <w:right w:val="none" w:sz="0" w:space="0" w:color="auto"/>
          </w:divBdr>
        </w:div>
        <w:div w:id="852501674">
          <w:marLeft w:val="274"/>
          <w:marRight w:val="0"/>
          <w:marTop w:val="0"/>
          <w:marBottom w:val="0"/>
          <w:divBdr>
            <w:top w:val="none" w:sz="0" w:space="0" w:color="auto"/>
            <w:left w:val="none" w:sz="0" w:space="0" w:color="auto"/>
            <w:bottom w:val="none" w:sz="0" w:space="0" w:color="auto"/>
            <w:right w:val="none" w:sz="0" w:space="0" w:color="auto"/>
          </w:divBdr>
        </w:div>
        <w:div w:id="1910264297">
          <w:marLeft w:val="274"/>
          <w:marRight w:val="0"/>
          <w:marTop w:val="0"/>
          <w:marBottom w:val="0"/>
          <w:divBdr>
            <w:top w:val="none" w:sz="0" w:space="0" w:color="auto"/>
            <w:left w:val="none" w:sz="0" w:space="0" w:color="auto"/>
            <w:bottom w:val="none" w:sz="0" w:space="0" w:color="auto"/>
            <w:right w:val="none" w:sz="0" w:space="0" w:color="auto"/>
          </w:divBdr>
        </w:div>
      </w:divsChild>
    </w:div>
    <w:div w:id="1881551662">
      <w:bodyDiv w:val="1"/>
      <w:marLeft w:val="0"/>
      <w:marRight w:val="0"/>
      <w:marTop w:val="0"/>
      <w:marBottom w:val="0"/>
      <w:divBdr>
        <w:top w:val="none" w:sz="0" w:space="0" w:color="auto"/>
        <w:left w:val="none" w:sz="0" w:space="0" w:color="auto"/>
        <w:bottom w:val="none" w:sz="0" w:space="0" w:color="auto"/>
        <w:right w:val="none" w:sz="0" w:space="0" w:color="auto"/>
      </w:divBdr>
    </w:div>
    <w:div w:id="1912619397">
      <w:bodyDiv w:val="1"/>
      <w:marLeft w:val="0"/>
      <w:marRight w:val="0"/>
      <w:marTop w:val="0"/>
      <w:marBottom w:val="0"/>
      <w:divBdr>
        <w:top w:val="none" w:sz="0" w:space="0" w:color="auto"/>
        <w:left w:val="none" w:sz="0" w:space="0" w:color="auto"/>
        <w:bottom w:val="none" w:sz="0" w:space="0" w:color="auto"/>
        <w:right w:val="none" w:sz="0" w:space="0" w:color="auto"/>
      </w:divBdr>
    </w:div>
    <w:div w:id="1965234608">
      <w:bodyDiv w:val="1"/>
      <w:marLeft w:val="0"/>
      <w:marRight w:val="0"/>
      <w:marTop w:val="0"/>
      <w:marBottom w:val="0"/>
      <w:divBdr>
        <w:top w:val="none" w:sz="0" w:space="0" w:color="auto"/>
        <w:left w:val="none" w:sz="0" w:space="0" w:color="auto"/>
        <w:bottom w:val="none" w:sz="0" w:space="0" w:color="auto"/>
        <w:right w:val="none" w:sz="0" w:space="0" w:color="auto"/>
      </w:divBdr>
      <w:divsChild>
        <w:div w:id="2108571325">
          <w:marLeft w:val="274"/>
          <w:marRight w:val="0"/>
          <w:marTop w:val="0"/>
          <w:marBottom w:val="0"/>
          <w:divBdr>
            <w:top w:val="none" w:sz="0" w:space="0" w:color="auto"/>
            <w:left w:val="none" w:sz="0" w:space="0" w:color="auto"/>
            <w:bottom w:val="none" w:sz="0" w:space="0" w:color="auto"/>
            <w:right w:val="none" w:sz="0" w:space="0" w:color="auto"/>
          </w:divBdr>
        </w:div>
      </w:divsChild>
    </w:div>
    <w:div w:id="2008167509">
      <w:bodyDiv w:val="1"/>
      <w:marLeft w:val="0"/>
      <w:marRight w:val="0"/>
      <w:marTop w:val="0"/>
      <w:marBottom w:val="0"/>
      <w:divBdr>
        <w:top w:val="none" w:sz="0" w:space="0" w:color="auto"/>
        <w:left w:val="none" w:sz="0" w:space="0" w:color="auto"/>
        <w:bottom w:val="none" w:sz="0" w:space="0" w:color="auto"/>
        <w:right w:val="none" w:sz="0" w:space="0" w:color="auto"/>
      </w:divBdr>
    </w:div>
    <w:div w:id="2016953722">
      <w:bodyDiv w:val="1"/>
      <w:marLeft w:val="0"/>
      <w:marRight w:val="0"/>
      <w:marTop w:val="0"/>
      <w:marBottom w:val="0"/>
      <w:divBdr>
        <w:top w:val="none" w:sz="0" w:space="0" w:color="auto"/>
        <w:left w:val="none" w:sz="0" w:space="0" w:color="auto"/>
        <w:bottom w:val="none" w:sz="0" w:space="0" w:color="auto"/>
        <w:right w:val="none" w:sz="0" w:space="0" w:color="auto"/>
      </w:divBdr>
      <w:divsChild>
        <w:div w:id="1508593609">
          <w:marLeft w:val="274"/>
          <w:marRight w:val="0"/>
          <w:marTop w:val="0"/>
          <w:marBottom w:val="0"/>
          <w:divBdr>
            <w:top w:val="none" w:sz="0" w:space="0" w:color="auto"/>
            <w:left w:val="none" w:sz="0" w:space="0" w:color="auto"/>
            <w:bottom w:val="none" w:sz="0" w:space="0" w:color="auto"/>
            <w:right w:val="none" w:sz="0" w:space="0" w:color="auto"/>
          </w:divBdr>
        </w:div>
        <w:div w:id="279536872">
          <w:marLeft w:val="274"/>
          <w:marRight w:val="0"/>
          <w:marTop w:val="0"/>
          <w:marBottom w:val="0"/>
          <w:divBdr>
            <w:top w:val="none" w:sz="0" w:space="0" w:color="auto"/>
            <w:left w:val="none" w:sz="0" w:space="0" w:color="auto"/>
            <w:bottom w:val="none" w:sz="0" w:space="0" w:color="auto"/>
            <w:right w:val="none" w:sz="0" w:space="0" w:color="auto"/>
          </w:divBdr>
        </w:div>
        <w:div w:id="496120545">
          <w:marLeft w:val="274"/>
          <w:marRight w:val="0"/>
          <w:marTop w:val="0"/>
          <w:marBottom w:val="0"/>
          <w:divBdr>
            <w:top w:val="none" w:sz="0" w:space="0" w:color="auto"/>
            <w:left w:val="none" w:sz="0" w:space="0" w:color="auto"/>
            <w:bottom w:val="none" w:sz="0" w:space="0" w:color="auto"/>
            <w:right w:val="none" w:sz="0" w:space="0" w:color="auto"/>
          </w:divBdr>
        </w:div>
      </w:divsChild>
    </w:div>
    <w:div w:id="2021464190">
      <w:bodyDiv w:val="1"/>
      <w:marLeft w:val="0"/>
      <w:marRight w:val="0"/>
      <w:marTop w:val="0"/>
      <w:marBottom w:val="0"/>
      <w:divBdr>
        <w:top w:val="none" w:sz="0" w:space="0" w:color="auto"/>
        <w:left w:val="none" w:sz="0" w:space="0" w:color="auto"/>
        <w:bottom w:val="none" w:sz="0" w:space="0" w:color="auto"/>
        <w:right w:val="none" w:sz="0" w:space="0" w:color="auto"/>
      </w:divBdr>
      <w:divsChild>
        <w:div w:id="311368268">
          <w:marLeft w:val="446"/>
          <w:marRight w:val="0"/>
          <w:marTop w:val="0"/>
          <w:marBottom w:val="0"/>
          <w:divBdr>
            <w:top w:val="none" w:sz="0" w:space="0" w:color="auto"/>
            <w:left w:val="none" w:sz="0" w:space="0" w:color="auto"/>
            <w:bottom w:val="none" w:sz="0" w:space="0" w:color="auto"/>
            <w:right w:val="none" w:sz="0" w:space="0" w:color="auto"/>
          </w:divBdr>
        </w:div>
        <w:div w:id="1606307476">
          <w:marLeft w:val="446"/>
          <w:marRight w:val="0"/>
          <w:marTop w:val="0"/>
          <w:marBottom w:val="0"/>
          <w:divBdr>
            <w:top w:val="none" w:sz="0" w:space="0" w:color="auto"/>
            <w:left w:val="none" w:sz="0" w:space="0" w:color="auto"/>
            <w:bottom w:val="none" w:sz="0" w:space="0" w:color="auto"/>
            <w:right w:val="none" w:sz="0" w:space="0" w:color="auto"/>
          </w:divBdr>
        </w:div>
        <w:div w:id="233011674">
          <w:marLeft w:val="446"/>
          <w:marRight w:val="0"/>
          <w:marTop w:val="0"/>
          <w:marBottom w:val="0"/>
          <w:divBdr>
            <w:top w:val="none" w:sz="0" w:space="0" w:color="auto"/>
            <w:left w:val="none" w:sz="0" w:space="0" w:color="auto"/>
            <w:bottom w:val="none" w:sz="0" w:space="0" w:color="auto"/>
            <w:right w:val="none" w:sz="0" w:space="0" w:color="auto"/>
          </w:divBdr>
        </w:div>
        <w:div w:id="2099012739">
          <w:marLeft w:val="446"/>
          <w:marRight w:val="0"/>
          <w:marTop w:val="0"/>
          <w:marBottom w:val="0"/>
          <w:divBdr>
            <w:top w:val="none" w:sz="0" w:space="0" w:color="auto"/>
            <w:left w:val="none" w:sz="0" w:space="0" w:color="auto"/>
            <w:bottom w:val="none" w:sz="0" w:space="0" w:color="auto"/>
            <w:right w:val="none" w:sz="0" w:space="0" w:color="auto"/>
          </w:divBdr>
        </w:div>
        <w:div w:id="1731029505">
          <w:marLeft w:val="446"/>
          <w:marRight w:val="0"/>
          <w:marTop w:val="0"/>
          <w:marBottom w:val="0"/>
          <w:divBdr>
            <w:top w:val="none" w:sz="0" w:space="0" w:color="auto"/>
            <w:left w:val="none" w:sz="0" w:space="0" w:color="auto"/>
            <w:bottom w:val="none" w:sz="0" w:space="0" w:color="auto"/>
            <w:right w:val="none" w:sz="0" w:space="0" w:color="auto"/>
          </w:divBdr>
        </w:div>
        <w:div w:id="181594954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oleObject" Target="embeddings/Microsoft_Visio_2003-2010_Drawing.vsd"/><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package" Target="embeddings/Microsoft_Visio_Drawing.vsdx"/><Relationship Id="rId29" Type="http://schemas.openxmlformats.org/officeDocument/2006/relationships/image" Target="media/image11.png"/><Relationship Id="rId11" Type="http://schemas.openxmlformats.org/officeDocument/2006/relationships/comments" Target="comments.xml"/><Relationship Id="rId24" Type="http://schemas.openxmlformats.org/officeDocument/2006/relationships/image" Target="media/image7.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1.emf"/><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oleObject" Target="embeddings/Microsoft_Visio_2003-2010_Drawing1.vsd"/><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emf"/><Relationship Id="rId25" Type="http://schemas.openxmlformats.org/officeDocument/2006/relationships/oleObject" Target="embeddings/oleObject1.bin"/><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Custom 1">
      <a:dk1>
        <a:srgbClr val="000000"/>
      </a:dk1>
      <a:lt1>
        <a:sysClr val="window" lastClr="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24809EA531F5343A209D99111BA21A5" ma:contentTypeVersion="9" ma:contentTypeDescription="Create a new document." ma:contentTypeScope="" ma:versionID="f1431da52cbaac8fb75ad5e56777b78d">
  <xsd:schema xmlns:xsd="http://www.w3.org/2001/XMLSchema" xmlns:xs="http://www.w3.org/2001/XMLSchema" xmlns:p="http://schemas.microsoft.com/office/2006/metadata/properties" xmlns:ns2="f15e37a9-0161-4c5f-b143-2063e1c31263" xmlns:ns3="c6860b1e-bd46-4034-9059-94927b754a34" targetNamespace="http://schemas.microsoft.com/office/2006/metadata/properties" ma:root="true" ma:fieldsID="1f303a2b77dd2233a5d0f28c1eac83ea" ns2:_="" ns3:_="">
    <xsd:import namespace="f15e37a9-0161-4c5f-b143-2063e1c31263"/>
    <xsd:import namespace="c6860b1e-bd46-4034-9059-94927b754a3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5e37a9-0161-4c5f-b143-2063e1c312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6860b1e-bd46-4034-9059-94927b754a3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7495E752-DA1C-4699-A10A-083F8371F4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5e37a9-0161-4c5f-b143-2063e1c31263"/>
    <ds:schemaRef ds:uri="c6860b1e-bd46-4034-9059-94927b754a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6CE4DB-C855-446E-A6E8-5353C5A0F525}">
  <ds:schemaRefs>
    <ds:schemaRef ds:uri="http://schemas.microsoft.com/sharepoint/v3/contenttype/forms"/>
  </ds:schemaRefs>
</ds:datastoreItem>
</file>

<file path=customXml/itemProps3.xml><?xml version="1.0" encoding="utf-8"?>
<ds:datastoreItem xmlns:ds="http://schemas.openxmlformats.org/officeDocument/2006/customXml" ds:itemID="{1586304B-9388-4A9E-A80F-C9E0F5F5743E}">
  <ds:schemaRefs>
    <ds:schemaRef ds:uri="http://schemas.openxmlformats.org/officeDocument/2006/bibliography"/>
  </ds:schemaRefs>
</ds:datastoreItem>
</file>

<file path=customXml/itemProps4.xml><?xml version="1.0" encoding="utf-8"?>
<ds:datastoreItem xmlns:ds="http://schemas.openxmlformats.org/officeDocument/2006/customXml" ds:itemID="{D3D09407-7349-45D5-831C-AB97B4173506}">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28</Pages>
  <Words>3627</Words>
  <Characters>20680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Plante &amp; Moran, PLLC</Company>
  <LinksUpToDate>false</LinksUpToDate>
  <CharactersWithSpaces>24259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 Johnson</dc:creator>
  <cp:lastModifiedBy>Attili Naga Srinivasu</cp:lastModifiedBy>
  <cp:revision>270</cp:revision>
  <cp:lastPrinted>2016-04-14T08:33:00Z</cp:lastPrinted>
  <dcterms:created xsi:type="dcterms:W3CDTF">2016-04-13T03:43:00Z</dcterms:created>
  <dcterms:modified xsi:type="dcterms:W3CDTF">2022-05-12T12:27:00Z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0x010100624809EA531F5343A209D99111BA21A5</vt:lpwstr>
  </property>
  <property fmtid="{D5CDD505-2E9C-101B-9397-08002B2CF9AE}" pid="4" name="MSIP_Label_3bb46c77-3b58-4101-b463-cd3b3d516e4a_Enabled">
    <vt:lpwstr>true</vt:lpwstr>
  </property>
  <property fmtid="{D5CDD505-2E9C-101B-9397-08002B2CF9AE}" pid="5" name="MSIP_Label_3bb46c77-3b58-4101-b463-cd3b3d516e4a_SetDate">
    <vt:lpwstr>2021-10-18T09:47:34Z</vt:lpwstr>
  </property>
  <property fmtid="{D5CDD505-2E9C-101B-9397-08002B2CF9AE}" pid="6" name="MSIP_Label_3bb46c77-3b58-4101-b463-cd3b3d516e4a_Method">
    <vt:lpwstr>Privileged</vt:lpwstr>
  </property>
  <property fmtid="{D5CDD505-2E9C-101B-9397-08002B2CF9AE}" pid="7" name="MSIP_Label_3bb46c77-3b58-4101-b463-cd3b3d516e4a_Name">
    <vt:lpwstr>Non-Business</vt:lpwstr>
  </property>
  <property fmtid="{D5CDD505-2E9C-101B-9397-08002B2CF9AE}" pid="8" name="MSIP_Label_3bb46c77-3b58-4101-b463-cd3b3d516e4a_SiteId">
    <vt:lpwstr>311b3378-8e8a-4b5e-a33f-e80a3d8ba60a</vt:lpwstr>
  </property>
  <property fmtid="{D5CDD505-2E9C-101B-9397-08002B2CF9AE}" pid="9" name="MSIP_Label_3bb46c77-3b58-4101-b463-cd3b3d516e4a_ActionId">
    <vt:lpwstr>cc6692c3-943e-4e43-bf0c-f7954bf5be7e</vt:lpwstr>
  </property>
  <property fmtid="{D5CDD505-2E9C-101B-9397-08002B2CF9AE}" pid="10" name="MSIP_Label_3bb46c77-3b58-4101-b463-cd3b3d516e4a_ContentBits">
    <vt:lpwstr>0</vt:lpwstr>
  </property>
</Properties>
</file>