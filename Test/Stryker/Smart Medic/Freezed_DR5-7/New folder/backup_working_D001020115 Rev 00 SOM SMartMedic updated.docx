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ABC33" w14:textId="77777777" w:rsidR="00560731" w:rsidRDefault="00560731" w:rsidP="00DC6245">
      <w:pPr>
        <w:spacing w:after="616" w:line="259" w:lineRule="auto"/>
        <w:ind w:left="576" w:firstLine="0"/>
        <w:jc w:val="right"/>
        <w:rPr>
          <w:ins w:id="0" w:author="T Londhe, Vinod (Contractor)" w:date="2022-07-09T13:58:00Z"/>
        </w:rPr>
      </w:pPr>
    </w:p>
    <w:tbl>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1" w:author="T Londhe, Vinod (Contractor)" w:date="2022-07-09T14:05:00Z">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145"/>
        <w:gridCol w:w="2970"/>
        <w:tblGridChange w:id="2">
          <w:tblGrid>
            <w:gridCol w:w="2400"/>
            <w:gridCol w:w="4836"/>
          </w:tblGrid>
        </w:tblGridChange>
      </w:tblGrid>
      <w:tr w:rsidR="005F3210" w14:paraId="10FBD39C" w14:textId="64B1F745" w:rsidTr="001B0D28">
        <w:trPr>
          <w:trHeight w:val="350"/>
          <w:trPrChange w:id="3" w:author="T Londhe, Vinod (Contractor)" w:date="2022-07-09T14:05:00Z">
            <w:trPr>
              <w:trHeight w:val="720"/>
            </w:trPr>
          </w:trPrChange>
        </w:trPr>
        <w:tc>
          <w:tcPr>
            <w:tcW w:w="3145" w:type="dxa"/>
            <w:tcPrChange w:id="4" w:author="T Londhe, Vinod (Contractor)" w:date="2022-07-09T14:05:00Z">
              <w:tcPr>
                <w:tcW w:w="2400" w:type="dxa"/>
              </w:tcPr>
            </w:tcPrChange>
          </w:tcPr>
          <w:p w14:paraId="5E3777CD" w14:textId="0FE8D6F9" w:rsidR="005F3210" w:rsidRDefault="005F3210" w:rsidP="005F3210">
            <w:pPr>
              <w:spacing w:after="160" w:line="259" w:lineRule="auto"/>
              <w:ind w:left="0" w:firstLine="0"/>
              <w:jc w:val="left"/>
            </w:pPr>
            <w:ins w:id="5" w:author="T Londhe, Vinod (Contractor)" w:date="2022-07-09T14:04:00Z">
              <w:r>
                <w:t>Document Title</w:t>
              </w:r>
            </w:ins>
          </w:p>
        </w:tc>
        <w:tc>
          <w:tcPr>
            <w:tcW w:w="2970" w:type="dxa"/>
            <w:tcPrChange w:id="6" w:author="T Londhe, Vinod (Contractor)" w:date="2022-07-09T14:05:00Z">
              <w:tcPr>
                <w:tcW w:w="4836" w:type="dxa"/>
              </w:tcPr>
            </w:tcPrChange>
          </w:tcPr>
          <w:p w14:paraId="1A6806F5" w14:textId="57CBB6B9" w:rsidR="005F3210" w:rsidRDefault="005F3210" w:rsidP="005F3210">
            <w:pPr>
              <w:spacing w:after="160" w:line="259" w:lineRule="auto"/>
              <w:ind w:left="0" w:firstLine="0"/>
              <w:jc w:val="left"/>
            </w:pPr>
            <w:ins w:id="7" w:author="T Londhe, Vinod (Contractor)" w:date="2022-07-09T14:04:00Z">
              <w:r>
                <w:t>Security Operation Man</w:t>
              </w:r>
            </w:ins>
            <w:ins w:id="8" w:author="T Londhe, Vinod (Contractor)" w:date="2022-07-09T14:05:00Z">
              <w:r w:rsidR="001B0D28">
                <w:t>u</w:t>
              </w:r>
            </w:ins>
            <w:ins w:id="9" w:author="T Londhe, Vinod (Contractor)" w:date="2022-07-09T14:04:00Z">
              <w:r>
                <w:t xml:space="preserve">al </w:t>
              </w:r>
            </w:ins>
          </w:p>
        </w:tc>
      </w:tr>
      <w:tr w:rsidR="005F3210" w14:paraId="2841A90A" w14:textId="77777777" w:rsidTr="001B0D28">
        <w:trPr>
          <w:trHeight w:val="431"/>
          <w:ins w:id="10" w:author="T Londhe, Vinod (Contractor)" w:date="2022-07-09T14:03:00Z"/>
          <w:trPrChange w:id="11" w:author="T Londhe, Vinod (Contractor)" w:date="2022-07-09T14:05:00Z">
            <w:trPr>
              <w:trHeight w:val="720"/>
            </w:trPr>
          </w:trPrChange>
        </w:trPr>
        <w:tc>
          <w:tcPr>
            <w:tcW w:w="3145" w:type="dxa"/>
            <w:tcPrChange w:id="12" w:author="T Londhe, Vinod (Contractor)" w:date="2022-07-09T14:05:00Z">
              <w:tcPr>
                <w:tcW w:w="2400" w:type="dxa"/>
              </w:tcPr>
            </w:tcPrChange>
          </w:tcPr>
          <w:p w14:paraId="4F14CDDB" w14:textId="79C93AE5" w:rsidR="005F3210" w:rsidRDefault="005F3210" w:rsidP="005F3210">
            <w:pPr>
              <w:spacing w:after="160" w:line="259" w:lineRule="auto"/>
              <w:ind w:left="0" w:firstLine="0"/>
              <w:jc w:val="left"/>
              <w:rPr>
                <w:ins w:id="13" w:author="T Londhe, Vinod (Contractor)" w:date="2022-07-09T14:03:00Z"/>
              </w:rPr>
            </w:pPr>
            <w:ins w:id="14" w:author="T Londhe, Vinod (Contractor)" w:date="2022-07-09T14:04:00Z">
              <w:r>
                <w:t>Document Number / Rev</w:t>
              </w:r>
            </w:ins>
          </w:p>
        </w:tc>
        <w:tc>
          <w:tcPr>
            <w:tcW w:w="2970" w:type="dxa"/>
            <w:tcPrChange w:id="15" w:author="T Londhe, Vinod (Contractor)" w:date="2022-07-09T14:05:00Z">
              <w:tcPr>
                <w:tcW w:w="4836" w:type="dxa"/>
              </w:tcPr>
            </w:tcPrChange>
          </w:tcPr>
          <w:p w14:paraId="6C2A27B1" w14:textId="37E553A9" w:rsidR="005F3210" w:rsidRDefault="005F3210" w:rsidP="005F3210">
            <w:pPr>
              <w:spacing w:after="160" w:line="259" w:lineRule="auto"/>
              <w:ind w:left="0" w:firstLine="0"/>
              <w:jc w:val="left"/>
              <w:rPr>
                <w:ins w:id="16" w:author="T Londhe, Vinod (Contractor)" w:date="2022-07-09T14:03:00Z"/>
              </w:rPr>
            </w:pPr>
            <w:ins w:id="17" w:author="T Londhe, Vinod (Contractor)" w:date="2022-07-09T14:04:00Z">
              <w:r>
                <w:t>D001020115 Rev 01</w:t>
              </w:r>
            </w:ins>
          </w:p>
        </w:tc>
      </w:tr>
      <w:tr w:rsidR="008C54DD" w14:paraId="6F0E1A60" w14:textId="77777777" w:rsidTr="001B0D28">
        <w:trPr>
          <w:trHeight w:val="323"/>
          <w:ins w:id="18" w:author="T Londhe, Vinod (Contractor)" w:date="2022-07-09T14:03:00Z"/>
          <w:trPrChange w:id="19" w:author="T Londhe, Vinod (Contractor)" w:date="2022-07-09T14:05:00Z">
            <w:trPr>
              <w:trHeight w:val="720"/>
            </w:trPr>
          </w:trPrChange>
        </w:trPr>
        <w:tc>
          <w:tcPr>
            <w:tcW w:w="3145" w:type="dxa"/>
            <w:tcPrChange w:id="20" w:author="T Londhe, Vinod (Contractor)" w:date="2022-07-09T14:05:00Z">
              <w:tcPr>
                <w:tcW w:w="2400" w:type="dxa"/>
              </w:tcPr>
            </w:tcPrChange>
          </w:tcPr>
          <w:p w14:paraId="1A87F696" w14:textId="6F2441A6" w:rsidR="008C54DD" w:rsidRDefault="008C54DD" w:rsidP="008C54DD">
            <w:pPr>
              <w:spacing w:after="160" w:line="259" w:lineRule="auto"/>
              <w:ind w:left="0" w:firstLine="0"/>
              <w:jc w:val="left"/>
              <w:rPr>
                <w:ins w:id="21" w:author="T Londhe, Vinod (Contractor)" w:date="2022-07-09T14:03:00Z"/>
              </w:rPr>
            </w:pPr>
            <w:ins w:id="22" w:author="T Londhe, Vinod (Contractor)" w:date="2022-07-09T14:04:00Z">
              <w:r>
                <w:rPr>
                  <w:rFonts w:cstheme="minorHAnsi"/>
                  <w:color w:val="000000" w:themeColor="text1"/>
                </w:rPr>
                <w:t>Project Title:</w:t>
              </w:r>
            </w:ins>
          </w:p>
        </w:tc>
        <w:tc>
          <w:tcPr>
            <w:tcW w:w="2970" w:type="dxa"/>
            <w:tcPrChange w:id="23" w:author="T Londhe, Vinod (Contractor)" w:date="2022-07-09T14:05:00Z">
              <w:tcPr>
                <w:tcW w:w="4836" w:type="dxa"/>
              </w:tcPr>
            </w:tcPrChange>
          </w:tcPr>
          <w:p w14:paraId="6D0B8C31" w14:textId="5CF76EF8" w:rsidR="008C54DD" w:rsidRDefault="008C54DD" w:rsidP="008C54DD">
            <w:pPr>
              <w:spacing w:after="160" w:line="259" w:lineRule="auto"/>
              <w:ind w:left="0" w:firstLine="0"/>
              <w:jc w:val="left"/>
              <w:rPr>
                <w:ins w:id="24" w:author="T Londhe, Vinod (Contractor)" w:date="2022-07-09T14:03:00Z"/>
              </w:rPr>
            </w:pPr>
            <w:ins w:id="25" w:author="T Londhe, Vinod (Contractor)" w:date="2022-07-09T14:04:00Z">
              <w:r>
                <w:rPr>
                  <w:rFonts w:cstheme="minorHAnsi"/>
                  <w:color w:val="000000" w:themeColor="text1"/>
                </w:rPr>
                <w:t>SmartMedic Phase II</w:t>
              </w:r>
            </w:ins>
          </w:p>
        </w:tc>
      </w:tr>
      <w:tr w:rsidR="008C54DD" w14:paraId="572E821D" w14:textId="77777777" w:rsidTr="001B0D28">
        <w:trPr>
          <w:trHeight w:val="314"/>
          <w:ins w:id="26" w:author="T Londhe, Vinod (Contractor)" w:date="2022-07-09T14:03:00Z"/>
          <w:trPrChange w:id="27" w:author="T Londhe, Vinod (Contractor)" w:date="2022-07-09T14:05:00Z">
            <w:trPr>
              <w:trHeight w:val="720"/>
            </w:trPr>
          </w:trPrChange>
        </w:trPr>
        <w:tc>
          <w:tcPr>
            <w:tcW w:w="3145" w:type="dxa"/>
            <w:tcPrChange w:id="28" w:author="T Londhe, Vinod (Contractor)" w:date="2022-07-09T14:05:00Z">
              <w:tcPr>
                <w:tcW w:w="2400" w:type="dxa"/>
              </w:tcPr>
            </w:tcPrChange>
          </w:tcPr>
          <w:p w14:paraId="2F4AA3D0" w14:textId="1B690F11" w:rsidR="008C54DD" w:rsidRDefault="008C54DD" w:rsidP="008C54DD">
            <w:pPr>
              <w:spacing w:after="160" w:line="259" w:lineRule="auto"/>
              <w:ind w:left="0" w:firstLine="0"/>
              <w:jc w:val="left"/>
              <w:rPr>
                <w:ins w:id="29" w:author="T Londhe, Vinod (Contractor)" w:date="2022-07-09T14:03:00Z"/>
              </w:rPr>
            </w:pPr>
            <w:ins w:id="30" w:author="T Londhe, Vinod (Contractor)" w:date="2022-07-09T14:04:00Z">
              <w:r>
                <w:rPr>
                  <w:rFonts w:cstheme="minorHAnsi"/>
                  <w:color w:val="000000" w:themeColor="text1"/>
                </w:rPr>
                <w:t>DHF Number:</w:t>
              </w:r>
            </w:ins>
          </w:p>
        </w:tc>
        <w:tc>
          <w:tcPr>
            <w:tcW w:w="2970" w:type="dxa"/>
            <w:tcPrChange w:id="31" w:author="T Londhe, Vinod (Contractor)" w:date="2022-07-09T14:05:00Z">
              <w:tcPr>
                <w:tcW w:w="4836" w:type="dxa"/>
              </w:tcPr>
            </w:tcPrChange>
          </w:tcPr>
          <w:p w14:paraId="5D7B1DAE" w14:textId="2873B307" w:rsidR="008C54DD" w:rsidRDefault="008C54DD" w:rsidP="008C54DD">
            <w:pPr>
              <w:spacing w:after="160" w:line="259" w:lineRule="auto"/>
              <w:ind w:left="0" w:firstLine="0"/>
              <w:jc w:val="left"/>
              <w:rPr>
                <w:ins w:id="32" w:author="T Londhe, Vinod (Contractor)" w:date="2022-07-09T14:03:00Z"/>
              </w:rPr>
            </w:pPr>
            <w:ins w:id="33" w:author="T Londhe, Vinod (Contractor)" w:date="2022-07-09T14:04:00Z">
              <w:r>
                <w:rPr>
                  <w:rFonts w:cstheme="minorHAnsi"/>
                  <w:color w:val="000000" w:themeColor="text1"/>
                </w:rPr>
                <w:t>SGTC-NPD-001-02  </w:t>
              </w:r>
            </w:ins>
          </w:p>
        </w:tc>
      </w:tr>
      <w:tr w:rsidR="008C54DD" w14:paraId="65F5ABBA" w14:textId="77777777" w:rsidTr="001B0D28">
        <w:trPr>
          <w:trHeight w:val="404"/>
          <w:ins w:id="34" w:author="T Londhe, Vinod (Contractor)" w:date="2022-07-09T14:03:00Z"/>
          <w:trPrChange w:id="35" w:author="T Londhe, Vinod (Contractor)" w:date="2022-07-09T14:05:00Z">
            <w:trPr>
              <w:trHeight w:val="720"/>
            </w:trPr>
          </w:trPrChange>
        </w:trPr>
        <w:tc>
          <w:tcPr>
            <w:tcW w:w="3145" w:type="dxa"/>
            <w:tcPrChange w:id="36" w:author="T Londhe, Vinod (Contractor)" w:date="2022-07-09T14:05:00Z">
              <w:tcPr>
                <w:tcW w:w="2400" w:type="dxa"/>
              </w:tcPr>
            </w:tcPrChange>
          </w:tcPr>
          <w:p w14:paraId="5A9F5AE3" w14:textId="79A7E1B1" w:rsidR="008C54DD" w:rsidRDefault="008C54DD" w:rsidP="008C54DD">
            <w:pPr>
              <w:spacing w:after="160" w:line="259" w:lineRule="auto"/>
              <w:ind w:left="0" w:firstLine="0"/>
              <w:jc w:val="left"/>
              <w:rPr>
                <w:ins w:id="37" w:author="T Londhe, Vinod (Contractor)" w:date="2022-07-09T14:03:00Z"/>
              </w:rPr>
            </w:pPr>
            <w:ins w:id="38" w:author="T Londhe, Vinod (Contractor)" w:date="2022-07-09T14:04:00Z">
              <w:r>
                <w:rPr>
                  <w:rFonts w:cstheme="minorHAnsi"/>
                  <w:color w:val="000000" w:themeColor="text1"/>
                </w:rPr>
                <w:t>Project Number:</w:t>
              </w:r>
            </w:ins>
          </w:p>
        </w:tc>
        <w:tc>
          <w:tcPr>
            <w:tcW w:w="2970" w:type="dxa"/>
            <w:tcPrChange w:id="39" w:author="T Londhe, Vinod (Contractor)" w:date="2022-07-09T14:05:00Z">
              <w:tcPr>
                <w:tcW w:w="4836" w:type="dxa"/>
              </w:tcPr>
            </w:tcPrChange>
          </w:tcPr>
          <w:p w14:paraId="2E6EA67C" w14:textId="388A2E73" w:rsidR="008C54DD" w:rsidRDefault="008C54DD" w:rsidP="008C54DD">
            <w:pPr>
              <w:spacing w:after="160" w:line="259" w:lineRule="auto"/>
              <w:ind w:left="0" w:firstLine="0"/>
              <w:jc w:val="left"/>
              <w:rPr>
                <w:ins w:id="40" w:author="T Londhe, Vinod (Contractor)" w:date="2022-07-09T14:03:00Z"/>
              </w:rPr>
            </w:pPr>
            <w:ins w:id="41" w:author="T Londhe, Vinod (Contractor)" w:date="2022-07-09T14:04:00Z">
              <w:r>
                <w:rPr>
                  <w:rFonts w:cstheme="minorHAnsi"/>
                  <w:color w:val="000000" w:themeColor="text1"/>
                </w:rPr>
                <w:t>SGTC-NPD-001  </w:t>
              </w:r>
            </w:ins>
          </w:p>
        </w:tc>
      </w:tr>
      <w:tr w:rsidR="008C54DD" w:rsidDel="003E0356" w14:paraId="7DD84F55" w14:textId="19D7F45C" w:rsidTr="001B0D28">
        <w:trPr>
          <w:trHeight w:val="3144"/>
          <w:del w:id="42" w:author="T Londhe, Vinod (Contractor)" w:date="2022-07-09T14:03:00Z"/>
          <w:trPrChange w:id="43" w:author="T Londhe, Vinod (Contractor)" w:date="2022-07-09T14:05:00Z">
            <w:trPr>
              <w:trHeight w:val="3144"/>
            </w:trPr>
          </w:trPrChange>
        </w:trPr>
        <w:tc>
          <w:tcPr>
            <w:tcW w:w="3145" w:type="dxa"/>
            <w:tcPrChange w:id="44" w:author="T Londhe, Vinod (Contractor)" w:date="2022-07-09T14:05:00Z">
              <w:tcPr>
                <w:tcW w:w="2400" w:type="dxa"/>
              </w:tcPr>
            </w:tcPrChange>
          </w:tcPr>
          <w:p w14:paraId="12DCA996" w14:textId="2824C207" w:rsidR="008C54DD" w:rsidDel="003E0356" w:rsidRDefault="008C54DD" w:rsidP="008C54DD">
            <w:pPr>
              <w:spacing w:after="160" w:line="259" w:lineRule="auto"/>
              <w:ind w:left="0" w:firstLine="0"/>
              <w:jc w:val="left"/>
              <w:rPr>
                <w:del w:id="45" w:author="T Londhe, Vinod (Contractor)" w:date="2022-07-09T14:03:00Z"/>
              </w:rPr>
            </w:pPr>
            <w:proofErr w:type="spellStart"/>
            <w:ins w:id="46" w:author="T Londhe, Vinod (Contractor)" w:date="2022-07-09T14:04:00Z">
              <w:r>
                <w:rPr>
                  <w:rFonts w:cstheme="minorHAnsi"/>
                  <w:color w:val="000000" w:themeColor="text1"/>
                </w:rPr>
                <w:t>Product:</w:t>
              </w:r>
            </w:ins>
          </w:p>
        </w:tc>
        <w:tc>
          <w:tcPr>
            <w:tcW w:w="2970" w:type="dxa"/>
            <w:tcPrChange w:id="47" w:author="T Londhe, Vinod (Contractor)" w:date="2022-07-09T14:05:00Z">
              <w:tcPr>
                <w:tcW w:w="4836" w:type="dxa"/>
              </w:tcPr>
            </w:tcPrChange>
          </w:tcPr>
          <w:p w14:paraId="36628D6D" w14:textId="25344EA0" w:rsidR="008C54DD" w:rsidDel="003E0356" w:rsidRDefault="008C54DD" w:rsidP="008C54DD">
            <w:pPr>
              <w:spacing w:after="160" w:line="259" w:lineRule="auto"/>
              <w:ind w:left="0" w:firstLine="0"/>
              <w:jc w:val="left"/>
              <w:rPr>
                <w:del w:id="48" w:author="T Londhe, Vinod (Contractor)" w:date="2022-07-09T14:03:00Z"/>
              </w:rPr>
            </w:pPr>
            <w:ins w:id="49" w:author="T Londhe, Vinod (Contractor)" w:date="2022-07-09T14:04:00Z">
              <w:r>
                <w:rPr>
                  <w:rFonts w:cstheme="minorHAnsi"/>
                  <w:color w:val="000000" w:themeColor="text1"/>
                </w:rPr>
                <w:t>SmartMedic</w:t>
              </w:r>
            </w:ins>
          </w:p>
        </w:tc>
      </w:tr>
    </w:tbl>
    <w:tbl>
      <w:tblPr>
        <w:tblStyle w:val="TableGrid0"/>
        <w:tblpPr w:leftFromText="180" w:rightFromText="180" w:vertAnchor="text" w:horzAnchor="margin" w:tblpY="6289"/>
        <w:tblW w:w="0" w:type="auto"/>
        <w:tblLook w:val="04A0" w:firstRow="1" w:lastRow="0" w:firstColumn="1" w:lastColumn="0" w:noHBand="0" w:noVBand="1"/>
        <w:tblPrChange w:id="50" w:author="T Londhe, Vinod (Contractor)" w:date="2022-07-09T14:08:00Z">
          <w:tblPr>
            <w:tblStyle w:val="TableGrid0"/>
            <w:tblpPr w:leftFromText="180" w:rightFromText="180" w:vertAnchor="text" w:horzAnchor="margin" w:tblpY="6289"/>
            <w:tblW w:w="0" w:type="auto"/>
            <w:tblLook w:val="04A0" w:firstRow="1" w:lastRow="0" w:firstColumn="1" w:lastColumn="0" w:noHBand="0" w:noVBand="1"/>
          </w:tblPr>
        </w:tblPrChange>
      </w:tblPr>
      <w:tblGrid>
        <w:gridCol w:w="2785"/>
        <w:gridCol w:w="2502"/>
        <w:gridCol w:w="2644"/>
        <w:gridCol w:w="2644"/>
        <w:tblGridChange w:id="51">
          <w:tblGrid>
            <w:gridCol w:w="2643"/>
            <w:gridCol w:w="142"/>
            <w:gridCol w:w="2502"/>
            <w:gridCol w:w="2644"/>
            <w:gridCol w:w="2644"/>
          </w:tblGrid>
        </w:tblGridChange>
      </w:tblGrid>
      <w:tr w:rsidR="00D03A96" w14:paraId="0F30F72E" w14:textId="77777777" w:rsidTr="00EE7088">
        <w:trPr>
          <w:ins w:id="52" w:author="T Londhe, Vinod (Contractor)" w:date="2022-07-09T14:07:00Z"/>
        </w:trPr>
        <w:tc>
          <w:tcPr>
            <w:tcW w:w="10575" w:type="dxa"/>
            <w:gridSpan w:val="4"/>
            <w:shd w:val="clear" w:color="auto" w:fill="E2EFD9" w:themeFill="accent6" w:themeFillTint="33"/>
            <w:vAlign w:val="center"/>
            <w:tcPrChange w:id="53" w:author="T Londhe, Vinod (Contractor)" w:date="2022-07-09T14:08:00Z">
              <w:tcPr>
                <w:tcW w:w="10575" w:type="dxa"/>
                <w:gridSpan w:val="5"/>
                <w:vAlign w:val="center"/>
              </w:tcPr>
            </w:tcPrChange>
          </w:tcPr>
          <w:p w14:paraId="4CD7D5C6" w14:textId="7C791147" w:rsidR="00D03A96" w:rsidRPr="00EE7088" w:rsidRDefault="00D03A96">
            <w:pPr>
              <w:tabs>
                <w:tab w:val="left" w:pos="300"/>
                <w:tab w:val="left" w:pos="3688"/>
              </w:tabs>
              <w:spacing w:before="60" w:after="60" w:line="259" w:lineRule="auto"/>
              <w:ind w:left="0" w:firstLine="0"/>
              <w:jc w:val="left"/>
              <w:rPr>
                <w:ins w:id="54" w:author="T Londhe, Vinod (Contractor)" w:date="2022-07-09T14:07:00Z"/>
                <w:rFonts w:ascii="Humanist Slabserif 712 Std Roma" w:eastAsiaTheme="minorHAnsi" w:hAnsi="Humanist Slabserif 712 Std Roma" w:cstheme="minorBidi"/>
                <w:color w:val="000000" w:themeColor="text1"/>
                <w:rPrChange w:id="55" w:author="T Londhe, Vinod (Contractor)" w:date="2022-07-09T14:08:00Z">
                  <w:rPr>
                    <w:ins w:id="56" w:author="T Londhe, Vinod (Contractor)" w:date="2022-07-09T14:07:00Z"/>
                  </w:rPr>
                </w:rPrChange>
              </w:rPr>
              <w:pPrChange w:id="57" w:author="T Londhe, Vinod (Contractor)" w:date="2022-07-09T14:07:00Z">
                <w:pPr>
                  <w:framePr w:hSpace="180" w:wrap="around" w:vAnchor="text" w:hAnchor="margin" w:y="6289"/>
                  <w:spacing w:after="160" w:line="259" w:lineRule="auto"/>
                  <w:ind w:left="0" w:firstLine="0"/>
                  <w:jc w:val="left"/>
                </w:pPr>
              </w:pPrChange>
            </w:pPr>
            <w:ins w:id="58" w:author="T Londhe, Vinod (Contractor)" w:date="2022-07-09T14:07:00Z">
              <w:r w:rsidRPr="004631FC">
                <w:rPr>
                  <w:rFonts w:ascii="Humanist Slabserif 712 Std Roma" w:eastAsiaTheme="minorHAnsi" w:hAnsi="Humanist Slabserif 712 Std Roma" w:cstheme="minorBidi"/>
                  <w:color w:val="000000" w:themeColor="text1"/>
                  <w:rPrChange w:id="59" w:author="T Londhe, Vinod (Contractor)" w:date="2022-07-09T14:07:00Z">
                    <w:rPr>
                      <w:rFonts w:ascii="Humanist Slabserif 712 Std Roma" w:hAnsi="Humanist Slabserif 712 Std Roma"/>
                      <w:color w:val="000000" w:themeColor="text1"/>
                    </w:rPr>
                  </w:rPrChange>
                </w:rPr>
                <w:t>Approv</w:t>
              </w:r>
              <w:proofErr w:type="spellEnd"/>
              <w:r w:rsidRPr="004631FC">
                <w:rPr>
                  <w:rFonts w:ascii="Humanist Slabserif 712 Std Roma" w:eastAsiaTheme="minorHAnsi" w:hAnsi="Humanist Slabserif 712 Std Roma" w:cstheme="minorBidi"/>
                  <w:color w:val="000000" w:themeColor="text1"/>
                  <w:rPrChange w:id="60" w:author="T Londhe, Vinod (Contractor)" w:date="2022-07-09T14:07:00Z">
                    <w:rPr>
                      <w:rFonts w:ascii="Humanist Slabserif 712 Std Roma" w:hAnsi="Humanist Slabserif 712 Std Roma"/>
                      <w:color w:val="000000" w:themeColor="text1"/>
                    </w:rPr>
                  </w:rPrChange>
                </w:rPr>
                <w:t>als</w:t>
              </w:r>
            </w:ins>
          </w:p>
        </w:tc>
      </w:tr>
      <w:tr w:rsidR="0039299E" w14:paraId="0F98871D" w14:textId="77777777" w:rsidTr="000D3778">
        <w:trPr>
          <w:ins w:id="61" w:author="T Londhe, Vinod (Contractor)" w:date="2022-07-09T14:07:00Z"/>
        </w:trPr>
        <w:tc>
          <w:tcPr>
            <w:tcW w:w="2785" w:type="dxa"/>
            <w:shd w:val="clear" w:color="auto" w:fill="D9D9D9" w:themeFill="background1" w:themeFillShade="D9"/>
            <w:vAlign w:val="center"/>
          </w:tcPr>
          <w:p w14:paraId="648768EA" w14:textId="208D7134" w:rsidR="002C5DFF" w:rsidRDefault="002C5DFF" w:rsidP="002C5DFF">
            <w:pPr>
              <w:spacing w:after="160" w:line="259" w:lineRule="auto"/>
              <w:ind w:left="0" w:firstLine="0"/>
              <w:jc w:val="left"/>
              <w:rPr>
                <w:ins w:id="62" w:author="T Londhe, Vinod (Contractor)" w:date="2022-07-09T14:07:00Z"/>
              </w:rPr>
            </w:pPr>
            <w:ins w:id="63" w:author="T Londhe, Vinod (Contractor)" w:date="2022-07-09T14:07:00Z">
              <w:r w:rsidRPr="00167CB9">
                <w:rPr>
                  <w:rFonts w:ascii="Humanist Slabserif 712 Std Roma" w:hAnsi="Humanist Slabserif 712 Std Roma"/>
                  <w:color w:val="000000" w:themeColor="text1"/>
                </w:rPr>
                <w:t>Approver (Role)</w:t>
              </w:r>
            </w:ins>
          </w:p>
        </w:tc>
        <w:tc>
          <w:tcPr>
            <w:tcW w:w="2502" w:type="dxa"/>
            <w:shd w:val="clear" w:color="auto" w:fill="D9D9D9" w:themeFill="background1" w:themeFillShade="D9"/>
            <w:vAlign w:val="center"/>
          </w:tcPr>
          <w:p w14:paraId="39D0C49B" w14:textId="6D3C98B3" w:rsidR="002C5DFF" w:rsidRPr="00EE7088" w:rsidRDefault="002C5DFF">
            <w:pPr>
              <w:tabs>
                <w:tab w:val="left" w:pos="300"/>
                <w:tab w:val="left" w:pos="3688"/>
              </w:tabs>
              <w:spacing w:before="60" w:after="60" w:line="259" w:lineRule="auto"/>
              <w:ind w:left="0" w:firstLine="0"/>
              <w:jc w:val="left"/>
              <w:rPr>
                <w:ins w:id="64" w:author="T Londhe, Vinod (Contractor)" w:date="2022-07-09T14:07:00Z"/>
                <w:rFonts w:ascii="Humanist Slabserif 712 Std Roma" w:eastAsiaTheme="minorHAnsi" w:hAnsi="Humanist Slabserif 712 Std Roma" w:cstheme="minorBidi"/>
                <w:color w:val="000000" w:themeColor="text1"/>
                <w:rPrChange w:id="65" w:author="T Londhe, Vinod (Contractor)" w:date="2022-07-09T14:08:00Z">
                  <w:rPr>
                    <w:ins w:id="66" w:author="T Londhe, Vinod (Contractor)" w:date="2022-07-09T14:07:00Z"/>
                  </w:rPr>
                </w:rPrChange>
              </w:rPr>
              <w:pPrChange w:id="67" w:author="T Londhe, Vinod (Contractor)" w:date="2022-07-09T14:08:00Z">
                <w:pPr>
                  <w:framePr w:hSpace="180" w:wrap="around" w:vAnchor="text" w:hAnchor="margin" w:y="6289"/>
                  <w:spacing w:after="160" w:line="259" w:lineRule="auto"/>
                  <w:ind w:left="0" w:firstLine="0"/>
                  <w:jc w:val="left"/>
                </w:pPr>
              </w:pPrChange>
            </w:pPr>
            <w:ins w:id="68" w:author="T Londhe, Vinod (Contractor)" w:date="2022-07-09T14:07:00Z">
              <w:r w:rsidRPr="00EE7088">
                <w:rPr>
                  <w:rFonts w:ascii="Humanist Slabserif 712 Std Roma" w:eastAsiaTheme="minorHAnsi" w:hAnsi="Humanist Slabserif 712 Std Roma" w:cstheme="minorBidi"/>
                  <w:color w:val="000000" w:themeColor="text1"/>
                  <w:rPrChange w:id="69" w:author="T Londhe, Vinod (Contractor)" w:date="2022-07-09T14:08:00Z">
                    <w:rPr>
                      <w:rFonts w:ascii="Humanist Slabserif 712 Std Roma" w:hAnsi="Humanist Slabserif 712 Std Roma"/>
                      <w:color w:val="000000" w:themeColor="text1"/>
                    </w:rPr>
                  </w:rPrChange>
                </w:rPr>
                <w:t>Name</w:t>
              </w:r>
            </w:ins>
          </w:p>
        </w:tc>
        <w:tc>
          <w:tcPr>
            <w:tcW w:w="2644" w:type="dxa"/>
            <w:shd w:val="clear" w:color="auto" w:fill="D9D9D9" w:themeFill="background1" w:themeFillShade="D9"/>
            <w:vAlign w:val="center"/>
          </w:tcPr>
          <w:p w14:paraId="191341DB" w14:textId="48BB0FCD" w:rsidR="002C5DFF" w:rsidRPr="00EE7088" w:rsidRDefault="002C5DFF">
            <w:pPr>
              <w:tabs>
                <w:tab w:val="left" w:pos="300"/>
                <w:tab w:val="left" w:pos="3688"/>
              </w:tabs>
              <w:spacing w:before="60" w:after="60" w:line="259" w:lineRule="auto"/>
              <w:ind w:left="0" w:firstLine="0"/>
              <w:jc w:val="left"/>
              <w:rPr>
                <w:ins w:id="70" w:author="T Londhe, Vinod (Contractor)" w:date="2022-07-09T14:07:00Z"/>
                <w:rFonts w:ascii="Humanist Slabserif 712 Std Roma" w:eastAsiaTheme="minorHAnsi" w:hAnsi="Humanist Slabserif 712 Std Roma" w:cstheme="minorBidi"/>
                <w:color w:val="000000" w:themeColor="text1"/>
                <w:rPrChange w:id="71" w:author="T Londhe, Vinod (Contractor)" w:date="2022-07-09T14:08:00Z">
                  <w:rPr>
                    <w:ins w:id="72" w:author="T Londhe, Vinod (Contractor)" w:date="2022-07-09T14:07:00Z"/>
                  </w:rPr>
                </w:rPrChange>
              </w:rPr>
              <w:pPrChange w:id="73" w:author="T Londhe, Vinod (Contractor)" w:date="2022-07-09T14:08:00Z">
                <w:pPr>
                  <w:framePr w:hSpace="180" w:wrap="around" w:vAnchor="text" w:hAnchor="margin" w:y="6289"/>
                  <w:spacing w:after="160" w:line="259" w:lineRule="auto"/>
                  <w:ind w:left="0" w:firstLine="0"/>
                  <w:jc w:val="left"/>
                </w:pPr>
              </w:pPrChange>
            </w:pPr>
            <w:ins w:id="74" w:author="T Londhe, Vinod (Contractor)" w:date="2022-07-09T14:07:00Z">
              <w:r w:rsidRPr="00EE7088">
                <w:rPr>
                  <w:rFonts w:ascii="Humanist Slabserif 712 Std Roma" w:eastAsiaTheme="minorHAnsi" w:hAnsi="Humanist Slabserif 712 Std Roma" w:cstheme="minorBidi"/>
                  <w:color w:val="000000" w:themeColor="text1"/>
                  <w:rPrChange w:id="75" w:author="T Londhe, Vinod (Contractor)" w:date="2022-07-09T14:08:00Z">
                    <w:rPr>
                      <w:rFonts w:ascii="Humanist Slabserif 712 Std Roma" w:hAnsi="Humanist Slabserif 712 Std Roma"/>
                      <w:color w:val="000000" w:themeColor="text1"/>
                    </w:rPr>
                  </w:rPrChange>
                </w:rPr>
                <w:t>Signature</w:t>
              </w:r>
            </w:ins>
          </w:p>
        </w:tc>
        <w:tc>
          <w:tcPr>
            <w:tcW w:w="2644" w:type="dxa"/>
            <w:shd w:val="clear" w:color="auto" w:fill="D9D9D9" w:themeFill="background1" w:themeFillShade="D9"/>
            <w:vAlign w:val="center"/>
          </w:tcPr>
          <w:p w14:paraId="12D23658" w14:textId="4B5A0037" w:rsidR="002C5DFF" w:rsidRPr="00EE7088" w:rsidRDefault="002C5DFF">
            <w:pPr>
              <w:tabs>
                <w:tab w:val="left" w:pos="300"/>
                <w:tab w:val="left" w:pos="3688"/>
              </w:tabs>
              <w:spacing w:before="60" w:after="60" w:line="259" w:lineRule="auto"/>
              <w:ind w:left="0" w:firstLine="0"/>
              <w:jc w:val="left"/>
              <w:rPr>
                <w:ins w:id="76" w:author="T Londhe, Vinod (Contractor)" w:date="2022-07-09T14:07:00Z"/>
                <w:rFonts w:ascii="Humanist Slabserif 712 Std Roma" w:eastAsiaTheme="minorHAnsi" w:hAnsi="Humanist Slabserif 712 Std Roma" w:cstheme="minorBidi"/>
                <w:color w:val="000000" w:themeColor="text1"/>
                <w:rPrChange w:id="77" w:author="T Londhe, Vinod (Contractor)" w:date="2022-07-09T14:08:00Z">
                  <w:rPr>
                    <w:ins w:id="78" w:author="T Londhe, Vinod (Contractor)" w:date="2022-07-09T14:07:00Z"/>
                  </w:rPr>
                </w:rPrChange>
              </w:rPr>
              <w:pPrChange w:id="79" w:author="T Londhe, Vinod (Contractor)" w:date="2022-07-09T14:08:00Z">
                <w:pPr>
                  <w:framePr w:hSpace="180" w:wrap="around" w:vAnchor="text" w:hAnchor="margin" w:y="6289"/>
                  <w:spacing w:after="160" w:line="259" w:lineRule="auto"/>
                  <w:ind w:left="0" w:firstLine="0"/>
                  <w:jc w:val="left"/>
                </w:pPr>
              </w:pPrChange>
            </w:pPr>
            <w:ins w:id="80" w:author="T Londhe, Vinod (Contractor)" w:date="2022-07-09T14:07:00Z">
              <w:r w:rsidRPr="00EE7088">
                <w:rPr>
                  <w:rFonts w:ascii="Humanist Slabserif 712 Std Roma" w:eastAsiaTheme="minorHAnsi" w:hAnsi="Humanist Slabserif 712 Std Roma" w:cstheme="minorBidi"/>
                  <w:color w:val="000000" w:themeColor="text1"/>
                  <w:rPrChange w:id="81" w:author="T Londhe, Vinod (Contractor)" w:date="2022-07-09T14:08:00Z">
                    <w:rPr>
                      <w:rFonts w:ascii="Humanist Slabserif 712 Std Roma" w:hAnsi="Humanist Slabserif 712 Std Roma"/>
                      <w:color w:val="000000" w:themeColor="text1"/>
                    </w:rPr>
                  </w:rPrChange>
                </w:rPr>
                <w:t>Date</w:t>
              </w:r>
            </w:ins>
          </w:p>
        </w:tc>
      </w:tr>
      <w:tr w:rsidR="000D3778" w14:paraId="63A414FB" w14:textId="77777777" w:rsidTr="000D3778">
        <w:trPr>
          <w:ins w:id="82" w:author="T Londhe, Vinod (Contractor)" w:date="2022-07-09T14:07:00Z"/>
        </w:trPr>
        <w:tc>
          <w:tcPr>
            <w:tcW w:w="2785" w:type="dxa"/>
            <w:vAlign w:val="center"/>
            <w:tcPrChange w:id="83" w:author="T Londhe, Vinod (Contractor)" w:date="2022-07-09T14:09:00Z">
              <w:tcPr>
                <w:tcW w:w="2643" w:type="dxa"/>
              </w:tcPr>
            </w:tcPrChange>
          </w:tcPr>
          <w:p w14:paraId="0E330350" w14:textId="6BDDF8FD" w:rsidR="000D3778" w:rsidRDefault="000D3778" w:rsidP="000D3778">
            <w:pPr>
              <w:spacing w:after="160" w:line="259" w:lineRule="auto"/>
              <w:ind w:left="0" w:firstLine="0"/>
              <w:jc w:val="left"/>
              <w:rPr>
                <w:ins w:id="84" w:author="T Londhe, Vinod (Contractor)" w:date="2022-07-09T14:07:00Z"/>
              </w:rPr>
            </w:pPr>
            <w:ins w:id="85" w:author="T Londhe, Vinod (Contractor)" w:date="2022-07-09T14:09:00Z">
              <w:r>
                <w:rPr>
                  <w:rFonts w:ascii="Humanist Slabserif 712 Std Roma" w:hAnsi="Humanist Slabserif 712 Std Roma"/>
                  <w:color w:val="000000" w:themeColor="text1"/>
                </w:rPr>
                <w:t>Design Engineering R&amp;D (Software)</w:t>
              </w:r>
            </w:ins>
          </w:p>
        </w:tc>
        <w:tc>
          <w:tcPr>
            <w:tcW w:w="2502" w:type="dxa"/>
            <w:vAlign w:val="center"/>
            <w:tcPrChange w:id="86" w:author="T Londhe, Vinod (Contractor)" w:date="2022-07-09T14:09:00Z">
              <w:tcPr>
                <w:tcW w:w="2644" w:type="dxa"/>
                <w:gridSpan w:val="2"/>
              </w:tcPr>
            </w:tcPrChange>
          </w:tcPr>
          <w:p w14:paraId="5612D4B9" w14:textId="3DA5FC1E" w:rsidR="000D3778" w:rsidRDefault="000D3778" w:rsidP="000D3778">
            <w:pPr>
              <w:spacing w:after="160" w:line="259" w:lineRule="auto"/>
              <w:ind w:left="0" w:firstLine="0"/>
              <w:jc w:val="left"/>
              <w:rPr>
                <w:ins w:id="87" w:author="T Londhe, Vinod (Contractor)" w:date="2022-07-09T14:07:00Z"/>
              </w:rPr>
            </w:pPr>
            <w:ins w:id="88" w:author="T Londhe, Vinod (Contractor)" w:date="2022-07-09T14:09:00Z">
              <w:r>
                <w:rPr>
                  <w:rFonts w:ascii="Humanist Slabserif 712 Std Roma" w:hAnsi="Humanist Slabserif 712 Std Roma"/>
                  <w:color w:val="000000" w:themeColor="text1"/>
                </w:rPr>
                <w:t>Deepak Sharma</w:t>
              </w:r>
            </w:ins>
          </w:p>
        </w:tc>
        <w:tc>
          <w:tcPr>
            <w:tcW w:w="2644" w:type="dxa"/>
            <w:vAlign w:val="center"/>
            <w:tcPrChange w:id="89" w:author="T Londhe, Vinod (Contractor)" w:date="2022-07-09T14:09:00Z">
              <w:tcPr>
                <w:tcW w:w="2644" w:type="dxa"/>
              </w:tcPr>
            </w:tcPrChange>
          </w:tcPr>
          <w:p w14:paraId="2B77B40B" w14:textId="6D71B810" w:rsidR="000D3778" w:rsidRDefault="000D3778" w:rsidP="000D3778">
            <w:pPr>
              <w:spacing w:after="160" w:line="259" w:lineRule="auto"/>
              <w:ind w:left="0" w:firstLine="0"/>
              <w:jc w:val="left"/>
              <w:rPr>
                <w:ins w:id="90" w:author="T Londhe, Vinod (Contractor)" w:date="2022-07-09T14:07:00Z"/>
              </w:rPr>
            </w:pPr>
          </w:p>
        </w:tc>
        <w:tc>
          <w:tcPr>
            <w:tcW w:w="2644" w:type="dxa"/>
            <w:vAlign w:val="center"/>
            <w:tcPrChange w:id="91" w:author="T Londhe, Vinod (Contractor)" w:date="2022-07-09T14:09:00Z">
              <w:tcPr>
                <w:tcW w:w="2644" w:type="dxa"/>
              </w:tcPr>
            </w:tcPrChange>
          </w:tcPr>
          <w:p w14:paraId="2A42E6FC" w14:textId="22533700" w:rsidR="000D3778" w:rsidRDefault="000D3778" w:rsidP="000D3778">
            <w:pPr>
              <w:spacing w:after="160" w:line="259" w:lineRule="auto"/>
              <w:ind w:left="0" w:firstLine="0"/>
              <w:jc w:val="left"/>
              <w:rPr>
                <w:ins w:id="92" w:author="T Londhe, Vinod (Contractor)" w:date="2022-07-09T14:07:00Z"/>
              </w:rPr>
            </w:pPr>
          </w:p>
        </w:tc>
      </w:tr>
      <w:tr w:rsidR="000D3778" w14:paraId="7088D788" w14:textId="77777777" w:rsidTr="00EA7227">
        <w:trPr>
          <w:trHeight w:val="569"/>
          <w:ins w:id="93" w:author="T Londhe, Vinod (Contractor)" w:date="2022-07-09T14:07:00Z"/>
        </w:trPr>
        <w:tc>
          <w:tcPr>
            <w:tcW w:w="2785" w:type="dxa"/>
            <w:vAlign w:val="center"/>
            <w:tcPrChange w:id="94" w:author="T Londhe, Vinod (Contractor)" w:date="2022-07-09T14:09:00Z">
              <w:tcPr>
                <w:tcW w:w="2643" w:type="dxa"/>
                <w:vAlign w:val="center"/>
              </w:tcPr>
            </w:tcPrChange>
          </w:tcPr>
          <w:p w14:paraId="5FC190B6" w14:textId="3127BA91" w:rsidR="000D3778" w:rsidRDefault="00EA7227" w:rsidP="000D3778">
            <w:pPr>
              <w:spacing w:after="160" w:line="259" w:lineRule="auto"/>
              <w:ind w:left="0" w:firstLine="0"/>
              <w:jc w:val="left"/>
              <w:rPr>
                <w:ins w:id="95" w:author="T Londhe, Vinod (Contractor)" w:date="2022-07-09T14:07:00Z"/>
                <w:rFonts w:ascii="Humanist Slabserif 712 Std Roma" w:hAnsi="Humanist Slabserif 712 Std Roma"/>
                <w:color w:val="000000" w:themeColor="text1"/>
              </w:rPr>
            </w:pPr>
            <w:r>
              <w:rPr>
                <w:rFonts w:ascii="Humanist Slabserif 712 Std Roma" w:hAnsi="Humanist Slabserif 712 Std Roma"/>
                <w:color w:val="000000" w:themeColor="text1"/>
              </w:rPr>
              <w:t>Test Engineering</w:t>
            </w:r>
          </w:p>
        </w:tc>
        <w:tc>
          <w:tcPr>
            <w:tcW w:w="2502" w:type="dxa"/>
            <w:vAlign w:val="center"/>
            <w:tcPrChange w:id="96" w:author="T Londhe, Vinod (Contractor)" w:date="2022-07-09T14:09:00Z">
              <w:tcPr>
                <w:tcW w:w="2644" w:type="dxa"/>
                <w:gridSpan w:val="2"/>
                <w:vAlign w:val="center"/>
              </w:tcPr>
            </w:tcPrChange>
          </w:tcPr>
          <w:p w14:paraId="1FD98F0E" w14:textId="61DDBED8" w:rsidR="000D3778" w:rsidRDefault="00EA7227" w:rsidP="000D3778">
            <w:pPr>
              <w:spacing w:after="160" w:line="259" w:lineRule="auto"/>
              <w:ind w:left="0" w:firstLine="0"/>
              <w:jc w:val="left"/>
              <w:rPr>
                <w:ins w:id="97" w:author="T Londhe, Vinod (Contractor)" w:date="2022-07-09T14:07:00Z"/>
                <w:rFonts w:ascii="Humanist Slabserif 712 Std Roma" w:hAnsi="Humanist Slabserif 712 Std Roma"/>
                <w:color w:val="000000" w:themeColor="text1"/>
              </w:rPr>
            </w:pPr>
            <w:r>
              <w:rPr>
                <w:rFonts w:ascii="Humanist Slabserif 712 Std Roma" w:hAnsi="Humanist Slabserif 712 Std Roma"/>
                <w:color w:val="000000" w:themeColor="text1"/>
              </w:rPr>
              <w:t>Pragya Nidhi</w:t>
            </w:r>
          </w:p>
        </w:tc>
        <w:tc>
          <w:tcPr>
            <w:tcW w:w="2644" w:type="dxa"/>
            <w:vAlign w:val="center"/>
            <w:tcPrChange w:id="98" w:author="T Londhe, Vinod (Contractor)" w:date="2022-07-09T14:09:00Z">
              <w:tcPr>
                <w:tcW w:w="2644" w:type="dxa"/>
                <w:vAlign w:val="center"/>
              </w:tcPr>
            </w:tcPrChange>
          </w:tcPr>
          <w:p w14:paraId="7851C601" w14:textId="77777777" w:rsidR="000D3778" w:rsidRDefault="000D3778" w:rsidP="000D3778">
            <w:pPr>
              <w:spacing w:after="160" w:line="259" w:lineRule="auto"/>
              <w:ind w:left="0" w:firstLine="0"/>
              <w:jc w:val="left"/>
              <w:rPr>
                <w:ins w:id="99" w:author="T Londhe, Vinod (Contractor)" w:date="2022-07-09T14:07:00Z"/>
              </w:rPr>
            </w:pPr>
          </w:p>
        </w:tc>
        <w:tc>
          <w:tcPr>
            <w:tcW w:w="2644" w:type="dxa"/>
            <w:vAlign w:val="center"/>
            <w:tcPrChange w:id="100" w:author="T Londhe, Vinod (Contractor)" w:date="2022-07-09T14:09:00Z">
              <w:tcPr>
                <w:tcW w:w="2644" w:type="dxa"/>
                <w:vAlign w:val="center"/>
              </w:tcPr>
            </w:tcPrChange>
          </w:tcPr>
          <w:p w14:paraId="7425FDDC" w14:textId="77777777" w:rsidR="000D3778" w:rsidRDefault="000D3778" w:rsidP="000D3778">
            <w:pPr>
              <w:spacing w:after="160" w:line="259" w:lineRule="auto"/>
              <w:ind w:left="0" w:firstLine="0"/>
              <w:jc w:val="left"/>
              <w:rPr>
                <w:ins w:id="101" w:author="T Londhe, Vinod (Contractor)" w:date="2022-07-09T14:07:00Z"/>
              </w:rPr>
            </w:pPr>
          </w:p>
        </w:tc>
      </w:tr>
      <w:tr w:rsidR="000D3778" w14:paraId="026D39DA" w14:textId="77777777" w:rsidTr="00EA7227">
        <w:trPr>
          <w:trHeight w:val="623"/>
          <w:ins w:id="102" w:author="T Londhe, Vinod (Contractor)" w:date="2022-07-09T14:07:00Z"/>
        </w:trPr>
        <w:tc>
          <w:tcPr>
            <w:tcW w:w="2785" w:type="dxa"/>
            <w:vAlign w:val="center"/>
            <w:tcPrChange w:id="103" w:author="T Londhe, Vinod (Contractor)" w:date="2022-07-09T14:09:00Z">
              <w:tcPr>
                <w:tcW w:w="2643" w:type="dxa"/>
                <w:vAlign w:val="center"/>
              </w:tcPr>
            </w:tcPrChange>
          </w:tcPr>
          <w:p w14:paraId="3E4811EF" w14:textId="33511788" w:rsidR="000D3778" w:rsidRDefault="000D3778" w:rsidP="000D3778">
            <w:pPr>
              <w:spacing w:after="160" w:line="259" w:lineRule="auto"/>
              <w:ind w:left="0" w:firstLine="0"/>
              <w:jc w:val="left"/>
              <w:rPr>
                <w:ins w:id="104" w:author="T Londhe, Vinod (Contractor)" w:date="2022-07-09T14:07:00Z"/>
                <w:rFonts w:ascii="Humanist Slabserif 712 Std Roma" w:hAnsi="Humanist Slabserif 712 Std Roma"/>
                <w:color w:val="000000" w:themeColor="text1"/>
              </w:rPr>
            </w:pPr>
            <w:ins w:id="105" w:author="T Londhe, Vinod (Contractor)" w:date="2022-07-09T14:07:00Z">
              <w:r>
                <w:rPr>
                  <w:rFonts w:ascii="Humanist Slabserif 712 Std Roma" w:hAnsi="Humanist Slabserif 712 Std Roma"/>
                  <w:color w:val="000000" w:themeColor="text1"/>
                </w:rPr>
                <w:t xml:space="preserve">Advance Quality Engineer </w:t>
              </w:r>
            </w:ins>
          </w:p>
        </w:tc>
        <w:tc>
          <w:tcPr>
            <w:tcW w:w="2502" w:type="dxa"/>
            <w:vAlign w:val="center"/>
            <w:tcPrChange w:id="106" w:author="T Londhe, Vinod (Contractor)" w:date="2022-07-09T14:09:00Z">
              <w:tcPr>
                <w:tcW w:w="2644" w:type="dxa"/>
                <w:gridSpan w:val="2"/>
                <w:vAlign w:val="center"/>
              </w:tcPr>
            </w:tcPrChange>
          </w:tcPr>
          <w:p w14:paraId="6DE4E081" w14:textId="49008880" w:rsidR="000D3778" w:rsidRDefault="000D3778" w:rsidP="000D3778">
            <w:pPr>
              <w:spacing w:after="160" w:line="259" w:lineRule="auto"/>
              <w:ind w:left="0" w:firstLine="0"/>
              <w:jc w:val="left"/>
              <w:rPr>
                <w:ins w:id="107" w:author="T Londhe, Vinod (Contractor)" w:date="2022-07-09T14:07:00Z"/>
                <w:rFonts w:ascii="Humanist Slabserif 712 Std Roma" w:hAnsi="Humanist Slabserif 712 Std Roma"/>
                <w:color w:val="000000" w:themeColor="text1"/>
              </w:rPr>
            </w:pPr>
            <w:ins w:id="108" w:author="T Londhe, Vinod (Contractor)" w:date="2022-07-09T14:07:00Z">
              <w:r>
                <w:rPr>
                  <w:rFonts w:ascii="Humanist Slabserif 712 Std Roma" w:hAnsi="Humanist Slabserif 712 Std Roma"/>
                  <w:color w:val="000000" w:themeColor="text1"/>
                </w:rPr>
                <w:t xml:space="preserve">Sreejith Viswam </w:t>
              </w:r>
            </w:ins>
          </w:p>
        </w:tc>
        <w:tc>
          <w:tcPr>
            <w:tcW w:w="2644" w:type="dxa"/>
            <w:vAlign w:val="center"/>
            <w:tcPrChange w:id="109" w:author="T Londhe, Vinod (Contractor)" w:date="2022-07-09T14:09:00Z">
              <w:tcPr>
                <w:tcW w:w="2644" w:type="dxa"/>
                <w:vAlign w:val="center"/>
              </w:tcPr>
            </w:tcPrChange>
          </w:tcPr>
          <w:p w14:paraId="0085972C" w14:textId="77777777" w:rsidR="000D3778" w:rsidRDefault="000D3778" w:rsidP="000D3778">
            <w:pPr>
              <w:spacing w:after="160" w:line="259" w:lineRule="auto"/>
              <w:ind w:left="0" w:firstLine="0"/>
              <w:jc w:val="left"/>
              <w:rPr>
                <w:ins w:id="110" w:author="T Londhe, Vinod (Contractor)" w:date="2022-07-09T14:07:00Z"/>
              </w:rPr>
            </w:pPr>
          </w:p>
        </w:tc>
        <w:tc>
          <w:tcPr>
            <w:tcW w:w="2644" w:type="dxa"/>
            <w:vAlign w:val="center"/>
            <w:tcPrChange w:id="111" w:author="T Londhe, Vinod (Contractor)" w:date="2022-07-09T14:09:00Z">
              <w:tcPr>
                <w:tcW w:w="2644" w:type="dxa"/>
                <w:vAlign w:val="center"/>
              </w:tcPr>
            </w:tcPrChange>
          </w:tcPr>
          <w:p w14:paraId="20053273" w14:textId="77777777" w:rsidR="000D3778" w:rsidRDefault="000D3778" w:rsidP="000D3778">
            <w:pPr>
              <w:spacing w:after="160" w:line="259" w:lineRule="auto"/>
              <w:ind w:left="0" w:firstLine="0"/>
              <w:jc w:val="left"/>
              <w:rPr>
                <w:ins w:id="112" w:author="T Londhe, Vinod (Contractor)" w:date="2022-07-09T14:07:00Z"/>
              </w:rPr>
            </w:pPr>
          </w:p>
        </w:tc>
      </w:tr>
      <w:tr w:rsidR="000D3778" w14:paraId="63A30C30" w14:textId="77777777" w:rsidTr="00EA7227">
        <w:trPr>
          <w:trHeight w:val="623"/>
          <w:ins w:id="113" w:author="T Londhe, Vinod (Contractor)" w:date="2022-07-09T14:08:00Z"/>
        </w:trPr>
        <w:tc>
          <w:tcPr>
            <w:tcW w:w="2785" w:type="dxa"/>
            <w:vAlign w:val="center"/>
            <w:tcPrChange w:id="114" w:author="T Londhe, Vinod (Contractor)" w:date="2022-07-09T14:09:00Z">
              <w:tcPr>
                <w:tcW w:w="2643" w:type="dxa"/>
                <w:vAlign w:val="center"/>
              </w:tcPr>
            </w:tcPrChange>
          </w:tcPr>
          <w:p w14:paraId="0C42ECC6" w14:textId="4D1CA665" w:rsidR="000D3778" w:rsidRDefault="000D3778" w:rsidP="000D3778">
            <w:pPr>
              <w:spacing w:after="160" w:line="259" w:lineRule="auto"/>
              <w:ind w:left="0" w:firstLine="0"/>
              <w:jc w:val="left"/>
              <w:rPr>
                <w:ins w:id="115" w:author="T Londhe, Vinod (Contractor)" w:date="2022-07-09T14:08:00Z"/>
                <w:rFonts w:ascii="Humanist Slabserif 712 Std Roma" w:hAnsi="Humanist Slabserif 712 Std Roma"/>
                <w:color w:val="000000" w:themeColor="text1"/>
              </w:rPr>
            </w:pPr>
            <w:ins w:id="116" w:author="T Londhe, Vinod (Contractor)" w:date="2022-07-09T14:08:00Z">
              <w:r>
                <w:rPr>
                  <w:rFonts w:ascii="Humanist Slabserif 712 Std Roma" w:hAnsi="Humanist Slabserif 712 Std Roma"/>
                  <w:color w:val="000000" w:themeColor="text1"/>
                </w:rPr>
                <w:t>Regulatory Affairs</w:t>
              </w:r>
            </w:ins>
          </w:p>
        </w:tc>
        <w:tc>
          <w:tcPr>
            <w:tcW w:w="2502" w:type="dxa"/>
            <w:vAlign w:val="center"/>
            <w:tcPrChange w:id="117" w:author="T Londhe, Vinod (Contractor)" w:date="2022-07-09T14:09:00Z">
              <w:tcPr>
                <w:tcW w:w="2644" w:type="dxa"/>
                <w:gridSpan w:val="2"/>
                <w:vAlign w:val="center"/>
              </w:tcPr>
            </w:tcPrChange>
          </w:tcPr>
          <w:p w14:paraId="7E821854" w14:textId="5F284DC0" w:rsidR="000D3778" w:rsidRDefault="000D3778" w:rsidP="000D3778">
            <w:pPr>
              <w:spacing w:after="160" w:line="259" w:lineRule="auto"/>
              <w:ind w:left="0" w:firstLine="0"/>
              <w:jc w:val="left"/>
              <w:rPr>
                <w:ins w:id="118" w:author="T Londhe, Vinod (Contractor)" w:date="2022-07-09T14:08:00Z"/>
                <w:rFonts w:ascii="Humanist Slabserif 712 Std Roma" w:hAnsi="Humanist Slabserif 712 Std Roma"/>
                <w:color w:val="000000" w:themeColor="text1"/>
              </w:rPr>
            </w:pPr>
            <w:ins w:id="119" w:author="T Londhe, Vinod (Contractor)" w:date="2022-07-09T14:08:00Z">
              <w:r>
                <w:rPr>
                  <w:rFonts w:ascii="Humanist Slabserif 712 Std Roma" w:hAnsi="Humanist Slabserif 712 Std Roma"/>
                  <w:color w:val="000000" w:themeColor="text1"/>
                </w:rPr>
                <w:t xml:space="preserve">Sreejith Viswam </w:t>
              </w:r>
            </w:ins>
          </w:p>
        </w:tc>
        <w:tc>
          <w:tcPr>
            <w:tcW w:w="2644" w:type="dxa"/>
            <w:vAlign w:val="center"/>
            <w:tcPrChange w:id="120" w:author="T Londhe, Vinod (Contractor)" w:date="2022-07-09T14:09:00Z">
              <w:tcPr>
                <w:tcW w:w="2644" w:type="dxa"/>
                <w:vAlign w:val="center"/>
              </w:tcPr>
            </w:tcPrChange>
          </w:tcPr>
          <w:p w14:paraId="5FEC5BC1" w14:textId="1BD2A721" w:rsidR="000D3778" w:rsidRDefault="000D3778" w:rsidP="000D3778">
            <w:pPr>
              <w:spacing w:after="160" w:line="259" w:lineRule="auto"/>
              <w:ind w:left="0" w:firstLine="0"/>
              <w:jc w:val="left"/>
              <w:rPr>
                <w:ins w:id="121" w:author="T Londhe, Vinod (Contractor)" w:date="2022-07-09T14:08:00Z"/>
              </w:rPr>
            </w:pPr>
          </w:p>
        </w:tc>
        <w:tc>
          <w:tcPr>
            <w:tcW w:w="2644" w:type="dxa"/>
            <w:vAlign w:val="center"/>
            <w:tcPrChange w:id="122" w:author="T Londhe, Vinod (Contractor)" w:date="2022-07-09T14:09:00Z">
              <w:tcPr>
                <w:tcW w:w="2644" w:type="dxa"/>
                <w:vAlign w:val="center"/>
              </w:tcPr>
            </w:tcPrChange>
          </w:tcPr>
          <w:p w14:paraId="0988E417" w14:textId="6FFEC4D9" w:rsidR="000D3778" w:rsidRDefault="000D3778" w:rsidP="000D3778">
            <w:pPr>
              <w:spacing w:after="160" w:line="259" w:lineRule="auto"/>
              <w:ind w:left="0" w:firstLine="0"/>
              <w:jc w:val="left"/>
              <w:rPr>
                <w:ins w:id="123" w:author="T Londhe, Vinod (Contractor)" w:date="2022-07-09T14:08:00Z"/>
              </w:rPr>
            </w:pPr>
          </w:p>
        </w:tc>
      </w:tr>
      <w:tr w:rsidR="005E2F74" w14:paraId="7B7C7253" w14:textId="77777777" w:rsidTr="00EA7227">
        <w:trPr>
          <w:trHeight w:val="623"/>
          <w:ins w:id="124" w:author="T Londhe, Vinod (Contractor)" w:date="2022-07-09T14:09:00Z"/>
        </w:trPr>
        <w:tc>
          <w:tcPr>
            <w:tcW w:w="2785" w:type="dxa"/>
            <w:vAlign w:val="center"/>
          </w:tcPr>
          <w:p w14:paraId="14BF96D4" w14:textId="20B97CFC" w:rsidR="005E2F74" w:rsidRDefault="00EA7227" w:rsidP="005E2F74">
            <w:pPr>
              <w:spacing w:after="160" w:line="259" w:lineRule="auto"/>
              <w:ind w:left="0" w:firstLine="0"/>
              <w:jc w:val="left"/>
              <w:rPr>
                <w:ins w:id="125" w:author="T Londhe, Vinod (Contractor)" w:date="2022-07-09T14:09:00Z"/>
                <w:rFonts w:ascii="Humanist Slabserif 712 Std Roma" w:hAnsi="Humanist Slabserif 712 Std Roma"/>
                <w:color w:val="000000" w:themeColor="text1"/>
              </w:rPr>
            </w:pPr>
            <w:r>
              <w:rPr>
                <w:rFonts w:ascii="Humanist Slabserif 712 Std Roma" w:hAnsi="Humanist Slabserif 712 Std Roma"/>
                <w:color w:val="000000" w:themeColor="text1"/>
              </w:rPr>
              <w:t xml:space="preserve">Vikram </w:t>
            </w:r>
            <w:proofErr w:type="spellStart"/>
            <w:r>
              <w:rPr>
                <w:rFonts w:ascii="Humanist Slabserif 712 Std Roma" w:hAnsi="Humanist Slabserif 712 Std Roma"/>
                <w:color w:val="000000" w:themeColor="text1"/>
              </w:rPr>
              <w:t>Puri</w:t>
            </w:r>
            <w:proofErr w:type="spellEnd"/>
          </w:p>
        </w:tc>
        <w:tc>
          <w:tcPr>
            <w:tcW w:w="2502" w:type="dxa"/>
            <w:vAlign w:val="center"/>
          </w:tcPr>
          <w:p w14:paraId="1509F2E6" w14:textId="029A1C71" w:rsidR="005E2F74" w:rsidRDefault="00EA7227" w:rsidP="005E2F74">
            <w:pPr>
              <w:spacing w:after="160" w:line="259" w:lineRule="auto"/>
              <w:ind w:left="0" w:firstLine="0"/>
              <w:jc w:val="left"/>
              <w:rPr>
                <w:ins w:id="126" w:author="T Londhe, Vinod (Contractor)" w:date="2022-07-09T14:09:00Z"/>
                <w:rFonts w:ascii="Humanist Slabserif 712 Std Roma" w:hAnsi="Humanist Slabserif 712 Std Roma"/>
                <w:color w:val="000000" w:themeColor="text1"/>
              </w:rPr>
            </w:pPr>
            <w:r>
              <w:rPr>
                <w:rFonts w:ascii="Humanist Slabserif 712 Std Roma" w:hAnsi="Humanist Slabserif 712 Std Roma"/>
                <w:color w:val="000000" w:themeColor="text1"/>
              </w:rPr>
              <w:t>Advanced Operations</w:t>
            </w:r>
          </w:p>
        </w:tc>
        <w:tc>
          <w:tcPr>
            <w:tcW w:w="2644" w:type="dxa"/>
            <w:vAlign w:val="center"/>
          </w:tcPr>
          <w:p w14:paraId="39B817A7" w14:textId="77777777" w:rsidR="005E2F74" w:rsidRDefault="005E2F74" w:rsidP="005E2F74">
            <w:pPr>
              <w:spacing w:after="160" w:line="259" w:lineRule="auto"/>
              <w:ind w:left="0" w:firstLine="0"/>
              <w:jc w:val="left"/>
              <w:rPr>
                <w:ins w:id="127" w:author="T Londhe, Vinod (Contractor)" w:date="2022-07-09T14:09:00Z"/>
              </w:rPr>
            </w:pPr>
          </w:p>
        </w:tc>
        <w:tc>
          <w:tcPr>
            <w:tcW w:w="2644" w:type="dxa"/>
            <w:vAlign w:val="center"/>
          </w:tcPr>
          <w:p w14:paraId="6670410D" w14:textId="77777777" w:rsidR="005E2F74" w:rsidRDefault="005E2F74" w:rsidP="005E2F74">
            <w:pPr>
              <w:spacing w:after="160" w:line="259" w:lineRule="auto"/>
              <w:ind w:left="0" w:firstLine="0"/>
              <w:jc w:val="left"/>
              <w:rPr>
                <w:ins w:id="128" w:author="T Londhe, Vinod (Contractor)" w:date="2022-07-09T14:09:00Z"/>
              </w:rPr>
            </w:pPr>
          </w:p>
        </w:tc>
      </w:tr>
    </w:tbl>
    <w:p w14:paraId="119755BC" w14:textId="77777777" w:rsidR="00C02949" w:rsidRDefault="00342903">
      <w:pPr>
        <w:spacing w:after="160" w:line="259" w:lineRule="auto"/>
        <w:ind w:left="0" w:firstLine="0"/>
        <w:jc w:val="left"/>
        <w:rPr>
          <w:ins w:id="129" w:author="T Londhe, Vinod (Contractor)" w:date="2022-07-09T14:06:00Z"/>
        </w:rPr>
      </w:pPr>
      <w:ins w:id="130" w:author="T Londhe, Vinod (Contractor)" w:date="2022-07-09T14:00:00Z">
        <w:r>
          <w:rPr>
            <w:noProof/>
          </w:rPr>
          <mc:AlternateContent>
            <mc:Choice Requires="wps">
              <w:drawing>
                <wp:anchor distT="0" distB="0" distL="114300" distR="114300" simplePos="0" relativeHeight="251662848" behindDoc="0" locked="0" layoutInCell="1" allowOverlap="1" wp14:anchorId="367D3ECC" wp14:editId="5C083267">
                  <wp:simplePos x="0" y="0"/>
                  <wp:positionH relativeFrom="page">
                    <wp:align>right</wp:align>
                  </wp:positionH>
                  <wp:positionV relativeFrom="paragraph">
                    <wp:posOffset>297180</wp:posOffset>
                  </wp:positionV>
                  <wp:extent cx="8061960" cy="80518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1960" cy="805180"/>
                          </a:xfrm>
                          <a:prstGeom prst="rect">
                            <a:avLst/>
                          </a:prstGeom>
                          <a:solidFill>
                            <a:srgbClr val="336699"/>
                          </a:solidFill>
                          <a:ln>
                            <a:noFill/>
                          </a:ln>
                          <a:extLst>
                            <a:ext uri="{91240B29-F687-4F45-9708-019B960494DF}">
                              <a14:hiddenLine xmlns:a14="http://schemas.microsoft.com/office/drawing/2010/main" w="12700">
                                <a:solidFill>
                                  <a:schemeClr val="dk1">
                                    <a:lumMod val="50000"/>
                                    <a:lumOff val="0"/>
                                  </a:schemeClr>
                                </a:solidFill>
                                <a:miter lim="800000"/>
                                <a:headEnd/>
                                <a:tailEnd/>
                              </a14:hiddenLine>
                            </a:ext>
                          </a:extLst>
                        </wps:spPr>
                        <wps:txb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7D3ECC" id="Rectangle 7" o:spid="_x0000_s1026" style="position:absolute;margin-left:583.6pt;margin-top:23.4pt;width:634.8pt;height:63.4pt;z-index:251662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" fillcolor="#369" stroked="f" strokecolor="black [1600]" strokeweight="1pt">
                  <v:textbo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v:textbox>
                  <w10:wrap anchorx="page"/>
                </v:rect>
              </w:pict>
            </mc:Fallback>
          </mc:AlternateContent>
        </w:r>
      </w:ins>
      <w:ins w:id="131" w:author="T Londhe, Vinod (Contractor)" w:date="2022-07-09T13:58:00Z">
        <w:r w:rsidR="00560731">
          <w:br w:type="page"/>
        </w:r>
      </w:ins>
    </w:p>
    <w:p w14:paraId="36DE2ED3" w14:textId="7C551901" w:rsidR="00B11510" w:rsidRDefault="00DC6245" w:rsidP="00DC6245">
      <w:pPr>
        <w:spacing w:after="616" w:line="259" w:lineRule="auto"/>
        <w:ind w:left="576" w:firstLine="0"/>
        <w:jc w:val="right"/>
      </w:pPr>
      <w:r>
        <w:rPr>
          <w:noProof/>
        </w:rPr>
        <w:lastRenderedPageBreak/>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1581631" cy="477000"/>
                    </a:xfrm>
                    <a:prstGeom prst="rect">
                      <a:avLst/>
                    </a:prstGeom>
                  </pic:spPr>
                </pic:pic>
              </a:graphicData>
            </a:graphic>
          </wp:inline>
        </w:drawing>
      </w:r>
    </w:p>
    <w:p w14:paraId="04B7256E" w14:textId="1076E8F9" w:rsidR="00B11510" w:rsidRDefault="00057E9B">
      <w:pPr>
        <w:spacing w:after="231" w:line="259" w:lineRule="auto"/>
        <w:ind w:left="569" w:firstLine="0"/>
        <w:jc w:val="left"/>
      </w:pPr>
      <w:r>
        <w:rPr>
          <w:b/>
          <w:sz w:val="52"/>
        </w:rPr>
        <w:t>SmartMedic</w:t>
      </w:r>
      <w:commentRangeStart w:id="132"/>
      <w:del w:id="133" w:author="Sai Praneetha Bhaskaruni" w:date="2022-07-12T13:09:00Z">
        <w:r w:rsidR="00DC6245" w:rsidDel="00313D59">
          <w:rPr>
            <w:b/>
            <w:sz w:val="52"/>
          </w:rPr>
          <w:delText>™</w:delText>
        </w:r>
        <w:commentRangeEnd w:id="132"/>
        <w:r w:rsidR="006249E5" w:rsidDel="00313D59">
          <w:rPr>
            <w:rStyle w:val="CommentReference"/>
          </w:rPr>
          <w:commentReference w:id="132"/>
        </w:r>
      </w:del>
      <w:r w:rsidR="000F2BAB">
        <w:rPr>
          <w:b/>
          <w:sz w:val="52"/>
        </w:rPr>
        <w:t xml:space="preserve"> </w:t>
      </w:r>
    </w:p>
    <w:p w14:paraId="01239919" w14:textId="215DE650" w:rsidR="00B11510" w:rsidRDefault="006249E5">
      <w:pPr>
        <w:spacing w:after="0" w:line="259" w:lineRule="auto"/>
        <w:ind w:left="569" w:firstLine="0"/>
        <w:jc w:val="left"/>
      </w:pPr>
      <w:ins w:id="134" w:author="Sai Praneetha Bhaskaruni" w:date="2022-07-08T17:11:00Z">
        <w:r w:rsidRPr="0011497D">
          <w:rPr>
            <w:b/>
            <w:noProof/>
            <w:sz w:val="44"/>
          </w:rPr>
          <mc:AlternateContent>
            <mc:Choice Requires="wps">
              <w:drawing>
                <wp:anchor distT="45720" distB="45720" distL="114300" distR="114300" simplePos="0" relativeHeight="251659776" behindDoc="0" locked="0" layoutInCell="1" allowOverlap="1" wp14:anchorId="5C5BC0D8" wp14:editId="0141BB3A">
                  <wp:simplePos x="0" y="0"/>
                  <wp:positionH relativeFrom="column">
                    <wp:posOffset>188595</wp:posOffset>
                  </wp:positionH>
                  <wp:positionV relativeFrom="paragraph">
                    <wp:posOffset>696595</wp:posOffset>
                  </wp:positionV>
                  <wp:extent cx="2842260" cy="1404620"/>
                  <wp:effectExtent l="0" t="0" r="1524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404620"/>
                          </a:xfrm>
                          <a:prstGeom prst="rect">
                            <a:avLst/>
                          </a:prstGeom>
                          <a:solidFill>
                            <a:srgbClr val="FFFFFF"/>
                          </a:solidFill>
                          <a:ln w="9525">
                            <a:solidFill>
                              <a:srgbClr val="000000"/>
                            </a:solidFill>
                            <a:miter lim="800000"/>
                            <a:headEnd/>
                            <a:tailEnd/>
                          </a:ln>
                        </wps:spPr>
                        <wps:txbx>
                          <w:txbxContent>
                            <w:p w14:paraId="479ADF1A" w14:textId="6F7A068C" w:rsidR="0011497D" w:rsidRPr="004A369C" w:rsidRDefault="0011497D">
                              <w:pPr>
                                <w:rPr>
                                  <w:b/>
                                  <w:bCs/>
                                  <w:sz w:val="22"/>
                                  <w:szCs w:val="24"/>
                                  <w:rPrChange w:id="135" w:author="Sai Praneetha Bhaskaruni" w:date="2022-07-08T17:18:00Z">
                                    <w:rPr/>
                                  </w:rPrChange>
                                </w:rPr>
                              </w:pPr>
                              <w:ins w:id="136" w:author="Sai Praneetha Bhaskaruni" w:date="2022-07-08T17:11:00Z">
                                <w:r w:rsidRPr="004A369C">
                                  <w:rPr>
                                    <w:b/>
                                    <w:bCs/>
                                    <w:sz w:val="22"/>
                                    <w:szCs w:val="24"/>
                                    <w:rPrChange w:id="137" w:author="Sai Praneetha Bhaskaruni" w:date="2022-07-08T17:18:00Z">
                                      <w:rPr/>
                                    </w:rPrChange>
                                  </w:rPr>
                                  <w:t>Reference number:</w:t>
                                </w:r>
                              </w:ins>
                              <w:ins w:id="138" w:author="T Londhe, Vinod (Contractor)" w:date="2022-07-09T13:25:00Z">
                                <w:r w:rsidR="006249E5">
                                  <w:rPr>
                                    <w:b/>
                                    <w:bCs/>
                                    <w:sz w:val="22"/>
                                    <w:szCs w:val="24"/>
                                  </w:rPr>
                                  <w:t xml:space="preserve"> 001-02-A-00-00-00</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5BC0D8" id="_x0000_t202" coordsize="21600,21600" o:spt="202" path="m,l,21600r21600,l21600,xe">
                  <v:stroke joinstyle="miter"/>
                  <v:path gradientshapeok="t" o:connecttype="rect"/>
                </v:shapetype>
                <v:shape id="Text Box 2" o:spid="_x0000_s1027" type="#_x0000_t202" style="position:absolute;left:0;text-align:left;margin-left:14.85pt;margin-top:54.85pt;width:223.8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">
                  <v:textbox style="mso-fit-shape-to-text:t">
                    <w:txbxContent>
                      <w:p w14:paraId="479ADF1A" w14:textId="6F7A068C" w:rsidR="0011497D" w:rsidRPr="004A369C" w:rsidRDefault="0011497D">
                        <w:pPr>
                          <w:rPr>
                            <w:b/>
                            <w:bCs/>
                            <w:sz w:val="22"/>
                            <w:szCs w:val="24"/>
                            <w:rPrChange w:id="139" w:author="Sai Praneetha Bhaskaruni" w:date="2022-07-08T17:18:00Z">
                              <w:rPr/>
                            </w:rPrChange>
                          </w:rPr>
                        </w:pPr>
                        <w:ins w:id="140" w:author="Sai Praneetha Bhaskaruni" w:date="2022-07-08T17:11:00Z">
                          <w:r w:rsidRPr="004A369C">
                            <w:rPr>
                              <w:b/>
                              <w:bCs/>
                              <w:sz w:val="22"/>
                              <w:szCs w:val="24"/>
                              <w:rPrChange w:id="141" w:author="Sai Praneetha Bhaskaruni" w:date="2022-07-08T17:18:00Z">
                                <w:rPr/>
                              </w:rPrChange>
                            </w:rPr>
                            <w:t>Reference number:</w:t>
                          </w:r>
                        </w:ins>
                        <w:ins w:id="142" w:author="T Londhe, Vinod (Contractor)" w:date="2022-07-09T13:25:00Z">
                          <w:r w:rsidR="006249E5">
                            <w:rPr>
                              <w:b/>
                              <w:bCs/>
                              <w:sz w:val="22"/>
                              <w:szCs w:val="24"/>
                            </w:rPr>
                            <w:t xml:space="preserve"> 001-02-A-00-00-00</w:t>
                          </w:r>
                        </w:ins>
                      </w:p>
                    </w:txbxContent>
                  </v:textbox>
                  <w10:wrap type="square"/>
                </v:shape>
              </w:pict>
            </mc:Fallback>
          </mc:AlternateContent>
        </w:r>
      </w:ins>
      <w:ins w:id="143" w:author="Sai Praneetha Bhaskaruni" w:date="2022-07-08T17:05:00Z">
        <w:r w:rsidR="00A654AE">
          <w:rPr>
            <w:noProof/>
            <w:lang w:val="en-IN" w:eastAsia="en-IN"/>
          </w:rPr>
          <w:drawing>
            <wp:anchor distT="0" distB="0" distL="114300" distR="114300" simplePos="0" relativeHeight="251657728" behindDoc="1" locked="0" layoutInCell="1" allowOverlap="1" wp14:anchorId="2F7404DA" wp14:editId="6F8C4523">
              <wp:simplePos x="0" y="0"/>
              <wp:positionH relativeFrom="page">
                <wp:align>right</wp:align>
              </wp:positionH>
              <wp:positionV relativeFrom="paragraph">
                <wp:posOffset>341367</wp:posOffset>
              </wp:positionV>
              <wp:extent cx="3263900" cy="2632710"/>
              <wp:effectExtent l="0" t="0" r="0" b="0"/>
              <wp:wrapTight wrapText="bothSides">
                <wp:wrapPolygon edited="0">
                  <wp:start x="378" y="0"/>
                  <wp:lineTo x="378" y="21412"/>
                  <wp:lineTo x="20549" y="21412"/>
                  <wp:lineTo x="20549" y="12504"/>
                  <wp:lineTo x="21054" y="10003"/>
                  <wp:lineTo x="20549" y="7502"/>
                  <wp:lineTo x="20549" y="0"/>
                  <wp:lineTo x="378"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3900" cy="2632710"/>
                      </a:xfrm>
                      <a:prstGeom prst="rect">
                        <a:avLst/>
                      </a:prstGeom>
                      <a:noFill/>
                    </pic:spPr>
                  </pic:pic>
                </a:graphicData>
              </a:graphic>
              <wp14:sizeRelH relativeFrom="margin">
                <wp14:pctWidth>0</wp14:pctWidth>
              </wp14:sizeRelH>
              <wp14:sizeRelV relativeFrom="margin">
                <wp14:pctHeight>0</wp14:pctHeight>
              </wp14:sizeRelV>
            </wp:anchor>
          </w:drawing>
        </w:r>
      </w:ins>
      <w:r w:rsidR="00A654AE">
        <w:rPr>
          <w:rFonts w:ascii="Calibri" w:eastAsia="Calibri" w:hAnsi="Calibri" w:cs="Calibri"/>
          <w:noProof/>
          <w:color w:val="000000"/>
          <w:sz w:val="22"/>
        </w:rPr>
        <mc:AlternateContent>
          <mc:Choice Requires="wpg">
            <w:drawing>
              <wp:anchor distT="0" distB="0" distL="114300" distR="114300" simplePos="0" relativeHeight="251653632" behindDoc="0" locked="0" layoutInCell="1" allowOverlap="1" wp14:anchorId="2A50A4BC" wp14:editId="01BAF10A">
                <wp:simplePos x="0" y="0"/>
                <wp:positionH relativeFrom="page">
                  <wp:posOffset>125730</wp:posOffset>
                </wp:positionH>
                <wp:positionV relativeFrom="margin">
                  <wp:posOffset>2865120</wp:posOffset>
                </wp:positionV>
                <wp:extent cx="7410450" cy="3505200"/>
                <wp:effectExtent l="0" t="0" r="0" b="0"/>
                <wp:wrapTopAndBottom/>
                <wp:docPr id="12043" name="Group 12043"/>
                <wp:cNvGraphicFramePr/>
                <a:graphic xmlns:a="http://schemas.openxmlformats.org/drawingml/2006/main">
                  <a:graphicData uri="http://schemas.microsoft.com/office/word/2010/wordprocessingGroup">
                    <wpg:wgp>
                      <wpg:cNvGrpSpPr/>
                      <wpg:grpSpPr>
                        <a:xfrm>
                          <a:off x="0" y="0"/>
                          <a:ext cx="7410450" cy="3505200"/>
                          <a:chOff x="-3301" y="1105781"/>
                          <a:chExt cx="7763257" cy="3464632"/>
                        </a:xfrm>
                      </wpg:grpSpPr>
                      <pic:pic xmlns:pic="http://schemas.openxmlformats.org/drawingml/2006/picture">
                        <pic:nvPicPr>
                          <pic:cNvPr id="16911" name="Picture 16911"/>
                          <pic:cNvPicPr/>
                        </pic:nvPicPr>
                        <pic:blipFill>
                          <a:blip r:embed="rId15"/>
                          <a:stretch>
                            <a:fillRect/>
                          </a:stretch>
                        </pic:blipFill>
                        <pic:spPr>
                          <a:xfrm>
                            <a:off x="-3301" y="2668461"/>
                            <a:ext cx="7763257" cy="1901952"/>
                          </a:xfrm>
                          <a:prstGeom prst="rect">
                            <a:avLst/>
                          </a:prstGeom>
                        </pic:spPr>
                      </pic:pic>
                      <pic:pic xmlns:pic="http://schemas.openxmlformats.org/drawingml/2006/picture">
                        <pic:nvPicPr>
                          <pic:cNvPr id="16912" name="Picture 16912"/>
                          <pic:cNvPicPr/>
                        </pic:nvPicPr>
                        <pic:blipFill>
                          <a:blip r:embed="rId16"/>
                          <a:stretch>
                            <a:fillRect/>
                          </a:stretch>
                        </pic:blipFill>
                        <pic:spPr>
                          <a:xfrm>
                            <a:off x="46309" y="1105781"/>
                            <a:ext cx="4294126" cy="29468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AEE0F4" id="Group 12043" o:spid="_x0000_s1026" style="position:absolute;margin-left:9.9pt;margin-top:225.6pt;width:583.5pt;height:276pt;z-index:251653632;mso-position-horizontal-relative:page;mso-position-vertical-relative:margin;mso-width-relative:margin;mso-height-relative:margin" coordorigin="-33,11057" coordsize="77632,34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7" o:title=""/>
                </v:shape>
                <v:shape id="Picture 16912" o:spid="_x0000_s1028" type="#_x0000_t75" style="position:absolute;left:463;top:11057;width:42941;height:2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8" o:title=""/>
                </v:shape>
                <w10:wrap type="topAndBottom" anchorx="page" anchory="margin"/>
              </v:group>
            </w:pict>
          </mc:Fallback>
        </mc:AlternateContent>
      </w:r>
      <w:ins w:id="144" w:author="Sai Praneetha Bhaskaruni" w:date="2022-07-08T13:53:00Z">
        <w:r w:rsidR="00A654AE" w:rsidRPr="008A17D4">
          <w:rPr>
            <w:rFonts w:ascii="HP Simplified Light" w:hAnsi="HP Simplified Light" w:cstheme="minorHAnsi"/>
            <w:noProof/>
            <w:sz w:val="96"/>
            <w:szCs w:val="96"/>
          </w:rPr>
          <w:drawing>
            <wp:anchor distT="0" distB="0" distL="114300" distR="114300" simplePos="0" relativeHeight="251655680" behindDoc="1" locked="0" layoutInCell="1" allowOverlap="1" wp14:anchorId="16C58E36" wp14:editId="684B7E4E">
              <wp:simplePos x="0" y="0"/>
              <wp:positionH relativeFrom="page">
                <wp:posOffset>220345</wp:posOffset>
              </wp:positionH>
              <wp:positionV relativeFrom="paragraph">
                <wp:posOffset>1728470</wp:posOffset>
              </wp:positionV>
              <wp:extent cx="3856355" cy="2033270"/>
              <wp:effectExtent l="0" t="0" r="0" b="5080"/>
              <wp:wrapTight wrapText="bothSides">
                <wp:wrapPolygon edited="0">
                  <wp:start x="5548" y="0"/>
                  <wp:lineTo x="1814" y="3643"/>
                  <wp:lineTo x="0" y="4047"/>
                  <wp:lineTo x="0" y="6881"/>
                  <wp:lineTo x="427" y="7083"/>
                  <wp:lineTo x="3628" y="10321"/>
                  <wp:lineTo x="7683" y="13357"/>
                  <wp:lineTo x="10777" y="16595"/>
                  <wp:lineTo x="16752" y="21452"/>
                  <wp:lineTo x="17499" y="21452"/>
                  <wp:lineTo x="20700" y="13357"/>
                  <wp:lineTo x="21447" y="10523"/>
                  <wp:lineTo x="21447" y="9107"/>
                  <wp:lineTo x="18459" y="6476"/>
                  <wp:lineTo x="14938" y="5059"/>
                  <wp:lineTo x="10350" y="3643"/>
                  <wp:lineTo x="10457" y="2833"/>
                  <wp:lineTo x="9176" y="1821"/>
                  <wp:lineTo x="6082" y="0"/>
                  <wp:lineTo x="554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l="5812" t="18825" r="8391" b="8069"/>
                      <a:stretch/>
                    </pic:blipFill>
                    <pic:spPr bwMode="auto">
                      <a:xfrm>
                        <a:off x="0" y="0"/>
                        <a:ext cx="3856355" cy="203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81">
          <w:rPr>
            <w:noProof/>
          </w:rPr>
          <w:drawing>
            <wp:anchor distT="0" distB="0" distL="114300" distR="114300" simplePos="0" relativeHeight="251666432" behindDoc="1" locked="0" layoutInCell="1" allowOverlap="1" wp14:anchorId="1777382B" wp14:editId="2E86C2B7">
              <wp:simplePos x="0" y="0"/>
              <wp:positionH relativeFrom="column">
                <wp:posOffset>277495</wp:posOffset>
              </wp:positionH>
              <wp:positionV relativeFrom="paragraph">
                <wp:posOffset>5043871</wp:posOffset>
              </wp:positionV>
              <wp:extent cx="1487170" cy="2025015"/>
              <wp:effectExtent l="0" t="0" r="0" b="0"/>
              <wp:wrapTight wrapText="bothSides">
                <wp:wrapPolygon edited="0">
                  <wp:start x="1383" y="0"/>
                  <wp:lineTo x="0" y="406"/>
                  <wp:lineTo x="0" y="17475"/>
                  <wp:lineTo x="8854" y="19710"/>
                  <wp:lineTo x="9407" y="21336"/>
                  <wp:lineTo x="11621" y="21336"/>
                  <wp:lineTo x="12174" y="19710"/>
                  <wp:lineTo x="13834" y="19710"/>
                  <wp:lineTo x="21305" y="17069"/>
                  <wp:lineTo x="21028" y="610"/>
                  <wp:lineTo x="19645" y="0"/>
                  <wp:lineTo x="138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180" t="16363" r="31398"/>
                      <a:stretch/>
                    </pic:blipFill>
                    <pic:spPr bwMode="auto">
                      <a:xfrm>
                        <a:off x="0" y="0"/>
                        <a:ext cx="1487170"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del w:id="145" w:author="Sai Praneetha Bhaskaruni" w:date="2022-07-08T13:53:00Z">
        <w:r w:rsidR="00DC6245" w:rsidRPr="00DC6245" w:rsidDel="00BA1743">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7C5F9014">
              <wp:simplePos x="0" y="0"/>
              <wp:positionH relativeFrom="column">
                <wp:posOffset>514350</wp:posOffset>
              </wp:positionH>
              <wp:positionV relativeFrom="paragraph">
                <wp:posOffset>2050415</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95750" cy="2513859"/>
                      </a:xfrm>
                      <a:prstGeom prst="rect">
                        <a:avLst/>
                      </a:prstGeom>
                    </pic:spPr>
                  </pic:pic>
                </a:graphicData>
              </a:graphic>
              <wp14:sizeRelH relativeFrom="page">
                <wp14:pctWidth>0</wp14:pctWidth>
              </wp14:sizeRelH>
              <wp14:sizeRelV relativeFrom="page">
                <wp14:pctHeight>0</wp14:pctHeight>
              </wp14:sizeRelV>
            </wp:anchor>
          </w:drawing>
        </w:r>
      </w:del>
      <w:r w:rsidR="00446FC2">
        <w:rPr>
          <w:b/>
          <w:sz w:val="44"/>
        </w:rPr>
        <w:t>Security Operations Manual</w:t>
      </w:r>
      <w:r w:rsidR="00446FC2">
        <w:br w:type="page"/>
      </w:r>
    </w:p>
    <w:sdt>
      <w:sdtPr>
        <w:rPr>
          <w:rFonts w:ascii="Arial" w:eastAsia="Arial" w:hAnsi="Arial" w:cs="Arial"/>
          <w:color w:val="181717"/>
          <w:sz w:val="28"/>
          <w:szCs w:val="22"/>
        </w:rPr>
        <w:id w:val="-1333128351"/>
        <w:docPartObj>
          <w:docPartGallery w:val="Table of Contents"/>
          <w:docPartUnique/>
        </w:docPartObj>
      </w:sdtPr>
      <w:sdtEndPr>
        <w:rPr>
          <w:b/>
          <w:bCs/>
          <w:noProof/>
          <w:sz w:val="24"/>
        </w:rPr>
      </w:sdtEndPr>
      <w:sdtContent>
        <w:p w14:paraId="34DBAB87" w14:textId="77777777" w:rsidR="00446FC2" w:rsidRPr="00C335C4" w:rsidRDefault="00E54A5D">
          <w:pPr>
            <w:pStyle w:val="TOCHeading"/>
            <w:pPrChange w:id="146" w:author="T Londhe, Vinod (Contractor)" w:date="2022-07-09T14:11:00Z">
              <w:pPr>
                <w:pStyle w:val="TOCHeading"/>
                <w:shd w:val="clear" w:color="auto" w:fill="3B3838" w:themeFill="background2" w:themeFillShade="40"/>
                <w:jc w:val="center"/>
              </w:pPr>
            </w:pPrChange>
          </w:pPr>
          <w:r w:rsidRPr="00C335C4">
            <w:t>Table of C</w:t>
          </w:r>
          <w:r w:rsidR="00446FC2" w:rsidRPr="00C335C4">
            <w:t>ontents</w:t>
          </w:r>
        </w:p>
        <w:p w14:paraId="73EEEF1D" w14:textId="44F9DF47" w:rsidR="00F4751F" w:rsidRDefault="00016491">
          <w:pPr>
            <w:pStyle w:val="TOC1"/>
            <w:rPr>
              <w:rFonts w:asciiTheme="minorHAnsi" w:hAnsiTheme="minorHAnsi" w:cstheme="minorBidi"/>
              <w:b w:val="0"/>
              <w:noProof/>
              <w:sz w:val="22"/>
              <w:lang w:val="en-IN" w:eastAsia="en-IN"/>
            </w:rPr>
          </w:pPr>
          <w:r>
            <w:fldChar w:fldCharType="begin"/>
          </w:r>
          <w:r>
            <w:instrText xml:space="preserve"> TOC \o "1-3" \h \z \u </w:instrText>
          </w:r>
          <w:r>
            <w:fldChar w:fldCharType="separate"/>
          </w:r>
          <w:hyperlink w:anchor="_Toc109674954" w:history="1">
            <w:r w:rsidR="00F4751F" w:rsidRPr="00B44386">
              <w:rPr>
                <w:rStyle w:val="Hyperlink"/>
                <w:noProof/>
              </w:rPr>
              <w:t>01 Purpose</w:t>
            </w:r>
            <w:r w:rsidR="00F4751F">
              <w:rPr>
                <w:noProof/>
                <w:webHidden/>
              </w:rPr>
              <w:tab/>
            </w:r>
            <w:r w:rsidR="00EF5FFD">
              <w:rPr>
                <w:noProof/>
                <w:webHidden/>
              </w:rPr>
              <w:t>5</w:t>
            </w:r>
          </w:hyperlink>
        </w:p>
        <w:p w14:paraId="3058273E" w14:textId="4820E9E1" w:rsidR="00F4751F" w:rsidRDefault="00512CBE">
          <w:pPr>
            <w:pStyle w:val="TOC1"/>
            <w:rPr>
              <w:rFonts w:asciiTheme="minorHAnsi" w:hAnsiTheme="minorHAnsi" w:cstheme="minorBidi"/>
              <w:b w:val="0"/>
              <w:noProof/>
              <w:sz w:val="22"/>
              <w:lang w:val="en-IN" w:eastAsia="en-IN"/>
            </w:rPr>
          </w:pPr>
          <w:hyperlink w:anchor="_Toc109674955" w:history="1">
            <w:r w:rsidR="00F4751F" w:rsidRPr="00B44386">
              <w:rPr>
                <w:rStyle w:val="Hyperlink"/>
                <w:noProof/>
              </w:rPr>
              <w:t>02 Definitions</w:t>
            </w:r>
            <w:r w:rsidR="00F4751F">
              <w:rPr>
                <w:noProof/>
                <w:webHidden/>
              </w:rPr>
              <w:tab/>
            </w:r>
            <w:r w:rsidR="00F4751F">
              <w:rPr>
                <w:noProof/>
                <w:webHidden/>
              </w:rPr>
              <w:fldChar w:fldCharType="begin"/>
            </w:r>
            <w:r w:rsidR="00F4751F">
              <w:rPr>
                <w:noProof/>
                <w:webHidden/>
              </w:rPr>
              <w:instrText xml:space="preserve"> PAGEREF _Toc109674955 \h </w:instrText>
            </w:r>
            <w:r w:rsidR="00F4751F">
              <w:rPr>
                <w:noProof/>
                <w:webHidden/>
              </w:rPr>
            </w:r>
            <w:r w:rsidR="00F4751F">
              <w:rPr>
                <w:noProof/>
                <w:webHidden/>
              </w:rPr>
              <w:fldChar w:fldCharType="separate"/>
            </w:r>
            <w:r w:rsidR="00C63C16">
              <w:rPr>
                <w:noProof/>
                <w:webHidden/>
              </w:rPr>
              <w:t>5</w:t>
            </w:r>
            <w:r w:rsidR="00F4751F">
              <w:rPr>
                <w:noProof/>
                <w:webHidden/>
              </w:rPr>
              <w:fldChar w:fldCharType="end"/>
            </w:r>
          </w:hyperlink>
        </w:p>
        <w:p w14:paraId="40E64B2B" w14:textId="28FF827C" w:rsidR="00F4751F" w:rsidRDefault="00512CBE">
          <w:pPr>
            <w:pStyle w:val="TOC1"/>
            <w:rPr>
              <w:rFonts w:asciiTheme="minorHAnsi" w:hAnsiTheme="minorHAnsi" w:cstheme="minorBidi"/>
              <w:b w:val="0"/>
              <w:noProof/>
              <w:sz w:val="22"/>
              <w:lang w:val="en-IN" w:eastAsia="en-IN"/>
            </w:rPr>
          </w:pPr>
          <w:hyperlink w:anchor="_Toc109674956" w:history="1">
            <w:r w:rsidR="00F4751F" w:rsidRPr="00B44386">
              <w:rPr>
                <w:rStyle w:val="Hyperlink"/>
                <w:noProof/>
              </w:rPr>
              <w:t>03 Product Description</w:t>
            </w:r>
            <w:r w:rsidR="00F4751F">
              <w:rPr>
                <w:noProof/>
                <w:webHidden/>
              </w:rPr>
              <w:tab/>
            </w:r>
            <w:r w:rsidR="00F4751F">
              <w:rPr>
                <w:noProof/>
                <w:webHidden/>
              </w:rPr>
              <w:fldChar w:fldCharType="begin"/>
            </w:r>
            <w:r w:rsidR="00F4751F">
              <w:rPr>
                <w:noProof/>
                <w:webHidden/>
              </w:rPr>
              <w:instrText xml:space="preserve"> PAGEREF _Toc109674956 \h </w:instrText>
            </w:r>
            <w:r w:rsidR="00F4751F">
              <w:rPr>
                <w:noProof/>
                <w:webHidden/>
              </w:rPr>
            </w:r>
            <w:r w:rsidR="00F4751F">
              <w:rPr>
                <w:noProof/>
                <w:webHidden/>
              </w:rPr>
              <w:fldChar w:fldCharType="separate"/>
            </w:r>
            <w:r w:rsidR="00C63C16">
              <w:rPr>
                <w:noProof/>
                <w:webHidden/>
              </w:rPr>
              <w:t>6</w:t>
            </w:r>
            <w:r w:rsidR="00F4751F">
              <w:rPr>
                <w:noProof/>
                <w:webHidden/>
              </w:rPr>
              <w:fldChar w:fldCharType="end"/>
            </w:r>
          </w:hyperlink>
        </w:p>
        <w:p w14:paraId="5DDE7BB3" w14:textId="6CCAB495" w:rsidR="00F4751F" w:rsidRPr="00A065C3" w:rsidRDefault="00512CBE" w:rsidP="00885F5E">
          <w:pPr>
            <w:pStyle w:val="TOC2"/>
            <w:ind w:firstLine="0"/>
            <w:rPr>
              <w:rStyle w:val="Hyperlink"/>
              <w:sz w:val="28"/>
            </w:rPr>
          </w:pPr>
          <w:hyperlink w:anchor="_Toc109674957" w:history="1">
            <w:r w:rsidR="00F4751F" w:rsidRPr="00A065C3">
              <w:rPr>
                <w:rStyle w:val="Hyperlink"/>
                <w:noProof/>
                <w:sz w:val="28"/>
              </w:rPr>
              <w:t>3.1 Device and Manufacturer Identification</w:t>
            </w:r>
            <w:r w:rsidR="00F4751F" w:rsidRPr="00A065C3">
              <w:rPr>
                <w:rStyle w:val="Hyperlink"/>
                <w:webHidden/>
                <w:sz w:val="28"/>
              </w:rPr>
              <w:tab/>
            </w:r>
            <w:r w:rsidR="00F4751F" w:rsidRPr="00A065C3">
              <w:rPr>
                <w:rStyle w:val="Hyperlink"/>
                <w:webHidden/>
                <w:sz w:val="28"/>
              </w:rPr>
              <w:fldChar w:fldCharType="begin"/>
            </w:r>
            <w:r w:rsidR="00F4751F" w:rsidRPr="00A065C3">
              <w:rPr>
                <w:rStyle w:val="Hyperlink"/>
                <w:webHidden/>
                <w:sz w:val="28"/>
              </w:rPr>
              <w:instrText xml:space="preserve"> PAGEREF _Toc109674957 \h </w:instrText>
            </w:r>
            <w:r w:rsidR="00F4751F" w:rsidRPr="00A065C3">
              <w:rPr>
                <w:rStyle w:val="Hyperlink"/>
                <w:webHidden/>
                <w:sz w:val="28"/>
              </w:rPr>
            </w:r>
            <w:r w:rsidR="00F4751F" w:rsidRPr="00A065C3">
              <w:rPr>
                <w:rStyle w:val="Hyperlink"/>
                <w:webHidden/>
                <w:sz w:val="28"/>
              </w:rPr>
              <w:fldChar w:fldCharType="separate"/>
            </w:r>
            <w:r w:rsidR="00C63C16" w:rsidRPr="00A065C3">
              <w:rPr>
                <w:rStyle w:val="Hyperlink"/>
                <w:webHidden/>
                <w:sz w:val="28"/>
              </w:rPr>
              <w:t>7</w:t>
            </w:r>
            <w:r w:rsidR="00F4751F" w:rsidRPr="00A065C3">
              <w:rPr>
                <w:rStyle w:val="Hyperlink"/>
                <w:webHidden/>
                <w:sz w:val="28"/>
              </w:rPr>
              <w:fldChar w:fldCharType="end"/>
            </w:r>
          </w:hyperlink>
        </w:p>
        <w:p w14:paraId="3B3C5C04" w14:textId="0EEEDA9E" w:rsidR="00F4751F" w:rsidRPr="00A065C3" w:rsidRDefault="00512CBE" w:rsidP="00885F5E">
          <w:pPr>
            <w:pStyle w:val="TOC2"/>
            <w:ind w:firstLine="0"/>
            <w:rPr>
              <w:rStyle w:val="Hyperlink"/>
              <w:sz w:val="28"/>
            </w:rPr>
          </w:pPr>
          <w:hyperlink w:anchor="_Toc109674958" w:history="1">
            <w:r w:rsidR="00F4751F" w:rsidRPr="00A065C3">
              <w:rPr>
                <w:rStyle w:val="Hyperlink"/>
                <w:noProof/>
                <w:sz w:val="28"/>
              </w:rPr>
              <w:t>3.2 Device Intended Use</w:t>
            </w:r>
            <w:r w:rsidR="00F4751F" w:rsidRPr="00A065C3">
              <w:rPr>
                <w:rStyle w:val="Hyperlink"/>
                <w:webHidden/>
                <w:sz w:val="28"/>
              </w:rPr>
              <w:tab/>
            </w:r>
            <w:r w:rsidR="00F4751F" w:rsidRPr="00A065C3">
              <w:rPr>
                <w:rStyle w:val="Hyperlink"/>
                <w:webHidden/>
                <w:sz w:val="28"/>
              </w:rPr>
              <w:fldChar w:fldCharType="begin"/>
            </w:r>
            <w:r w:rsidR="00F4751F" w:rsidRPr="00A065C3">
              <w:rPr>
                <w:rStyle w:val="Hyperlink"/>
                <w:webHidden/>
                <w:sz w:val="28"/>
              </w:rPr>
              <w:instrText xml:space="preserve"> PAGEREF _Toc109674958 \h </w:instrText>
            </w:r>
            <w:r w:rsidR="00F4751F" w:rsidRPr="00A065C3">
              <w:rPr>
                <w:rStyle w:val="Hyperlink"/>
                <w:webHidden/>
                <w:sz w:val="28"/>
              </w:rPr>
            </w:r>
            <w:r w:rsidR="00F4751F" w:rsidRPr="00A065C3">
              <w:rPr>
                <w:rStyle w:val="Hyperlink"/>
                <w:webHidden/>
                <w:sz w:val="28"/>
              </w:rPr>
              <w:fldChar w:fldCharType="separate"/>
            </w:r>
            <w:r w:rsidR="00C63C16" w:rsidRPr="00A065C3">
              <w:rPr>
                <w:rStyle w:val="Hyperlink"/>
                <w:webHidden/>
                <w:sz w:val="28"/>
              </w:rPr>
              <w:t>8</w:t>
            </w:r>
            <w:r w:rsidR="00F4751F" w:rsidRPr="00A065C3">
              <w:rPr>
                <w:rStyle w:val="Hyperlink"/>
                <w:webHidden/>
                <w:sz w:val="28"/>
              </w:rPr>
              <w:fldChar w:fldCharType="end"/>
            </w:r>
          </w:hyperlink>
        </w:p>
        <w:p w14:paraId="15A2E511" w14:textId="1628B5A4" w:rsidR="00F4751F" w:rsidRPr="00A065C3" w:rsidRDefault="00512CBE" w:rsidP="00885F5E">
          <w:pPr>
            <w:pStyle w:val="TOC2"/>
            <w:ind w:firstLine="0"/>
            <w:rPr>
              <w:rStyle w:val="Hyperlink"/>
              <w:sz w:val="28"/>
            </w:rPr>
          </w:pPr>
          <w:hyperlink w:anchor="_Toc109674959" w:history="1">
            <w:r w:rsidR="00F4751F" w:rsidRPr="00A065C3">
              <w:rPr>
                <w:rStyle w:val="Hyperlink"/>
                <w:noProof/>
                <w:sz w:val="28"/>
              </w:rPr>
              <w:t>3.3 Vulnerability Intake and Monitoring</w:t>
            </w:r>
            <w:r w:rsidR="00F4751F" w:rsidRPr="00A065C3">
              <w:rPr>
                <w:rStyle w:val="Hyperlink"/>
                <w:webHidden/>
                <w:sz w:val="28"/>
              </w:rPr>
              <w:tab/>
            </w:r>
            <w:r w:rsidR="00F4751F" w:rsidRPr="00A065C3">
              <w:rPr>
                <w:rStyle w:val="Hyperlink"/>
                <w:webHidden/>
                <w:sz w:val="28"/>
              </w:rPr>
              <w:fldChar w:fldCharType="begin"/>
            </w:r>
            <w:r w:rsidR="00F4751F" w:rsidRPr="00A065C3">
              <w:rPr>
                <w:rStyle w:val="Hyperlink"/>
                <w:webHidden/>
                <w:sz w:val="28"/>
              </w:rPr>
              <w:instrText xml:space="preserve"> PAGEREF _Toc109674959 \h </w:instrText>
            </w:r>
            <w:r w:rsidR="00F4751F" w:rsidRPr="00A065C3">
              <w:rPr>
                <w:rStyle w:val="Hyperlink"/>
                <w:webHidden/>
                <w:sz w:val="28"/>
              </w:rPr>
            </w:r>
            <w:r w:rsidR="00F4751F" w:rsidRPr="00A065C3">
              <w:rPr>
                <w:rStyle w:val="Hyperlink"/>
                <w:webHidden/>
                <w:sz w:val="28"/>
              </w:rPr>
              <w:fldChar w:fldCharType="separate"/>
            </w:r>
            <w:r w:rsidR="00C63C16" w:rsidRPr="00A065C3">
              <w:rPr>
                <w:rStyle w:val="Hyperlink"/>
                <w:webHidden/>
                <w:sz w:val="28"/>
              </w:rPr>
              <w:t>8</w:t>
            </w:r>
            <w:r w:rsidR="00F4751F" w:rsidRPr="00A065C3">
              <w:rPr>
                <w:rStyle w:val="Hyperlink"/>
                <w:webHidden/>
                <w:sz w:val="28"/>
              </w:rPr>
              <w:fldChar w:fldCharType="end"/>
            </w:r>
          </w:hyperlink>
        </w:p>
        <w:p w14:paraId="253A67F6" w14:textId="01DFAE8D" w:rsidR="00F4751F" w:rsidRPr="00A065C3" w:rsidRDefault="00512CBE" w:rsidP="00885F5E">
          <w:pPr>
            <w:pStyle w:val="TOC2"/>
            <w:ind w:firstLine="0"/>
            <w:rPr>
              <w:rStyle w:val="Hyperlink"/>
              <w:sz w:val="28"/>
            </w:rPr>
          </w:pPr>
          <w:hyperlink w:anchor="_Toc109674960" w:history="1">
            <w:r w:rsidR="00F4751F" w:rsidRPr="00A065C3">
              <w:rPr>
                <w:rStyle w:val="Hyperlink"/>
                <w:noProof/>
                <w:sz w:val="28"/>
              </w:rPr>
              <w:t>3.4 System Characterization and System Assets</w:t>
            </w:r>
            <w:r w:rsidR="00F4751F" w:rsidRPr="00A065C3">
              <w:rPr>
                <w:rStyle w:val="Hyperlink"/>
                <w:webHidden/>
                <w:sz w:val="28"/>
              </w:rPr>
              <w:tab/>
            </w:r>
            <w:r w:rsidR="00F4751F" w:rsidRPr="00A065C3">
              <w:rPr>
                <w:rStyle w:val="Hyperlink"/>
                <w:webHidden/>
                <w:sz w:val="28"/>
              </w:rPr>
              <w:fldChar w:fldCharType="begin"/>
            </w:r>
            <w:r w:rsidR="00F4751F" w:rsidRPr="00A065C3">
              <w:rPr>
                <w:rStyle w:val="Hyperlink"/>
                <w:webHidden/>
                <w:sz w:val="28"/>
              </w:rPr>
              <w:instrText xml:space="preserve"> PAGEREF _Toc109674960 \h </w:instrText>
            </w:r>
            <w:r w:rsidR="00F4751F" w:rsidRPr="00A065C3">
              <w:rPr>
                <w:rStyle w:val="Hyperlink"/>
                <w:webHidden/>
                <w:sz w:val="28"/>
              </w:rPr>
            </w:r>
            <w:r w:rsidR="00F4751F" w:rsidRPr="00A065C3">
              <w:rPr>
                <w:rStyle w:val="Hyperlink"/>
                <w:webHidden/>
                <w:sz w:val="28"/>
              </w:rPr>
              <w:fldChar w:fldCharType="separate"/>
            </w:r>
            <w:r w:rsidR="00C63C16" w:rsidRPr="00A065C3">
              <w:rPr>
                <w:rStyle w:val="Hyperlink"/>
                <w:webHidden/>
                <w:sz w:val="28"/>
              </w:rPr>
              <w:t>9</w:t>
            </w:r>
            <w:r w:rsidR="00F4751F" w:rsidRPr="00A065C3">
              <w:rPr>
                <w:rStyle w:val="Hyperlink"/>
                <w:webHidden/>
                <w:sz w:val="28"/>
              </w:rPr>
              <w:fldChar w:fldCharType="end"/>
            </w:r>
          </w:hyperlink>
        </w:p>
        <w:p w14:paraId="4CB31757" w14:textId="697B0CA6" w:rsidR="00F4751F" w:rsidRPr="00A065C3" w:rsidRDefault="00512CBE" w:rsidP="00885F5E">
          <w:pPr>
            <w:pStyle w:val="TOC2"/>
            <w:ind w:firstLine="0"/>
            <w:rPr>
              <w:rStyle w:val="Hyperlink"/>
              <w:sz w:val="28"/>
            </w:rPr>
          </w:pPr>
          <w:hyperlink w:anchor="_Toc109674961" w:history="1">
            <w:r w:rsidR="00F4751F" w:rsidRPr="00A065C3">
              <w:rPr>
                <w:rStyle w:val="Hyperlink"/>
                <w:noProof/>
                <w:sz w:val="28"/>
              </w:rPr>
              <w:t>3.5 System Security Context and Intended Environment</w:t>
            </w:r>
            <w:r w:rsidR="00F4751F" w:rsidRPr="00A065C3">
              <w:rPr>
                <w:rStyle w:val="Hyperlink"/>
                <w:webHidden/>
                <w:sz w:val="28"/>
              </w:rPr>
              <w:tab/>
            </w:r>
            <w:r w:rsidR="00F4751F" w:rsidRPr="00A065C3">
              <w:rPr>
                <w:rStyle w:val="Hyperlink"/>
                <w:webHidden/>
                <w:sz w:val="28"/>
              </w:rPr>
              <w:fldChar w:fldCharType="begin"/>
            </w:r>
            <w:r w:rsidR="00F4751F" w:rsidRPr="00A065C3">
              <w:rPr>
                <w:rStyle w:val="Hyperlink"/>
                <w:webHidden/>
                <w:sz w:val="28"/>
              </w:rPr>
              <w:instrText xml:space="preserve"> PAGEREF _Toc109674961 \h </w:instrText>
            </w:r>
            <w:r w:rsidR="00F4751F" w:rsidRPr="00A065C3">
              <w:rPr>
                <w:rStyle w:val="Hyperlink"/>
                <w:webHidden/>
                <w:sz w:val="28"/>
              </w:rPr>
            </w:r>
            <w:r w:rsidR="00F4751F" w:rsidRPr="00A065C3">
              <w:rPr>
                <w:rStyle w:val="Hyperlink"/>
                <w:webHidden/>
                <w:sz w:val="28"/>
              </w:rPr>
              <w:fldChar w:fldCharType="separate"/>
            </w:r>
            <w:r w:rsidR="00C63C16" w:rsidRPr="00A065C3">
              <w:rPr>
                <w:rStyle w:val="Hyperlink"/>
                <w:webHidden/>
                <w:sz w:val="28"/>
              </w:rPr>
              <w:t>9</w:t>
            </w:r>
            <w:r w:rsidR="00F4751F" w:rsidRPr="00A065C3">
              <w:rPr>
                <w:rStyle w:val="Hyperlink"/>
                <w:webHidden/>
                <w:sz w:val="28"/>
              </w:rPr>
              <w:fldChar w:fldCharType="end"/>
            </w:r>
          </w:hyperlink>
        </w:p>
        <w:p w14:paraId="0D934FAE" w14:textId="31E937F0" w:rsidR="00F4751F" w:rsidRPr="00A065C3" w:rsidRDefault="00512CBE" w:rsidP="00885F5E">
          <w:pPr>
            <w:pStyle w:val="TOC2"/>
            <w:ind w:firstLine="0"/>
            <w:rPr>
              <w:rStyle w:val="Hyperlink"/>
              <w:sz w:val="28"/>
            </w:rPr>
          </w:pPr>
          <w:hyperlink w:anchor="_Toc109674962" w:history="1">
            <w:r w:rsidR="00F4751F" w:rsidRPr="00A065C3">
              <w:rPr>
                <w:rStyle w:val="Hyperlink"/>
                <w:noProof/>
                <w:sz w:val="28"/>
              </w:rPr>
              <w:t>3.6 SmartMedic Solution Components</w:t>
            </w:r>
            <w:r w:rsidR="00F4751F" w:rsidRPr="00A065C3">
              <w:rPr>
                <w:rStyle w:val="Hyperlink"/>
                <w:webHidden/>
                <w:sz w:val="28"/>
              </w:rPr>
              <w:tab/>
            </w:r>
            <w:r w:rsidR="00F4751F" w:rsidRPr="00A065C3">
              <w:rPr>
                <w:rStyle w:val="Hyperlink"/>
                <w:webHidden/>
                <w:sz w:val="28"/>
              </w:rPr>
              <w:fldChar w:fldCharType="begin"/>
            </w:r>
            <w:r w:rsidR="00F4751F" w:rsidRPr="00A065C3">
              <w:rPr>
                <w:rStyle w:val="Hyperlink"/>
                <w:webHidden/>
                <w:sz w:val="28"/>
              </w:rPr>
              <w:instrText xml:space="preserve"> PAGEREF _Toc109674962 \h </w:instrText>
            </w:r>
            <w:r w:rsidR="00F4751F" w:rsidRPr="00A065C3">
              <w:rPr>
                <w:rStyle w:val="Hyperlink"/>
                <w:webHidden/>
                <w:sz w:val="28"/>
              </w:rPr>
            </w:r>
            <w:r w:rsidR="00F4751F" w:rsidRPr="00A065C3">
              <w:rPr>
                <w:rStyle w:val="Hyperlink"/>
                <w:webHidden/>
                <w:sz w:val="28"/>
              </w:rPr>
              <w:fldChar w:fldCharType="separate"/>
            </w:r>
            <w:r w:rsidR="00C63C16" w:rsidRPr="00A065C3">
              <w:rPr>
                <w:rStyle w:val="Hyperlink"/>
                <w:webHidden/>
                <w:sz w:val="28"/>
              </w:rPr>
              <w:t>10</w:t>
            </w:r>
            <w:r w:rsidR="00F4751F" w:rsidRPr="00A065C3">
              <w:rPr>
                <w:rStyle w:val="Hyperlink"/>
                <w:webHidden/>
                <w:sz w:val="28"/>
              </w:rPr>
              <w:fldChar w:fldCharType="end"/>
            </w:r>
          </w:hyperlink>
        </w:p>
        <w:p w14:paraId="67648F57" w14:textId="2033C97A" w:rsidR="00F4751F" w:rsidRDefault="00512CBE">
          <w:pPr>
            <w:pStyle w:val="TOC1"/>
            <w:rPr>
              <w:rFonts w:asciiTheme="minorHAnsi" w:hAnsiTheme="minorHAnsi" w:cstheme="minorBidi"/>
              <w:b w:val="0"/>
              <w:noProof/>
              <w:sz w:val="22"/>
              <w:lang w:val="en-IN" w:eastAsia="en-IN"/>
            </w:rPr>
          </w:pPr>
          <w:hyperlink w:anchor="_Toc109674963" w:history="1">
            <w:r w:rsidR="00F4751F" w:rsidRPr="00B44386">
              <w:rPr>
                <w:rStyle w:val="Hyperlink"/>
                <w:noProof/>
              </w:rPr>
              <w:t>04 MANAGEMENT OF PII and PHI</w:t>
            </w:r>
            <w:r w:rsidR="00F4751F">
              <w:rPr>
                <w:noProof/>
                <w:webHidden/>
              </w:rPr>
              <w:tab/>
            </w:r>
            <w:r w:rsidR="00F4751F">
              <w:rPr>
                <w:noProof/>
                <w:webHidden/>
              </w:rPr>
              <w:fldChar w:fldCharType="begin"/>
            </w:r>
            <w:r w:rsidR="00F4751F">
              <w:rPr>
                <w:noProof/>
                <w:webHidden/>
              </w:rPr>
              <w:instrText xml:space="preserve"> PAGEREF _Toc109674963 \h </w:instrText>
            </w:r>
            <w:r w:rsidR="00F4751F">
              <w:rPr>
                <w:noProof/>
                <w:webHidden/>
              </w:rPr>
            </w:r>
            <w:r w:rsidR="00F4751F">
              <w:rPr>
                <w:noProof/>
                <w:webHidden/>
              </w:rPr>
              <w:fldChar w:fldCharType="separate"/>
            </w:r>
            <w:r w:rsidR="00C63C16">
              <w:rPr>
                <w:noProof/>
                <w:webHidden/>
              </w:rPr>
              <w:t>11</w:t>
            </w:r>
            <w:r w:rsidR="00F4751F">
              <w:rPr>
                <w:noProof/>
                <w:webHidden/>
              </w:rPr>
              <w:fldChar w:fldCharType="end"/>
            </w:r>
          </w:hyperlink>
        </w:p>
        <w:p w14:paraId="695C9276" w14:textId="0D8DB7D0" w:rsidR="00F4751F" w:rsidRDefault="00512CBE">
          <w:pPr>
            <w:pStyle w:val="TOC1"/>
            <w:rPr>
              <w:rFonts w:asciiTheme="minorHAnsi" w:hAnsiTheme="minorHAnsi" w:cstheme="minorBidi"/>
              <w:b w:val="0"/>
              <w:noProof/>
              <w:sz w:val="22"/>
              <w:lang w:val="en-IN" w:eastAsia="en-IN"/>
            </w:rPr>
          </w:pPr>
          <w:hyperlink w:anchor="_Toc109674965" w:history="1">
            <w:r w:rsidR="00F4751F" w:rsidRPr="00B44386">
              <w:rPr>
                <w:rStyle w:val="Hyperlink"/>
                <w:noProof/>
              </w:rPr>
              <w:t>05 AUTOMATIC LOGOFF</w:t>
            </w:r>
            <w:r w:rsidR="00F4751F">
              <w:rPr>
                <w:noProof/>
                <w:webHidden/>
              </w:rPr>
              <w:tab/>
            </w:r>
            <w:r w:rsidR="00F4751F">
              <w:rPr>
                <w:noProof/>
                <w:webHidden/>
              </w:rPr>
              <w:fldChar w:fldCharType="begin"/>
            </w:r>
            <w:r w:rsidR="00F4751F">
              <w:rPr>
                <w:noProof/>
                <w:webHidden/>
              </w:rPr>
              <w:instrText xml:space="preserve"> PAGEREF _Toc109674965 \h </w:instrText>
            </w:r>
            <w:r w:rsidR="00F4751F">
              <w:rPr>
                <w:noProof/>
                <w:webHidden/>
              </w:rPr>
            </w:r>
            <w:r w:rsidR="00F4751F">
              <w:rPr>
                <w:noProof/>
                <w:webHidden/>
              </w:rPr>
              <w:fldChar w:fldCharType="separate"/>
            </w:r>
            <w:r w:rsidR="00C63C16">
              <w:rPr>
                <w:noProof/>
                <w:webHidden/>
              </w:rPr>
              <w:t>11</w:t>
            </w:r>
            <w:r w:rsidR="00F4751F">
              <w:rPr>
                <w:noProof/>
                <w:webHidden/>
              </w:rPr>
              <w:fldChar w:fldCharType="end"/>
            </w:r>
          </w:hyperlink>
        </w:p>
        <w:p w14:paraId="7FCF64E6" w14:textId="4D29E444" w:rsidR="00F4751F" w:rsidRDefault="00512CBE">
          <w:pPr>
            <w:pStyle w:val="TOC1"/>
            <w:rPr>
              <w:rFonts w:asciiTheme="minorHAnsi" w:hAnsiTheme="minorHAnsi" w:cstheme="minorBidi"/>
              <w:b w:val="0"/>
              <w:noProof/>
              <w:sz w:val="22"/>
              <w:lang w:val="en-IN" w:eastAsia="en-IN"/>
            </w:rPr>
          </w:pPr>
          <w:hyperlink w:anchor="_Toc109674968" w:history="1">
            <w:r w:rsidR="00F4751F" w:rsidRPr="00B44386">
              <w:rPr>
                <w:rStyle w:val="Hyperlink"/>
                <w:noProof/>
              </w:rPr>
              <w:t>06 AUDIT CONTROLS</w:t>
            </w:r>
            <w:r w:rsidR="00F4751F">
              <w:rPr>
                <w:noProof/>
                <w:webHidden/>
              </w:rPr>
              <w:tab/>
            </w:r>
            <w:r w:rsidR="00F4751F">
              <w:rPr>
                <w:noProof/>
                <w:webHidden/>
              </w:rPr>
              <w:fldChar w:fldCharType="begin"/>
            </w:r>
            <w:r w:rsidR="00F4751F">
              <w:rPr>
                <w:noProof/>
                <w:webHidden/>
              </w:rPr>
              <w:instrText xml:space="preserve"> PAGEREF _Toc109674968 \h </w:instrText>
            </w:r>
            <w:r w:rsidR="00F4751F">
              <w:rPr>
                <w:noProof/>
                <w:webHidden/>
              </w:rPr>
            </w:r>
            <w:r w:rsidR="00F4751F">
              <w:rPr>
                <w:noProof/>
                <w:webHidden/>
              </w:rPr>
              <w:fldChar w:fldCharType="separate"/>
            </w:r>
            <w:r w:rsidR="00C63C16">
              <w:rPr>
                <w:noProof/>
                <w:webHidden/>
              </w:rPr>
              <w:t>11</w:t>
            </w:r>
            <w:r w:rsidR="00F4751F">
              <w:rPr>
                <w:noProof/>
                <w:webHidden/>
              </w:rPr>
              <w:fldChar w:fldCharType="end"/>
            </w:r>
          </w:hyperlink>
        </w:p>
        <w:p w14:paraId="1B708F91" w14:textId="7E64FE75" w:rsidR="00F4751F" w:rsidRDefault="00512CBE">
          <w:pPr>
            <w:pStyle w:val="TOC1"/>
            <w:rPr>
              <w:rFonts w:asciiTheme="minorHAnsi" w:hAnsiTheme="minorHAnsi" w:cstheme="minorBidi"/>
              <w:b w:val="0"/>
              <w:noProof/>
              <w:sz w:val="22"/>
              <w:lang w:val="en-IN" w:eastAsia="en-IN"/>
            </w:rPr>
          </w:pPr>
          <w:hyperlink w:anchor="_Toc109674970" w:history="1">
            <w:r w:rsidR="00F4751F" w:rsidRPr="00B44386">
              <w:rPr>
                <w:rStyle w:val="Hyperlink"/>
                <w:noProof/>
              </w:rPr>
              <w:t>07 AUTHORIZATION</w:t>
            </w:r>
            <w:r w:rsidR="00F4751F">
              <w:rPr>
                <w:noProof/>
                <w:webHidden/>
              </w:rPr>
              <w:tab/>
            </w:r>
            <w:r w:rsidR="00F4751F">
              <w:rPr>
                <w:noProof/>
                <w:webHidden/>
              </w:rPr>
              <w:fldChar w:fldCharType="begin"/>
            </w:r>
            <w:r w:rsidR="00F4751F">
              <w:rPr>
                <w:noProof/>
                <w:webHidden/>
              </w:rPr>
              <w:instrText xml:space="preserve"> PAGEREF _Toc109674970 \h </w:instrText>
            </w:r>
            <w:r w:rsidR="00F4751F">
              <w:rPr>
                <w:noProof/>
                <w:webHidden/>
              </w:rPr>
            </w:r>
            <w:r w:rsidR="00F4751F">
              <w:rPr>
                <w:noProof/>
                <w:webHidden/>
              </w:rPr>
              <w:fldChar w:fldCharType="separate"/>
            </w:r>
            <w:r w:rsidR="00C63C16">
              <w:rPr>
                <w:noProof/>
                <w:webHidden/>
              </w:rPr>
              <w:t>11</w:t>
            </w:r>
            <w:r w:rsidR="00F4751F">
              <w:rPr>
                <w:noProof/>
                <w:webHidden/>
              </w:rPr>
              <w:fldChar w:fldCharType="end"/>
            </w:r>
          </w:hyperlink>
        </w:p>
        <w:p w14:paraId="48408172" w14:textId="7E172A82" w:rsidR="00F4751F" w:rsidRPr="00A065C3" w:rsidRDefault="00512CBE">
          <w:pPr>
            <w:pStyle w:val="TOC1"/>
            <w:rPr>
              <w:rStyle w:val="Hyperlink"/>
              <w:noProof/>
            </w:rPr>
          </w:pPr>
          <w:hyperlink w:anchor="_Toc109674971" w:history="1">
            <w:r w:rsidR="00F4751F" w:rsidRPr="00A065C3">
              <w:rPr>
                <w:rStyle w:val="Hyperlink"/>
                <w:noProof/>
              </w:rPr>
              <w:t>7.1 Access control policy and management</w:t>
            </w:r>
            <w:r w:rsidR="00F4751F" w:rsidRPr="00A065C3">
              <w:rPr>
                <w:rStyle w:val="Hyperlink"/>
                <w:noProof/>
                <w:webHidden/>
              </w:rPr>
              <w:tab/>
            </w:r>
            <w:r w:rsidR="00F4751F" w:rsidRPr="00A065C3">
              <w:rPr>
                <w:rStyle w:val="Hyperlink"/>
                <w:noProof/>
                <w:webHidden/>
              </w:rPr>
              <w:fldChar w:fldCharType="begin"/>
            </w:r>
            <w:r w:rsidR="00F4751F" w:rsidRPr="00A065C3">
              <w:rPr>
                <w:rStyle w:val="Hyperlink"/>
                <w:noProof/>
                <w:webHidden/>
              </w:rPr>
              <w:instrText xml:space="preserve"> PAGEREF _Toc109674971 \h </w:instrText>
            </w:r>
            <w:r w:rsidR="00F4751F" w:rsidRPr="00A065C3">
              <w:rPr>
                <w:rStyle w:val="Hyperlink"/>
                <w:noProof/>
                <w:webHidden/>
              </w:rPr>
            </w:r>
            <w:r w:rsidR="00F4751F" w:rsidRPr="00A065C3">
              <w:rPr>
                <w:rStyle w:val="Hyperlink"/>
                <w:noProof/>
                <w:webHidden/>
              </w:rPr>
              <w:fldChar w:fldCharType="separate"/>
            </w:r>
            <w:r w:rsidR="00C63C16" w:rsidRPr="00A065C3">
              <w:rPr>
                <w:rStyle w:val="Hyperlink"/>
                <w:noProof/>
                <w:webHidden/>
              </w:rPr>
              <w:t>11</w:t>
            </w:r>
            <w:r w:rsidR="00F4751F" w:rsidRPr="00A065C3">
              <w:rPr>
                <w:rStyle w:val="Hyperlink"/>
                <w:noProof/>
                <w:webHidden/>
              </w:rPr>
              <w:fldChar w:fldCharType="end"/>
            </w:r>
          </w:hyperlink>
        </w:p>
        <w:p w14:paraId="7FBFE65E" w14:textId="41DE2DA9" w:rsidR="00F4751F" w:rsidRDefault="00512CBE">
          <w:pPr>
            <w:pStyle w:val="TOC1"/>
            <w:rPr>
              <w:rFonts w:asciiTheme="minorHAnsi" w:hAnsiTheme="minorHAnsi" w:cstheme="minorBidi"/>
              <w:b w:val="0"/>
              <w:noProof/>
              <w:sz w:val="22"/>
              <w:lang w:val="en-IN" w:eastAsia="en-IN"/>
            </w:rPr>
          </w:pPr>
          <w:hyperlink w:anchor="_Toc109674973" w:history="1">
            <w:r w:rsidR="00F4751F" w:rsidRPr="00B44386">
              <w:rPr>
                <w:rStyle w:val="Hyperlink"/>
                <w:noProof/>
              </w:rPr>
              <w:t>08 CYBER SECURITY PRODUCT UPGRADES</w:t>
            </w:r>
            <w:r w:rsidR="00F4751F">
              <w:rPr>
                <w:noProof/>
                <w:webHidden/>
              </w:rPr>
              <w:tab/>
            </w:r>
            <w:r w:rsidR="00F4751F">
              <w:rPr>
                <w:noProof/>
                <w:webHidden/>
              </w:rPr>
              <w:fldChar w:fldCharType="begin"/>
            </w:r>
            <w:r w:rsidR="00F4751F">
              <w:rPr>
                <w:noProof/>
                <w:webHidden/>
              </w:rPr>
              <w:instrText xml:space="preserve"> PAGEREF _Toc109674973 \h </w:instrText>
            </w:r>
            <w:r w:rsidR="00F4751F">
              <w:rPr>
                <w:noProof/>
                <w:webHidden/>
              </w:rPr>
            </w:r>
            <w:r w:rsidR="00F4751F">
              <w:rPr>
                <w:noProof/>
                <w:webHidden/>
              </w:rPr>
              <w:fldChar w:fldCharType="separate"/>
            </w:r>
            <w:r w:rsidR="00C63C16">
              <w:rPr>
                <w:noProof/>
                <w:webHidden/>
              </w:rPr>
              <w:t>11</w:t>
            </w:r>
            <w:r w:rsidR="00F4751F">
              <w:rPr>
                <w:noProof/>
                <w:webHidden/>
              </w:rPr>
              <w:fldChar w:fldCharType="end"/>
            </w:r>
          </w:hyperlink>
        </w:p>
        <w:p w14:paraId="7FF5A0C0" w14:textId="766BC506" w:rsidR="00F4751F" w:rsidRDefault="00512CBE">
          <w:pPr>
            <w:pStyle w:val="TOC1"/>
            <w:rPr>
              <w:rFonts w:asciiTheme="minorHAnsi" w:hAnsiTheme="minorHAnsi" w:cstheme="minorBidi"/>
              <w:b w:val="0"/>
              <w:noProof/>
              <w:sz w:val="22"/>
              <w:lang w:val="en-IN" w:eastAsia="en-IN"/>
            </w:rPr>
          </w:pPr>
          <w:hyperlink w:anchor="_Toc109674974" w:history="1">
            <w:r w:rsidR="00F4751F" w:rsidRPr="00B44386">
              <w:rPr>
                <w:rStyle w:val="Hyperlink"/>
                <w:noProof/>
              </w:rPr>
              <w:t>8.1 System Maintenance</w:t>
            </w:r>
            <w:r w:rsidR="00F4751F">
              <w:rPr>
                <w:noProof/>
                <w:webHidden/>
              </w:rPr>
              <w:tab/>
            </w:r>
            <w:r w:rsidR="00F4751F">
              <w:rPr>
                <w:noProof/>
                <w:webHidden/>
              </w:rPr>
              <w:fldChar w:fldCharType="begin"/>
            </w:r>
            <w:r w:rsidR="00F4751F">
              <w:rPr>
                <w:noProof/>
                <w:webHidden/>
              </w:rPr>
              <w:instrText xml:space="preserve"> PAGEREF _Toc109674974 \h </w:instrText>
            </w:r>
            <w:r w:rsidR="00F4751F">
              <w:rPr>
                <w:noProof/>
                <w:webHidden/>
              </w:rPr>
            </w:r>
            <w:r w:rsidR="00F4751F">
              <w:rPr>
                <w:noProof/>
                <w:webHidden/>
              </w:rPr>
              <w:fldChar w:fldCharType="separate"/>
            </w:r>
            <w:r w:rsidR="00C63C16">
              <w:rPr>
                <w:noProof/>
                <w:webHidden/>
              </w:rPr>
              <w:t>12</w:t>
            </w:r>
            <w:r w:rsidR="00F4751F">
              <w:rPr>
                <w:noProof/>
                <w:webHidden/>
              </w:rPr>
              <w:fldChar w:fldCharType="end"/>
            </w:r>
          </w:hyperlink>
        </w:p>
        <w:p w14:paraId="5BFE0EBB" w14:textId="038BF140" w:rsidR="00F4751F" w:rsidRDefault="00512CBE">
          <w:pPr>
            <w:pStyle w:val="TOC1"/>
            <w:rPr>
              <w:rFonts w:asciiTheme="minorHAnsi" w:hAnsiTheme="minorHAnsi" w:cstheme="minorBidi"/>
              <w:b w:val="0"/>
              <w:noProof/>
              <w:sz w:val="22"/>
              <w:lang w:val="en-IN" w:eastAsia="en-IN"/>
            </w:rPr>
          </w:pPr>
          <w:hyperlink w:anchor="_Toc109674976" w:history="1">
            <w:r w:rsidR="00F4751F" w:rsidRPr="00B44386">
              <w:rPr>
                <w:rStyle w:val="Hyperlink"/>
                <w:noProof/>
              </w:rPr>
              <w:t>09 HEALTH DATA DE-IDENTIFICATION</w:t>
            </w:r>
            <w:r w:rsidR="00F4751F">
              <w:rPr>
                <w:noProof/>
                <w:webHidden/>
              </w:rPr>
              <w:tab/>
            </w:r>
            <w:r w:rsidR="00F4751F">
              <w:rPr>
                <w:noProof/>
                <w:webHidden/>
              </w:rPr>
              <w:fldChar w:fldCharType="begin"/>
            </w:r>
            <w:r w:rsidR="00F4751F">
              <w:rPr>
                <w:noProof/>
                <w:webHidden/>
              </w:rPr>
              <w:instrText xml:space="preserve"> PAGEREF _Toc109674976 \h </w:instrText>
            </w:r>
            <w:r w:rsidR="00F4751F">
              <w:rPr>
                <w:noProof/>
                <w:webHidden/>
              </w:rPr>
            </w:r>
            <w:r w:rsidR="00F4751F">
              <w:rPr>
                <w:noProof/>
                <w:webHidden/>
              </w:rPr>
              <w:fldChar w:fldCharType="separate"/>
            </w:r>
            <w:r w:rsidR="00C63C16">
              <w:rPr>
                <w:noProof/>
                <w:webHidden/>
              </w:rPr>
              <w:t>12</w:t>
            </w:r>
            <w:r w:rsidR="00F4751F">
              <w:rPr>
                <w:noProof/>
                <w:webHidden/>
              </w:rPr>
              <w:fldChar w:fldCharType="end"/>
            </w:r>
          </w:hyperlink>
        </w:p>
        <w:p w14:paraId="48AA0A8E" w14:textId="280283A7" w:rsidR="00F4751F" w:rsidRDefault="00512CBE">
          <w:pPr>
            <w:pStyle w:val="TOC1"/>
            <w:rPr>
              <w:rFonts w:asciiTheme="minorHAnsi" w:hAnsiTheme="minorHAnsi" w:cstheme="minorBidi"/>
              <w:b w:val="0"/>
              <w:noProof/>
              <w:sz w:val="22"/>
              <w:lang w:val="en-IN" w:eastAsia="en-IN"/>
            </w:rPr>
          </w:pPr>
          <w:hyperlink w:anchor="_Toc109674978" w:history="1">
            <w:r w:rsidR="00F4751F" w:rsidRPr="00B44386">
              <w:rPr>
                <w:rStyle w:val="Hyperlink"/>
                <w:noProof/>
              </w:rPr>
              <w:t>10 DATA BACKUP AND DISASTER RECOVERY</w:t>
            </w:r>
            <w:r w:rsidR="00F4751F">
              <w:rPr>
                <w:noProof/>
                <w:webHidden/>
              </w:rPr>
              <w:tab/>
            </w:r>
            <w:r w:rsidR="00F4751F">
              <w:rPr>
                <w:noProof/>
                <w:webHidden/>
              </w:rPr>
              <w:fldChar w:fldCharType="begin"/>
            </w:r>
            <w:r w:rsidR="00F4751F">
              <w:rPr>
                <w:noProof/>
                <w:webHidden/>
              </w:rPr>
              <w:instrText xml:space="preserve"> PAGEREF _Toc109674978 \h </w:instrText>
            </w:r>
            <w:r w:rsidR="00F4751F">
              <w:rPr>
                <w:noProof/>
                <w:webHidden/>
              </w:rPr>
            </w:r>
            <w:r w:rsidR="00F4751F">
              <w:rPr>
                <w:noProof/>
                <w:webHidden/>
              </w:rPr>
              <w:fldChar w:fldCharType="separate"/>
            </w:r>
            <w:r w:rsidR="00C63C16">
              <w:rPr>
                <w:noProof/>
                <w:webHidden/>
              </w:rPr>
              <w:t>12</w:t>
            </w:r>
            <w:r w:rsidR="00F4751F">
              <w:rPr>
                <w:noProof/>
                <w:webHidden/>
              </w:rPr>
              <w:fldChar w:fldCharType="end"/>
            </w:r>
          </w:hyperlink>
        </w:p>
        <w:p w14:paraId="3E63D063" w14:textId="158E0D89" w:rsidR="00F4751F" w:rsidRDefault="00512CBE">
          <w:pPr>
            <w:pStyle w:val="TOC1"/>
            <w:rPr>
              <w:rFonts w:asciiTheme="minorHAnsi" w:hAnsiTheme="minorHAnsi" w:cstheme="minorBidi"/>
              <w:b w:val="0"/>
              <w:noProof/>
              <w:sz w:val="22"/>
              <w:lang w:val="en-IN" w:eastAsia="en-IN"/>
            </w:rPr>
          </w:pPr>
          <w:hyperlink w:anchor="_Toc109674979" w:history="1">
            <w:r w:rsidR="00F4751F" w:rsidRPr="00B44386">
              <w:rPr>
                <w:rStyle w:val="Hyperlink"/>
                <w:noProof/>
              </w:rPr>
              <w:t>10.1 Contingency Plan: Testing, Maintenance and Training</w:t>
            </w:r>
            <w:r w:rsidR="00F4751F">
              <w:rPr>
                <w:noProof/>
                <w:webHidden/>
              </w:rPr>
              <w:tab/>
            </w:r>
            <w:r w:rsidR="00F4751F">
              <w:rPr>
                <w:noProof/>
                <w:webHidden/>
              </w:rPr>
              <w:fldChar w:fldCharType="begin"/>
            </w:r>
            <w:r w:rsidR="00F4751F">
              <w:rPr>
                <w:noProof/>
                <w:webHidden/>
              </w:rPr>
              <w:instrText xml:space="preserve"> PAGEREF _Toc109674979 \h </w:instrText>
            </w:r>
            <w:r w:rsidR="00F4751F">
              <w:rPr>
                <w:noProof/>
                <w:webHidden/>
              </w:rPr>
            </w:r>
            <w:r w:rsidR="00F4751F">
              <w:rPr>
                <w:noProof/>
                <w:webHidden/>
              </w:rPr>
              <w:fldChar w:fldCharType="separate"/>
            </w:r>
            <w:r w:rsidR="00C63C16">
              <w:rPr>
                <w:noProof/>
                <w:webHidden/>
              </w:rPr>
              <w:t>12</w:t>
            </w:r>
            <w:r w:rsidR="00F4751F">
              <w:rPr>
                <w:noProof/>
                <w:webHidden/>
              </w:rPr>
              <w:fldChar w:fldCharType="end"/>
            </w:r>
          </w:hyperlink>
        </w:p>
        <w:p w14:paraId="163E47E6" w14:textId="6578F622" w:rsidR="00F4751F" w:rsidRDefault="00512CBE">
          <w:pPr>
            <w:pStyle w:val="TOC1"/>
            <w:rPr>
              <w:rFonts w:asciiTheme="minorHAnsi" w:hAnsiTheme="minorHAnsi" w:cstheme="minorBidi"/>
              <w:b w:val="0"/>
              <w:noProof/>
              <w:sz w:val="22"/>
              <w:lang w:val="en-IN" w:eastAsia="en-IN"/>
            </w:rPr>
          </w:pPr>
          <w:hyperlink w:anchor="_Toc109674980" w:history="1">
            <w:r w:rsidR="00F4751F" w:rsidRPr="00B44386">
              <w:rPr>
                <w:rStyle w:val="Hyperlink"/>
                <w:noProof/>
              </w:rPr>
              <w:t>10.2 Configuration settings</w:t>
            </w:r>
            <w:r w:rsidR="00F4751F">
              <w:rPr>
                <w:noProof/>
                <w:webHidden/>
              </w:rPr>
              <w:tab/>
            </w:r>
            <w:r w:rsidR="00F4751F">
              <w:rPr>
                <w:noProof/>
                <w:webHidden/>
              </w:rPr>
              <w:fldChar w:fldCharType="begin"/>
            </w:r>
            <w:r w:rsidR="00F4751F">
              <w:rPr>
                <w:noProof/>
                <w:webHidden/>
              </w:rPr>
              <w:instrText xml:space="preserve"> PAGEREF _Toc109674980 \h </w:instrText>
            </w:r>
            <w:r w:rsidR="00F4751F">
              <w:rPr>
                <w:noProof/>
                <w:webHidden/>
              </w:rPr>
            </w:r>
            <w:r w:rsidR="00F4751F">
              <w:rPr>
                <w:noProof/>
                <w:webHidden/>
              </w:rPr>
              <w:fldChar w:fldCharType="separate"/>
            </w:r>
            <w:r w:rsidR="00C63C16">
              <w:rPr>
                <w:noProof/>
                <w:webHidden/>
              </w:rPr>
              <w:t>13</w:t>
            </w:r>
            <w:r w:rsidR="00F4751F">
              <w:rPr>
                <w:noProof/>
                <w:webHidden/>
              </w:rPr>
              <w:fldChar w:fldCharType="end"/>
            </w:r>
          </w:hyperlink>
        </w:p>
        <w:p w14:paraId="6E59058A" w14:textId="20190296" w:rsidR="00F4751F" w:rsidRDefault="00512CBE">
          <w:pPr>
            <w:pStyle w:val="TOC1"/>
            <w:rPr>
              <w:rFonts w:asciiTheme="minorHAnsi" w:hAnsiTheme="minorHAnsi" w:cstheme="minorBidi"/>
              <w:b w:val="0"/>
              <w:noProof/>
              <w:sz w:val="22"/>
              <w:lang w:val="en-IN" w:eastAsia="en-IN"/>
            </w:rPr>
          </w:pPr>
          <w:hyperlink w:anchor="_Toc109674981" w:history="1">
            <w:r w:rsidR="00F4751F" w:rsidRPr="00B44386">
              <w:rPr>
                <w:rStyle w:val="Hyperlink"/>
                <w:noProof/>
              </w:rPr>
              <w:t>11 EMERGENCY ACCESS</w:t>
            </w:r>
            <w:r w:rsidR="00F4751F">
              <w:rPr>
                <w:noProof/>
                <w:webHidden/>
              </w:rPr>
              <w:tab/>
            </w:r>
            <w:r w:rsidR="00F4751F">
              <w:rPr>
                <w:noProof/>
                <w:webHidden/>
              </w:rPr>
              <w:fldChar w:fldCharType="begin"/>
            </w:r>
            <w:r w:rsidR="00F4751F">
              <w:rPr>
                <w:noProof/>
                <w:webHidden/>
              </w:rPr>
              <w:instrText xml:space="preserve"> PAGEREF _Toc109674981 \h </w:instrText>
            </w:r>
            <w:r w:rsidR="00F4751F">
              <w:rPr>
                <w:noProof/>
                <w:webHidden/>
              </w:rPr>
            </w:r>
            <w:r w:rsidR="00F4751F">
              <w:rPr>
                <w:noProof/>
                <w:webHidden/>
              </w:rPr>
              <w:fldChar w:fldCharType="separate"/>
            </w:r>
            <w:r w:rsidR="00C63C16">
              <w:rPr>
                <w:noProof/>
                <w:webHidden/>
              </w:rPr>
              <w:t>13</w:t>
            </w:r>
            <w:r w:rsidR="00F4751F">
              <w:rPr>
                <w:noProof/>
                <w:webHidden/>
              </w:rPr>
              <w:fldChar w:fldCharType="end"/>
            </w:r>
          </w:hyperlink>
        </w:p>
        <w:p w14:paraId="0A39409A" w14:textId="57A16851" w:rsidR="00F4751F" w:rsidRDefault="00512CBE">
          <w:pPr>
            <w:pStyle w:val="TOC1"/>
            <w:rPr>
              <w:rFonts w:asciiTheme="minorHAnsi" w:hAnsiTheme="minorHAnsi" w:cstheme="minorBidi"/>
              <w:b w:val="0"/>
              <w:noProof/>
              <w:sz w:val="22"/>
              <w:lang w:val="en-IN" w:eastAsia="en-IN"/>
            </w:rPr>
          </w:pPr>
          <w:hyperlink w:anchor="_Toc109674983" w:history="1">
            <w:r w:rsidR="00F4751F" w:rsidRPr="00B44386">
              <w:rPr>
                <w:rStyle w:val="Hyperlink"/>
                <w:noProof/>
              </w:rPr>
              <w:t>12 HEALTH DATA INTEGRITY AND AUTHENTICITY</w:t>
            </w:r>
            <w:r w:rsidR="00F4751F">
              <w:rPr>
                <w:noProof/>
                <w:webHidden/>
              </w:rPr>
              <w:tab/>
            </w:r>
            <w:r w:rsidR="00F4751F">
              <w:rPr>
                <w:noProof/>
                <w:webHidden/>
              </w:rPr>
              <w:fldChar w:fldCharType="begin"/>
            </w:r>
            <w:r w:rsidR="00F4751F">
              <w:rPr>
                <w:noProof/>
                <w:webHidden/>
              </w:rPr>
              <w:instrText xml:space="preserve"> PAGEREF _Toc109674983 \h </w:instrText>
            </w:r>
            <w:r w:rsidR="00F4751F">
              <w:rPr>
                <w:noProof/>
                <w:webHidden/>
              </w:rPr>
            </w:r>
            <w:r w:rsidR="00F4751F">
              <w:rPr>
                <w:noProof/>
                <w:webHidden/>
              </w:rPr>
              <w:fldChar w:fldCharType="separate"/>
            </w:r>
            <w:r w:rsidR="00C63C16">
              <w:rPr>
                <w:noProof/>
                <w:webHidden/>
              </w:rPr>
              <w:t>13</w:t>
            </w:r>
            <w:r w:rsidR="00F4751F">
              <w:rPr>
                <w:noProof/>
                <w:webHidden/>
              </w:rPr>
              <w:fldChar w:fldCharType="end"/>
            </w:r>
          </w:hyperlink>
        </w:p>
        <w:p w14:paraId="5146F280" w14:textId="39D980C1" w:rsidR="00F4751F" w:rsidRDefault="00512CBE">
          <w:pPr>
            <w:pStyle w:val="TOC1"/>
            <w:rPr>
              <w:rFonts w:asciiTheme="minorHAnsi" w:hAnsiTheme="minorHAnsi" w:cstheme="minorBidi"/>
              <w:b w:val="0"/>
              <w:noProof/>
              <w:sz w:val="22"/>
              <w:lang w:val="en-IN" w:eastAsia="en-IN"/>
            </w:rPr>
          </w:pPr>
          <w:hyperlink w:anchor="_Toc109674985" w:history="1">
            <w:r w:rsidR="00F4751F" w:rsidRPr="00B44386">
              <w:rPr>
                <w:rStyle w:val="Hyperlink"/>
                <w:noProof/>
              </w:rPr>
              <w:t>13 MALWARE DETECTION/PROTECTION</w:t>
            </w:r>
            <w:r w:rsidR="00F4751F">
              <w:rPr>
                <w:noProof/>
                <w:webHidden/>
              </w:rPr>
              <w:tab/>
            </w:r>
            <w:r w:rsidR="00F4751F">
              <w:rPr>
                <w:noProof/>
                <w:webHidden/>
              </w:rPr>
              <w:fldChar w:fldCharType="begin"/>
            </w:r>
            <w:r w:rsidR="00F4751F">
              <w:rPr>
                <w:noProof/>
                <w:webHidden/>
              </w:rPr>
              <w:instrText xml:space="preserve"> PAGEREF _Toc109674985 \h </w:instrText>
            </w:r>
            <w:r w:rsidR="00F4751F">
              <w:rPr>
                <w:noProof/>
                <w:webHidden/>
              </w:rPr>
            </w:r>
            <w:r w:rsidR="00F4751F">
              <w:rPr>
                <w:noProof/>
                <w:webHidden/>
              </w:rPr>
              <w:fldChar w:fldCharType="separate"/>
            </w:r>
            <w:r w:rsidR="00C63C16">
              <w:rPr>
                <w:noProof/>
                <w:webHidden/>
              </w:rPr>
              <w:t>13</w:t>
            </w:r>
            <w:r w:rsidR="00F4751F">
              <w:rPr>
                <w:noProof/>
                <w:webHidden/>
              </w:rPr>
              <w:fldChar w:fldCharType="end"/>
            </w:r>
          </w:hyperlink>
        </w:p>
        <w:p w14:paraId="29D20440" w14:textId="291E5321" w:rsidR="00F4751F" w:rsidRDefault="00512CBE">
          <w:pPr>
            <w:pStyle w:val="TOC1"/>
            <w:rPr>
              <w:rFonts w:asciiTheme="minorHAnsi" w:hAnsiTheme="minorHAnsi" w:cstheme="minorBidi"/>
              <w:b w:val="0"/>
              <w:noProof/>
              <w:sz w:val="22"/>
              <w:lang w:val="en-IN" w:eastAsia="en-IN"/>
            </w:rPr>
          </w:pPr>
          <w:hyperlink w:anchor="_Toc109674986" w:history="1">
            <w:r w:rsidR="00F4751F" w:rsidRPr="00B44386">
              <w:rPr>
                <w:rStyle w:val="Hyperlink"/>
                <w:noProof/>
              </w:rPr>
              <w:t>13.1 Flaw remediation &amp; Vulnerability Management</w:t>
            </w:r>
            <w:r w:rsidR="00F4751F">
              <w:rPr>
                <w:noProof/>
                <w:webHidden/>
              </w:rPr>
              <w:tab/>
            </w:r>
            <w:r w:rsidR="00F4751F">
              <w:rPr>
                <w:noProof/>
                <w:webHidden/>
              </w:rPr>
              <w:fldChar w:fldCharType="begin"/>
            </w:r>
            <w:r w:rsidR="00F4751F">
              <w:rPr>
                <w:noProof/>
                <w:webHidden/>
              </w:rPr>
              <w:instrText xml:space="preserve"> PAGEREF _Toc109674986 \h </w:instrText>
            </w:r>
            <w:r w:rsidR="00F4751F">
              <w:rPr>
                <w:noProof/>
                <w:webHidden/>
              </w:rPr>
            </w:r>
            <w:r w:rsidR="00F4751F">
              <w:rPr>
                <w:noProof/>
                <w:webHidden/>
              </w:rPr>
              <w:fldChar w:fldCharType="separate"/>
            </w:r>
            <w:r w:rsidR="00C63C16">
              <w:rPr>
                <w:noProof/>
                <w:webHidden/>
              </w:rPr>
              <w:t>13</w:t>
            </w:r>
            <w:r w:rsidR="00F4751F">
              <w:rPr>
                <w:noProof/>
                <w:webHidden/>
              </w:rPr>
              <w:fldChar w:fldCharType="end"/>
            </w:r>
          </w:hyperlink>
        </w:p>
        <w:p w14:paraId="213BEA0E" w14:textId="2A7D277D" w:rsidR="00F4751F" w:rsidRDefault="00512CBE">
          <w:pPr>
            <w:pStyle w:val="TOC1"/>
            <w:rPr>
              <w:rFonts w:asciiTheme="minorHAnsi" w:hAnsiTheme="minorHAnsi" w:cstheme="minorBidi"/>
              <w:b w:val="0"/>
              <w:noProof/>
              <w:sz w:val="22"/>
              <w:lang w:val="en-IN" w:eastAsia="en-IN"/>
            </w:rPr>
          </w:pPr>
          <w:hyperlink w:anchor="_Toc109674988" w:history="1">
            <w:r w:rsidR="00F4751F" w:rsidRPr="00B44386">
              <w:rPr>
                <w:rStyle w:val="Hyperlink"/>
                <w:noProof/>
              </w:rPr>
              <w:t>13.2 Malicious code protection</w:t>
            </w:r>
            <w:r w:rsidR="00F4751F">
              <w:rPr>
                <w:noProof/>
                <w:webHidden/>
              </w:rPr>
              <w:tab/>
            </w:r>
            <w:r w:rsidR="00F4751F">
              <w:rPr>
                <w:noProof/>
                <w:webHidden/>
              </w:rPr>
              <w:fldChar w:fldCharType="begin"/>
            </w:r>
            <w:r w:rsidR="00F4751F">
              <w:rPr>
                <w:noProof/>
                <w:webHidden/>
              </w:rPr>
              <w:instrText xml:space="preserve"> PAGEREF _Toc109674988 \h </w:instrText>
            </w:r>
            <w:r w:rsidR="00F4751F">
              <w:rPr>
                <w:noProof/>
                <w:webHidden/>
              </w:rPr>
            </w:r>
            <w:r w:rsidR="00F4751F">
              <w:rPr>
                <w:noProof/>
                <w:webHidden/>
              </w:rPr>
              <w:fldChar w:fldCharType="separate"/>
            </w:r>
            <w:r w:rsidR="00C63C16">
              <w:rPr>
                <w:noProof/>
                <w:webHidden/>
              </w:rPr>
              <w:t>14</w:t>
            </w:r>
            <w:r w:rsidR="00F4751F">
              <w:rPr>
                <w:noProof/>
                <w:webHidden/>
              </w:rPr>
              <w:fldChar w:fldCharType="end"/>
            </w:r>
          </w:hyperlink>
        </w:p>
        <w:p w14:paraId="0BC539EB" w14:textId="7C389CE8" w:rsidR="00F4751F" w:rsidRDefault="00512CBE">
          <w:pPr>
            <w:pStyle w:val="TOC1"/>
            <w:rPr>
              <w:rFonts w:asciiTheme="minorHAnsi" w:hAnsiTheme="minorHAnsi" w:cstheme="minorBidi"/>
              <w:b w:val="0"/>
              <w:noProof/>
              <w:sz w:val="22"/>
              <w:lang w:val="en-IN" w:eastAsia="en-IN"/>
            </w:rPr>
          </w:pPr>
          <w:hyperlink w:anchor="_Toc109674990" w:history="1">
            <w:r w:rsidR="00F4751F" w:rsidRPr="00B44386">
              <w:rPr>
                <w:rStyle w:val="Hyperlink"/>
                <w:noProof/>
              </w:rPr>
              <w:t>13.3 Information system monitoring</w:t>
            </w:r>
            <w:r w:rsidR="00F4751F">
              <w:rPr>
                <w:noProof/>
                <w:webHidden/>
              </w:rPr>
              <w:tab/>
            </w:r>
            <w:r w:rsidR="00F4751F">
              <w:rPr>
                <w:noProof/>
                <w:webHidden/>
              </w:rPr>
              <w:fldChar w:fldCharType="begin"/>
            </w:r>
            <w:r w:rsidR="00F4751F">
              <w:rPr>
                <w:noProof/>
                <w:webHidden/>
              </w:rPr>
              <w:instrText xml:space="preserve"> PAGEREF _Toc109674990 \h </w:instrText>
            </w:r>
            <w:r w:rsidR="00F4751F">
              <w:rPr>
                <w:noProof/>
                <w:webHidden/>
              </w:rPr>
            </w:r>
            <w:r w:rsidR="00F4751F">
              <w:rPr>
                <w:noProof/>
                <w:webHidden/>
              </w:rPr>
              <w:fldChar w:fldCharType="separate"/>
            </w:r>
            <w:r w:rsidR="00C63C16">
              <w:rPr>
                <w:noProof/>
                <w:webHidden/>
              </w:rPr>
              <w:t>15</w:t>
            </w:r>
            <w:r w:rsidR="00F4751F">
              <w:rPr>
                <w:noProof/>
                <w:webHidden/>
              </w:rPr>
              <w:fldChar w:fldCharType="end"/>
            </w:r>
          </w:hyperlink>
        </w:p>
        <w:p w14:paraId="284BAA30" w14:textId="4B2D0B6A" w:rsidR="00F4751F" w:rsidRDefault="00512CBE">
          <w:pPr>
            <w:pStyle w:val="TOC1"/>
            <w:rPr>
              <w:rFonts w:asciiTheme="minorHAnsi" w:hAnsiTheme="minorHAnsi" w:cstheme="minorBidi"/>
              <w:b w:val="0"/>
              <w:noProof/>
              <w:sz w:val="22"/>
              <w:lang w:val="en-IN" w:eastAsia="en-IN"/>
            </w:rPr>
          </w:pPr>
          <w:hyperlink w:anchor="_Toc109674991" w:history="1">
            <w:r w:rsidR="00F4751F" w:rsidRPr="00B44386">
              <w:rPr>
                <w:rStyle w:val="Hyperlink"/>
                <w:noProof/>
              </w:rPr>
              <w:t>13.4 Security Alerts, Advisories, and Directives</w:t>
            </w:r>
            <w:r w:rsidR="00F4751F">
              <w:rPr>
                <w:noProof/>
                <w:webHidden/>
              </w:rPr>
              <w:tab/>
            </w:r>
            <w:r w:rsidR="00F4751F">
              <w:rPr>
                <w:noProof/>
                <w:webHidden/>
              </w:rPr>
              <w:fldChar w:fldCharType="begin"/>
            </w:r>
            <w:r w:rsidR="00F4751F">
              <w:rPr>
                <w:noProof/>
                <w:webHidden/>
              </w:rPr>
              <w:instrText xml:space="preserve"> PAGEREF _Toc109674991 \h </w:instrText>
            </w:r>
            <w:r w:rsidR="00F4751F">
              <w:rPr>
                <w:noProof/>
                <w:webHidden/>
              </w:rPr>
            </w:r>
            <w:r w:rsidR="00F4751F">
              <w:rPr>
                <w:noProof/>
                <w:webHidden/>
              </w:rPr>
              <w:fldChar w:fldCharType="separate"/>
            </w:r>
            <w:r w:rsidR="00C63C16">
              <w:rPr>
                <w:noProof/>
                <w:webHidden/>
              </w:rPr>
              <w:t>15</w:t>
            </w:r>
            <w:r w:rsidR="00F4751F">
              <w:rPr>
                <w:noProof/>
                <w:webHidden/>
              </w:rPr>
              <w:fldChar w:fldCharType="end"/>
            </w:r>
          </w:hyperlink>
        </w:p>
        <w:p w14:paraId="79CCC7A7" w14:textId="334E49C2" w:rsidR="00F4751F" w:rsidRDefault="00512CBE">
          <w:pPr>
            <w:pStyle w:val="TOC1"/>
            <w:rPr>
              <w:rFonts w:asciiTheme="minorHAnsi" w:hAnsiTheme="minorHAnsi" w:cstheme="minorBidi"/>
              <w:b w:val="0"/>
              <w:noProof/>
              <w:sz w:val="22"/>
              <w:lang w:val="en-IN" w:eastAsia="en-IN"/>
            </w:rPr>
          </w:pPr>
          <w:hyperlink w:anchor="_Toc109674992" w:history="1">
            <w:r w:rsidR="00F4751F" w:rsidRPr="00B44386">
              <w:rPr>
                <w:rStyle w:val="Hyperlink"/>
                <w:noProof/>
              </w:rPr>
              <w:t>14 NODE AUTHENTICATION</w:t>
            </w:r>
            <w:r w:rsidR="00F4751F">
              <w:rPr>
                <w:noProof/>
                <w:webHidden/>
              </w:rPr>
              <w:tab/>
            </w:r>
            <w:r w:rsidR="00F4751F">
              <w:rPr>
                <w:noProof/>
                <w:webHidden/>
              </w:rPr>
              <w:fldChar w:fldCharType="begin"/>
            </w:r>
            <w:r w:rsidR="00F4751F">
              <w:rPr>
                <w:noProof/>
                <w:webHidden/>
              </w:rPr>
              <w:instrText xml:space="preserve"> PAGEREF _Toc109674992 \h </w:instrText>
            </w:r>
            <w:r w:rsidR="00F4751F">
              <w:rPr>
                <w:noProof/>
                <w:webHidden/>
              </w:rPr>
            </w:r>
            <w:r w:rsidR="00F4751F">
              <w:rPr>
                <w:noProof/>
                <w:webHidden/>
              </w:rPr>
              <w:fldChar w:fldCharType="separate"/>
            </w:r>
            <w:r w:rsidR="00C63C16">
              <w:rPr>
                <w:noProof/>
                <w:webHidden/>
              </w:rPr>
              <w:t>16</w:t>
            </w:r>
            <w:r w:rsidR="00F4751F">
              <w:rPr>
                <w:noProof/>
                <w:webHidden/>
              </w:rPr>
              <w:fldChar w:fldCharType="end"/>
            </w:r>
          </w:hyperlink>
        </w:p>
        <w:p w14:paraId="68A6C7E0" w14:textId="3B36FEF0" w:rsidR="00F4751F" w:rsidRDefault="00512CBE">
          <w:pPr>
            <w:pStyle w:val="TOC1"/>
            <w:rPr>
              <w:rFonts w:asciiTheme="minorHAnsi" w:hAnsiTheme="minorHAnsi" w:cstheme="minorBidi"/>
              <w:b w:val="0"/>
              <w:noProof/>
              <w:sz w:val="22"/>
              <w:lang w:val="en-IN" w:eastAsia="en-IN"/>
            </w:rPr>
          </w:pPr>
          <w:hyperlink w:anchor="_Toc109674996" w:history="1">
            <w:r w:rsidR="00F4751F" w:rsidRPr="00B44386">
              <w:rPr>
                <w:rStyle w:val="Hyperlink"/>
                <w:noProof/>
              </w:rPr>
              <w:t>15 CONNECTIVITY CAPABILITIES</w:t>
            </w:r>
            <w:r w:rsidR="00F4751F">
              <w:rPr>
                <w:noProof/>
                <w:webHidden/>
              </w:rPr>
              <w:tab/>
            </w:r>
            <w:r w:rsidR="00F4751F">
              <w:rPr>
                <w:noProof/>
                <w:webHidden/>
              </w:rPr>
              <w:fldChar w:fldCharType="begin"/>
            </w:r>
            <w:r w:rsidR="00F4751F">
              <w:rPr>
                <w:noProof/>
                <w:webHidden/>
              </w:rPr>
              <w:instrText xml:space="preserve"> PAGEREF _Toc109674996 \h </w:instrText>
            </w:r>
            <w:r w:rsidR="00F4751F">
              <w:rPr>
                <w:noProof/>
                <w:webHidden/>
              </w:rPr>
            </w:r>
            <w:r w:rsidR="00F4751F">
              <w:rPr>
                <w:noProof/>
                <w:webHidden/>
              </w:rPr>
              <w:fldChar w:fldCharType="separate"/>
            </w:r>
            <w:r w:rsidR="00C63C16">
              <w:rPr>
                <w:noProof/>
                <w:webHidden/>
              </w:rPr>
              <w:t>16</w:t>
            </w:r>
            <w:r w:rsidR="00F4751F">
              <w:rPr>
                <w:noProof/>
                <w:webHidden/>
              </w:rPr>
              <w:fldChar w:fldCharType="end"/>
            </w:r>
          </w:hyperlink>
        </w:p>
        <w:p w14:paraId="614ED9F4" w14:textId="542FDCF7" w:rsidR="00F4751F" w:rsidRDefault="00512CBE">
          <w:pPr>
            <w:pStyle w:val="TOC1"/>
            <w:rPr>
              <w:rFonts w:asciiTheme="minorHAnsi" w:hAnsiTheme="minorHAnsi" w:cstheme="minorBidi"/>
              <w:b w:val="0"/>
              <w:noProof/>
              <w:sz w:val="22"/>
              <w:lang w:val="en-IN" w:eastAsia="en-IN"/>
            </w:rPr>
          </w:pPr>
          <w:hyperlink w:anchor="_Toc109674997" w:history="1">
            <w:r w:rsidR="00F4751F" w:rsidRPr="00B44386">
              <w:rPr>
                <w:rStyle w:val="Hyperlink"/>
                <w:noProof/>
              </w:rPr>
              <w:t>16 PERSON AUTHENTICATION</w:t>
            </w:r>
            <w:r w:rsidR="00F4751F">
              <w:rPr>
                <w:noProof/>
                <w:webHidden/>
              </w:rPr>
              <w:tab/>
            </w:r>
            <w:r w:rsidR="00F4751F">
              <w:rPr>
                <w:noProof/>
                <w:webHidden/>
              </w:rPr>
              <w:fldChar w:fldCharType="begin"/>
            </w:r>
            <w:r w:rsidR="00F4751F">
              <w:rPr>
                <w:noProof/>
                <w:webHidden/>
              </w:rPr>
              <w:instrText xml:space="preserve"> PAGEREF _Toc109674997 \h </w:instrText>
            </w:r>
            <w:r w:rsidR="00F4751F">
              <w:rPr>
                <w:noProof/>
                <w:webHidden/>
              </w:rPr>
            </w:r>
            <w:r w:rsidR="00F4751F">
              <w:rPr>
                <w:noProof/>
                <w:webHidden/>
              </w:rPr>
              <w:fldChar w:fldCharType="separate"/>
            </w:r>
            <w:r w:rsidR="00C63C16">
              <w:rPr>
                <w:noProof/>
                <w:webHidden/>
              </w:rPr>
              <w:t>16</w:t>
            </w:r>
            <w:r w:rsidR="00F4751F">
              <w:rPr>
                <w:noProof/>
                <w:webHidden/>
              </w:rPr>
              <w:fldChar w:fldCharType="end"/>
            </w:r>
          </w:hyperlink>
        </w:p>
        <w:p w14:paraId="290C4FF7" w14:textId="76A610DB" w:rsidR="00F4751F" w:rsidRDefault="00512CBE">
          <w:pPr>
            <w:pStyle w:val="TOC1"/>
            <w:rPr>
              <w:rFonts w:asciiTheme="minorHAnsi" w:hAnsiTheme="minorHAnsi" w:cstheme="minorBidi"/>
              <w:b w:val="0"/>
              <w:noProof/>
              <w:sz w:val="22"/>
              <w:lang w:val="en-IN" w:eastAsia="en-IN"/>
            </w:rPr>
          </w:pPr>
          <w:hyperlink w:anchor="_Toc109674998" w:history="1">
            <w:r w:rsidR="00F4751F" w:rsidRPr="00B44386">
              <w:rPr>
                <w:rStyle w:val="Hyperlink"/>
                <w:noProof/>
              </w:rPr>
              <w:t>16.1 User Account Management</w:t>
            </w:r>
            <w:r w:rsidR="00F4751F">
              <w:rPr>
                <w:noProof/>
                <w:webHidden/>
              </w:rPr>
              <w:tab/>
            </w:r>
            <w:r w:rsidR="00F4751F">
              <w:rPr>
                <w:noProof/>
                <w:webHidden/>
              </w:rPr>
              <w:fldChar w:fldCharType="begin"/>
            </w:r>
            <w:r w:rsidR="00F4751F">
              <w:rPr>
                <w:noProof/>
                <w:webHidden/>
              </w:rPr>
              <w:instrText xml:space="preserve"> PAGEREF _Toc109674998 \h </w:instrText>
            </w:r>
            <w:r w:rsidR="00F4751F">
              <w:rPr>
                <w:noProof/>
                <w:webHidden/>
              </w:rPr>
            </w:r>
            <w:r w:rsidR="00F4751F">
              <w:rPr>
                <w:noProof/>
                <w:webHidden/>
              </w:rPr>
              <w:fldChar w:fldCharType="separate"/>
            </w:r>
            <w:r w:rsidR="00C63C16">
              <w:rPr>
                <w:noProof/>
                <w:webHidden/>
              </w:rPr>
              <w:t>16</w:t>
            </w:r>
            <w:r w:rsidR="00F4751F">
              <w:rPr>
                <w:noProof/>
                <w:webHidden/>
              </w:rPr>
              <w:fldChar w:fldCharType="end"/>
            </w:r>
          </w:hyperlink>
        </w:p>
        <w:p w14:paraId="23983365" w14:textId="75F9D658" w:rsidR="00F4751F" w:rsidRDefault="00512CBE">
          <w:pPr>
            <w:pStyle w:val="TOC1"/>
            <w:rPr>
              <w:rFonts w:asciiTheme="minorHAnsi" w:hAnsiTheme="minorHAnsi" w:cstheme="minorBidi"/>
              <w:b w:val="0"/>
              <w:noProof/>
              <w:sz w:val="22"/>
              <w:lang w:val="en-IN" w:eastAsia="en-IN"/>
            </w:rPr>
          </w:pPr>
          <w:hyperlink w:anchor="_Toc109675000" w:history="1">
            <w:r w:rsidR="00F4751F" w:rsidRPr="00B44386">
              <w:rPr>
                <w:rStyle w:val="Hyperlink"/>
                <w:noProof/>
              </w:rPr>
              <w:t>16.2 Cryptographic Protection &amp; Management</w:t>
            </w:r>
            <w:r w:rsidR="00F4751F">
              <w:rPr>
                <w:noProof/>
                <w:webHidden/>
              </w:rPr>
              <w:tab/>
            </w:r>
            <w:r w:rsidR="00F4751F">
              <w:rPr>
                <w:noProof/>
                <w:webHidden/>
              </w:rPr>
              <w:fldChar w:fldCharType="begin"/>
            </w:r>
            <w:r w:rsidR="00F4751F">
              <w:rPr>
                <w:noProof/>
                <w:webHidden/>
              </w:rPr>
              <w:instrText xml:space="preserve"> PAGEREF _Toc109675000 \h </w:instrText>
            </w:r>
            <w:r w:rsidR="00F4751F">
              <w:rPr>
                <w:noProof/>
                <w:webHidden/>
              </w:rPr>
            </w:r>
            <w:r w:rsidR="00F4751F">
              <w:rPr>
                <w:noProof/>
                <w:webHidden/>
              </w:rPr>
              <w:fldChar w:fldCharType="separate"/>
            </w:r>
            <w:r w:rsidR="00C63C16">
              <w:rPr>
                <w:noProof/>
                <w:webHidden/>
              </w:rPr>
              <w:t>16</w:t>
            </w:r>
            <w:r w:rsidR="00F4751F">
              <w:rPr>
                <w:noProof/>
                <w:webHidden/>
              </w:rPr>
              <w:fldChar w:fldCharType="end"/>
            </w:r>
          </w:hyperlink>
        </w:p>
        <w:p w14:paraId="20F87D9D" w14:textId="159E7725" w:rsidR="00F4751F" w:rsidRDefault="00512CBE">
          <w:pPr>
            <w:pStyle w:val="TOC1"/>
            <w:rPr>
              <w:rFonts w:asciiTheme="minorHAnsi" w:hAnsiTheme="minorHAnsi" w:cstheme="minorBidi"/>
              <w:b w:val="0"/>
              <w:noProof/>
              <w:sz w:val="22"/>
              <w:lang w:val="en-IN" w:eastAsia="en-IN"/>
            </w:rPr>
          </w:pPr>
          <w:hyperlink w:anchor="_Toc109675001" w:history="1">
            <w:r w:rsidR="00F4751F" w:rsidRPr="00B44386">
              <w:rPr>
                <w:rStyle w:val="Hyperlink"/>
                <w:noProof/>
              </w:rPr>
              <w:t>17 PHYSICAL LOCKS</w:t>
            </w:r>
            <w:r w:rsidR="00F4751F">
              <w:rPr>
                <w:noProof/>
                <w:webHidden/>
              </w:rPr>
              <w:tab/>
            </w:r>
            <w:r w:rsidR="00F4751F">
              <w:rPr>
                <w:noProof/>
                <w:webHidden/>
              </w:rPr>
              <w:fldChar w:fldCharType="begin"/>
            </w:r>
            <w:r w:rsidR="00F4751F">
              <w:rPr>
                <w:noProof/>
                <w:webHidden/>
              </w:rPr>
              <w:instrText xml:space="preserve"> PAGEREF _Toc109675001 \h </w:instrText>
            </w:r>
            <w:r w:rsidR="00F4751F">
              <w:rPr>
                <w:noProof/>
                <w:webHidden/>
              </w:rPr>
            </w:r>
            <w:r w:rsidR="00F4751F">
              <w:rPr>
                <w:noProof/>
                <w:webHidden/>
              </w:rPr>
              <w:fldChar w:fldCharType="separate"/>
            </w:r>
            <w:r w:rsidR="00C63C16">
              <w:rPr>
                <w:noProof/>
                <w:webHidden/>
              </w:rPr>
              <w:t>17</w:t>
            </w:r>
            <w:r w:rsidR="00F4751F">
              <w:rPr>
                <w:noProof/>
                <w:webHidden/>
              </w:rPr>
              <w:fldChar w:fldCharType="end"/>
            </w:r>
          </w:hyperlink>
        </w:p>
        <w:p w14:paraId="74CC8D4A" w14:textId="672E13D3" w:rsidR="00F4751F" w:rsidRDefault="00512CBE">
          <w:pPr>
            <w:pStyle w:val="TOC1"/>
            <w:rPr>
              <w:rFonts w:asciiTheme="minorHAnsi" w:hAnsiTheme="minorHAnsi" w:cstheme="minorBidi"/>
              <w:b w:val="0"/>
              <w:noProof/>
              <w:sz w:val="22"/>
              <w:lang w:val="en-IN" w:eastAsia="en-IN"/>
            </w:rPr>
          </w:pPr>
          <w:hyperlink w:anchor="_Toc109675003" w:history="1">
            <w:r w:rsidR="00F4751F" w:rsidRPr="00B44386">
              <w:rPr>
                <w:rStyle w:val="Hyperlink"/>
                <w:noProof/>
              </w:rPr>
              <w:t>18 Roadmap for Third Party Components in Device Life Cycle</w:t>
            </w:r>
            <w:r w:rsidR="00F4751F">
              <w:rPr>
                <w:noProof/>
                <w:webHidden/>
              </w:rPr>
              <w:tab/>
            </w:r>
            <w:r w:rsidR="00F4751F">
              <w:rPr>
                <w:noProof/>
                <w:webHidden/>
              </w:rPr>
              <w:fldChar w:fldCharType="begin"/>
            </w:r>
            <w:r w:rsidR="00F4751F">
              <w:rPr>
                <w:noProof/>
                <w:webHidden/>
              </w:rPr>
              <w:instrText xml:space="preserve"> PAGEREF _Toc109675003 \h </w:instrText>
            </w:r>
            <w:r w:rsidR="00F4751F">
              <w:rPr>
                <w:noProof/>
                <w:webHidden/>
              </w:rPr>
            </w:r>
            <w:r w:rsidR="00F4751F">
              <w:rPr>
                <w:noProof/>
                <w:webHidden/>
              </w:rPr>
              <w:fldChar w:fldCharType="separate"/>
            </w:r>
            <w:r w:rsidR="00C63C16">
              <w:rPr>
                <w:noProof/>
                <w:webHidden/>
              </w:rPr>
              <w:t>17</w:t>
            </w:r>
            <w:r w:rsidR="00F4751F">
              <w:rPr>
                <w:noProof/>
                <w:webHidden/>
              </w:rPr>
              <w:fldChar w:fldCharType="end"/>
            </w:r>
          </w:hyperlink>
        </w:p>
        <w:p w14:paraId="7186B264" w14:textId="4B30D514" w:rsidR="00F4751F" w:rsidRDefault="00512CBE">
          <w:pPr>
            <w:pStyle w:val="TOC1"/>
            <w:rPr>
              <w:rFonts w:asciiTheme="minorHAnsi" w:hAnsiTheme="minorHAnsi" w:cstheme="minorBidi"/>
              <w:b w:val="0"/>
              <w:noProof/>
              <w:sz w:val="22"/>
              <w:lang w:val="en-IN" w:eastAsia="en-IN"/>
            </w:rPr>
          </w:pPr>
          <w:hyperlink w:anchor="_Toc109675005" w:history="1">
            <w:r w:rsidR="00F4751F" w:rsidRPr="00B44386">
              <w:rPr>
                <w:rStyle w:val="Hyperlink"/>
                <w:noProof/>
              </w:rPr>
              <w:t>19 SOFTWARE BILL OF MATERIALS</w:t>
            </w:r>
            <w:r w:rsidR="00F4751F">
              <w:rPr>
                <w:noProof/>
                <w:webHidden/>
              </w:rPr>
              <w:tab/>
            </w:r>
            <w:r w:rsidR="00F4751F">
              <w:rPr>
                <w:noProof/>
                <w:webHidden/>
              </w:rPr>
              <w:fldChar w:fldCharType="begin"/>
            </w:r>
            <w:r w:rsidR="00F4751F">
              <w:rPr>
                <w:noProof/>
                <w:webHidden/>
              </w:rPr>
              <w:instrText xml:space="preserve"> PAGEREF _Toc109675005 \h </w:instrText>
            </w:r>
            <w:r w:rsidR="00F4751F">
              <w:rPr>
                <w:noProof/>
                <w:webHidden/>
              </w:rPr>
            </w:r>
            <w:r w:rsidR="00F4751F">
              <w:rPr>
                <w:noProof/>
                <w:webHidden/>
              </w:rPr>
              <w:fldChar w:fldCharType="separate"/>
            </w:r>
            <w:r w:rsidR="00C63C16">
              <w:rPr>
                <w:noProof/>
                <w:webHidden/>
              </w:rPr>
              <w:t>17</w:t>
            </w:r>
            <w:r w:rsidR="00F4751F">
              <w:rPr>
                <w:noProof/>
                <w:webHidden/>
              </w:rPr>
              <w:fldChar w:fldCharType="end"/>
            </w:r>
          </w:hyperlink>
        </w:p>
        <w:p w14:paraId="7E161EC4" w14:textId="4D335D60" w:rsidR="00F4751F" w:rsidRDefault="00512CBE">
          <w:pPr>
            <w:pStyle w:val="TOC1"/>
            <w:rPr>
              <w:rFonts w:asciiTheme="minorHAnsi" w:hAnsiTheme="minorHAnsi" w:cstheme="minorBidi"/>
              <w:b w:val="0"/>
              <w:noProof/>
              <w:sz w:val="22"/>
              <w:lang w:val="en-IN" w:eastAsia="en-IN"/>
            </w:rPr>
          </w:pPr>
          <w:hyperlink w:anchor="_Toc109675007" w:history="1">
            <w:r w:rsidR="00F4751F" w:rsidRPr="00B44386">
              <w:rPr>
                <w:rStyle w:val="Hyperlink"/>
                <w:noProof/>
              </w:rPr>
              <w:t>20 SYSTEM AND APPLICATION HARDENING</w:t>
            </w:r>
            <w:r w:rsidR="00F4751F">
              <w:rPr>
                <w:noProof/>
                <w:webHidden/>
              </w:rPr>
              <w:tab/>
            </w:r>
            <w:r w:rsidR="00F4751F">
              <w:rPr>
                <w:noProof/>
                <w:webHidden/>
              </w:rPr>
              <w:fldChar w:fldCharType="begin"/>
            </w:r>
            <w:r w:rsidR="00F4751F">
              <w:rPr>
                <w:noProof/>
                <w:webHidden/>
              </w:rPr>
              <w:instrText xml:space="preserve"> PAGEREF _Toc109675007 \h </w:instrText>
            </w:r>
            <w:r w:rsidR="00F4751F">
              <w:rPr>
                <w:noProof/>
                <w:webHidden/>
              </w:rPr>
            </w:r>
            <w:r w:rsidR="00F4751F">
              <w:rPr>
                <w:noProof/>
                <w:webHidden/>
              </w:rPr>
              <w:fldChar w:fldCharType="separate"/>
            </w:r>
            <w:r w:rsidR="00C63C16">
              <w:rPr>
                <w:noProof/>
                <w:webHidden/>
              </w:rPr>
              <w:t>17</w:t>
            </w:r>
            <w:r w:rsidR="00F4751F">
              <w:rPr>
                <w:noProof/>
                <w:webHidden/>
              </w:rPr>
              <w:fldChar w:fldCharType="end"/>
            </w:r>
          </w:hyperlink>
        </w:p>
        <w:p w14:paraId="31A75152" w14:textId="6AA75283" w:rsidR="00F4751F" w:rsidRDefault="00512CBE">
          <w:pPr>
            <w:pStyle w:val="TOC1"/>
            <w:rPr>
              <w:rFonts w:asciiTheme="minorHAnsi" w:hAnsiTheme="minorHAnsi" w:cstheme="minorBidi"/>
              <w:b w:val="0"/>
              <w:noProof/>
              <w:sz w:val="22"/>
              <w:lang w:val="en-IN" w:eastAsia="en-IN"/>
            </w:rPr>
          </w:pPr>
          <w:hyperlink w:anchor="_Toc109675008" w:history="1">
            <w:r w:rsidR="00F4751F" w:rsidRPr="00B44386">
              <w:rPr>
                <w:rStyle w:val="Hyperlink"/>
                <w:noProof/>
              </w:rPr>
              <w:t>21 HEALTH DATA STORAGE CONFIDENTIALITY</w:t>
            </w:r>
            <w:r w:rsidR="00F4751F">
              <w:rPr>
                <w:noProof/>
                <w:webHidden/>
              </w:rPr>
              <w:tab/>
            </w:r>
            <w:r w:rsidR="00F4751F">
              <w:rPr>
                <w:noProof/>
                <w:webHidden/>
              </w:rPr>
              <w:fldChar w:fldCharType="begin"/>
            </w:r>
            <w:r w:rsidR="00F4751F">
              <w:rPr>
                <w:noProof/>
                <w:webHidden/>
              </w:rPr>
              <w:instrText xml:space="preserve"> PAGEREF _Toc109675008 \h </w:instrText>
            </w:r>
            <w:r w:rsidR="00F4751F">
              <w:rPr>
                <w:noProof/>
                <w:webHidden/>
              </w:rPr>
            </w:r>
            <w:r w:rsidR="00F4751F">
              <w:rPr>
                <w:noProof/>
                <w:webHidden/>
              </w:rPr>
              <w:fldChar w:fldCharType="separate"/>
            </w:r>
            <w:r w:rsidR="00C63C16">
              <w:rPr>
                <w:noProof/>
                <w:webHidden/>
              </w:rPr>
              <w:t>17</w:t>
            </w:r>
            <w:r w:rsidR="00F4751F">
              <w:rPr>
                <w:noProof/>
                <w:webHidden/>
              </w:rPr>
              <w:fldChar w:fldCharType="end"/>
            </w:r>
          </w:hyperlink>
        </w:p>
        <w:p w14:paraId="1EC157E4" w14:textId="3F932AE7" w:rsidR="00F4751F" w:rsidRDefault="00512CBE">
          <w:pPr>
            <w:pStyle w:val="TOC1"/>
            <w:rPr>
              <w:rFonts w:asciiTheme="minorHAnsi" w:hAnsiTheme="minorHAnsi" w:cstheme="minorBidi"/>
              <w:b w:val="0"/>
              <w:noProof/>
              <w:sz w:val="22"/>
              <w:lang w:val="en-IN" w:eastAsia="en-IN"/>
            </w:rPr>
          </w:pPr>
          <w:hyperlink w:anchor="_Toc109675010" w:history="1">
            <w:r w:rsidR="00F4751F" w:rsidRPr="00B44386">
              <w:rPr>
                <w:rStyle w:val="Hyperlink"/>
                <w:noProof/>
              </w:rPr>
              <w:t>22 TRANSMISSION CONFIDENTIALITY</w:t>
            </w:r>
            <w:r w:rsidR="00F4751F">
              <w:rPr>
                <w:noProof/>
                <w:webHidden/>
              </w:rPr>
              <w:tab/>
            </w:r>
            <w:r w:rsidR="00F4751F">
              <w:rPr>
                <w:noProof/>
                <w:webHidden/>
              </w:rPr>
              <w:fldChar w:fldCharType="begin"/>
            </w:r>
            <w:r w:rsidR="00F4751F">
              <w:rPr>
                <w:noProof/>
                <w:webHidden/>
              </w:rPr>
              <w:instrText xml:space="preserve"> PAGEREF _Toc109675010 \h </w:instrText>
            </w:r>
            <w:r w:rsidR="00F4751F">
              <w:rPr>
                <w:noProof/>
                <w:webHidden/>
              </w:rPr>
            </w:r>
            <w:r w:rsidR="00F4751F">
              <w:rPr>
                <w:noProof/>
                <w:webHidden/>
              </w:rPr>
              <w:fldChar w:fldCharType="separate"/>
            </w:r>
            <w:r w:rsidR="00C63C16">
              <w:rPr>
                <w:noProof/>
                <w:webHidden/>
              </w:rPr>
              <w:t>18</w:t>
            </w:r>
            <w:r w:rsidR="00F4751F">
              <w:rPr>
                <w:noProof/>
                <w:webHidden/>
              </w:rPr>
              <w:fldChar w:fldCharType="end"/>
            </w:r>
          </w:hyperlink>
        </w:p>
        <w:p w14:paraId="7A557ACD" w14:textId="6DBCD7DA" w:rsidR="00F4751F" w:rsidRDefault="00512CBE">
          <w:pPr>
            <w:pStyle w:val="TOC1"/>
            <w:rPr>
              <w:rFonts w:asciiTheme="minorHAnsi" w:hAnsiTheme="minorHAnsi" w:cstheme="minorBidi"/>
              <w:b w:val="0"/>
              <w:noProof/>
              <w:sz w:val="22"/>
              <w:lang w:val="en-IN" w:eastAsia="en-IN"/>
            </w:rPr>
          </w:pPr>
          <w:hyperlink w:anchor="_Toc109675011" w:history="1">
            <w:r w:rsidR="00F4751F" w:rsidRPr="00B44386">
              <w:rPr>
                <w:rStyle w:val="Hyperlink"/>
                <w:noProof/>
              </w:rPr>
              <w:t>23 TRANSMISSION INTEGRITY</w:t>
            </w:r>
            <w:r w:rsidR="00F4751F">
              <w:rPr>
                <w:noProof/>
                <w:webHidden/>
              </w:rPr>
              <w:tab/>
            </w:r>
            <w:r w:rsidR="00F4751F">
              <w:rPr>
                <w:noProof/>
                <w:webHidden/>
              </w:rPr>
              <w:fldChar w:fldCharType="begin"/>
            </w:r>
            <w:r w:rsidR="00F4751F">
              <w:rPr>
                <w:noProof/>
                <w:webHidden/>
              </w:rPr>
              <w:instrText xml:space="preserve"> PAGEREF _Toc109675011 \h </w:instrText>
            </w:r>
            <w:r w:rsidR="00F4751F">
              <w:rPr>
                <w:noProof/>
                <w:webHidden/>
              </w:rPr>
            </w:r>
            <w:r w:rsidR="00F4751F">
              <w:rPr>
                <w:noProof/>
                <w:webHidden/>
              </w:rPr>
              <w:fldChar w:fldCharType="separate"/>
            </w:r>
            <w:r w:rsidR="00C63C16">
              <w:rPr>
                <w:noProof/>
                <w:webHidden/>
              </w:rPr>
              <w:t>18</w:t>
            </w:r>
            <w:r w:rsidR="00F4751F">
              <w:rPr>
                <w:noProof/>
                <w:webHidden/>
              </w:rPr>
              <w:fldChar w:fldCharType="end"/>
            </w:r>
          </w:hyperlink>
        </w:p>
        <w:p w14:paraId="3C54F46C" w14:textId="3E968E7E" w:rsidR="00F4751F" w:rsidRDefault="00512CBE">
          <w:pPr>
            <w:pStyle w:val="TOC1"/>
            <w:rPr>
              <w:rFonts w:asciiTheme="minorHAnsi" w:hAnsiTheme="minorHAnsi" w:cstheme="minorBidi"/>
              <w:b w:val="0"/>
              <w:noProof/>
              <w:sz w:val="22"/>
              <w:lang w:val="en-IN" w:eastAsia="en-IN"/>
            </w:rPr>
          </w:pPr>
          <w:hyperlink w:anchor="_Toc109675012" w:history="1">
            <w:r w:rsidR="00F4751F" w:rsidRPr="00B44386">
              <w:rPr>
                <w:rStyle w:val="Hyperlink"/>
                <w:noProof/>
              </w:rPr>
              <w:t>23.1 System and information integrity</w:t>
            </w:r>
            <w:r w:rsidR="00F4751F">
              <w:rPr>
                <w:noProof/>
                <w:webHidden/>
              </w:rPr>
              <w:tab/>
            </w:r>
            <w:r w:rsidR="00F4751F">
              <w:rPr>
                <w:noProof/>
                <w:webHidden/>
              </w:rPr>
              <w:fldChar w:fldCharType="begin"/>
            </w:r>
            <w:r w:rsidR="00F4751F">
              <w:rPr>
                <w:noProof/>
                <w:webHidden/>
              </w:rPr>
              <w:instrText xml:space="preserve"> PAGEREF _Toc109675012 \h </w:instrText>
            </w:r>
            <w:r w:rsidR="00F4751F">
              <w:rPr>
                <w:noProof/>
                <w:webHidden/>
              </w:rPr>
            </w:r>
            <w:r w:rsidR="00F4751F">
              <w:rPr>
                <w:noProof/>
                <w:webHidden/>
              </w:rPr>
              <w:fldChar w:fldCharType="separate"/>
            </w:r>
            <w:r w:rsidR="00C63C16">
              <w:rPr>
                <w:noProof/>
                <w:webHidden/>
              </w:rPr>
              <w:t>18</w:t>
            </w:r>
            <w:r w:rsidR="00F4751F">
              <w:rPr>
                <w:noProof/>
                <w:webHidden/>
              </w:rPr>
              <w:fldChar w:fldCharType="end"/>
            </w:r>
          </w:hyperlink>
        </w:p>
        <w:p w14:paraId="65E38DEB" w14:textId="67E07806" w:rsidR="00F4751F" w:rsidRDefault="00512CBE">
          <w:pPr>
            <w:pStyle w:val="TOC1"/>
            <w:rPr>
              <w:rFonts w:asciiTheme="minorHAnsi" w:hAnsiTheme="minorHAnsi" w:cstheme="minorBidi"/>
              <w:b w:val="0"/>
              <w:noProof/>
              <w:sz w:val="22"/>
              <w:lang w:val="en-IN" w:eastAsia="en-IN"/>
            </w:rPr>
          </w:pPr>
          <w:hyperlink w:anchor="_Toc109675014" w:history="1">
            <w:r w:rsidR="00F4751F" w:rsidRPr="00B44386">
              <w:rPr>
                <w:rStyle w:val="Hyperlink"/>
                <w:noProof/>
              </w:rPr>
              <w:t>23.2 Trustworthiness- CIA Triad &amp; Their Responsibilities</w:t>
            </w:r>
            <w:r w:rsidR="00F4751F">
              <w:rPr>
                <w:noProof/>
                <w:webHidden/>
              </w:rPr>
              <w:tab/>
            </w:r>
            <w:r w:rsidR="00F4751F">
              <w:rPr>
                <w:noProof/>
                <w:webHidden/>
              </w:rPr>
              <w:fldChar w:fldCharType="begin"/>
            </w:r>
            <w:r w:rsidR="00F4751F">
              <w:rPr>
                <w:noProof/>
                <w:webHidden/>
              </w:rPr>
              <w:instrText xml:space="preserve"> PAGEREF _Toc109675014 \h </w:instrText>
            </w:r>
            <w:r w:rsidR="00F4751F">
              <w:rPr>
                <w:noProof/>
                <w:webHidden/>
              </w:rPr>
            </w:r>
            <w:r w:rsidR="00F4751F">
              <w:rPr>
                <w:noProof/>
                <w:webHidden/>
              </w:rPr>
              <w:fldChar w:fldCharType="separate"/>
            </w:r>
            <w:r w:rsidR="00C63C16">
              <w:rPr>
                <w:noProof/>
                <w:webHidden/>
              </w:rPr>
              <w:t>18</w:t>
            </w:r>
            <w:r w:rsidR="00F4751F">
              <w:rPr>
                <w:noProof/>
                <w:webHidden/>
              </w:rPr>
              <w:fldChar w:fldCharType="end"/>
            </w:r>
          </w:hyperlink>
        </w:p>
        <w:p w14:paraId="65C86089" w14:textId="4C1A2A31" w:rsidR="00F4751F" w:rsidRDefault="00512CBE">
          <w:pPr>
            <w:pStyle w:val="TOC1"/>
            <w:rPr>
              <w:rFonts w:asciiTheme="minorHAnsi" w:hAnsiTheme="minorHAnsi" w:cstheme="minorBidi"/>
              <w:b w:val="0"/>
              <w:noProof/>
              <w:sz w:val="22"/>
              <w:lang w:val="en-IN" w:eastAsia="en-IN"/>
            </w:rPr>
          </w:pPr>
          <w:hyperlink w:anchor="_Toc109675015" w:history="1">
            <w:r w:rsidR="00F4751F" w:rsidRPr="00B44386">
              <w:rPr>
                <w:rStyle w:val="Hyperlink"/>
                <w:noProof/>
              </w:rPr>
              <w:t>23.3 Information handling and retention</w:t>
            </w:r>
            <w:r w:rsidR="00F4751F">
              <w:rPr>
                <w:noProof/>
                <w:webHidden/>
              </w:rPr>
              <w:tab/>
            </w:r>
            <w:r w:rsidR="00F4751F">
              <w:rPr>
                <w:noProof/>
                <w:webHidden/>
              </w:rPr>
              <w:fldChar w:fldCharType="begin"/>
            </w:r>
            <w:r w:rsidR="00F4751F">
              <w:rPr>
                <w:noProof/>
                <w:webHidden/>
              </w:rPr>
              <w:instrText xml:space="preserve"> PAGEREF _Toc109675015 \h </w:instrText>
            </w:r>
            <w:r w:rsidR="00F4751F">
              <w:rPr>
                <w:noProof/>
                <w:webHidden/>
              </w:rPr>
            </w:r>
            <w:r w:rsidR="00F4751F">
              <w:rPr>
                <w:noProof/>
                <w:webHidden/>
              </w:rPr>
              <w:fldChar w:fldCharType="separate"/>
            </w:r>
            <w:r w:rsidR="00C63C16">
              <w:rPr>
                <w:noProof/>
                <w:webHidden/>
              </w:rPr>
              <w:t>19</w:t>
            </w:r>
            <w:r w:rsidR="00F4751F">
              <w:rPr>
                <w:noProof/>
                <w:webHidden/>
              </w:rPr>
              <w:fldChar w:fldCharType="end"/>
            </w:r>
          </w:hyperlink>
        </w:p>
        <w:p w14:paraId="532C64C0" w14:textId="5842ACC4" w:rsidR="00F4751F" w:rsidRDefault="00512CBE">
          <w:pPr>
            <w:pStyle w:val="TOC1"/>
            <w:rPr>
              <w:rFonts w:asciiTheme="minorHAnsi" w:hAnsiTheme="minorHAnsi" w:cstheme="minorBidi"/>
              <w:b w:val="0"/>
              <w:noProof/>
              <w:sz w:val="22"/>
              <w:lang w:val="en-IN" w:eastAsia="en-IN"/>
            </w:rPr>
          </w:pPr>
          <w:hyperlink w:anchor="_Toc109675016" w:history="1">
            <w:r w:rsidR="00F4751F" w:rsidRPr="00B44386">
              <w:rPr>
                <w:rStyle w:val="Hyperlink"/>
                <w:noProof/>
              </w:rPr>
              <w:t>24 REMOTE SERVICE</w:t>
            </w:r>
            <w:r w:rsidR="00F4751F">
              <w:rPr>
                <w:noProof/>
                <w:webHidden/>
              </w:rPr>
              <w:tab/>
            </w:r>
            <w:r w:rsidR="00F4751F">
              <w:rPr>
                <w:noProof/>
                <w:webHidden/>
              </w:rPr>
              <w:fldChar w:fldCharType="begin"/>
            </w:r>
            <w:r w:rsidR="00F4751F">
              <w:rPr>
                <w:noProof/>
                <w:webHidden/>
              </w:rPr>
              <w:instrText xml:space="preserve"> PAGEREF _Toc109675016 \h </w:instrText>
            </w:r>
            <w:r w:rsidR="00F4751F">
              <w:rPr>
                <w:noProof/>
                <w:webHidden/>
              </w:rPr>
            </w:r>
            <w:r w:rsidR="00F4751F">
              <w:rPr>
                <w:noProof/>
                <w:webHidden/>
              </w:rPr>
              <w:fldChar w:fldCharType="separate"/>
            </w:r>
            <w:r w:rsidR="00C63C16">
              <w:rPr>
                <w:noProof/>
                <w:webHidden/>
              </w:rPr>
              <w:t>19</w:t>
            </w:r>
            <w:r w:rsidR="00F4751F">
              <w:rPr>
                <w:noProof/>
                <w:webHidden/>
              </w:rPr>
              <w:fldChar w:fldCharType="end"/>
            </w:r>
          </w:hyperlink>
        </w:p>
        <w:p w14:paraId="6921F2B0" w14:textId="19975CFF" w:rsidR="00F4751F" w:rsidRDefault="00512CBE">
          <w:pPr>
            <w:pStyle w:val="TOC1"/>
            <w:rPr>
              <w:rFonts w:asciiTheme="minorHAnsi" w:hAnsiTheme="minorHAnsi" w:cstheme="minorBidi"/>
              <w:b w:val="0"/>
              <w:noProof/>
              <w:sz w:val="22"/>
              <w:lang w:val="en-IN" w:eastAsia="en-IN"/>
            </w:rPr>
          </w:pPr>
          <w:hyperlink w:anchor="_Toc109675017" w:history="1">
            <w:r w:rsidR="00F4751F" w:rsidRPr="00B44386">
              <w:rPr>
                <w:rStyle w:val="Hyperlink"/>
                <w:noProof/>
              </w:rPr>
              <w:t>25 SECURITY PROGRAM INTEGRATION</w:t>
            </w:r>
            <w:r w:rsidR="00F4751F">
              <w:rPr>
                <w:noProof/>
                <w:webHidden/>
              </w:rPr>
              <w:tab/>
            </w:r>
            <w:r w:rsidR="00F4751F">
              <w:rPr>
                <w:noProof/>
                <w:webHidden/>
              </w:rPr>
              <w:fldChar w:fldCharType="begin"/>
            </w:r>
            <w:r w:rsidR="00F4751F">
              <w:rPr>
                <w:noProof/>
                <w:webHidden/>
              </w:rPr>
              <w:instrText xml:space="preserve"> PAGEREF _Toc109675017 \h </w:instrText>
            </w:r>
            <w:r w:rsidR="00F4751F">
              <w:rPr>
                <w:noProof/>
                <w:webHidden/>
              </w:rPr>
            </w:r>
            <w:r w:rsidR="00F4751F">
              <w:rPr>
                <w:noProof/>
                <w:webHidden/>
              </w:rPr>
              <w:fldChar w:fldCharType="separate"/>
            </w:r>
            <w:r w:rsidR="00C63C16">
              <w:rPr>
                <w:noProof/>
                <w:webHidden/>
              </w:rPr>
              <w:t>19</w:t>
            </w:r>
            <w:r w:rsidR="00F4751F">
              <w:rPr>
                <w:noProof/>
                <w:webHidden/>
              </w:rPr>
              <w:fldChar w:fldCharType="end"/>
            </w:r>
          </w:hyperlink>
        </w:p>
        <w:p w14:paraId="77AF52BE" w14:textId="060F6836" w:rsidR="00F4751F" w:rsidRDefault="00512CBE">
          <w:pPr>
            <w:pStyle w:val="TOC1"/>
            <w:rPr>
              <w:rFonts w:asciiTheme="minorHAnsi" w:hAnsiTheme="minorHAnsi" w:cstheme="minorBidi"/>
              <w:b w:val="0"/>
              <w:noProof/>
              <w:sz w:val="22"/>
              <w:lang w:val="en-IN" w:eastAsia="en-IN"/>
            </w:rPr>
          </w:pPr>
          <w:hyperlink w:anchor="_Toc109675019" w:history="1">
            <w:r w:rsidR="00F4751F" w:rsidRPr="00B44386">
              <w:rPr>
                <w:rStyle w:val="Hyperlink"/>
                <w:noProof/>
              </w:rPr>
              <w:t>25.1 Incident Management, Response, Training, Testing, Handling, Monitoring &amp; Reporting</w:t>
            </w:r>
            <w:r w:rsidR="00F4751F">
              <w:rPr>
                <w:noProof/>
                <w:webHidden/>
              </w:rPr>
              <w:tab/>
            </w:r>
            <w:r w:rsidR="00F4751F">
              <w:rPr>
                <w:noProof/>
                <w:webHidden/>
              </w:rPr>
              <w:fldChar w:fldCharType="begin"/>
            </w:r>
            <w:r w:rsidR="00F4751F">
              <w:rPr>
                <w:noProof/>
                <w:webHidden/>
              </w:rPr>
              <w:instrText xml:space="preserve"> PAGEREF _Toc109675019 \h </w:instrText>
            </w:r>
            <w:r w:rsidR="00F4751F">
              <w:rPr>
                <w:noProof/>
                <w:webHidden/>
              </w:rPr>
            </w:r>
            <w:r w:rsidR="00F4751F">
              <w:rPr>
                <w:noProof/>
                <w:webHidden/>
              </w:rPr>
              <w:fldChar w:fldCharType="separate"/>
            </w:r>
            <w:r w:rsidR="00C63C16">
              <w:rPr>
                <w:noProof/>
                <w:webHidden/>
              </w:rPr>
              <w:t>19</w:t>
            </w:r>
            <w:r w:rsidR="00F4751F">
              <w:rPr>
                <w:noProof/>
                <w:webHidden/>
              </w:rPr>
              <w:fldChar w:fldCharType="end"/>
            </w:r>
          </w:hyperlink>
        </w:p>
        <w:p w14:paraId="1C06331E" w14:textId="418F922B" w:rsidR="00F4751F" w:rsidRDefault="00512CBE">
          <w:pPr>
            <w:pStyle w:val="TOC1"/>
            <w:rPr>
              <w:rFonts w:asciiTheme="minorHAnsi" w:hAnsiTheme="minorHAnsi" w:cstheme="minorBidi"/>
              <w:b w:val="0"/>
              <w:noProof/>
              <w:sz w:val="22"/>
              <w:lang w:val="en-IN" w:eastAsia="en-IN"/>
            </w:rPr>
          </w:pPr>
          <w:hyperlink w:anchor="_Toc109675020" w:history="1">
            <w:r w:rsidR="00F4751F" w:rsidRPr="00B44386">
              <w:rPr>
                <w:rStyle w:val="Hyperlink"/>
                <w:noProof/>
              </w:rPr>
              <w:t>25.2 Security Awareness Training</w:t>
            </w:r>
            <w:r w:rsidR="00F4751F">
              <w:rPr>
                <w:noProof/>
                <w:webHidden/>
              </w:rPr>
              <w:tab/>
            </w:r>
            <w:r w:rsidR="00F4751F">
              <w:rPr>
                <w:noProof/>
                <w:webHidden/>
              </w:rPr>
              <w:fldChar w:fldCharType="begin"/>
            </w:r>
            <w:r w:rsidR="00F4751F">
              <w:rPr>
                <w:noProof/>
                <w:webHidden/>
              </w:rPr>
              <w:instrText xml:space="preserve"> PAGEREF _Toc109675020 \h </w:instrText>
            </w:r>
            <w:r w:rsidR="00F4751F">
              <w:rPr>
                <w:noProof/>
                <w:webHidden/>
              </w:rPr>
            </w:r>
            <w:r w:rsidR="00F4751F">
              <w:rPr>
                <w:noProof/>
                <w:webHidden/>
              </w:rPr>
              <w:fldChar w:fldCharType="separate"/>
            </w:r>
            <w:r w:rsidR="00C63C16">
              <w:rPr>
                <w:noProof/>
                <w:webHidden/>
              </w:rPr>
              <w:t>21</w:t>
            </w:r>
            <w:r w:rsidR="00F4751F">
              <w:rPr>
                <w:noProof/>
                <w:webHidden/>
              </w:rPr>
              <w:fldChar w:fldCharType="end"/>
            </w:r>
          </w:hyperlink>
        </w:p>
        <w:p w14:paraId="238438EC" w14:textId="32A9F9DA" w:rsidR="00F4751F" w:rsidRDefault="00512CBE">
          <w:pPr>
            <w:pStyle w:val="TOC1"/>
            <w:rPr>
              <w:rFonts w:asciiTheme="minorHAnsi" w:hAnsiTheme="minorHAnsi" w:cstheme="minorBidi"/>
              <w:b w:val="0"/>
              <w:noProof/>
              <w:sz w:val="22"/>
              <w:lang w:val="en-IN" w:eastAsia="en-IN"/>
            </w:rPr>
          </w:pPr>
          <w:hyperlink w:anchor="_Toc109675022" w:history="1">
            <w:r w:rsidR="00F4751F" w:rsidRPr="00B44386">
              <w:rPr>
                <w:rStyle w:val="Hyperlink"/>
                <w:noProof/>
              </w:rPr>
              <w:t>26 Secure Decommissioning</w:t>
            </w:r>
            <w:r w:rsidR="00F4751F">
              <w:rPr>
                <w:noProof/>
                <w:webHidden/>
              </w:rPr>
              <w:tab/>
            </w:r>
            <w:r w:rsidR="00F4751F">
              <w:rPr>
                <w:noProof/>
                <w:webHidden/>
              </w:rPr>
              <w:fldChar w:fldCharType="begin"/>
            </w:r>
            <w:r w:rsidR="00F4751F">
              <w:rPr>
                <w:noProof/>
                <w:webHidden/>
              </w:rPr>
              <w:instrText xml:space="preserve"> PAGEREF _Toc109675022 \h </w:instrText>
            </w:r>
            <w:r w:rsidR="00F4751F">
              <w:rPr>
                <w:noProof/>
                <w:webHidden/>
              </w:rPr>
            </w:r>
            <w:r w:rsidR="00F4751F">
              <w:rPr>
                <w:noProof/>
                <w:webHidden/>
              </w:rPr>
              <w:fldChar w:fldCharType="separate"/>
            </w:r>
            <w:r w:rsidR="00C63C16">
              <w:rPr>
                <w:noProof/>
                <w:webHidden/>
              </w:rPr>
              <w:t>21</w:t>
            </w:r>
            <w:r w:rsidR="00F4751F">
              <w:rPr>
                <w:noProof/>
                <w:webHidden/>
              </w:rPr>
              <w:fldChar w:fldCharType="end"/>
            </w:r>
          </w:hyperlink>
        </w:p>
        <w:p w14:paraId="6AF3B164" w14:textId="22888024" w:rsidR="00446FC2" w:rsidRPr="00016491" w:rsidRDefault="00016491">
          <w:pPr>
            <w:rPr>
              <w:b/>
              <w:sz w:val="24"/>
            </w:rPr>
          </w:pPr>
          <w:r>
            <w:rPr>
              <w:rFonts w:eastAsiaTheme="minorEastAsia" w:cs="Times New Roman"/>
              <w:color w:val="auto"/>
              <w:sz w:val="28"/>
            </w:rPr>
            <w:fldChar w:fldCharType="end"/>
          </w:r>
        </w:p>
      </w:sdtContent>
    </w:sdt>
    <w:p w14:paraId="21E92B56" w14:textId="77777777" w:rsidR="00212F26" w:rsidRPr="00016491" w:rsidRDefault="00212F26">
      <w:pPr>
        <w:spacing w:after="0" w:line="259" w:lineRule="auto"/>
        <w:ind w:left="80" w:firstLine="0"/>
        <w:jc w:val="left"/>
        <w:rPr>
          <w:b/>
          <w:sz w:val="24"/>
        </w:rPr>
      </w:pPr>
    </w:p>
    <w:p w14:paraId="70F4EDFB" w14:textId="77777777" w:rsidR="00443D90" w:rsidRDefault="00443D90" w:rsidP="00960CBE">
      <w:pPr>
        <w:pStyle w:val="Heading1"/>
        <w:rPr>
          <w:color w:val="FCC566"/>
          <w:sz w:val="40"/>
        </w:rPr>
      </w:pPr>
      <w:bookmarkStart w:id="147" w:name="_Toc109674954"/>
    </w:p>
    <w:p w14:paraId="542B1BB2" w14:textId="77777777" w:rsidR="00443D90" w:rsidRDefault="00443D90" w:rsidP="00960CBE">
      <w:pPr>
        <w:pStyle w:val="Heading1"/>
        <w:rPr>
          <w:color w:val="FCC566"/>
          <w:sz w:val="40"/>
        </w:rPr>
      </w:pPr>
    </w:p>
    <w:p w14:paraId="66A52AD3" w14:textId="77777777" w:rsidR="00443D90" w:rsidRDefault="00443D90" w:rsidP="00960CBE">
      <w:pPr>
        <w:pStyle w:val="Heading1"/>
        <w:rPr>
          <w:color w:val="FCC566"/>
          <w:sz w:val="40"/>
        </w:rPr>
      </w:pPr>
    </w:p>
    <w:p w14:paraId="72963C22" w14:textId="77777777" w:rsidR="00443D90" w:rsidRDefault="00443D90" w:rsidP="00960CBE">
      <w:pPr>
        <w:pStyle w:val="Heading1"/>
        <w:rPr>
          <w:color w:val="FCC566"/>
          <w:sz w:val="40"/>
        </w:rPr>
      </w:pPr>
    </w:p>
    <w:p w14:paraId="423BDEBC" w14:textId="77777777" w:rsidR="00443D90" w:rsidRDefault="00443D90" w:rsidP="00960CBE">
      <w:pPr>
        <w:pStyle w:val="Heading1"/>
        <w:rPr>
          <w:color w:val="FCC566"/>
          <w:sz w:val="40"/>
        </w:rPr>
      </w:pPr>
    </w:p>
    <w:p w14:paraId="66F25ECE" w14:textId="77777777" w:rsidR="00443D90" w:rsidRDefault="00443D90" w:rsidP="00960CBE">
      <w:pPr>
        <w:pStyle w:val="Heading1"/>
        <w:rPr>
          <w:color w:val="FCC566"/>
          <w:sz w:val="40"/>
        </w:rPr>
      </w:pPr>
    </w:p>
    <w:p w14:paraId="611DD593" w14:textId="77777777" w:rsidR="00443D90" w:rsidRDefault="00443D90" w:rsidP="00960CBE">
      <w:pPr>
        <w:pStyle w:val="Heading1"/>
        <w:rPr>
          <w:color w:val="FCC566"/>
          <w:sz w:val="40"/>
        </w:rPr>
      </w:pPr>
    </w:p>
    <w:p w14:paraId="55CF5674" w14:textId="77777777" w:rsidR="00443D90" w:rsidRDefault="00443D90" w:rsidP="00960CBE">
      <w:pPr>
        <w:pStyle w:val="Heading1"/>
        <w:rPr>
          <w:color w:val="FCC566"/>
          <w:sz w:val="40"/>
        </w:rPr>
      </w:pPr>
    </w:p>
    <w:p w14:paraId="0F635669" w14:textId="77777777" w:rsidR="00443D90" w:rsidRDefault="00443D90" w:rsidP="00960CBE">
      <w:pPr>
        <w:pStyle w:val="Heading1"/>
        <w:rPr>
          <w:color w:val="FCC566"/>
          <w:sz w:val="40"/>
        </w:rPr>
      </w:pPr>
    </w:p>
    <w:p w14:paraId="41614A97" w14:textId="77777777" w:rsidR="00443D90" w:rsidRDefault="00443D90" w:rsidP="00960CBE">
      <w:pPr>
        <w:pStyle w:val="Heading1"/>
        <w:rPr>
          <w:color w:val="FCC566"/>
          <w:sz w:val="40"/>
        </w:rPr>
      </w:pPr>
    </w:p>
    <w:p w14:paraId="1AAA64A6" w14:textId="77777777" w:rsidR="00443D90" w:rsidRDefault="00443D90" w:rsidP="00960CBE">
      <w:pPr>
        <w:pStyle w:val="Heading1"/>
        <w:rPr>
          <w:color w:val="FCC566"/>
          <w:sz w:val="40"/>
        </w:rPr>
      </w:pPr>
    </w:p>
    <w:p w14:paraId="64C0E3FF" w14:textId="77777777" w:rsidR="00443D90" w:rsidRDefault="00443D90" w:rsidP="00960CBE">
      <w:pPr>
        <w:pStyle w:val="Heading1"/>
        <w:rPr>
          <w:color w:val="FCC566"/>
          <w:sz w:val="40"/>
        </w:rPr>
      </w:pPr>
    </w:p>
    <w:p w14:paraId="747EFDAD" w14:textId="77777777" w:rsidR="00443D90" w:rsidRDefault="00443D90" w:rsidP="00960CBE">
      <w:pPr>
        <w:pStyle w:val="Heading1"/>
        <w:rPr>
          <w:color w:val="FCC566"/>
          <w:sz w:val="40"/>
        </w:rPr>
      </w:pPr>
    </w:p>
    <w:p w14:paraId="1EA3D667" w14:textId="77777777" w:rsidR="00443D90" w:rsidRDefault="00443D90" w:rsidP="00D85E99">
      <w:pPr>
        <w:pStyle w:val="Heading1"/>
        <w:ind w:left="0" w:firstLine="0"/>
        <w:rPr>
          <w:color w:val="FCC566"/>
          <w:sz w:val="40"/>
        </w:rPr>
      </w:pPr>
    </w:p>
    <w:p w14:paraId="26254C3C" w14:textId="77777777" w:rsidR="00443D90" w:rsidRDefault="00443D90" w:rsidP="00443D90">
      <w:pPr>
        <w:pStyle w:val="Heading1"/>
        <w:ind w:left="0" w:firstLine="0"/>
        <w:rPr>
          <w:color w:val="FCC566"/>
          <w:sz w:val="40"/>
        </w:rPr>
      </w:pPr>
    </w:p>
    <w:bookmarkEnd w:id="147"/>
    <w:p w14:paraId="3FE11A26" w14:textId="5B03FACB" w:rsidR="00AB18BF" w:rsidRDefault="00AB18BF" w:rsidP="001F288F">
      <w:pPr>
        <w:spacing w:after="265" w:line="265" w:lineRule="auto"/>
        <w:ind w:left="0" w:firstLine="0"/>
        <w:rPr>
          <w:sz w:val="22"/>
        </w:rPr>
      </w:pPr>
    </w:p>
    <w:p w14:paraId="42B92F44" w14:textId="77777777" w:rsidR="00D85E99" w:rsidRPr="006F330D" w:rsidRDefault="00D85E99" w:rsidP="001F288F">
      <w:pPr>
        <w:spacing w:after="265" w:line="265" w:lineRule="auto"/>
        <w:ind w:left="0" w:firstLine="0"/>
        <w:rPr>
          <w:sz w:val="22"/>
        </w:rPr>
      </w:pPr>
    </w:p>
    <w:p w14:paraId="3DB5F36E" w14:textId="77777777" w:rsidR="00443D90" w:rsidRPr="00180992" w:rsidRDefault="00443D90" w:rsidP="00443D90">
      <w:pPr>
        <w:pStyle w:val="Heading1"/>
        <w:ind w:left="0" w:firstLine="0"/>
      </w:pPr>
      <w:r w:rsidRPr="00180992">
        <w:rPr>
          <w:color w:val="FCC566"/>
          <w:sz w:val="40"/>
        </w:rPr>
        <w:lastRenderedPageBreak/>
        <w:t xml:space="preserve">01 </w:t>
      </w:r>
      <w:r w:rsidRPr="00180992">
        <w:t>Purpose</w:t>
      </w:r>
    </w:p>
    <w:p w14:paraId="6DFA7DB8" w14:textId="76E89CB2" w:rsidR="00443D90" w:rsidRDefault="00443D90" w:rsidP="00443D90">
      <w:pPr>
        <w:spacing w:after="265" w:line="265" w:lineRule="auto"/>
        <w:ind w:left="108"/>
        <w:rPr>
          <w:sz w:val="22"/>
        </w:rPr>
      </w:pPr>
      <w:r w:rsidRPr="0005228E">
        <w:rPr>
          <w:sz w:val="22"/>
        </w:rPr>
        <w:t xml:space="preserve">This Security Operations Manual (SOM) </w:t>
      </w:r>
      <w:r w:rsidRPr="006F330D">
        <w:rPr>
          <w:sz w:val="22"/>
        </w:rPr>
        <w:t>details different security features &amp; configurations incorporated with the SmartMedic solution.</w:t>
      </w:r>
    </w:p>
    <w:p w14:paraId="39B4F733" w14:textId="54D0533F" w:rsidR="00AB18BF" w:rsidRPr="006F330D" w:rsidRDefault="00443D90" w:rsidP="00443D90">
      <w:pPr>
        <w:spacing w:after="265" w:line="265" w:lineRule="auto"/>
        <w:ind w:left="0" w:firstLine="0"/>
        <w:rPr>
          <w:sz w:val="22"/>
        </w:rPr>
      </w:pPr>
      <w:r>
        <w:rPr>
          <w:sz w:val="22"/>
        </w:rPr>
        <w:t xml:space="preserve"> </w:t>
      </w:r>
      <w:r w:rsidR="00AB18BF" w:rsidRPr="006F330D">
        <w:rPr>
          <w:sz w:val="22"/>
        </w:rPr>
        <w:t xml:space="preserve">It also </w:t>
      </w:r>
      <w:r w:rsidR="00AB18BF" w:rsidRPr="0005228E">
        <w:rPr>
          <w:sz w:val="22"/>
        </w:rPr>
        <w:t>provide</w:t>
      </w:r>
      <w:r w:rsidR="00AB18BF" w:rsidRPr="006F330D">
        <w:rPr>
          <w:sz w:val="22"/>
        </w:rPr>
        <w:t>s the security guidelines for the customer to be aware during the device operation.</w:t>
      </w:r>
    </w:p>
    <w:p w14:paraId="1DC9949E" w14:textId="77777777" w:rsidR="00FB69E5" w:rsidRPr="00180992" w:rsidRDefault="00FB69E5" w:rsidP="00FB69E5">
      <w:pPr>
        <w:spacing w:after="0"/>
        <w:ind w:left="118"/>
      </w:pPr>
    </w:p>
    <w:p w14:paraId="5957385B" w14:textId="20CB0CF4" w:rsidR="00B11510" w:rsidRPr="00180992" w:rsidRDefault="00446FC2" w:rsidP="00960CBE">
      <w:pPr>
        <w:pStyle w:val="Heading1"/>
      </w:pPr>
      <w:bookmarkStart w:id="148" w:name="_Toc109674955"/>
      <w:r w:rsidRPr="00180992">
        <w:rPr>
          <w:color w:val="FCC566"/>
          <w:sz w:val="40"/>
        </w:rPr>
        <w:t>02</w:t>
      </w:r>
      <w:r w:rsidRPr="00180992">
        <w:rPr>
          <w:color w:val="FFCC66"/>
          <w:sz w:val="40"/>
        </w:rPr>
        <w:t xml:space="preserve"> </w:t>
      </w:r>
      <w:r w:rsidRPr="00180992">
        <w:t>Definitions</w:t>
      </w:r>
      <w:bookmarkEnd w:id="148"/>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456CEB59" w:rsidR="00B11510" w:rsidRDefault="00446FC2" w:rsidP="00E54A5D">
      <w:pPr>
        <w:rPr>
          <w:ins w:id="149" w:author="Sai Praneetha Bhaskaruni" w:date="2022-07-08T14:00:00Z"/>
          <w:sz w:val="22"/>
        </w:rPr>
      </w:pPr>
      <w:r w:rsidRPr="0005228E">
        <w:rPr>
          <w:sz w:val="22"/>
        </w:rPr>
        <w:t xml:space="preserve">“Health Delivery Organization,” an organization or group of organizations that are involved with the delivery of healthcare services. A hospital is an HDO. If an HDO purchases and operates a Stryker device, the HDO is also the Customer, Owner, and Operator </w:t>
      </w:r>
      <w:r w:rsidR="00DD123E">
        <w:rPr>
          <w:sz w:val="22"/>
        </w:rPr>
        <w:t xml:space="preserve">as </w:t>
      </w:r>
      <w:r w:rsidRPr="0005228E">
        <w:rPr>
          <w:sz w:val="22"/>
        </w:rPr>
        <w:t>per the definitions of those terms.</w:t>
      </w:r>
    </w:p>
    <w:p w14:paraId="7E8D8FC4" w14:textId="19BC3D2D" w:rsidR="00C8187A" w:rsidRPr="008B26B1" w:rsidRDefault="00C8187A">
      <w:pPr>
        <w:shd w:val="clear" w:color="auto" w:fill="D9D9D9" w:themeFill="background1" w:themeFillShade="D9"/>
        <w:spacing w:before="240"/>
        <w:rPr>
          <w:ins w:id="150" w:author="Sai Praneetha Bhaskaruni" w:date="2022-07-08T14:07:00Z"/>
          <w:b/>
          <w:sz w:val="28"/>
          <w:rPrChange w:id="151" w:author="Sai Praneetha Bhaskaruni" w:date="2022-07-08T14:07:00Z">
            <w:rPr>
              <w:ins w:id="152" w:author="Sai Praneetha Bhaskaruni" w:date="2022-07-08T14:07:00Z"/>
              <w:sz w:val="22"/>
            </w:rPr>
          </w:rPrChange>
        </w:rPr>
        <w:pPrChange w:id="153" w:author="Sai Praneetha Bhaskaruni" w:date="2022-07-08T14:07:00Z">
          <w:pPr/>
        </w:pPrChange>
      </w:pPr>
      <w:ins w:id="154" w:author="Sai Praneetha Bhaskaruni" w:date="2022-07-08T14:00:00Z">
        <w:r w:rsidRPr="008B26B1">
          <w:rPr>
            <w:b/>
            <w:sz w:val="28"/>
            <w:rPrChange w:id="155" w:author="Sai Praneetha Bhaskaruni" w:date="2022-07-08T14:07:00Z">
              <w:rPr>
                <w:sz w:val="22"/>
              </w:rPr>
            </w:rPrChange>
          </w:rPr>
          <w:t>IO</w:t>
        </w:r>
      </w:ins>
      <w:ins w:id="156" w:author="Sai Praneetha Bhaskaruni" w:date="2022-07-08T14:01:00Z">
        <w:r w:rsidR="009E0D38" w:rsidRPr="008B26B1">
          <w:rPr>
            <w:b/>
            <w:sz w:val="28"/>
            <w:rPrChange w:id="157" w:author="Sai Praneetha Bhaskaruni" w:date="2022-07-08T14:07:00Z">
              <w:rPr>
                <w:sz w:val="22"/>
              </w:rPr>
            </w:rPrChange>
          </w:rPr>
          <w:t>A –</w:t>
        </w:r>
      </w:ins>
      <w:ins w:id="158" w:author="Sai Praneetha Bhaskaruni" w:date="2022-07-08T14:07:00Z">
        <w:r w:rsidR="008B26B1" w:rsidRPr="008B26B1">
          <w:rPr>
            <w:b/>
            <w:sz w:val="28"/>
            <w:rPrChange w:id="159" w:author="Sai Praneetha Bhaskaruni" w:date="2022-07-08T14:07:00Z">
              <w:rPr>
                <w:rFonts w:ascii="Roboto" w:hAnsi="Roboto"/>
                <w:color w:val="666666"/>
                <w:sz w:val="21"/>
                <w:szCs w:val="21"/>
                <w:shd w:val="clear" w:color="auto" w:fill="FFFFFF"/>
              </w:rPr>
            </w:rPrChange>
          </w:rPr>
          <w:t xml:space="preserve"> Indicators of attack</w:t>
        </w:r>
      </w:ins>
    </w:p>
    <w:p w14:paraId="65AB9954" w14:textId="294FEDB8" w:rsidR="00014365" w:rsidRPr="00550E2F" w:rsidRDefault="00014365" w:rsidP="00E54A5D">
      <w:pPr>
        <w:rPr>
          <w:ins w:id="160" w:author="Sai Praneetha Bhaskaruni" w:date="2022-07-08T14:01:00Z"/>
          <w:sz w:val="22"/>
        </w:rPr>
      </w:pPr>
      <w:ins w:id="161" w:author="Sai Praneetha Bhaskaruni" w:date="2022-07-08T14:07:00Z">
        <w:r w:rsidRPr="008B26B1">
          <w:rPr>
            <w:sz w:val="22"/>
            <w:rPrChange w:id="162" w:author="Sai Praneetha Bhaskaruni" w:date="2022-07-08T14:07:00Z">
              <w:rPr>
                <w:rFonts w:ascii="Roboto" w:hAnsi="Roboto"/>
                <w:color w:val="111111"/>
                <w:shd w:val="clear" w:color="auto" w:fill="FFFFFF"/>
              </w:rPr>
            </w:rPrChange>
          </w:rPr>
          <w:t>An</w:t>
        </w:r>
        <w:r w:rsidRPr="008B26B1">
          <w:rPr>
            <w:sz w:val="22"/>
            <w:rPrChange w:id="163" w:author="Sai Praneetha Bhaskaruni" w:date="2022-07-08T14:08:00Z">
              <w:rPr>
                <w:rStyle w:val="Strong"/>
                <w:rFonts w:ascii="Roboto" w:hAnsi="Roboto"/>
                <w:color w:val="111111"/>
                <w:shd w:val="clear" w:color="auto" w:fill="FFFFFF"/>
              </w:rPr>
            </w:rPrChange>
          </w:rPr>
          <w:t> </w:t>
        </w:r>
        <w:r w:rsidRPr="008B26B1">
          <w:rPr>
            <w:sz w:val="22"/>
            <w:rPrChange w:id="164" w:author="Sai Praneetha Bhaskaruni" w:date="2022-07-08T14:07:00Z">
              <w:rPr>
                <w:rStyle w:val="Strong"/>
                <w:rFonts w:ascii="Roboto" w:hAnsi="Roboto"/>
                <w:color w:val="111111"/>
                <w:shd w:val="clear" w:color="auto" w:fill="FFFFFF"/>
              </w:rPr>
            </w:rPrChange>
          </w:rPr>
          <w:t>IOA represents a series of actions that an adversary must conduct to succeed.</w:t>
        </w:r>
      </w:ins>
    </w:p>
    <w:p w14:paraId="2A0C4F42" w14:textId="0986C8D8" w:rsidR="009E0D38" w:rsidRPr="006557BC" w:rsidRDefault="009E0D38">
      <w:pPr>
        <w:shd w:val="clear" w:color="auto" w:fill="D9D9D9" w:themeFill="background1" w:themeFillShade="D9"/>
        <w:spacing w:before="240"/>
        <w:rPr>
          <w:ins w:id="165" w:author="Sai Praneetha Bhaskaruni" w:date="2022-07-08T14:04:00Z"/>
          <w:b/>
          <w:sz w:val="28"/>
          <w:rPrChange w:id="166" w:author="Sai Praneetha Bhaskaruni" w:date="2022-07-08T14:05:00Z">
            <w:rPr>
              <w:ins w:id="167" w:author="Sai Praneetha Bhaskaruni" w:date="2022-07-08T14:04:00Z"/>
              <w:sz w:val="22"/>
            </w:rPr>
          </w:rPrChange>
        </w:rPr>
        <w:pPrChange w:id="168" w:author="Sai Praneetha Bhaskaruni" w:date="2022-07-08T14:05:00Z">
          <w:pPr/>
        </w:pPrChange>
      </w:pPr>
      <w:ins w:id="169" w:author="Sai Praneetha Bhaskaruni" w:date="2022-07-08T14:01:00Z">
        <w:r w:rsidRPr="006557BC">
          <w:rPr>
            <w:b/>
            <w:sz w:val="28"/>
            <w:rPrChange w:id="170" w:author="Sai Praneetha Bhaskaruni" w:date="2022-07-08T14:05:00Z">
              <w:rPr>
                <w:sz w:val="22"/>
              </w:rPr>
            </w:rPrChange>
          </w:rPr>
          <w:t>IOC –</w:t>
        </w:r>
      </w:ins>
      <w:ins w:id="171" w:author="Sai Praneetha Bhaskaruni" w:date="2022-07-08T14:04:00Z">
        <w:r w:rsidR="006557BC" w:rsidRPr="00516470">
          <w:rPr>
            <w:sz w:val="28"/>
            <w:rPrChange w:id="172" w:author="Sai Praneetha Bhaskaruni" w:date="2022-07-08T14:05:00Z">
              <w:rPr>
                <w:rStyle w:val="Strong"/>
                <w:rFonts w:ascii="Roboto" w:hAnsi="Roboto"/>
                <w:color w:val="666666"/>
                <w:sz w:val="21"/>
                <w:szCs w:val="21"/>
                <w:shd w:val="clear" w:color="auto" w:fill="FFFFFF"/>
              </w:rPr>
            </w:rPrChange>
          </w:rPr>
          <w:t xml:space="preserve"> </w:t>
        </w:r>
        <w:r w:rsidR="006557BC" w:rsidRPr="005D2C95">
          <w:rPr>
            <w:sz w:val="28"/>
            <w:rPrChange w:id="173" w:author="Sai Praneetha Bhaskaruni" w:date="2022-07-12T15:46:00Z">
              <w:rPr>
                <w:rStyle w:val="Strong"/>
                <w:rFonts w:ascii="Roboto" w:hAnsi="Roboto"/>
                <w:color w:val="666666"/>
                <w:sz w:val="21"/>
                <w:szCs w:val="21"/>
                <w:shd w:val="clear" w:color="auto" w:fill="FFFFFF"/>
              </w:rPr>
            </w:rPrChange>
          </w:rPr>
          <w:t>Indicator of compromise</w:t>
        </w:r>
        <w:r w:rsidR="006557BC" w:rsidRPr="006557BC">
          <w:rPr>
            <w:b/>
            <w:sz w:val="28"/>
            <w:rPrChange w:id="174" w:author="Sai Praneetha Bhaskaruni" w:date="2022-07-08T14:05:00Z">
              <w:rPr>
                <w:rFonts w:ascii="Roboto" w:hAnsi="Roboto"/>
                <w:color w:val="666666"/>
                <w:sz w:val="21"/>
                <w:szCs w:val="21"/>
                <w:shd w:val="clear" w:color="auto" w:fill="FFFFFF"/>
              </w:rPr>
            </w:rPrChange>
          </w:rPr>
          <w:t> </w:t>
        </w:r>
      </w:ins>
    </w:p>
    <w:p w14:paraId="4DAD1B41" w14:textId="5E906707" w:rsidR="006557BC" w:rsidRPr="0005228E" w:rsidRDefault="006557BC" w:rsidP="00550E2F">
      <w:pPr>
        <w:rPr>
          <w:sz w:val="22"/>
        </w:rPr>
      </w:pPr>
      <w:ins w:id="175" w:author="Sai Praneetha Bhaskaruni" w:date="2022-07-08T14:04:00Z">
        <w:r w:rsidRPr="006557BC">
          <w:rPr>
            <w:sz w:val="22"/>
            <w:rPrChange w:id="176" w:author="Sai Praneetha Bhaskaruni" w:date="2022-07-08T14:05:00Z">
              <w:rPr>
                <w:rStyle w:val="Strong"/>
                <w:rFonts w:ascii="Roboto" w:hAnsi="Roboto"/>
                <w:color w:val="666666"/>
                <w:sz w:val="21"/>
                <w:szCs w:val="21"/>
                <w:shd w:val="clear" w:color="auto" w:fill="FFFFFF"/>
              </w:rPr>
            </w:rPrChange>
          </w:rPr>
          <w:t>Indicator of compromise</w:t>
        </w:r>
        <w:r w:rsidRPr="006557BC">
          <w:rPr>
            <w:sz w:val="22"/>
            <w:rPrChange w:id="177" w:author="Sai Praneetha Bhaskaruni" w:date="2022-07-08T14:05:00Z">
              <w:rPr>
                <w:rFonts w:ascii="Roboto" w:hAnsi="Roboto"/>
                <w:color w:val="666666"/>
                <w:sz w:val="21"/>
                <w:szCs w:val="21"/>
                <w:shd w:val="clear" w:color="auto" w:fill="FFFFFF"/>
              </w:rPr>
            </w:rPrChange>
          </w:rPr>
          <w:t> or IOC is</w:t>
        </w:r>
        <w:r w:rsidRPr="006557BC">
          <w:rPr>
            <w:sz w:val="22"/>
            <w:rPrChange w:id="178" w:author="Sai Praneetha Bhaskaruni" w:date="2022-07-08T14:05:00Z">
              <w:rPr>
                <w:rStyle w:val="Strong"/>
                <w:rFonts w:ascii="Roboto" w:hAnsi="Roboto"/>
                <w:color w:val="666666"/>
                <w:sz w:val="21"/>
                <w:szCs w:val="21"/>
                <w:shd w:val="clear" w:color="auto" w:fill="FFFFFF"/>
              </w:rPr>
            </w:rPrChange>
          </w:rPr>
          <w:t> a forensic term that refers to the evidence on a device that points out to a security breach.</w:t>
        </w:r>
        <w:r w:rsidRPr="006557BC">
          <w:rPr>
            <w:sz w:val="22"/>
            <w:rPrChange w:id="179" w:author="Sai Praneetha Bhaskaruni" w:date="2022-07-08T14:05:00Z">
              <w:rPr>
                <w:rFonts w:ascii="Roboto" w:hAnsi="Roboto"/>
                <w:color w:val="666666"/>
                <w:sz w:val="21"/>
                <w:szCs w:val="21"/>
                <w:shd w:val="clear" w:color="auto" w:fill="FFFFFF"/>
              </w:rPr>
            </w:rPrChange>
          </w:rPr>
          <w:t> </w:t>
        </w:r>
      </w:ins>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05228E" w:rsidRDefault="00446FC2" w:rsidP="00E54A5D">
      <w:pPr>
        <w:rPr>
          <w:sz w:val="22"/>
        </w:rPr>
      </w:pPr>
      <w:r w:rsidRPr="0005228E">
        <w:rPr>
          <w:sz w:val="22"/>
        </w:rPr>
        <w:t>The entity (Stryker) that builds the device and sells it to the customer.</w:t>
      </w:r>
    </w:p>
    <w:p w14:paraId="13BDA198" w14:textId="77777777" w:rsidR="00B11510" w:rsidRPr="0005228E" w:rsidRDefault="00446FC2" w:rsidP="00E54A5D">
      <w:pPr>
        <w:rPr>
          <w:sz w:val="22"/>
        </w:rPr>
      </w:pPr>
      <w:r w:rsidRPr="0005228E">
        <w:rPr>
          <w:sz w:val="22"/>
        </w:rPr>
        <w:t>MDR – European Union (</w:t>
      </w:r>
      <w:commentRangeStart w:id="180"/>
      <w:r w:rsidRPr="0005228E">
        <w:rPr>
          <w:sz w:val="22"/>
        </w:rPr>
        <w:t>EU</w:t>
      </w:r>
      <w:commentRangeEnd w:id="180"/>
      <w:r w:rsidR="00B50F5C">
        <w:rPr>
          <w:rStyle w:val="CommentReference"/>
        </w:rPr>
        <w:commentReference w:id="180"/>
      </w:r>
      <w:r w:rsidRPr="0005228E">
        <w:rPr>
          <w:sz w:val="22"/>
        </w:rPr>
        <w:t>) Medical Device Regulation of 2017</w:t>
      </w:r>
    </w:p>
    <w:p w14:paraId="6CED0089" w14:textId="77777777" w:rsidR="00B11510" w:rsidRPr="0005228E" w:rsidRDefault="00446FC2" w:rsidP="00E54A5D">
      <w:pPr>
        <w:rPr>
          <w:sz w:val="22"/>
        </w:rPr>
      </w:pPr>
      <w:r w:rsidRPr="0005228E">
        <w:rPr>
          <w:sz w:val="22"/>
        </w:rPr>
        <w:t xml:space="preserve">The European Union regulation concerning medical devices. </w:t>
      </w:r>
    </w:p>
    <w:p w14:paraId="5B3A6A13" w14:textId="77777777" w:rsidR="00722B4E" w:rsidRPr="0005228E" w:rsidRDefault="00722B4E" w:rsidP="00E54A5D">
      <w:pPr>
        <w:rPr>
          <w:sz w:val="22"/>
        </w:rPr>
      </w:pPr>
    </w:p>
    <w:p w14:paraId="6B0440BA" w14:textId="06C091D9" w:rsidR="00B11510" w:rsidRDefault="00446FC2" w:rsidP="00E54A5D">
      <w:pPr>
        <w:rPr>
          <w:sz w:val="22"/>
        </w:rPr>
      </w:pPr>
      <w:r w:rsidRPr="0005228E">
        <w:rPr>
          <w:sz w:val="22"/>
        </w:rPr>
        <w:t xml:space="preserve">Refer </w:t>
      </w:r>
      <w:hyperlink r:id="rId23" w:history="1">
        <w:r w:rsidR="006869F8" w:rsidRPr="00605A17">
          <w:rPr>
            <w:rStyle w:val="Hyperlink"/>
            <w:sz w:val="22"/>
          </w:rPr>
          <w:t>https://ec.europa.eu/health/md_sector/overview_en</w:t>
        </w:r>
      </w:hyperlink>
    </w:p>
    <w:p w14:paraId="0066DF35" w14:textId="77777777" w:rsidR="006869F8" w:rsidRPr="0005228E" w:rsidRDefault="006869F8" w:rsidP="00E54A5D">
      <w:pPr>
        <w:rPr>
          <w:sz w:val="22"/>
        </w:rPr>
      </w:pP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lastRenderedPageBreak/>
        <w:t>Medical Device</w:t>
      </w:r>
    </w:p>
    <w:p w14:paraId="72D66AB5" w14:textId="77777777" w:rsidR="00B11510" w:rsidRPr="0005228E" w:rsidRDefault="00446FC2" w:rsidP="00E54A5D">
      <w:pPr>
        <w:rPr>
          <w:sz w:val="22"/>
        </w:rPr>
      </w:pPr>
      <w:r w:rsidRPr="0005228E">
        <w:rPr>
          <w:sz w:val="22"/>
        </w:rPr>
        <w:t>See the following sources if a precise definition is required: FDA, MDR (EU) 2017/745, ISO 14971:2007.</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56B40574" w14:textId="7B739F2E" w:rsidR="00B11510" w:rsidRPr="0005228E" w:rsidRDefault="00446FC2" w:rsidP="00E623C3">
      <w:pPr>
        <w:rPr>
          <w:sz w:val="22"/>
        </w:rPr>
      </w:pPr>
      <w:r w:rsidRPr="0005228E">
        <w:rPr>
          <w:sz w:val="22"/>
        </w:rPr>
        <w:t>The person(s) using the device for its intended purpose. This term may also sometimes refer to the person or organization responsible for procuring the device (owner, customer).</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0428A567" w:rsidR="00B11510" w:rsidRPr="0005228E" w:rsidRDefault="00B50F5C" w:rsidP="00E54A5D">
      <w:pPr>
        <w:rPr>
          <w:sz w:val="22"/>
        </w:rPr>
      </w:pPr>
      <w:r>
        <w:rPr>
          <w:sz w:val="22"/>
        </w:rPr>
        <w:t>Refer</w:t>
      </w:r>
      <w:r w:rsidR="00446FC2" w:rsidRPr="0005228E">
        <w:rPr>
          <w:sz w:val="22"/>
        </w:rPr>
        <w:t xml:space="preserv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15FEC88D" w:rsidR="00B11510" w:rsidRPr="0005228E" w:rsidRDefault="002720BA" w:rsidP="00E54A5D">
      <w:pPr>
        <w:rPr>
          <w:sz w:val="22"/>
        </w:rPr>
      </w:pPr>
      <w:r>
        <w:rPr>
          <w:sz w:val="22"/>
        </w:rPr>
        <w:t>Refer</w:t>
      </w:r>
      <w:r w:rsidR="00446FC2" w:rsidRPr="0005228E">
        <w:rPr>
          <w:sz w:val="22"/>
        </w:rPr>
        <w:t xml:space="preserve"> Device.</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72BDFFE4" w:rsidR="00B11510" w:rsidRPr="0005228E" w:rsidRDefault="00F121B8" w:rsidP="00E54A5D">
      <w:pPr>
        <w:rPr>
          <w:sz w:val="22"/>
        </w:rPr>
      </w:pPr>
      <w:r>
        <w:rPr>
          <w:sz w:val="22"/>
        </w:rPr>
        <w:t>Refer</w:t>
      </w:r>
      <w:r w:rsidR="00446FC2" w:rsidRPr="0005228E">
        <w:rPr>
          <w:sz w:val="22"/>
        </w:rPr>
        <w:t xml:space="preserve"> Operator.</w:t>
      </w:r>
    </w:p>
    <w:p w14:paraId="51FE8362" w14:textId="70270DA5" w:rsidR="00016491" w:rsidRDefault="00016491" w:rsidP="00E54A5D"/>
    <w:p w14:paraId="25437385" w14:textId="77777777" w:rsidR="00BF53C3" w:rsidRPr="00180992" w:rsidRDefault="00BF53C3" w:rsidP="00E54A5D"/>
    <w:p w14:paraId="2C032337" w14:textId="0DF4236C" w:rsidR="00B11510" w:rsidRPr="00180992" w:rsidRDefault="00446FC2" w:rsidP="00960CBE">
      <w:pPr>
        <w:pStyle w:val="Heading1"/>
      </w:pPr>
      <w:bookmarkStart w:id="181" w:name="_Toc109674956"/>
      <w:r w:rsidRPr="00180992">
        <w:rPr>
          <w:color w:val="FCC566"/>
          <w:sz w:val="40"/>
        </w:rPr>
        <w:t>03</w:t>
      </w:r>
      <w:r w:rsidRPr="00180992">
        <w:rPr>
          <w:color w:val="FFCC66"/>
          <w:sz w:val="40"/>
        </w:rPr>
        <w:t xml:space="preserve"> </w:t>
      </w:r>
      <w:r w:rsidRPr="00180992">
        <w:t>Product Description</w:t>
      </w:r>
      <w:bookmarkEnd w:id="181"/>
    </w:p>
    <w:p w14:paraId="26BFBD50" w14:textId="2F52FCD5" w:rsidR="00FB69E5" w:rsidRDefault="00FB6763">
      <w:pPr>
        <w:spacing w:after="108"/>
        <w:ind w:left="118"/>
        <w:rPr>
          <w:sz w:val="22"/>
        </w:rPr>
      </w:pPr>
      <w:ins w:id="182" w:author="T Londhe, Vinod (Contractor)" w:date="2022-07-09T13:40:00Z">
        <w:r w:rsidRPr="00A70532">
          <w:rPr>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ins>
      <w:r w:rsidRPr="00A70532">
        <w:rPr>
          <w:sz w:val="22"/>
        </w:rPr>
        <w:t>.</w:t>
      </w:r>
    </w:p>
    <w:p w14:paraId="1DBA42D6" w14:textId="77777777" w:rsidR="007727F9" w:rsidRPr="00180992" w:rsidRDefault="007727F9">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lastRenderedPageBreak/>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4"/>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14:paraId="50B35D26" w14:textId="77777777" w:rsidR="001A66C4" w:rsidRPr="005B5243" w:rsidRDefault="001A66C4">
            <w:pPr>
              <w:spacing w:after="0" w:line="259" w:lineRule="auto"/>
              <w:ind w:left="0" w:firstLine="0"/>
              <w:jc w:val="left"/>
              <w:rPr>
                <w:ins w:id="183" w:author="T Londhe, Vinod (Contractor)" w:date="2022-07-09T13:38:00Z"/>
                <w:bCs/>
                <w:rPrChange w:id="184" w:author="Sai Praneetha Bhaskaruni" w:date="2022-07-12T13:00:00Z">
                  <w:rPr>
                    <w:ins w:id="185" w:author="T Londhe, Vinod (Contractor)" w:date="2022-07-09T13:38:00Z"/>
                    <w:b/>
                    <w:strike/>
                  </w:rPr>
                </w:rPrChange>
              </w:rPr>
              <w:pPrChange w:id="186" w:author="T Londhe, Vinod (Contractor)" w:date="2022-07-09T13:38:00Z">
                <w:pPr>
                  <w:spacing w:after="232" w:line="259" w:lineRule="auto"/>
                  <w:ind w:left="0" w:firstLine="0"/>
                  <w:jc w:val="left"/>
                </w:pPr>
              </w:pPrChange>
            </w:pPr>
            <w:ins w:id="187" w:author="T Londhe, Vinod (Contractor)" w:date="2022-07-09T13:38:00Z">
              <w:r w:rsidRPr="005B5243">
                <w:rPr>
                  <w:bCs/>
                  <w:rPrChange w:id="188" w:author="Sai Praneetha Bhaskaruni" w:date="2022-07-12T13:00:00Z">
                    <w:rPr>
                      <w:b/>
                      <w:strike/>
                    </w:rPr>
                  </w:rPrChange>
                </w:rPr>
                <w:t>Stryker Global Technology Center Pvt Ltd,</w:t>
              </w:r>
            </w:ins>
          </w:p>
          <w:p w14:paraId="0C095B3E" w14:textId="77777777" w:rsidR="001A66C4" w:rsidRPr="005B5243" w:rsidRDefault="001A66C4">
            <w:pPr>
              <w:spacing w:after="0" w:line="259" w:lineRule="auto"/>
              <w:ind w:left="0" w:firstLine="0"/>
              <w:jc w:val="left"/>
              <w:rPr>
                <w:ins w:id="189" w:author="T Londhe, Vinod (Contractor)" w:date="2022-07-09T13:38:00Z"/>
                <w:bCs/>
                <w:rPrChange w:id="190" w:author="Sai Praneetha Bhaskaruni" w:date="2022-07-12T13:00:00Z">
                  <w:rPr>
                    <w:ins w:id="191" w:author="T Londhe, Vinod (Contractor)" w:date="2022-07-09T13:38:00Z"/>
                    <w:b/>
                    <w:strike/>
                  </w:rPr>
                </w:rPrChange>
              </w:rPr>
              <w:pPrChange w:id="192" w:author="T Londhe, Vinod (Contractor)" w:date="2022-07-09T13:38:00Z">
                <w:pPr>
                  <w:spacing w:after="232" w:line="259" w:lineRule="auto"/>
                  <w:ind w:left="0" w:firstLine="0"/>
                  <w:jc w:val="left"/>
                </w:pPr>
              </w:pPrChange>
            </w:pPr>
            <w:ins w:id="193" w:author="T Londhe, Vinod (Contractor)" w:date="2022-07-09T13:38:00Z">
              <w:r w:rsidRPr="005B5243">
                <w:rPr>
                  <w:bCs/>
                  <w:rPrChange w:id="194" w:author="Sai Praneetha Bhaskaruni" w:date="2022-07-12T13:00:00Z">
                    <w:rPr>
                      <w:b/>
                      <w:strike/>
                    </w:rPr>
                  </w:rPrChange>
                </w:rPr>
                <w:t>Vatika Business Park, 10th Floor, Block two,</w:t>
              </w:r>
            </w:ins>
          </w:p>
          <w:p w14:paraId="5DFE043B" w14:textId="77777777" w:rsidR="001A66C4" w:rsidRPr="005B5243" w:rsidRDefault="001A66C4">
            <w:pPr>
              <w:spacing w:after="0" w:line="259" w:lineRule="auto"/>
              <w:ind w:left="0" w:firstLine="0"/>
              <w:jc w:val="left"/>
              <w:rPr>
                <w:ins w:id="195" w:author="T Londhe, Vinod (Contractor)" w:date="2022-07-09T13:38:00Z"/>
                <w:bCs/>
                <w:rPrChange w:id="196" w:author="Sai Praneetha Bhaskaruni" w:date="2022-07-12T13:00:00Z">
                  <w:rPr>
                    <w:ins w:id="197" w:author="T Londhe, Vinod (Contractor)" w:date="2022-07-09T13:38:00Z"/>
                    <w:b/>
                    <w:strike/>
                  </w:rPr>
                </w:rPrChange>
              </w:rPr>
              <w:pPrChange w:id="198" w:author="T Londhe, Vinod (Contractor)" w:date="2022-07-09T13:38:00Z">
                <w:pPr>
                  <w:spacing w:after="232" w:line="259" w:lineRule="auto"/>
                  <w:ind w:left="0" w:firstLine="0"/>
                  <w:jc w:val="left"/>
                </w:pPr>
              </w:pPrChange>
            </w:pPr>
            <w:ins w:id="199" w:author="T Londhe, Vinod (Contractor)" w:date="2022-07-09T13:38:00Z">
              <w:r w:rsidRPr="005B5243">
                <w:rPr>
                  <w:bCs/>
                  <w:rPrChange w:id="200" w:author="Sai Praneetha Bhaskaruni" w:date="2022-07-12T13:00:00Z">
                    <w:rPr>
                      <w:b/>
                      <w:strike/>
                    </w:rPr>
                  </w:rPrChange>
                </w:rPr>
                <w:t>Sohna-Gurgaon Rd, Sector 49, Gurugram</w:t>
              </w:r>
            </w:ins>
          </w:p>
          <w:p w14:paraId="74F539CD" w14:textId="77777777" w:rsidR="001A66C4" w:rsidRPr="001A66C4" w:rsidDel="007E00A9" w:rsidRDefault="001A66C4">
            <w:pPr>
              <w:spacing w:after="0" w:line="259" w:lineRule="auto"/>
              <w:ind w:left="0" w:firstLine="0"/>
              <w:jc w:val="left"/>
              <w:rPr>
                <w:ins w:id="201" w:author="T Londhe, Vinod (Contractor)" w:date="2022-07-09T13:38:00Z"/>
                <w:del w:id="202" w:author="Sai Praneetha Bhaskaruni" w:date="2022-07-12T13:00:00Z"/>
                <w:bCs/>
                <w:rPrChange w:id="203" w:author="T Londhe, Vinod (Contractor)" w:date="2022-07-09T13:38:00Z">
                  <w:rPr>
                    <w:ins w:id="204" w:author="T Londhe, Vinod (Contractor)" w:date="2022-07-09T13:38:00Z"/>
                    <w:del w:id="205" w:author="Sai Praneetha Bhaskaruni" w:date="2022-07-12T13:00:00Z"/>
                    <w:b/>
                    <w:strike/>
                  </w:rPr>
                </w:rPrChange>
              </w:rPr>
              <w:pPrChange w:id="206" w:author="T Londhe, Vinod (Contractor)" w:date="2022-07-09T13:38:00Z">
                <w:pPr>
                  <w:spacing w:after="232" w:line="259" w:lineRule="auto"/>
                  <w:ind w:left="0" w:firstLine="0"/>
                  <w:jc w:val="left"/>
                </w:pPr>
              </w:pPrChange>
            </w:pPr>
            <w:ins w:id="207" w:author="T Londhe, Vinod (Contractor)" w:date="2022-07-09T13:38:00Z">
              <w:r w:rsidRPr="005B5243">
                <w:rPr>
                  <w:bCs/>
                  <w:rPrChange w:id="208" w:author="Sai Praneetha Bhaskaruni" w:date="2022-07-12T13:00:00Z">
                    <w:rPr>
                      <w:b/>
                      <w:strike/>
                    </w:rPr>
                  </w:rPrChange>
                </w:rPr>
                <w:t>Haryana 122002, India</w:t>
              </w:r>
            </w:ins>
          </w:p>
          <w:p w14:paraId="0B05933E" w14:textId="77777777" w:rsidR="001A66C4" w:rsidDel="007E00A9" w:rsidRDefault="001A66C4">
            <w:pPr>
              <w:spacing w:after="232" w:line="259" w:lineRule="auto"/>
              <w:ind w:left="0" w:firstLine="0"/>
              <w:jc w:val="left"/>
              <w:rPr>
                <w:ins w:id="209" w:author="T Londhe, Vinod (Contractor)" w:date="2022-07-09T13:38:00Z"/>
                <w:del w:id="210" w:author="Sai Praneetha Bhaskaruni" w:date="2022-07-12T13:00:00Z"/>
                <w:b/>
                <w:strike/>
              </w:rPr>
            </w:pPr>
          </w:p>
          <w:p w14:paraId="65E7D76B" w14:textId="66EF63F8" w:rsidR="00B11510" w:rsidRPr="009E34EB" w:rsidDel="007E00A9" w:rsidRDefault="00446FC2">
            <w:pPr>
              <w:spacing w:after="232" w:line="259" w:lineRule="auto"/>
              <w:ind w:left="0" w:firstLine="0"/>
              <w:jc w:val="left"/>
              <w:rPr>
                <w:del w:id="211" w:author="Sai Praneetha Bhaskaruni" w:date="2022-07-12T13:00:00Z"/>
                <w:strike/>
                <w:rPrChange w:id="212" w:author="T Londhe, Vinod (Contractor)" w:date="2022-07-09T13:34:00Z">
                  <w:rPr>
                    <w:del w:id="213" w:author="Sai Praneetha Bhaskaruni" w:date="2022-07-12T13:00:00Z"/>
                  </w:rPr>
                </w:rPrChange>
              </w:rPr>
            </w:pPr>
            <w:del w:id="214" w:author="Sai Praneetha Bhaskaruni" w:date="2022-07-12T13:00:00Z">
              <w:r w:rsidRPr="009E34EB" w:rsidDel="007E00A9">
                <w:rPr>
                  <w:b/>
                  <w:strike/>
                  <w:rPrChange w:id="215" w:author="T Londhe, Vinod (Contractor)" w:date="2022-07-09T13:34:00Z">
                    <w:rPr>
                      <w:b/>
                    </w:rPr>
                  </w:rPrChange>
                </w:rPr>
                <w:delText xml:space="preserve">Stryker Global Technology Center Private </w:delText>
              </w:r>
              <w:commentRangeStart w:id="216"/>
              <w:r w:rsidRPr="009E34EB" w:rsidDel="007E00A9">
                <w:rPr>
                  <w:b/>
                  <w:strike/>
                  <w:rPrChange w:id="217" w:author="T Londhe, Vinod (Contractor)" w:date="2022-07-09T13:34:00Z">
                    <w:rPr>
                      <w:b/>
                    </w:rPr>
                  </w:rPrChange>
                </w:rPr>
                <w:delText>Limited</w:delText>
              </w:r>
              <w:commentRangeEnd w:id="216"/>
              <w:r w:rsidR="000B7BFF" w:rsidRPr="009E34EB" w:rsidDel="007E00A9">
                <w:rPr>
                  <w:rStyle w:val="CommentReference"/>
                  <w:strike/>
                  <w:rPrChange w:id="218" w:author="T Londhe, Vinod (Contractor)" w:date="2022-07-09T13:34:00Z">
                    <w:rPr>
                      <w:rStyle w:val="CommentReference"/>
                    </w:rPr>
                  </w:rPrChange>
                </w:rPr>
                <w:commentReference w:id="216"/>
              </w:r>
            </w:del>
          </w:p>
          <w:p w14:paraId="0A4021C1" w14:textId="55F01C71" w:rsidR="00B11510" w:rsidRPr="009E34EB" w:rsidDel="007E00A9" w:rsidRDefault="00446FC2">
            <w:pPr>
              <w:spacing w:after="0" w:line="259" w:lineRule="auto"/>
              <w:ind w:left="0" w:firstLine="0"/>
              <w:jc w:val="left"/>
              <w:rPr>
                <w:del w:id="219" w:author="Sai Praneetha Bhaskaruni" w:date="2022-07-12T13:00:00Z"/>
                <w:strike/>
                <w:rPrChange w:id="220" w:author="T Londhe, Vinod (Contractor)" w:date="2022-07-09T13:34:00Z">
                  <w:rPr>
                    <w:del w:id="221" w:author="Sai Praneetha Bhaskaruni" w:date="2022-07-12T13:00:00Z"/>
                  </w:rPr>
                </w:rPrChange>
              </w:rPr>
            </w:pPr>
            <w:del w:id="222" w:author="Sai Praneetha Bhaskaruni" w:date="2022-07-12T13:00:00Z">
              <w:r w:rsidRPr="009E34EB" w:rsidDel="007E00A9">
                <w:rPr>
                  <w:strike/>
                  <w:rPrChange w:id="223" w:author="T Londhe, Vinod (Contractor)" w:date="2022-07-09T13:34:00Z">
                    <w:rPr/>
                  </w:rPrChange>
                </w:rPr>
                <w:delText>10th Floor, Vatika Business Park,</w:delText>
              </w:r>
            </w:del>
          </w:p>
          <w:p w14:paraId="595BA295" w14:textId="3822249C" w:rsidR="00B11510" w:rsidRPr="009E34EB" w:rsidDel="007E00A9" w:rsidRDefault="00446FC2">
            <w:pPr>
              <w:spacing w:after="0" w:line="259" w:lineRule="auto"/>
              <w:ind w:left="0" w:firstLine="0"/>
              <w:jc w:val="left"/>
              <w:rPr>
                <w:del w:id="224" w:author="Sai Praneetha Bhaskaruni" w:date="2022-07-12T13:00:00Z"/>
                <w:strike/>
                <w:rPrChange w:id="225" w:author="T Londhe, Vinod (Contractor)" w:date="2022-07-09T13:34:00Z">
                  <w:rPr>
                    <w:del w:id="226" w:author="Sai Praneetha Bhaskaruni" w:date="2022-07-12T13:00:00Z"/>
                  </w:rPr>
                </w:rPrChange>
              </w:rPr>
            </w:pPr>
            <w:del w:id="227" w:author="Sai Praneetha Bhaskaruni" w:date="2022-07-12T13:00:00Z">
              <w:r w:rsidRPr="009E34EB" w:rsidDel="007E00A9">
                <w:rPr>
                  <w:strike/>
                  <w:rPrChange w:id="228" w:author="T Londhe, Vinod (Contractor)" w:date="2022-07-09T13:34:00Z">
                    <w:rPr/>
                  </w:rPrChange>
                </w:rPr>
                <w:delText>Block Two, Sector-</w:delText>
              </w:r>
            </w:del>
            <w:del w:id="229" w:author="Sai Praneetha Bhaskaruni" w:date="2022-07-08T14:16:00Z">
              <w:r w:rsidRPr="009E34EB" w:rsidDel="00943479">
                <w:rPr>
                  <w:strike/>
                  <w:rPrChange w:id="230" w:author="T Londhe, Vinod (Contractor)" w:date="2022-07-09T13:34:00Z">
                    <w:rPr/>
                  </w:rPrChange>
                </w:rPr>
                <w:delText>49 ,Sohna</w:delText>
              </w:r>
            </w:del>
            <w:del w:id="231" w:author="Sai Praneetha Bhaskaruni" w:date="2022-07-12T13:00:00Z">
              <w:r w:rsidRPr="009E34EB" w:rsidDel="007E00A9">
                <w:rPr>
                  <w:strike/>
                  <w:rPrChange w:id="232" w:author="T Londhe, Vinod (Contractor)" w:date="2022-07-09T13:34:00Z">
                    <w:rPr/>
                  </w:rPrChange>
                </w:rPr>
                <w:delText xml:space="preserve"> Road, </w:delText>
              </w:r>
            </w:del>
          </w:p>
          <w:p w14:paraId="2B79142F" w14:textId="10E34118" w:rsidR="00B11510" w:rsidRPr="00180992" w:rsidRDefault="00446FC2">
            <w:pPr>
              <w:spacing w:after="0" w:line="259" w:lineRule="auto"/>
              <w:ind w:left="0" w:firstLine="0"/>
              <w:jc w:val="left"/>
            </w:pPr>
            <w:del w:id="233" w:author="Sai Praneetha Bhaskaruni" w:date="2022-07-12T13:00:00Z">
              <w:r w:rsidRPr="009E34EB" w:rsidDel="007E00A9">
                <w:rPr>
                  <w:strike/>
                  <w:rPrChange w:id="234" w:author="T Londhe, Vinod (Contractor)" w:date="2022-07-09T13:34:00Z">
                    <w:rPr/>
                  </w:rPrChange>
                </w:rPr>
                <w:delText>Gurgaon 122002, Haryana, India</w:delText>
              </w:r>
            </w:del>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t>Device Description</w:t>
            </w:r>
          </w:p>
        </w:tc>
        <w:tc>
          <w:tcPr>
            <w:tcW w:w="7318" w:type="dxa"/>
            <w:tcBorders>
              <w:top w:val="single" w:sz="8" w:space="0" w:color="181717"/>
              <w:left w:val="single" w:sz="8" w:space="0" w:color="181717"/>
              <w:bottom w:val="single" w:sz="8" w:space="0" w:color="181717"/>
              <w:right w:val="single" w:sz="8" w:space="0" w:color="181717"/>
            </w:tcBorders>
          </w:tcPr>
          <w:p w14:paraId="54492F85" w14:textId="02B55848" w:rsidR="00F855A6" w:rsidDel="00A3696B" w:rsidRDefault="00F855A6" w:rsidP="00CB7821">
            <w:pPr>
              <w:rPr>
                <w:ins w:id="235" w:author="T Londhe, Vinod (Contractor)" w:date="2022-07-09T13:40:00Z"/>
                <w:del w:id="236" w:author="Sai Praneetha Bhaskaruni" w:date="2022-07-12T13:01:00Z"/>
              </w:rPr>
            </w:pPr>
            <w:ins w:id="237" w:author="T Londhe, Vinod (Contractor)" w:date="2022-07-09T13:40:00Z">
              <w:r w:rsidRPr="002927CE">
                <w:t xml:space="preserve">SmartMedic is an AC Powered (with AC to DC adaptor) device intended for use on Hospital Beds. It is designed to provide improved patient care in the hospital facility. The device is secured in place on top of the bed frame and under </w:t>
              </w:r>
              <w:r w:rsidRPr="001A05AD">
                <w:t>the bed’s mattress. The device can provide patient weight, turn indication and share information with authorized hospital nurse station. The system shares and displays information on hospital’s Nurse station through cloud application. The device also suppo</w:t>
              </w:r>
              <w:r w:rsidRPr="00A3696B">
                <w:t>rts functionality for placing x-ray cassette without moving the patient on bed</w:t>
              </w:r>
            </w:ins>
            <w:r w:rsidR="00CB7821">
              <w:t>.</w:t>
            </w:r>
            <w:ins w:id="238" w:author="T Londhe, Vinod (Contractor)" w:date="2022-07-09T13:40:00Z">
              <w:r w:rsidRPr="00D02EAB">
                <w:t xml:space="preserve"> </w:t>
              </w:r>
            </w:ins>
          </w:p>
          <w:p w14:paraId="1DD3B12A" w14:textId="77777777" w:rsidR="00F855A6" w:rsidDel="00A3696B" w:rsidRDefault="00F855A6" w:rsidP="009B5858">
            <w:pPr>
              <w:spacing w:after="0" w:line="259" w:lineRule="auto"/>
              <w:ind w:left="0" w:firstLine="0"/>
              <w:jc w:val="left"/>
              <w:rPr>
                <w:ins w:id="239" w:author="T Londhe, Vinod (Contractor)" w:date="2022-07-09T13:40:00Z"/>
                <w:del w:id="240" w:author="Sai Praneetha Bhaskaruni" w:date="2022-07-12T13:01:00Z"/>
              </w:rPr>
            </w:pPr>
          </w:p>
          <w:p w14:paraId="08C33480" w14:textId="7B8F7FF5" w:rsidR="00B11510" w:rsidRPr="00F855A6" w:rsidRDefault="00057E9B" w:rsidP="009B5858">
            <w:pPr>
              <w:spacing w:after="0" w:line="259" w:lineRule="auto"/>
              <w:ind w:left="0" w:firstLine="0"/>
              <w:jc w:val="left"/>
              <w:rPr>
                <w:strike/>
                <w:rPrChange w:id="241" w:author="T Londhe, Vinod (Contractor)" w:date="2022-07-09T13:40:00Z">
                  <w:rPr/>
                </w:rPrChange>
              </w:rPr>
            </w:pPr>
            <w:commentRangeStart w:id="242"/>
            <w:del w:id="243" w:author="Sai Praneetha Bhaskaruni" w:date="2022-07-12T13:01:00Z">
              <w:r w:rsidRPr="00F855A6" w:rsidDel="00A3696B">
                <w:rPr>
                  <w:strike/>
                  <w:rPrChange w:id="244" w:author="T Londhe, Vinod (Contractor)" w:date="2022-07-09T13:40:00Z">
                    <w:rPr/>
                  </w:rPrChange>
                </w:rPr>
                <w:delText>SmartMedic</w:delText>
              </w:r>
              <w:r w:rsidR="00C560D4" w:rsidRPr="00F855A6" w:rsidDel="00A3696B">
                <w:rPr>
                  <w:strike/>
                  <w:rPrChange w:id="245" w:author="T Londhe, Vinod (Contractor)" w:date="2022-07-09T13:40:00Z">
                    <w:rPr/>
                  </w:rPrChange>
                </w:rPr>
                <w:delText xml:space="preserve"> Device</w:delText>
              </w:r>
              <w:r w:rsidR="00784A0C" w:rsidRPr="00F855A6" w:rsidDel="00A3696B">
                <w:rPr>
                  <w:strike/>
                  <w:rPrChange w:id="246" w:author="T Londhe, Vinod (Contractor)" w:date="2022-07-09T13:40:00Z">
                    <w:rPr/>
                  </w:rPrChange>
                </w:rPr>
                <w:delText xml:space="preserve"> </w:delText>
              </w:r>
              <w:r w:rsidRPr="00F855A6" w:rsidDel="00A3696B">
                <w:rPr>
                  <w:strike/>
                  <w:rPrChange w:id="247" w:author="T Londhe, Vinod (Contractor)" w:date="2022-07-09T13:40:00Z">
                    <w:rPr/>
                  </w:rPrChange>
                </w:rPr>
                <w:delText xml:space="preserve">solution </w:delText>
              </w:r>
              <w:r w:rsidR="00784A0C" w:rsidRPr="00F855A6" w:rsidDel="00A3696B">
                <w:rPr>
                  <w:strike/>
                  <w:rPrChange w:id="248" w:author="T Londhe, Vinod (Contractor)" w:date="2022-07-09T13:40:00Z">
                    <w:rPr/>
                  </w:rPrChange>
                </w:rPr>
                <w:delText xml:space="preserve">is </w:delText>
              </w:r>
              <w:r w:rsidR="00446FC2" w:rsidRPr="00F855A6" w:rsidDel="00A3696B">
                <w:rPr>
                  <w:strike/>
                  <w:rPrChange w:id="249" w:author="T Londhe, Vinod (Contractor)" w:date="2022-07-09T13:40:00Z">
                    <w:rPr/>
                  </w:rPrChange>
                </w:rPr>
                <w:delText xml:space="preserve">used to </w:delText>
              </w:r>
              <w:r w:rsidR="00784A0C" w:rsidRPr="00F855A6" w:rsidDel="00A3696B">
                <w:rPr>
                  <w:strike/>
                  <w:rPrChange w:id="250" w:author="T Londhe, Vinod (Contractor)" w:date="2022-07-09T13:40:00Z">
                    <w:rPr/>
                  </w:rPrChange>
                </w:rPr>
                <w:delText xml:space="preserve">monitor the health vital data </w:delText>
              </w:r>
              <w:r w:rsidR="00732D46" w:rsidRPr="00F855A6" w:rsidDel="00A3696B">
                <w:rPr>
                  <w:strike/>
                  <w:rPrChange w:id="251" w:author="T Londhe, Vinod (Contractor)" w:date="2022-07-09T13:40:00Z">
                    <w:rPr/>
                  </w:rPrChange>
                </w:rPr>
                <w:delText>i.e.</w:delText>
              </w:r>
              <w:r w:rsidR="00784A0C" w:rsidRPr="00F855A6" w:rsidDel="00A3696B">
                <w:rPr>
                  <w:strike/>
                  <w:rPrChange w:id="252" w:author="T Londhe, Vinod (Contractor)" w:date="2022-07-09T13:40:00Z">
                    <w:rPr/>
                  </w:rPrChange>
                </w:rPr>
                <w:delText xml:space="preserve"> weight, </w:delText>
              </w:r>
            </w:del>
            <w:del w:id="253" w:author="Sai Praneetha Bhaskaruni" w:date="2022-03-25T15:15:00Z">
              <w:r w:rsidR="00784A0C" w:rsidRPr="00F855A6" w:rsidDel="00905E95">
                <w:rPr>
                  <w:strike/>
                  <w:rPrChange w:id="254" w:author="T Londhe, Vinod (Contractor)" w:date="2022-07-09T13:40:00Z">
                    <w:rPr/>
                  </w:rPrChange>
                </w:rPr>
                <w:delText xml:space="preserve">temperature, </w:delText>
              </w:r>
            </w:del>
            <w:del w:id="255" w:author="Sai Praneetha Bhaskaruni" w:date="2022-07-12T13:01:00Z">
              <w:r w:rsidR="00784A0C" w:rsidRPr="00F855A6" w:rsidDel="00A3696B">
                <w:rPr>
                  <w:strike/>
                  <w:rPrChange w:id="256" w:author="T Londhe, Vinod (Contractor)" w:date="2022-07-09T13:40:00Z">
                    <w:rPr/>
                  </w:rPrChange>
                </w:rPr>
                <w:delText>position</w:delText>
              </w:r>
              <w:r w:rsidR="00446FC2" w:rsidRPr="00F855A6" w:rsidDel="00A3696B">
                <w:rPr>
                  <w:strike/>
                  <w:rPrChange w:id="257" w:author="T Londhe, Vinod (Contractor)" w:date="2022-07-09T13:40:00Z">
                    <w:rPr/>
                  </w:rPrChange>
                </w:rPr>
                <w:delText xml:space="preserve">. The </w:delText>
              </w:r>
              <w:r w:rsidRPr="00F855A6" w:rsidDel="00A3696B">
                <w:rPr>
                  <w:strike/>
                  <w:rPrChange w:id="258" w:author="T Londhe, Vinod (Contractor)" w:date="2022-07-09T13:40:00Z">
                    <w:rPr/>
                  </w:rPrChange>
                </w:rPr>
                <w:delText>SmartMedic</w:delText>
              </w:r>
              <w:r w:rsidR="00C560D4" w:rsidRPr="00F855A6" w:rsidDel="00A3696B">
                <w:rPr>
                  <w:strike/>
                  <w:rPrChange w:id="259" w:author="T Londhe, Vinod (Contractor)" w:date="2022-07-09T13:40:00Z">
                    <w:rPr/>
                  </w:rPrChange>
                </w:rPr>
                <w:delText xml:space="preserve"> Device</w:delText>
              </w:r>
              <w:r w:rsidR="00446FC2" w:rsidRPr="00F855A6" w:rsidDel="00A3696B">
                <w:rPr>
                  <w:strike/>
                  <w:rPrChange w:id="260" w:author="T Londhe, Vinod (Contractor)" w:date="2022-07-09T13:40:00Z">
                    <w:rPr/>
                  </w:rPrChange>
                </w:rPr>
                <w:delText xml:space="preserve"> is intended to provide </w:delText>
              </w:r>
              <w:r w:rsidR="00784A0C" w:rsidRPr="00F855A6" w:rsidDel="00A3696B">
                <w:rPr>
                  <w:strike/>
                  <w:rPrChange w:id="261" w:author="T Londhe, Vinod (Contractor)" w:date="2022-07-09T13:40:00Z">
                    <w:rPr/>
                  </w:rPrChange>
                </w:rPr>
                <w:delText>an</w:delText>
              </w:r>
              <w:r w:rsidR="00446FC2" w:rsidRPr="00F855A6" w:rsidDel="00A3696B">
                <w:rPr>
                  <w:strike/>
                  <w:rPrChange w:id="262" w:author="T Londhe, Vinod (Contractor)" w:date="2022-07-09T13:40:00Z">
                    <w:rPr/>
                  </w:rPrChange>
                </w:rPr>
                <w:delText xml:space="preserve"> </w:delText>
              </w:r>
              <w:r w:rsidR="00784A0C" w:rsidRPr="00F855A6" w:rsidDel="00A3696B">
                <w:rPr>
                  <w:strike/>
                  <w:rPrChange w:id="263" w:author="T Londhe, Vinod (Contractor)" w:date="2022-07-09T13:40:00Z">
                    <w:rPr/>
                  </w:rPrChange>
                </w:rPr>
                <w:delText>alert for un</w:delText>
              </w:r>
            </w:del>
            <w:del w:id="264" w:author="Sai Praneetha Bhaskaruni" w:date="2022-03-25T15:16:00Z">
              <w:r w:rsidR="00784A0C" w:rsidRPr="00F855A6" w:rsidDel="00905E95">
                <w:rPr>
                  <w:strike/>
                  <w:rPrChange w:id="265" w:author="T Londhe, Vinod (Contractor)" w:date="2022-07-09T13:40:00Z">
                    <w:rPr/>
                  </w:rPrChange>
                </w:rPr>
                <w:delText>wanted</w:delText>
              </w:r>
            </w:del>
            <w:del w:id="266" w:author="Sai Praneetha Bhaskaruni" w:date="2022-07-12T13:01:00Z">
              <w:r w:rsidR="00784A0C" w:rsidRPr="00F855A6" w:rsidDel="00A3696B">
                <w:rPr>
                  <w:strike/>
                  <w:rPrChange w:id="267" w:author="T Londhe, Vinod (Contractor)" w:date="2022-07-09T13:40:00Z">
                    <w:rPr/>
                  </w:rPrChange>
                </w:rPr>
                <w:delText xml:space="preserve"> change </w:delText>
              </w:r>
              <w:r w:rsidR="00732D46" w:rsidRPr="00F855A6" w:rsidDel="00A3696B">
                <w:rPr>
                  <w:strike/>
                  <w:rPrChange w:id="268" w:author="T Londhe, Vinod (Contractor)" w:date="2022-07-09T13:40:00Z">
                    <w:rPr/>
                  </w:rPrChange>
                </w:rPr>
                <w:delText xml:space="preserve">in </w:delText>
              </w:r>
              <w:r w:rsidR="00784A0C" w:rsidRPr="00F855A6" w:rsidDel="00A3696B">
                <w:rPr>
                  <w:strike/>
                  <w:rPrChange w:id="269" w:author="T Londhe, Vinod (Contractor)" w:date="2022-07-09T13:40:00Z">
                    <w:rPr/>
                  </w:rPrChange>
                </w:rPr>
                <w:delText>the health vital</w:delText>
              </w:r>
              <w:r w:rsidR="00732D46" w:rsidRPr="00F855A6" w:rsidDel="00A3696B">
                <w:rPr>
                  <w:strike/>
                  <w:rPrChange w:id="270" w:author="T Londhe, Vinod (Contractor)" w:date="2022-07-09T13:40:00Z">
                    <w:rPr/>
                  </w:rPrChange>
                </w:rPr>
                <w:delText xml:space="preserve"> data</w:delText>
              </w:r>
              <w:r w:rsidR="00784A0C" w:rsidRPr="00F855A6" w:rsidDel="00A3696B">
                <w:rPr>
                  <w:strike/>
                  <w:rPrChange w:id="271" w:author="T Londhe, Vinod (Contractor)" w:date="2022-07-09T13:40:00Z">
                    <w:rPr/>
                  </w:rPrChange>
                </w:rPr>
                <w:delText>, that uses the device</w:delText>
              </w:r>
            </w:del>
            <w:del w:id="272" w:author="Sai Praneetha Bhaskaruni" w:date="2022-03-25T15:17:00Z">
              <w:r w:rsidR="00784A0C" w:rsidRPr="00F855A6" w:rsidDel="00CF40BB">
                <w:rPr>
                  <w:strike/>
                  <w:rPrChange w:id="273" w:author="T Londhe, Vinod (Contractor)" w:date="2022-07-09T13:40:00Z">
                    <w:rPr/>
                  </w:rPrChange>
                </w:rPr>
                <w:delText>’</w:delText>
              </w:r>
              <w:r w:rsidR="00446FC2" w:rsidRPr="00F855A6" w:rsidDel="00CF40BB">
                <w:rPr>
                  <w:strike/>
                  <w:rPrChange w:id="274" w:author="T Londhe, Vinod (Contractor)" w:date="2022-07-09T13:40:00Z">
                    <w:rPr/>
                  </w:rPrChange>
                </w:rPr>
                <w:delText>s</w:delText>
              </w:r>
            </w:del>
            <w:del w:id="275" w:author="Sai Praneetha Bhaskaruni" w:date="2022-07-12T13:01:00Z">
              <w:r w:rsidR="00446FC2" w:rsidRPr="00F855A6" w:rsidDel="00A3696B">
                <w:rPr>
                  <w:strike/>
                  <w:rPrChange w:id="276" w:author="T Londhe, Vinod (Contractor)" w:date="2022-07-09T13:40:00Z">
                    <w:rPr/>
                  </w:rPrChange>
                </w:rPr>
                <w:delText xml:space="preserve"> </w:delText>
              </w:r>
              <w:r w:rsidR="00CD012C" w:rsidRPr="00F855A6" w:rsidDel="00A3696B">
                <w:rPr>
                  <w:strike/>
                  <w:rPrChange w:id="277" w:author="T Londhe, Vinod (Contractor)" w:date="2022-07-09T13:40:00Z">
                    <w:rPr/>
                  </w:rPrChange>
                </w:rPr>
                <w:delText xml:space="preserve">data </w:delText>
              </w:r>
              <w:r w:rsidR="00446FC2" w:rsidRPr="00F855A6" w:rsidDel="00A3696B">
                <w:rPr>
                  <w:strike/>
                  <w:rPrChange w:id="278" w:author="T Londhe, Vinod (Contractor)" w:date="2022-07-09T13:40:00Z">
                    <w:rPr/>
                  </w:rPrChange>
                </w:rPr>
                <w:delText xml:space="preserve">to visualize the </w:delText>
              </w:r>
              <w:r w:rsidR="00784A0C" w:rsidRPr="00F855A6" w:rsidDel="00A3696B">
                <w:rPr>
                  <w:strike/>
                  <w:rPrChange w:id="279" w:author="T Londhe, Vinod (Contractor)" w:date="2022-07-09T13:40:00Z">
                    <w:rPr/>
                  </w:rPrChange>
                </w:rPr>
                <w:delText>current health</w:delText>
              </w:r>
              <w:r w:rsidR="00446FC2" w:rsidRPr="00F855A6" w:rsidDel="00A3696B">
                <w:rPr>
                  <w:strike/>
                  <w:rPrChange w:id="280" w:author="T Londhe, Vinod (Contractor)" w:date="2022-07-09T13:40:00Z">
                    <w:rPr/>
                  </w:rPrChange>
                </w:rPr>
                <w:delText xml:space="preserve"> condition of </w:delText>
              </w:r>
              <w:r w:rsidR="00732D46" w:rsidRPr="00F855A6" w:rsidDel="00A3696B">
                <w:rPr>
                  <w:strike/>
                  <w:rPrChange w:id="281" w:author="T Londhe, Vinod (Contractor)" w:date="2022-07-09T13:40:00Z">
                    <w:rPr/>
                  </w:rPrChange>
                </w:rPr>
                <w:delText xml:space="preserve">the </w:delText>
              </w:r>
              <w:r w:rsidR="00784A0C" w:rsidRPr="00F855A6" w:rsidDel="00A3696B">
                <w:rPr>
                  <w:strike/>
                  <w:rPrChange w:id="282" w:author="T Londhe, Vinod (Contractor)" w:date="2022-07-09T13:40:00Z">
                    <w:rPr/>
                  </w:rPrChange>
                </w:rPr>
                <w:delText>patient in real time</w:delText>
              </w:r>
              <w:r w:rsidR="00732D46" w:rsidRPr="00F855A6" w:rsidDel="00A3696B">
                <w:rPr>
                  <w:strike/>
                  <w:rPrChange w:id="283" w:author="T Londhe, Vinod (Contractor)" w:date="2022-07-09T13:40:00Z">
                    <w:rPr/>
                  </w:rPrChange>
                </w:rPr>
                <w:delText>.</w:delText>
              </w:r>
              <w:commentRangeEnd w:id="242"/>
              <w:r w:rsidR="00F855A6" w:rsidDel="00A3696B">
                <w:rPr>
                  <w:rStyle w:val="CommentReference"/>
                </w:rPr>
                <w:commentReference w:id="242"/>
              </w:r>
            </w:del>
            <w:del w:id="284" w:author="Sai Praneetha Bhaskaruni" w:date="2022-03-25T15:18:00Z">
              <w:r w:rsidR="00732D46" w:rsidRPr="00F855A6" w:rsidDel="00C45889">
                <w:rPr>
                  <w:strike/>
                  <w:rPrChange w:id="285" w:author="T Londhe, Vinod (Contractor)" w:date="2022-07-09T13:40:00Z">
                    <w:rPr/>
                  </w:rPrChange>
                </w:rPr>
                <w:delText xml:space="preserve"> This</w:delText>
              </w:r>
              <w:r w:rsidR="00784A0C" w:rsidRPr="00F855A6" w:rsidDel="00C45889">
                <w:rPr>
                  <w:strike/>
                  <w:rPrChange w:id="286" w:author="T Londhe, Vinod (Contractor)" w:date="2022-07-09T13:40:00Z">
                    <w:rPr/>
                  </w:rPrChange>
                </w:rPr>
                <w:delText xml:space="preserve"> </w:delText>
              </w:r>
              <w:r w:rsidR="00446FC2" w:rsidRPr="00F855A6" w:rsidDel="00C45889">
                <w:rPr>
                  <w:strike/>
                  <w:rPrChange w:id="287" w:author="T Londhe, Vinod (Contractor)" w:date="2022-07-09T13:40:00Z">
                    <w:rPr/>
                  </w:rPrChange>
                </w:rPr>
                <w:delText>enable</w:delText>
              </w:r>
              <w:r w:rsidR="00732D46" w:rsidRPr="00F855A6" w:rsidDel="00C45889">
                <w:rPr>
                  <w:strike/>
                  <w:rPrChange w:id="288" w:author="T Londhe, Vinod (Contractor)" w:date="2022-07-09T13:40:00Z">
                    <w:rPr/>
                  </w:rPrChange>
                </w:rPr>
                <w:delText>s</w:delText>
              </w:r>
              <w:r w:rsidR="00446FC2" w:rsidRPr="00F855A6" w:rsidDel="00C45889">
                <w:rPr>
                  <w:strike/>
                  <w:rPrChange w:id="289" w:author="T Londhe, Vinod (Contractor)" w:date="2022-07-09T13:40:00Z">
                    <w:rPr/>
                  </w:rPrChange>
                </w:rPr>
                <w:delText xml:space="preserve"> effective decision making for the </w:delText>
              </w:r>
              <w:r w:rsidR="00784A0C" w:rsidRPr="00F855A6" w:rsidDel="00C45889">
                <w:rPr>
                  <w:strike/>
                  <w:rPrChange w:id="290" w:author="T Londhe, Vinod (Contractor)" w:date="2022-07-09T13:40:00Z">
                    <w:rPr/>
                  </w:rPrChange>
                </w:rPr>
                <w:delText xml:space="preserve">health </w:delText>
              </w:r>
              <w:r w:rsidR="00732D46" w:rsidRPr="00F855A6" w:rsidDel="00C45889">
                <w:rPr>
                  <w:strike/>
                  <w:rPrChange w:id="291" w:author="T Londhe, Vinod (Contractor)" w:date="2022-07-09T13:40:00Z">
                    <w:rPr/>
                  </w:rPrChange>
                </w:rPr>
                <w:delText xml:space="preserve">personnel </w:delText>
              </w:r>
              <w:r w:rsidR="00446FC2" w:rsidRPr="00F855A6" w:rsidDel="00C45889">
                <w:rPr>
                  <w:strike/>
                  <w:rPrChange w:id="292" w:author="T Londhe, Vinod (Contractor)" w:date="2022-07-09T13:40:00Z">
                    <w:rPr/>
                  </w:rPrChange>
                </w:rPr>
                <w:delText>before they even go in</w:delText>
              </w:r>
              <w:r w:rsidR="00784A0C" w:rsidRPr="00F855A6" w:rsidDel="00C45889">
                <w:rPr>
                  <w:strike/>
                  <w:rPrChange w:id="293" w:author="T Londhe, Vinod (Contractor)" w:date="2022-07-09T13:40:00Z">
                    <w:rPr/>
                  </w:rPrChange>
                </w:rPr>
                <w:delText xml:space="preserve">to the operating room </w:delText>
              </w:r>
              <w:r w:rsidR="00732D46" w:rsidRPr="00F855A6" w:rsidDel="00C45889">
                <w:rPr>
                  <w:strike/>
                  <w:rPrChange w:id="294" w:author="T Londhe, Vinod (Contractor)" w:date="2022-07-09T13:40:00Z">
                    <w:rPr/>
                  </w:rPrChange>
                </w:rPr>
                <w:delText xml:space="preserve">-for </w:delText>
              </w:r>
              <w:r w:rsidR="00784A0C" w:rsidRPr="00F855A6" w:rsidDel="00C45889">
                <w:rPr>
                  <w:strike/>
                  <w:rPrChange w:id="295" w:author="T Londhe, Vinod (Contractor)" w:date="2022-07-09T13:40:00Z">
                    <w:rPr/>
                  </w:rPrChange>
                </w:rPr>
                <w:delText>the daily health inspection</w:delText>
              </w:r>
              <w:r w:rsidR="00446FC2" w:rsidRPr="00F855A6" w:rsidDel="00C45889">
                <w:rPr>
                  <w:strike/>
                  <w:rPrChange w:id="296" w:author="T Londhe, Vinod (Contractor)" w:date="2022-07-09T13:40:00Z">
                    <w:rPr/>
                  </w:rPrChange>
                </w:rPr>
                <w:delText>.</w:delText>
              </w:r>
            </w:del>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1DD85BDE" w:rsidR="00B11510" w:rsidRPr="00180992" w:rsidRDefault="00446FC2">
            <w:pPr>
              <w:spacing w:after="0" w:line="259" w:lineRule="auto"/>
              <w:ind w:left="113" w:firstLine="0"/>
              <w:jc w:val="left"/>
            </w:pPr>
            <w:r w:rsidRPr="00180992">
              <w:rPr>
                <w:b/>
              </w:rPr>
              <w:t>Device Model</w:t>
            </w:r>
          </w:p>
        </w:tc>
        <w:tc>
          <w:tcPr>
            <w:tcW w:w="7318" w:type="dxa"/>
            <w:tcBorders>
              <w:top w:val="single" w:sz="8" w:space="0" w:color="181717"/>
              <w:left w:val="single" w:sz="8" w:space="0" w:color="181717"/>
              <w:bottom w:val="single" w:sz="8" w:space="0" w:color="181717"/>
              <w:right w:val="single" w:sz="8" w:space="0" w:color="181717"/>
            </w:tcBorders>
            <w:vAlign w:val="center"/>
          </w:tcPr>
          <w:p w14:paraId="00CA7A42" w14:textId="6F1C1FD4" w:rsidR="00944B14" w:rsidRPr="00E34081" w:rsidRDefault="00944B14">
            <w:pPr>
              <w:spacing w:after="0" w:line="259" w:lineRule="auto"/>
              <w:ind w:left="0" w:firstLine="0"/>
              <w:jc w:val="left"/>
              <w:rPr>
                <w:ins w:id="297" w:author="T Londhe, Vinod (Contractor)" w:date="2022-07-09T13:32:00Z"/>
                <w:b/>
                <w:rPrChange w:id="298" w:author="Sai Praneetha Bhaskaruni" w:date="2022-07-12T13:01:00Z">
                  <w:rPr>
                    <w:ins w:id="299" w:author="T Londhe, Vinod (Contractor)" w:date="2022-07-09T13:32:00Z"/>
                    <w:b/>
                    <w:strike/>
                    <w:highlight w:val="cyan"/>
                  </w:rPr>
                </w:rPrChange>
              </w:rPr>
            </w:pPr>
            <w:ins w:id="300" w:author="T Londhe, Vinod (Contractor)" w:date="2022-07-09T13:32:00Z">
              <w:r w:rsidRPr="00E34081">
                <w:rPr>
                  <w:b/>
                  <w:rPrChange w:id="301" w:author="Sai Praneetha Bhaskaruni" w:date="2022-07-12T13:01:00Z">
                    <w:rPr>
                      <w:b/>
                      <w:strike/>
                      <w:highlight w:val="cyan"/>
                    </w:rPr>
                  </w:rPrChange>
                </w:rPr>
                <w:t xml:space="preserve">SmartMedic </w:t>
              </w:r>
              <w:r w:rsidR="00C42663" w:rsidRPr="00E34081">
                <w:rPr>
                  <w:b/>
                  <w:rPrChange w:id="302" w:author="Sai Praneetha Bhaskaruni" w:date="2022-07-12T13:01:00Z">
                    <w:rPr>
                      <w:b/>
                      <w:strike/>
                      <w:highlight w:val="cyan"/>
                    </w:rPr>
                  </w:rPrChange>
                </w:rPr>
                <w:t>001-02-A-00-00-00</w:t>
              </w:r>
            </w:ins>
          </w:p>
          <w:p w14:paraId="3A7203E2" w14:textId="77777777" w:rsidR="00944B14" w:rsidDel="00E34081" w:rsidRDefault="00944B14">
            <w:pPr>
              <w:spacing w:after="0" w:line="259" w:lineRule="auto"/>
              <w:ind w:left="0" w:firstLine="0"/>
              <w:jc w:val="left"/>
              <w:rPr>
                <w:ins w:id="303" w:author="T Londhe, Vinod (Contractor)" w:date="2022-07-09T13:32:00Z"/>
                <w:del w:id="304" w:author="Sai Praneetha Bhaskaruni" w:date="2022-07-12T13:01:00Z"/>
                <w:b/>
                <w:strike/>
                <w:highlight w:val="cyan"/>
              </w:rPr>
            </w:pPr>
          </w:p>
          <w:p w14:paraId="632CA8A4" w14:textId="5B571797" w:rsidR="00B11510" w:rsidRPr="008E5364" w:rsidRDefault="00446FC2">
            <w:pPr>
              <w:spacing w:after="0" w:line="259" w:lineRule="auto"/>
              <w:ind w:left="0" w:firstLine="0"/>
              <w:jc w:val="left"/>
              <w:rPr>
                <w:strike/>
              </w:rPr>
            </w:pPr>
            <w:del w:id="305" w:author="Sai Praneetha Bhaskaruni" w:date="2022-07-12T13:01:00Z">
              <w:r w:rsidRPr="008E5364" w:rsidDel="00E34081">
                <w:rPr>
                  <w:b/>
                  <w:strike/>
                  <w:highlight w:val="cyan"/>
                </w:rPr>
                <w:delText>6007-670-000</w:delText>
              </w:r>
              <w:r w:rsidRPr="008E5364" w:rsidDel="00E34081">
                <w:rPr>
                  <w:b/>
                  <w:strike/>
                  <w:highlight w:val="cyan"/>
                </w:rPr>
                <w:tab/>
                <w:delText>V1.0</w:delText>
              </w:r>
              <w:r w:rsidRPr="008E5364" w:rsidDel="00E34081">
                <w:rPr>
                  <w:b/>
                  <w:strike/>
                  <w:highlight w:val="cyan"/>
                </w:rPr>
                <w:tab/>
                <w:delText>(Further</w:delText>
              </w:r>
              <w:r w:rsidRPr="008E5364" w:rsidDel="00E34081">
                <w:rPr>
                  <w:b/>
                  <w:strike/>
                  <w:highlight w:val="cyan"/>
                </w:rPr>
                <w:tab/>
                <w:delText>digits</w:delText>
              </w:r>
              <w:r w:rsidRPr="008E5364" w:rsidDel="00E34081">
                <w:rPr>
                  <w:b/>
                  <w:strike/>
                  <w:highlight w:val="cyan"/>
                </w:rPr>
                <w:tab/>
                <w:delText>for</w:delText>
              </w:r>
              <w:r w:rsidRPr="008E5364" w:rsidDel="00E34081">
                <w:rPr>
                  <w:b/>
                  <w:strike/>
                  <w:highlight w:val="cyan"/>
                </w:rPr>
                <w:tab/>
              </w:r>
              <w:commentRangeStart w:id="306"/>
              <w:commentRangeStart w:id="307"/>
              <w:r w:rsidRPr="008E5364" w:rsidDel="00E34081">
                <w:rPr>
                  <w:b/>
                  <w:strike/>
                  <w:highlight w:val="cyan"/>
                </w:rPr>
                <w:delText>minor</w:delText>
              </w:r>
              <w:commentRangeEnd w:id="306"/>
              <w:r w:rsidR="00167413" w:rsidDel="00E34081">
                <w:rPr>
                  <w:rStyle w:val="CommentReference"/>
                </w:rPr>
                <w:commentReference w:id="306"/>
              </w:r>
              <w:commentRangeEnd w:id="307"/>
              <w:r w:rsidR="00C42663" w:rsidDel="00E34081">
                <w:rPr>
                  <w:rStyle w:val="CommentReference"/>
                </w:rPr>
                <w:commentReference w:id="307"/>
              </w:r>
              <w:r w:rsidRPr="008E5364" w:rsidDel="00E34081">
                <w:rPr>
                  <w:b/>
                  <w:strike/>
                  <w:highlight w:val="cyan"/>
                </w:rPr>
                <w:tab/>
                <w:delText>fixes</w:delText>
              </w:r>
              <w:r w:rsidRPr="008E5364" w:rsidDel="00E34081">
                <w:rPr>
                  <w:b/>
                  <w:strike/>
                  <w:highlight w:val="cyan"/>
                </w:rPr>
                <w:tab/>
                <w:delText>controlled</w:delText>
              </w:r>
              <w:r w:rsidRPr="008E5364" w:rsidDel="00E34081">
                <w:rPr>
                  <w:b/>
                  <w:strike/>
                  <w:highlight w:val="cyan"/>
                </w:rPr>
                <w:tab/>
                <w:delText>internally)</w:delText>
              </w:r>
            </w:del>
          </w:p>
        </w:tc>
      </w:tr>
      <w:tr w:rsidR="00B11510" w:rsidRPr="00180992"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D56A3E7" w:rsidR="00B11510" w:rsidRPr="00DD2E96" w:rsidDel="00DD2E96" w:rsidRDefault="00446FC2">
            <w:pPr>
              <w:spacing w:after="232" w:line="259" w:lineRule="auto"/>
              <w:ind w:left="0" w:firstLine="0"/>
              <w:jc w:val="left"/>
              <w:rPr>
                <w:del w:id="308" w:author="Sai Praneetha Bhaskaruni" w:date="2022-07-12T13:01:00Z"/>
                <w:strike/>
                <w:rPrChange w:id="309" w:author="Sai Praneetha Bhaskaruni" w:date="2022-07-12T13:01:00Z">
                  <w:rPr>
                    <w:del w:id="310" w:author="Sai Praneetha Bhaskaruni" w:date="2022-07-12T13:01:00Z"/>
                  </w:rPr>
                </w:rPrChange>
              </w:rPr>
            </w:pPr>
            <w:del w:id="311" w:author="Sai Praneetha Bhaskaruni" w:date="2022-07-12T13:01:00Z">
              <w:r w:rsidRPr="00DD2E96" w:rsidDel="00DD2E96">
                <w:rPr>
                  <w:b/>
                  <w:strike/>
                  <w:rPrChange w:id="312" w:author="Sai Praneetha Bhaskaruni" w:date="2022-07-12T13:01:00Z">
                    <w:rPr>
                      <w:b/>
                    </w:rPr>
                  </w:rPrChange>
                </w:rPr>
                <w:delText>Manufacturer:</w:delText>
              </w:r>
            </w:del>
          </w:p>
          <w:p w14:paraId="2E9468E9" w14:textId="0762ECB4" w:rsidR="00B11510" w:rsidRPr="00DD2E96" w:rsidDel="00DD2E96" w:rsidRDefault="00446FC2">
            <w:pPr>
              <w:spacing w:after="0" w:line="259" w:lineRule="auto"/>
              <w:ind w:left="0" w:firstLine="0"/>
              <w:jc w:val="left"/>
              <w:rPr>
                <w:del w:id="313" w:author="Sai Praneetha Bhaskaruni" w:date="2022-07-12T13:01:00Z"/>
                <w:strike/>
                <w:rPrChange w:id="314" w:author="Sai Praneetha Bhaskaruni" w:date="2022-07-12T13:01:00Z">
                  <w:rPr>
                    <w:del w:id="315" w:author="Sai Praneetha Bhaskaruni" w:date="2022-07-12T13:01:00Z"/>
                  </w:rPr>
                </w:rPrChange>
              </w:rPr>
            </w:pPr>
            <w:del w:id="316" w:author="Sai Praneetha Bhaskaruni" w:date="2022-07-12T13:01:00Z">
              <w:r w:rsidRPr="00DD2E96" w:rsidDel="00DD2E96">
                <w:rPr>
                  <w:b/>
                  <w:strike/>
                  <w:rPrChange w:id="317" w:author="Sai Praneetha Bhaskaruni" w:date="2022-07-12T13:01:00Z">
                    <w:rPr>
                      <w:b/>
                    </w:rPr>
                  </w:rPrChange>
                </w:rPr>
                <w:delText xml:space="preserve">Stryker Global Technology Center Private Limited  </w:delText>
              </w:r>
            </w:del>
          </w:p>
          <w:p w14:paraId="0E8982D2" w14:textId="4717C686" w:rsidR="00B11510" w:rsidRPr="00DD2E96" w:rsidDel="00DD2E96" w:rsidRDefault="00446FC2">
            <w:pPr>
              <w:spacing w:after="240" w:line="250" w:lineRule="auto"/>
              <w:ind w:left="0" w:right="1556" w:firstLine="0"/>
              <w:jc w:val="left"/>
              <w:rPr>
                <w:ins w:id="318" w:author="T Londhe, Vinod (Contractor)" w:date="2022-07-09T13:35:00Z"/>
                <w:del w:id="319" w:author="Sai Praneetha Bhaskaruni" w:date="2022-07-12T13:01:00Z"/>
                <w:strike/>
              </w:rPr>
            </w:pPr>
            <w:del w:id="320" w:author="Sai Praneetha Bhaskaruni" w:date="2022-07-12T13:01:00Z">
              <w:r w:rsidRPr="00DD2E96" w:rsidDel="00DD2E96">
                <w:rPr>
                  <w:strike/>
                  <w:rPrChange w:id="321" w:author="Sai Praneetha Bhaskaruni" w:date="2022-07-12T13:01:00Z">
                    <w:rPr/>
                  </w:rPrChange>
                </w:rPr>
                <w:delText>10th Floor, Vatika Business Park, Block Two, Sector-49, Sohna Road, Gurgaon 122002, Haryana, India</w:delText>
              </w:r>
            </w:del>
          </w:p>
          <w:p w14:paraId="745F9436" w14:textId="77777777" w:rsidR="009E34EB" w:rsidRPr="00DD2E96" w:rsidRDefault="009E34EB" w:rsidP="009E34EB">
            <w:pPr>
              <w:spacing w:after="240" w:line="250" w:lineRule="auto"/>
              <w:ind w:left="0" w:right="1556" w:firstLine="0"/>
              <w:jc w:val="left"/>
              <w:rPr>
                <w:ins w:id="322" w:author="T Londhe, Vinod (Contractor)" w:date="2022-07-09T13:35:00Z"/>
                <w:rPrChange w:id="323" w:author="Sai Praneetha Bhaskaruni" w:date="2022-07-12T13:01:00Z">
                  <w:rPr>
                    <w:ins w:id="324" w:author="T Londhe, Vinod (Contractor)" w:date="2022-07-09T13:35:00Z"/>
                    <w:strike/>
                  </w:rPr>
                </w:rPrChange>
              </w:rPr>
            </w:pPr>
            <w:ins w:id="325" w:author="T Londhe, Vinod (Contractor)" w:date="2022-07-09T13:35:00Z">
              <w:r w:rsidRPr="00DD2E96">
                <w:rPr>
                  <w:b/>
                  <w:bCs/>
                  <w:rPrChange w:id="326" w:author="Sai Praneetha Bhaskaruni" w:date="2022-07-12T13:01:00Z">
                    <w:rPr>
                      <w:strike/>
                    </w:rPr>
                  </w:rPrChange>
                </w:rPr>
                <w:t>Manufactured at</w:t>
              </w:r>
              <w:r w:rsidRPr="00DD2E96">
                <w:rPr>
                  <w:rPrChange w:id="327" w:author="Sai Praneetha Bhaskaruni" w:date="2022-07-12T13:01:00Z">
                    <w:rPr>
                      <w:strike/>
                    </w:rPr>
                  </w:rPrChange>
                </w:rPr>
                <w:t xml:space="preserve">: </w:t>
              </w:r>
            </w:ins>
          </w:p>
          <w:p w14:paraId="11C5D946" w14:textId="77777777" w:rsidR="009E34EB" w:rsidRPr="00DD2E96" w:rsidRDefault="009E34EB">
            <w:pPr>
              <w:spacing w:after="0" w:line="250" w:lineRule="auto"/>
              <w:ind w:left="0" w:right="1556" w:firstLine="0"/>
              <w:jc w:val="left"/>
              <w:rPr>
                <w:ins w:id="328" w:author="T Londhe, Vinod (Contractor)" w:date="2022-07-09T13:35:00Z"/>
                <w:rPrChange w:id="329" w:author="Sai Praneetha Bhaskaruni" w:date="2022-07-12T13:01:00Z">
                  <w:rPr>
                    <w:ins w:id="330" w:author="T Londhe, Vinod (Contractor)" w:date="2022-07-09T13:35:00Z"/>
                    <w:strike/>
                  </w:rPr>
                </w:rPrChange>
              </w:rPr>
              <w:pPrChange w:id="331" w:author="T Londhe, Vinod (Contractor)" w:date="2022-07-09T13:35:00Z">
                <w:pPr>
                  <w:spacing w:after="240" w:line="250" w:lineRule="auto"/>
                  <w:ind w:left="0" w:right="1556" w:firstLine="0"/>
                  <w:jc w:val="left"/>
                </w:pPr>
              </w:pPrChange>
            </w:pPr>
            <w:ins w:id="332" w:author="T Londhe, Vinod (Contractor)" w:date="2022-07-09T13:35:00Z">
              <w:r w:rsidRPr="00DD2E96">
                <w:rPr>
                  <w:rPrChange w:id="333" w:author="Sai Praneetha Bhaskaruni" w:date="2022-07-12T13:01:00Z">
                    <w:rPr>
                      <w:strike/>
                    </w:rPr>
                  </w:rPrChange>
                </w:rPr>
                <w:t>Plot No. 130, 4th Phase KIADB Industrial Area</w:t>
              </w:r>
            </w:ins>
          </w:p>
          <w:p w14:paraId="2368200F" w14:textId="6E2D1D6E" w:rsidR="009E34EB" w:rsidRPr="00DD2E96" w:rsidRDefault="009E34EB">
            <w:pPr>
              <w:spacing w:after="0" w:line="250" w:lineRule="auto"/>
              <w:ind w:left="0" w:right="1556" w:firstLine="0"/>
              <w:jc w:val="left"/>
              <w:rPr>
                <w:ins w:id="334" w:author="T Londhe, Vinod (Contractor)" w:date="2022-07-09T13:35:00Z"/>
                <w:rPrChange w:id="335" w:author="Sai Praneetha Bhaskaruni" w:date="2022-07-12T13:01:00Z">
                  <w:rPr>
                    <w:ins w:id="336" w:author="T Londhe, Vinod (Contractor)" w:date="2022-07-09T13:35:00Z"/>
                    <w:strike/>
                  </w:rPr>
                </w:rPrChange>
              </w:rPr>
              <w:pPrChange w:id="337" w:author="T Londhe, Vinod (Contractor)" w:date="2022-07-09T13:35:00Z">
                <w:pPr>
                  <w:spacing w:after="240" w:line="250" w:lineRule="auto"/>
                  <w:ind w:left="0" w:right="1556" w:firstLine="0"/>
                  <w:jc w:val="left"/>
                </w:pPr>
              </w:pPrChange>
            </w:pPr>
            <w:ins w:id="338" w:author="T Londhe, Vinod (Contractor)" w:date="2022-07-09T13:35:00Z">
              <w:r w:rsidRPr="00DD2E96">
                <w:rPr>
                  <w:rPrChange w:id="339" w:author="Sai Praneetha Bhaskaruni" w:date="2022-07-12T13:01:00Z">
                    <w:rPr>
                      <w:strike/>
                    </w:rPr>
                  </w:rPrChange>
                </w:rPr>
                <w:t>Bommasandra-</w:t>
              </w:r>
              <w:proofErr w:type="spellStart"/>
              <w:r w:rsidRPr="00DD2E96">
                <w:rPr>
                  <w:rPrChange w:id="340" w:author="Sai Praneetha Bhaskaruni" w:date="2022-07-12T13:01:00Z">
                    <w:rPr>
                      <w:strike/>
                    </w:rPr>
                  </w:rPrChange>
                </w:rPr>
                <w:t>Jigani</w:t>
              </w:r>
              <w:proofErr w:type="spellEnd"/>
              <w:r w:rsidRPr="00DD2E96">
                <w:rPr>
                  <w:rPrChange w:id="341" w:author="Sai Praneetha Bhaskaruni" w:date="2022-07-12T13:01:00Z">
                    <w:rPr>
                      <w:strike/>
                    </w:rPr>
                  </w:rPrChange>
                </w:rPr>
                <w:t xml:space="preserve"> Link Road, Bangalore, Karnataka 560 099, India</w:t>
              </w:r>
            </w:ins>
          </w:p>
          <w:p w14:paraId="344A3B81" w14:textId="77777777" w:rsidR="009E34EB" w:rsidRPr="00DD2E96" w:rsidRDefault="009E34EB">
            <w:pPr>
              <w:spacing w:after="240" w:line="250" w:lineRule="auto"/>
              <w:ind w:left="0" w:right="1556" w:firstLine="0"/>
              <w:jc w:val="left"/>
              <w:rPr>
                <w:strike/>
                <w:rPrChange w:id="342" w:author="Sai Praneetha Bhaskaruni" w:date="2022-07-12T13:01:00Z">
                  <w:rPr/>
                </w:rPrChange>
              </w:rPr>
            </w:pPr>
          </w:p>
          <w:p w14:paraId="5C6361B3" w14:textId="77777777" w:rsidR="00895567" w:rsidRPr="002927CE" w:rsidRDefault="00895567" w:rsidP="00895567">
            <w:pPr>
              <w:spacing w:after="232" w:line="259" w:lineRule="auto"/>
              <w:ind w:left="0" w:firstLine="0"/>
              <w:jc w:val="left"/>
              <w:rPr>
                <w:ins w:id="343" w:author="T Londhe, Vinod (Contractor)" w:date="2022-07-09T13:35:00Z"/>
                <w:b/>
              </w:rPr>
            </w:pPr>
            <w:ins w:id="344" w:author="T Londhe, Vinod (Contractor)" w:date="2022-07-09T13:35:00Z">
              <w:r w:rsidRPr="002927CE">
                <w:rPr>
                  <w:b/>
                </w:rPr>
                <w:t xml:space="preserve">Marketed and Distributed by: </w:t>
              </w:r>
            </w:ins>
          </w:p>
          <w:p w14:paraId="6BA809A2" w14:textId="77777777" w:rsidR="00895567" w:rsidRPr="00DD2E96" w:rsidRDefault="00895567">
            <w:pPr>
              <w:spacing w:after="0" w:line="259" w:lineRule="auto"/>
              <w:ind w:left="0" w:firstLine="0"/>
              <w:jc w:val="left"/>
              <w:rPr>
                <w:ins w:id="345" w:author="T Londhe, Vinod (Contractor)" w:date="2022-07-09T13:35:00Z"/>
                <w:bCs/>
                <w:rPrChange w:id="346" w:author="Sai Praneetha Bhaskaruni" w:date="2022-07-12T13:01:00Z">
                  <w:rPr>
                    <w:ins w:id="347" w:author="T Londhe, Vinod (Contractor)" w:date="2022-07-09T13:35:00Z"/>
                    <w:b/>
                  </w:rPr>
                </w:rPrChange>
              </w:rPr>
              <w:pPrChange w:id="348" w:author="T Londhe, Vinod (Contractor)" w:date="2022-07-09T13:36:00Z">
                <w:pPr>
                  <w:spacing w:after="232" w:line="259" w:lineRule="auto"/>
                  <w:ind w:left="0" w:firstLine="0"/>
                  <w:jc w:val="left"/>
                </w:pPr>
              </w:pPrChange>
            </w:pPr>
            <w:ins w:id="349" w:author="T Londhe, Vinod (Contractor)" w:date="2022-07-09T13:35:00Z">
              <w:r w:rsidRPr="00DD2E96">
                <w:rPr>
                  <w:bCs/>
                  <w:rPrChange w:id="350" w:author="Sai Praneetha Bhaskaruni" w:date="2022-07-12T13:01:00Z">
                    <w:rPr>
                      <w:b/>
                    </w:rPr>
                  </w:rPrChange>
                </w:rPr>
                <w:t xml:space="preserve">Stryker India </w:t>
              </w:r>
              <w:proofErr w:type="spellStart"/>
              <w:r w:rsidRPr="00DD2E96">
                <w:rPr>
                  <w:bCs/>
                  <w:rPrChange w:id="351" w:author="Sai Praneetha Bhaskaruni" w:date="2022-07-12T13:01:00Z">
                    <w:rPr>
                      <w:b/>
                    </w:rPr>
                  </w:rPrChange>
                </w:rPr>
                <w:t>Pvt.Ltd</w:t>
              </w:r>
              <w:proofErr w:type="spellEnd"/>
              <w:r w:rsidRPr="00DD2E96">
                <w:rPr>
                  <w:bCs/>
                  <w:rPrChange w:id="352" w:author="Sai Praneetha Bhaskaruni" w:date="2022-07-12T13:01:00Z">
                    <w:rPr>
                      <w:b/>
                    </w:rPr>
                  </w:rPrChange>
                </w:rPr>
                <w:t>. India</w:t>
              </w:r>
            </w:ins>
          </w:p>
          <w:p w14:paraId="6D952198" w14:textId="77777777" w:rsidR="00365063" w:rsidRPr="00DD2E96" w:rsidRDefault="00895567">
            <w:pPr>
              <w:spacing w:after="0" w:line="259" w:lineRule="auto"/>
              <w:ind w:left="0" w:firstLine="0"/>
              <w:jc w:val="left"/>
              <w:rPr>
                <w:ins w:id="353" w:author="T Londhe, Vinod (Contractor)" w:date="2022-07-09T13:36:00Z"/>
                <w:bCs/>
                <w:rPrChange w:id="354" w:author="Sai Praneetha Bhaskaruni" w:date="2022-07-12T13:01:00Z">
                  <w:rPr>
                    <w:ins w:id="355" w:author="T Londhe, Vinod (Contractor)" w:date="2022-07-09T13:36:00Z"/>
                    <w:b/>
                  </w:rPr>
                </w:rPrChange>
              </w:rPr>
            </w:pPr>
            <w:ins w:id="356" w:author="T Londhe, Vinod (Contractor)" w:date="2022-07-09T13:35:00Z">
              <w:r w:rsidRPr="00DD2E96">
                <w:rPr>
                  <w:bCs/>
                  <w:rPrChange w:id="357" w:author="Sai Praneetha Bhaskaruni" w:date="2022-07-12T13:01:00Z">
                    <w:rPr>
                      <w:b/>
                    </w:rPr>
                  </w:rPrChange>
                </w:rPr>
                <w:t>Customer care No.: 1800-103-8030</w:t>
              </w:r>
              <w:r w:rsidRPr="00DD2E96">
                <w:rPr>
                  <w:bCs/>
                  <w:rPrChange w:id="358" w:author="Sai Praneetha Bhaskaruni" w:date="2022-07-12T13:01:00Z">
                    <w:rPr>
                      <w:b/>
                    </w:rPr>
                  </w:rPrChange>
                </w:rPr>
                <w:tab/>
              </w:r>
              <w:r w:rsidRPr="00DD2E96">
                <w:rPr>
                  <w:bCs/>
                  <w:rPrChange w:id="359" w:author="Sai Praneetha Bhaskaruni" w:date="2022-07-12T13:01:00Z">
                    <w:rPr>
                      <w:b/>
                    </w:rPr>
                  </w:rPrChange>
                </w:rPr>
                <w:tab/>
              </w:r>
              <w:r w:rsidRPr="00DD2E96">
                <w:rPr>
                  <w:bCs/>
                  <w:rPrChange w:id="360" w:author="Sai Praneetha Bhaskaruni" w:date="2022-07-12T13:01:00Z">
                    <w:rPr>
                      <w:b/>
                    </w:rPr>
                  </w:rPrChange>
                </w:rPr>
                <w:tab/>
              </w:r>
              <w:r w:rsidRPr="00DD2E96">
                <w:rPr>
                  <w:bCs/>
                  <w:rPrChange w:id="361" w:author="Sai Praneetha Bhaskaruni" w:date="2022-07-12T13:01:00Z">
                    <w:rPr>
                      <w:b/>
                    </w:rPr>
                  </w:rPrChange>
                </w:rPr>
                <w:tab/>
              </w:r>
              <w:r w:rsidRPr="00DD2E96">
                <w:rPr>
                  <w:bCs/>
                  <w:rPrChange w:id="362" w:author="Sai Praneetha Bhaskaruni" w:date="2022-07-12T13:01:00Z">
                    <w:rPr>
                      <w:b/>
                    </w:rPr>
                  </w:rPrChange>
                </w:rPr>
                <w:tab/>
              </w:r>
            </w:ins>
          </w:p>
          <w:p w14:paraId="4C6C7367" w14:textId="36F0C416" w:rsidR="00B11510" w:rsidRPr="00034F09" w:rsidDel="00365063" w:rsidRDefault="00895567">
            <w:pPr>
              <w:spacing w:after="0" w:line="259" w:lineRule="auto"/>
              <w:ind w:left="0" w:firstLine="0"/>
              <w:jc w:val="left"/>
              <w:rPr>
                <w:del w:id="363" w:author="T Londhe, Vinod (Contractor)" w:date="2022-07-09T13:35:00Z"/>
                <w:bCs/>
                <w:rPrChange w:id="364" w:author="T Londhe, Vinod (Contractor)" w:date="2022-07-09T13:39:00Z">
                  <w:rPr>
                    <w:del w:id="365" w:author="T Londhe, Vinod (Contractor)" w:date="2022-07-09T13:35:00Z"/>
                    <w:b/>
                  </w:rPr>
                </w:rPrChange>
              </w:rPr>
            </w:pPr>
            <w:ins w:id="366" w:author="T Londhe, Vinod (Contractor)" w:date="2022-07-09T13:35:00Z">
              <w:r w:rsidRPr="00DD2E96">
                <w:rPr>
                  <w:bCs/>
                  <w:rPrChange w:id="367" w:author="Sai Praneetha Bhaskaruni" w:date="2022-07-12T13:01:00Z">
                    <w:rPr>
                      <w:b/>
                    </w:rPr>
                  </w:rPrChange>
                </w:rPr>
                <w:t xml:space="preserve">Email Id: </w:t>
              </w:r>
            </w:ins>
            <w:ins w:id="368" w:author="T Londhe, Vinod (Contractor)" w:date="2022-07-09T13:36:00Z">
              <w:r w:rsidR="00365063" w:rsidRPr="00DD2E96">
                <w:rPr>
                  <w:bCs/>
                  <w:rPrChange w:id="369" w:author="Sai Praneetha Bhaskaruni" w:date="2022-07-12T13:01:00Z">
                    <w:rPr>
                      <w:b/>
                    </w:rPr>
                  </w:rPrChange>
                </w:rPr>
                <w:fldChar w:fldCharType="begin"/>
              </w:r>
              <w:r w:rsidR="00365063" w:rsidRPr="00DD2E96">
                <w:rPr>
                  <w:bCs/>
                  <w:rPrChange w:id="370" w:author="Sai Praneetha Bhaskaruni" w:date="2022-07-12T13:01:00Z">
                    <w:rPr>
                      <w:b/>
                    </w:rPr>
                  </w:rPrChange>
                </w:rPr>
                <w:instrText xml:space="preserve"> HYPERLINK "mailto:</w:instrText>
              </w:r>
            </w:ins>
            <w:ins w:id="371" w:author="T Londhe, Vinod (Contractor)" w:date="2022-07-09T13:35:00Z">
              <w:r w:rsidR="00365063" w:rsidRPr="00DD2E96">
                <w:rPr>
                  <w:bCs/>
                  <w:rPrChange w:id="372" w:author="Sai Praneetha Bhaskaruni" w:date="2022-07-12T13:01:00Z">
                    <w:rPr>
                      <w:b/>
                    </w:rPr>
                  </w:rPrChange>
                </w:rPr>
                <w:instrText>service.india@stryker.com</w:instrText>
              </w:r>
            </w:ins>
            <w:ins w:id="373" w:author="T Londhe, Vinod (Contractor)" w:date="2022-07-09T13:36:00Z">
              <w:r w:rsidR="00365063" w:rsidRPr="00DD2E96">
                <w:rPr>
                  <w:bCs/>
                  <w:rPrChange w:id="374" w:author="Sai Praneetha Bhaskaruni" w:date="2022-07-12T13:01:00Z">
                    <w:rPr>
                      <w:b/>
                    </w:rPr>
                  </w:rPrChange>
                </w:rPr>
                <w:instrText xml:space="preserve">" </w:instrText>
              </w:r>
              <w:r w:rsidR="00365063" w:rsidRPr="00DD2E96">
                <w:rPr>
                  <w:bCs/>
                  <w:rPrChange w:id="375" w:author="Sai Praneetha Bhaskaruni" w:date="2022-07-12T13:01:00Z">
                    <w:rPr>
                      <w:b/>
                    </w:rPr>
                  </w:rPrChange>
                </w:rPr>
                <w:fldChar w:fldCharType="separate"/>
              </w:r>
            </w:ins>
            <w:ins w:id="376" w:author="T Londhe, Vinod (Contractor)" w:date="2022-07-09T13:35:00Z">
              <w:r w:rsidR="00365063" w:rsidRPr="00DD2E96">
                <w:rPr>
                  <w:rStyle w:val="Hyperlink"/>
                  <w:bCs/>
                  <w:rPrChange w:id="377" w:author="Sai Praneetha Bhaskaruni" w:date="2022-07-12T13:01:00Z">
                    <w:rPr>
                      <w:rStyle w:val="Hyperlink"/>
                      <w:b/>
                    </w:rPr>
                  </w:rPrChange>
                </w:rPr>
                <w:t>service.india@stryker.com</w:t>
              </w:r>
            </w:ins>
            <w:ins w:id="378" w:author="T Londhe, Vinod (Contractor)" w:date="2022-07-09T13:36:00Z">
              <w:r w:rsidR="00365063" w:rsidRPr="00DD2E96">
                <w:rPr>
                  <w:bCs/>
                  <w:rPrChange w:id="379" w:author="Sai Praneetha Bhaskaruni" w:date="2022-07-12T13:01:00Z">
                    <w:rPr>
                      <w:b/>
                    </w:rPr>
                  </w:rPrChange>
                </w:rPr>
                <w:fldChar w:fldCharType="end"/>
              </w:r>
            </w:ins>
            <w:del w:id="380" w:author="T Londhe, Vinod (Contractor)" w:date="2022-07-09T13:35:00Z">
              <w:r w:rsidR="00446FC2" w:rsidRPr="00DD2E96" w:rsidDel="00895567">
                <w:rPr>
                  <w:bCs/>
                  <w:rPrChange w:id="381" w:author="Sai Praneetha Bhaskaruni" w:date="2022-07-12T13:01:00Z">
                    <w:rPr>
                      <w:b/>
                    </w:rPr>
                  </w:rPrChange>
                </w:rPr>
                <w:delText>Distributed By</w:delText>
              </w:r>
              <w:r w:rsidR="00446FC2" w:rsidRPr="00DD2E96" w:rsidDel="00895567">
                <w:rPr>
                  <w:bCs/>
                </w:rPr>
                <w:delText>:</w:delText>
              </w:r>
            </w:del>
          </w:p>
          <w:p w14:paraId="55D3084D" w14:textId="77777777" w:rsidR="00365063" w:rsidRPr="00034F09" w:rsidRDefault="00365063" w:rsidP="00895567">
            <w:pPr>
              <w:spacing w:after="232" w:line="259" w:lineRule="auto"/>
              <w:ind w:left="0" w:firstLine="0"/>
              <w:jc w:val="left"/>
              <w:rPr>
                <w:ins w:id="382" w:author="T Londhe, Vinod (Contractor)" w:date="2022-07-09T13:36:00Z"/>
                <w:bCs/>
              </w:rPr>
            </w:pPr>
          </w:p>
          <w:p w14:paraId="77940A56" w14:textId="78997AE3" w:rsidR="00B11510" w:rsidRPr="00C80B5A" w:rsidDel="00895567" w:rsidRDefault="00446FC2">
            <w:pPr>
              <w:spacing w:after="0" w:line="259" w:lineRule="auto"/>
              <w:ind w:left="0" w:firstLine="0"/>
              <w:jc w:val="left"/>
              <w:rPr>
                <w:del w:id="383" w:author="T Londhe, Vinod (Contractor)" w:date="2022-07-09T13:35:00Z"/>
                <w:strike/>
                <w:rPrChange w:id="384" w:author="T Londhe, Vinod (Contractor)" w:date="2022-07-09T13:36:00Z">
                  <w:rPr>
                    <w:del w:id="385" w:author="T Londhe, Vinod (Contractor)" w:date="2022-07-09T13:35:00Z"/>
                  </w:rPr>
                </w:rPrChange>
              </w:rPr>
            </w:pPr>
            <w:del w:id="386" w:author="T Londhe, Vinod (Contractor)" w:date="2022-07-09T13:35:00Z">
              <w:r w:rsidRPr="00C80B5A" w:rsidDel="00895567">
                <w:rPr>
                  <w:b/>
                  <w:strike/>
                  <w:rPrChange w:id="387" w:author="T Londhe, Vinod (Contractor)" w:date="2022-07-09T13:36:00Z">
                    <w:rPr>
                      <w:b/>
                    </w:rPr>
                  </w:rPrChange>
                </w:rPr>
                <w:delText>Stryker Japan K.K</w:delText>
              </w:r>
              <w:r w:rsidRPr="00C80B5A" w:rsidDel="00895567">
                <w:rPr>
                  <w:strike/>
                  <w:rPrChange w:id="388" w:author="T Londhe, Vinod (Contractor)" w:date="2022-07-09T13:36:00Z">
                    <w:rPr/>
                  </w:rPrChange>
                </w:rPr>
                <w:delText>.</w:delText>
              </w:r>
            </w:del>
          </w:p>
          <w:p w14:paraId="055D6FDE" w14:textId="2DC7931C" w:rsidR="00B11510" w:rsidRPr="00C80B5A" w:rsidDel="00895567" w:rsidRDefault="00446FC2">
            <w:pPr>
              <w:spacing w:after="240" w:line="250" w:lineRule="auto"/>
              <w:ind w:left="0" w:right="2519" w:firstLine="0"/>
              <w:jc w:val="left"/>
              <w:rPr>
                <w:del w:id="389" w:author="T Londhe, Vinod (Contractor)" w:date="2022-07-09T13:35:00Z"/>
                <w:strike/>
                <w:rPrChange w:id="390" w:author="T Londhe, Vinod (Contractor)" w:date="2022-07-09T13:36:00Z">
                  <w:rPr>
                    <w:del w:id="391" w:author="T Londhe, Vinod (Contractor)" w:date="2022-07-09T13:35:00Z"/>
                  </w:rPr>
                </w:rPrChange>
              </w:rPr>
            </w:pPr>
            <w:del w:id="392" w:author="T Londhe, Vinod (Contractor)" w:date="2022-07-09T13:35:00Z">
              <w:r w:rsidRPr="00C80B5A" w:rsidDel="00895567">
                <w:rPr>
                  <w:strike/>
                  <w:rPrChange w:id="393" w:author="T Londhe, Vinod (Contractor)" w:date="2022-07-09T13:36:00Z">
                    <w:rPr/>
                  </w:rPrChange>
                </w:rPr>
                <w:delText>2-6-1, Koraku, Bunkyo-ku,Tokyo</w:delText>
              </w:r>
            </w:del>
            <w:ins w:id="394" w:author="Sai Praneetha Bhaskaruni" w:date="2022-07-08T14:16:00Z">
              <w:del w:id="395" w:author="T Londhe, Vinod (Contractor)" w:date="2022-07-09T13:35:00Z">
                <w:r w:rsidR="008D2256" w:rsidRPr="00C80B5A" w:rsidDel="00895567">
                  <w:rPr>
                    <w:strike/>
                    <w:rPrChange w:id="396" w:author="T Londhe, Vinod (Contractor)" w:date="2022-07-09T13:36:00Z">
                      <w:rPr/>
                    </w:rPrChange>
                  </w:rPr>
                  <w:delText>ku, Tokyo</w:delText>
                </w:r>
              </w:del>
            </w:ins>
            <w:del w:id="397" w:author="T Londhe, Vinod (Contractor)" w:date="2022-07-09T13:35:00Z">
              <w:r w:rsidRPr="00C80B5A" w:rsidDel="00895567">
                <w:rPr>
                  <w:strike/>
                  <w:rPrChange w:id="398" w:author="T Londhe, Vinod (Contractor)" w:date="2022-07-09T13:36:00Z">
                    <w:rPr/>
                  </w:rPrChange>
                </w:rPr>
                <w:delText>, 112-004, Japan t/f: 03-6894-0000</w:delText>
              </w:r>
            </w:del>
          </w:p>
          <w:p w14:paraId="6C995D67" w14:textId="73911CFC" w:rsidR="00B11510" w:rsidRPr="00180992" w:rsidRDefault="00446FC2">
            <w:pPr>
              <w:spacing w:after="0" w:line="259" w:lineRule="auto"/>
              <w:ind w:left="0" w:firstLine="0"/>
              <w:jc w:val="left"/>
            </w:pPr>
            <w:del w:id="399" w:author="Sai Praneetha Bhaskaruni" w:date="2022-07-12T13:02:00Z">
              <w:r w:rsidRPr="00C80B5A" w:rsidDel="00DD2E96">
                <w:rPr>
                  <w:strike/>
                  <w:rPrChange w:id="400" w:author="T Londhe, Vinod (Contractor)" w:date="2022-07-09T13:36:00Z">
                    <w:rPr/>
                  </w:rPrChange>
                </w:rPr>
                <w:delText>Additional information and contact links are available on Stryker’s Product Security webpage, https://www.stryker.com/us/en/about/governance/cyber-security.html.</w:delText>
              </w:r>
            </w:del>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lastRenderedPageBreak/>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777777" w:rsidR="00FB69E5" w:rsidRPr="00180992" w:rsidRDefault="00FB69E5" w:rsidP="00FB69E5">
      <w:pPr>
        <w:spacing w:after="0" w:line="265" w:lineRule="auto"/>
        <w:ind w:left="818" w:right="808"/>
        <w:jc w:val="center"/>
      </w:pPr>
    </w:p>
    <w:p w14:paraId="32426735" w14:textId="53F084A9" w:rsidR="00B11510" w:rsidRPr="00180992" w:rsidRDefault="00446FC2" w:rsidP="00487281">
      <w:pPr>
        <w:pStyle w:val="Heading2"/>
        <w:shd w:val="clear" w:color="auto" w:fill="auto"/>
        <w:spacing w:after="113"/>
        <w:ind w:left="720" w:firstLine="0"/>
      </w:pPr>
      <w:bookmarkStart w:id="401" w:name="_Toc109674957"/>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401"/>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42B55704" w:rsidR="00B11510" w:rsidRPr="0005228E" w:rsidRDefault="00057E9B" w:rsidP="00487281">
      <w:pPr>
        <w:spacing w:after="0"/>
        <w:ind w:left="730"/>
        <w:rPr>
          <w:sz w:val="22"/>
        </w:rPr>
      </w:pPr>
      <w:r>
        <w:rPr>
          <w:sz w:val="22"/>
        </w:rPr>
        <w:t>SmartMedic</w:t>
      </w:r>
      <w:del w:id="402" w:author="Sai Praneetha Bhaskaruni" w:date="2022-07-12T13:02:00Z">
        <w:r w:rsidR="00FB69E5" w:rsidRPr="0005228E" w:rsidDel="009A6C94">
          <w:rPr>
            <w:sz w:val="22"/>
          </w:rPr>
          <w:delText xml:space="preserve"> </w:delText>
        </w:r>
        <w:commentRangeStart w:id="403"/>
        <w:r w:rsidR="00FB69E5" w:rsidRPr="00F855A6" w:rsidDel="009A6C94">
          <w:rPr>
            <w:strike/>
            <w:sz w:val="22"/>
            <w:rPrChange w:id="404" w:author="T Londhe, Vinod (Contractor)" w:date="2022-07-09T13:41:00Z">
              <w:rPr>
                <w:sz w:val="22"/>
              </w:rPr>
            </w:rPrChange>
          </w:rPr>
          <w:delText>Device</w:delText>
        </w:r>
        <w:commentRangeEnd w:id="403"/>
        <w:r w:rsidR="00F855A6" w:rsidDel="009A6C94">
          <w:rPr>
            <w:rStyle w:val="CommentReference"/>
          </w:rPr>
          <w:commentReference w:id="403"/>
        </w:r>
      </w:del>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487281">
      <w:pPr>
        <w:spacing w:after="287" w:line="265" w:lineRule="auto"/>
        <w:ind w:left="720"/>
        <w:jc w:val="left"/>
        <w:rPr>
          <w:sz w:val="22"/>
        </w:rPr>
      </w:pPr>
      <w:r w:rsidRPr="0005228E">
        <w:rPr>
          <w:b/>
          <w:sz w:val="22"/>
        </w:rPr>
        <w:t>Stryker Global Technology Center Private Limited</w:t>
      </w:r>
    </w:p>
    <w:p w14:paraId="1FFCA787" w14:textId="77777777" w:rsidR="00D04758" w:rsidRPr="00A44105" w:rsidRDefault="00D04758">
      <w:pPr>
        <w:spacing w:after="0" w:line="259" w:lineRule="auto"/>
        <w:ind w:left="0" w:firstLine="710"/>
        <w:jc w:val="left"/>
        <w:rPr>
          <w:ins w:id="405" w:author="T Londhe, Vinod (Contractor)" w:date="2022-07-09T13:42:00Z"/>
          <w:bCs/>
          <w:rPrChange w:id="406" w:author="Sai Praneetha Bhaskaruni" w:date="2022-07-12T13:02:00Z">
            <w:rPr>
              <w:ins w:id="407" w:author="T Londhe, Vinod (Contractor)" w:date="2022-07-09T13:42:00Z"/>
              <w:bCs/>
              <w:highlight w:val="yellow"/>
            </w:rPr>
          </w:rPrChange>
        </w:rPr>
        <w:pPrChange w:id="408" w:author="Sai Praneetha Bhaskaruni" w:date="2022-07-12T13:02:00Z">
          <w:pPr>
            <w:spacing w:after="0" w:line="259" w:lineRule="auto"/>
            <w:ind w:left="0" w:firstLine="0"/>
            <w:jc w:val="left"/>
          </w:pPr>
        </w:pPrChange>
      </w:pPr>
      <w:ins w:id="409" w:author="T Londhe, Vinod (Contractor)" w:date="2022-07-09T13:42:00Z">
        <w:r w:rsidRPr="00A44105">
          <w:rPr>
            <w:bCs/>
            <w:rPrChange w:id="410" w:author="Sai Praneetha Bhaskaruni" w:date="2022-07-12T13:02:00Z">
              <w:rPr>
                <w:bCs/>
                <w:highlight w:val="yellow"/>
              </w:rPr>
            </w:rPrChange>
          </w:rPr>
          <w:t>Stryker Global Technology Center Pvt Ltd,</w:t>
        </w:r>
      </w:ins>
    </w:p>
    <w:p w14:paraId="3AB3BC23" w14:textId="77777777" w:rsidR="00D04758" w:rsidRPr="00A44105" w:rsidRDefault="00D04758">
      <w:pPr>
        <w:spacing w:after="0" w:line="259" w:lineRule="auto"/>
        <w:ind w:left="0" w:firstLine="710"/>
        <w:jc w:val="left"/>
        <w:rPr>
          <w:ins w:id="411" w:author="T Londhe, Vinod (Contractor)" w:date="2022-07-09T13:42:00Z"/>
          <w:bCs/>
          <w:rPrChange w:id="412" w:author="Sai Praneetha Bhaskaruni" w:date="2022-07-12T13:02:00Z">
            <w:rPr>
              <w:ins w:id="413" w:author="T Londhe, Vinod (Contractor)" w:date="2022-07-09T13:42:00Z"/>
              <w:bCs/>
              <w:highlight w:val="yellow"/>
            </w:rPr>
          </w:rPrChange>
        </w:rPr>
        <w:pPrChange w:id="414" w:author="Sai Praneetha Bhaskaruni" w:date="2022-07-12T13:02:00Z">
          <w:pPr>
            <w:spacing w:after="0" w:line="259" w:lineRule="auto"/>
            <w:ind w:left="0" w:firstLine="0"/>
            <w:jc w:val="left"/>
          </w:pPr>
        </w:pPrChange>
      </w:pPr>
      <w:ins w:id="415" w:author="T Londhe, Vinod (Contractor)" w:date="2022-07-09T13:42:00Z">
        <w:r w:rsidRPr="00A44105">
          <w:rPr>
            <w:bCs/>
            <w:rPrChange w:id="416" w:author="Sai Praneetha Bhaskaruni" w:date="2022-07-12T13:02:00Z">
              <w:rPr>
                <w:bCs/>
                <w:highlight w:val="yellow"/>
              </w:rPr>
            </w:rPrChange>
          </w:rPr>
          <w:t>Vatika Business Park, 10th Floor, Block two,</w:t>
        </w:r>
      </w:ins>
    </w:p>
    <w:p w14:paraId="1C45593E" w14:textId="77777777" w:rsidR="00D04758" w:rsidRPr="00A44105" w:rsidRDefault="00D04758">
      <w:pPr>
        <w:spacing w:after="0" w:line="259" w:lineRule="auto"/>
        <w:ind w:left="0" w:firstLine="710"/>
        <w:jc w:val="left"/>
        <w:rPr>
          <w:ins w:id="417" w:author="T Londhe, Vinod (Contractor)" w:date="2022-07-09T13:42:00Z"/>
          <w:bCs/>
          <w:rPrChange w:id="418" w:author="Sai Praneetha Bhaskaruni" w:date="2022-07-12T13:02:00Z">
            <w:rPr>
              <w:ins w:id="419" w:author="T Londhe, Vinod (Contractor)" w:date="2022-07-09T13:42:00Z"/>
              <w:bCs/>
              <w:highlight w:val="yellow"/>
            </w:rPr>
          </w:rPrChange>
        </w:rPr>
        <w:pPrChange w:id="420" w:author="Sai Praneetha Bhaskaruni" w:date="2022-07-12T13:02:00Z">
          <w:pPr>
            <w:spacing w:after="0" w:line="259" w:lineRule="auto"/>
            <w:ind w:left="0" w:firstLine="0"/>
            <w:jc w:val="left"/>
          </w:pPr>
        </w:pPrChange>
      </w:pPr>
      <w:ins w:id="421" w:author="T Londhe, Vinod (Contractor)" w:date="2022-07-09T13:42:00Z">
        <w:r w:rsidRPr="00A44105">
          <w:rPr>
            <w:bCs/>
            <w:rPrChange w:id="422" w:author="Sai Praneetha Bhaskaruni" w:date="2022-07-12T13:02:00Z">
              <w:rPr>
                <w:bCs/>
                <w:highlight w:val="yellow"/>
              </w:rPr>
            </w:rPrChange>
          </w:rPr>
          <w:t>Sohna-Gurgaon Rd, Sector 49, Gurugram</w:t>
        </w:r>
      </w:ins>
    </w:p>
    <w:p w14:paraId="2B7D60CA" w14:textId="77777777" w:rsidR="00D04758" w:rsidRPr="002927CE" w:rsidRDefault="00D04758">
      <w:pPr>
        <w:spacing w:after="0" w:line="259" w:lineRule="auto"/>
        <w:ind w:left="0" w:firstLine="710"/>
        <w:jc w:val="left"/>
        <w:rPr>
          <w:ins w:id="423" w:author="T Londhe, Vinod (Contractor)" w:date="2022-07-09T13:42:00Z"/>
          <w:bCs/>
        </w:rPr>
        <w:pPrChange w:id="424" w:author="Sai Praneetha Bhaskaruni" w:date="2022-07-12T13:02:00Z">
          <w:pPr>
            <w:spacing w:after="0" w:line="259" w:lineRule="auto"/>
            <w:ind w:left="0" w:firstLine="0"/>
            <w:jc w:val="left"/>
          </w:pPr>
        </w:pPrChange>
      </w:pPr>
      <w:ins w:id="425" w:author="T Londhe, Vinod (Contractor)" w:date="2022-07-09T13:42:00Z">
        <w:r w:rsidRPr="00A44105">
          <w:rPr>
            <w:bCs/>
            <w:rPrChange w:id="426" w:author="Sai Praneetha Bhaskaruni" w:date="2022-07-12T13:02:00Z">
              <w:rPr>
                <w:bCs/>
                <w:highlight w:val="yellow"/>
              </w:rPr>
            </w:rPrChange>
          </w:rPr>
          <w:t>Haryana 122002, India</w:t>
        </w:r>
      </w:ins>
    </w:p>
    <w:p w14:paraId="727D1C0E" w14:textId="0A85C99E" w:rsidR="00B11510" w:rsidRPr="00A44105" w:rsidDel="00D04758" w:rsidRDefault="00446FC2" w:rsidP="00487281">
      <w:pPr>
        <w:ind w:left="730"/>
        <w:rPr>
          <w:del w:id="427" w:author="T Londhe, Vinod (Contractor)" w:date="2022-07-09T13:42:00Z"/>
          <w:sz w:val="22"/>
        </w:rPr>
      </w:pPr>
      <w:del w:id="428" w:author="T Londhe, Vinod (Contractor)" w:date="2022-07-09T13:42:00Z">
        <w:r w:rsidRPr="00A44105" w:rsidDel="00D04758">
          <w:rPr>
            <w:sz w:val="22"/>
          </w:rPr>
          <w:delText>10th Floor, Vatika Business Park</w:delText>
        </w:r>
      </w:del>
    </w:p>
    <w:p w14:paraId="44AA2957" w14:textId="5F459AD4" w:rsidR="00B11510" w:rsidRPr="00A44105" w:rsidDel="00D04758" w:rsidRDefault="00446FC2" w:rsidP="00487281">
      <w:pPr>
        <w:ind w:left="730"/>
        <w:rPr>
          <w:del w:id="429" w:author="T Londhe, Vinod (Contractor)" w:date="2022-07-09T13:42:00Z"/>
          <w:sz w:val="22"/>
        </w:rPr>
      </w:pPr>
      <w:del w:id="430" w:author="T Londhe, Vinod (Contractor)" w:date="2022-07-09T13:42:00Z">
        <w:r w:rsidRPr="00A44105" w:rsidDel="00D04758">
          <w:rPr>
            <w:sz w:val="22"/>
          </w:rPr>
          <w:delText>Block Two, Sector-49, Sohna Road,</w:delText>
        </w:r>
      </w:del>
    </w:p>
    <w:p w14:paraId="4F00C9F1" w14:textId="306B5084" w:rsidR="00B11510" w:rsidRPr="0005228E" w:rsidDel="00D04758" w:rsidRDefault="00446FC2" w:rsidP="00487281">
      <w:pPr>
        <w:spacing w:after="0"/>
        <w:ind w:left="730"/>
        <w:rPr>
          <w:del w:id="431" w:author="T Londhe, Vinod (Contractor)" w:date="2022-07-09T13:42:00Z"/>
          <w:sz w:val="22"/>
        </w:rPr>
      </w:pPr>
      <w:del w:id="432" w:author="T Londhe, Vinod (Contractor)" w:date="2022-07-09T13:42:00Z">
        <w:r w:rsidRPr="00A44105" w:rsidDel="00D04758">
          <w:rPr>
            <w:sz w:val="22"/>
          </w:rPr>
          <w:delText>Gurgaon 122002, Haryana, India</w:delText>
        </w:r>
      </w:del>
    </w:p>
    <w:p w14:paraId="6C500C7F" w14:textId="77777777" w:rsidR="009B5858" w:rsidRPr="00180992" w:rsidRDefault="009B5858" w:rsidP="00487281">
      <w:pPr>
        <w:ind w:left="730"/>
      </w:pPr>
    </w:p>
    <w:p w14:paraId="55FC5E32" w14:textId="2DCD8410" w:rsidR="00B11510" w:rsidRPr="00180992" w:rsidRDefault="00446FC2" w:rsidP="000952F6">
      <w:pPr>
        <w:pStyle w:val="Heading2"/>
        <w:shd w:val="clear" w:color="auto" w:fill="auto"/>
        <w:ind w:left="730"/>
      </w:pPr>
      <w:bookmarkStart w:id="433" w:name="_Toc109674958"/>
      <w:r w:rsidRPr="00180992">
        <w:rPr>
          <w:color w:val="FCC566"/>
          <w:sz w:val="40"/>
        </w:rPr>
        <w:t>3.2</w:t>
      </w:r>
      <w:r w:rsidRPr="00180992">
        <w:rPr>
          <w:color w:val="FFCC66"/>
          <w:sz w:val="40"/>
        </w:rPr>
        <w:t xml:space="preserve"> </w:t>
      </w:r>
      <w:r w:rsidRPr="00180992">
        <w:rPr>
          <w:sz w:val="36"/>
        </w:rPr>
        <w:t>Device Intended Use</w:t>
      </w:r>
      <w:bookmarkEnd w:id="433"/>
    </w:p>
    <w:p w14:paraId="08B06AC7" w14:textId="3544DFD9" w:rsidR="00C03BFE" w:rsidRPr="00322B1C" w:rsidDel="00154A4A" w:rsidRDefault="00057E9B" w:rsidP="00322B1C">
      <w:pPr>
        <w:rPr>
          <w:del w:id="434" w:author="Sai Praneetha Bhaskaruni" w:date="2022-07-12T13:04:00Z"/>
          <w:strike/>
          <w:sz w:val="22"/>
          <w:rPrChange w:id="435" w:author="T Londhe, Vinod (Contractor)" w:date="2022-07-09T13:42:00Z">
            <w:rPr>
              <w:del w:id="436" w:author="Sai Praneetha Bhaskaruni" w:date="2022-07-12T13:04:00Z"/>
              <w:sz w:val="22"/>
            </w:rPr>
          </w:rPrChange>
        </w:rPr>
      </w:pPr>
      <w:bookmarkStart w:id="437" w:name="_Hlk98435189"/>
      <w:del w:id="438" w:author="Sai Praneetha Bhaskaruni" w:date="2022-07-12T13:04:00Z">
        <w:r w:rsidRPr="00322B1C" w:rsidDel="00154A4A">
          <w:rPr>
            <w:strike/>
            <w:sz w:val="22"/>
            <w:rPrChange w:id="439" w:author="T Londhe, Vinod (Contractor)" w:date="2022-07-09T13:42:00Z">
              <w:rPr>
                <w:sz w:val="22"/>
              </w:rPr>
            </w:rPrChange>
          </w:rPr>
          <w:delText>SmartMedic</w:delText>
        </w:r>
        <w:r w:rsidR="00F11329" w:rsidRPr="00322B1C" w:rsidDel="00154A4A">
          <w:rPr>
            <w:strike/>
            <w:sz w:val="22"/>
            <w:rPrChange w:id="440" w:author="T Londhe, Vinod (Contractor)" w:date="2022-07-09T13:42:00Z">
              <w:rPr>
                <w:sz w:val="22"/>
              </w:rPr>
            </w:rPrChange>
          </w:rPr>
          <w:delText xml:space="preserve"> </w:delText>
        </w:r>
        <w:r w:rsidRPr="00322B1C" w:rsidDel="00154A4A">
          <w:rPr>
            <w:strike/>
            <w:sz w:val="22"/>
            <w:rPrChange w:id="441" w:author="T Londhe, Vinod (Contractor)" w:date="2022-07-09T13:42:00Z">
              <w:rPr>
                <w:sz w:val="22"/>
              </w:rPr>
            </w:rPrChange>
          </w:rPr>
          <w:delText>Solution</w:delText>
        </w:r>
        <w:r w:rsidR="00F11329" w:rsidRPr="00322B1C" w:rsidDel="00154A4A">
          <w:rPr>
            <w:strike/>
            <w:sz w:val="22"/>
            <w:rPrChange w:id="442" w:author="T Londhe, Vinod (Contractor)" w:date="2022-07-09T13:42:00Z">
              <w:rPr>
                <w:sz w:val="22"/>
              </w:rPr>
            </w:rPrChange>
          </w:rPr>
          <w:delText xml:space="preserve"> </w:delText>
        </w:r>
        <w:r w:rsidR="008531F3" w:rsidRPr="00322B1C" w:rsidDel="00154A4A">
          <w:rPr>
            <w:strike/>
            <w:sz w:val="22"/>
            <w:rPrChange w:id="443" w:author="T Londhe, Vinod (Contractor)" w:date="2022-07-09T13:42:00Z">
              <w:rPr>
                <w:sz w:val="22"/>
              </w:rPr>
            </w:rPrChange>
          </w:rPr>
          <w:delText xml:space="preserve">is </w:delText>
        </w:r>
        <w:r w:rsidR="00784A0C" w:rsidRPr="00322B1C" w:rsidDel="00154A4A">
          <w:rPr>
            <w:strike/>
            <w:sz w:val="22"/>
            <w:rPrChange w:id="444" w:author="T Londhe, Vinod (Contractor)" w:date="2022-07-09T13:42:00Z">
              <w:rPr>
                <w:sz w:val="22"/>
              </w:rPr>
            </w:rPrChange>
          </w:rPr>
          <w:delText xml:space="preserve">used to </w:delText>
        </w:r>
        <w:r w:rsidR="00AA3C1A" w:rsidRPr="00322B1C" w:rsidDel="00154A4A">
          <w:rPr>
            <w:strike/>
            <w:sz w:val="22"/>
            <w:rPrChange w:id="445" w:author="T Londhe, Vinod (Contractor)" w:date="2022-07-09T13:42:00Z">
              <w:rPr>
                <w:sz w:val="22"/>
              </w:rPr>
            </w:rPrChange>
          </w:rPr>
          <w:delText>retrieve</w:delText>
        </w:r>
        <w:r w:rsidR="00784A0C" w:rsidRPr="00322B1C" w:rsidDel="00154A4A">
          <w:rPr>
            <w:strike/>
            <w:sz w:val="22"/>
            <w:rPrChange w:id="446" w:author="T Londhe, Vinod (Contractor)" w:date="2022-07-09T13:42:00Z">
              <w:rPr>
                <w:sz w:val="22"/>
              </w:rPr>
            </w:rPrChange>
          </w:rPr>
          <w:delText xml:space="preserve"> the health vital data </w:delText>
        </w:r>
        <w:r w:rsidR="00C03BFE" w:rsidRPr="00322B1C" w:rsidDel="00154A4A">
          <w:rPr>
            <w:strike/>
            <w:sz w:val="22"/>
            <w:rPrChange w:id="447" w:author="T Londhe, Vinod (Contractor)" w:date="2022-07-09T13:42:00Z">
              <w:rPr>
                <w:sz w:val="22"/>
              </w:rPr>
            </w:rPrChange>
          </w:rPr>
          <w:delText>i.e.,</w:delText>
        </w:r>
        <w:r w:rsidR="00784A0C" w:rsidRPr="00322B1C" w:rsidDel="00154A4A">
          <w:rPr>
            <w:strike/>
            <w:sz w:val="22"/>
            <w:rPrChange w:id="448" w:author="T Londhe, Vinod (Contractor)" w:date="2022-07-09T13:42:00Z">
              <w:rPr>
                <w:sz w:val="22"/>
              </w:rPr>
            </w:rPrChange>
          </w:rPr>
          <w:delText xml:space="preserve"> weight, position</w:delText>
        </w:r>
      </w:del>
      <w:del w:id="449" w:author="Sai Praneetha Bhaskaruni" w:date="2022-03-25T14:44:00Z">
        <w:r w:rsidR="00AA3C1A" w:rsidRPr="00322B1C" w:rsidDel="00C13164">
          <w:rPr>
            <w:strike/>
            <w:sz w:val="22"/>
            <w:rPrChange w:id="450" w:author="T Londhe, Vinod (Contractor)" w:date="2022-07-09T13:42:00Z">
              <w:rPr>
                <w:sz w:val="22"/>
              </w:rPr>
            </w:rPrChange>
          </w:rPr>
          <w:delText xml:space="preserve"> et</w:delText>
        </w:r>
      </w:del>
      <w:del w:id="451" w:author="Sai Praneetha Bhaskaruni" w:date="2022-03-25T14:43:00Z">
        <w:r w:rsidR="00AA3C1A" w:rsidRPr="00322B1C" w:rsidDel="00C13164">
          <w:rPr>
            <w:strike/>
            <w:sz w:val="22"/>
            <w:rPrChange w:id="452" w:author="T Londhe, Vinod (Contractor)" w:date="2022-07-09T13:42:00Z">
              <w:rPr>
                <w:sz w:val="22"/>
              </w:rPr>
            </w:rPrChange>
          </w:rPr>
          <w:delText>c</w:delText>
        </w:r>
      </w:del>
      <w:del w:id="453" w:author="Sai Praneetha Bhaskaruni" w:date="2022-07-12T13:04:00Z">
        <w:r w:rsidR="00784A0C" w:rsidRPr="00322B1C" w:rsidDel="00154A4A">
          <w:rPr>
            <w:strike/>
            <w:sz w:val="22"/>
            <w:rPrChange w:id="454" w:author="T Londhe, Vinod (Contractor)" w:date="2022-07-09T13:42:00Z">
              <w:rPr>
                <w:sz w:val="22"/>
              </w:rPr>
            </w:rPrChange>
          </w:rPr>
          <w:delText xml:space="preserve">. The </w:delText>
        </w:r>
        <w:r w:rsidRPr="00322B1C" w:rsidDel="00154A4A">
          <w:rPr>
            <w:strike/>
            <w:sz w:val="22"/>
            <w:rPrChange w:id="455" w:author="T Londhe, Vinod (Contractor)" w:date="2022-07-09T13:42:00Z">
              <w:rPr>
                <w:sz w:val="22"/>
              </w:rPr>
            </w:rPrChange>
          </w:rPr>
          <w:delText>SmartMedic</w:delText>
        </w:r>
        <w:r w:rsidR="00F11329" w:rsidRPr="00322B1C" w:rsidDel="00154A4A">
          <w:rPr>
            <w:strike/>
            <w:sz w:val="22"/>
            <w:rPrChange w:id="456" w:author="T Londhe, Vinod (Contractor)" w:date="2022-07-09T13:42:00Z">
              <w:rPr>
                <w:sz w:val="22"/>
              </w:rPr>
            </w:rPrChange>
          </w:rPr>
          <w:delText xml:space="preserve"> </w:delText>
        </w:r>
        <w:commentRangeStart w:id="457"/>
        <w:r w:rsidR="00F11329" w:rsidRPr="00322B1C" w:rsidDel="00154A4A">
          <w:rPr>
            <w:strike/>
            <w:sz w:val="22"/>
            <w:rPrChange w:id="458" w:author="T Londhe, Vinod (Contractor)" w:date="2022-07-09T13:42:00Z">
              <w:rPr>
                <w:sz w:val="22"/>
              </w:rPr>
            </w:rPrChange>
          </w:rPr>
          <w:delText>Device</w:delText>
        </w:r>
        <w:commentRangeEnd w:id="457"/>
        <w:r w:rsidR="002D4CA4" w:rsidDel="00154A4A">
          <w:rPr>
            <w:rStyle w:val="CommentReference"/>
          </w:rPr>
          <w:commentReference w:id="457"/>
        </w:r>
        <w:r w:rsidR="00F11329" w:rsidRPr="00322B1C" w:rsidDel="00154A4A">
          <w:rPr>
            <w:strike/>
            <w:sz w:val="22"/>
            <w:rPrChange w:id="459" w:author="T Londhe, Vinod (Contractor)" w:date="2022-07-09T13:42:00Z">
              <w:rPr>
                <w:sz w:val="22"/>
              </w:rPr>
            </w:rPrChange>
          </w:rPr>
          <w:delText xml:space="preserve"> </w:delText>
        </w:r>
        <w:r w:rsidR="008531F3" w:rsidRPr="00322B1C" w:rsidDel="00154A4A">
          <w:rPr>
            <w:strike/>
            <w:sz w:val="22"/>
            <w:rPrChange w:id="460" w:author="T Londhe, Vinod (Contractor)" w:date="2022-07-09T13:42:00Z">
              <w:rPr>
                <w:sz w:val="22"/>
              </w:rPr>
            </w:rPrChange>
          </w:rPr>
          <w:delText xml:space="preserve">is </w:delText>
        </w:r>
        <w:r w:rsidR="00784A0C" w:rsidRPr="00322B1C" w:rsidDel="00154A4A">
          <w:rPr>
            <w:strike/>
            <w:sz w:val="22"/>
            <w:rPrChange w:id="461" w:author="T Londhe, Vinod (Contractor)" w:date="2022-07-09T13:42:00Z">
              <w:rPr>
                <w:sz w:val="22"/>
              </w:rPr>
            </w:rPrChange>
          </w:rPr>
          <w:delText xml:space="preserve">intended to provide </w:delText>
        </w:r>
        <w:r w:rsidRPr="00322B1C" w:rsidDel="00154A4A">
          <w:rPr>
            <w:strike/>
            <w:sz w:val="22"/>
            <w:rPrChange w:id="462" w:author="T Londhe, Vinod (Contractor)" w:date="2022-07-09T13:42:00Z">
              <w:rPr>
                <w:sz w:val="22"/>
              </w:rPr>
            </w:rPrChange>
          </w:rPr>
          <w:delText xml:space="preserve">an alert for </w:delText>
        </w:r>
        <w:r w:rsidR="008531F3" w:rsidRPr="00322B1C" w:rsidDel="00154A4A">
          <w:rPr>
            <w:strike/>
            <w:sz w:val="22"/>
            <w:rPrChange w:id="463" w:author="T Londhe, Vinod (Contractor)" w:date="2022-07-09T13:42:00Z">
              <w:rPr>
                <w:sz w:val="22"/>
              </w:rPr>
            </w:rPrChange>
          </w:rPr>
          <w:delText xml:space="preserve">any </w:delText>
        </w:r>
        <w:r w:rsidRPr="00322B1C" w:rsidDel="00154A4A">
          <w:rPr>
            <w:strike/>
            <w:sz w:val="22"/>
            <w:rPrChange w:id="464" w:author="T Londhe, Vinod (Contractor)" w:date="2022-07-09T13:42:00Z">
              <w:rPr>
                <w:sz w:val="22"/>
              </w:rPr>
            </w:rPrChange>
          </w:rPr>
          <w:delText xml:space="preserve">unexpected </w:delText>
        </w:r>
        <w:r w:rsidR="00784A0C" w:rsidRPr="00322B1C" w:rsidDel="00154A4A">
          <w:rPr>
            <w:strike/>
            <w:sz w:val="22"/>
            <w:rPrChange w:id="465" w:author="T Londhe, Vinod (Contractor)" w:date="2022-07-09T13:42:00Z">
              <w:rPr>
                <w:sz w:val="22"/>
              </w:rPr>
            </w:rPrChange>
          </w:rPr>
          <w:delText xml:space="preserve">change </w:delText>
        </w:r>
        <w:r w:rsidR="008531F3" w:rsidRPr="00322B1C" w:rsidDel="00154A4A">
          <w:rPr>
            <w:strike/>
            <w:sz w:val="22"/>
            <w:rPrChange w:id="466" w:author="T Londhe, Vinod (Contractor)" w:date="2022-07-09T13:42:00Z">
              <w:rPr>
                <w:sz w:val="22"/>
              </w:rPr>
            </w:rPrChange>
          </w:rPr>
          <w:delText xml:space="preserve">in </w:delText>
        </w:r>
        <w:r w:rsidR="00784A0C" w:rsidRPr="00322B1C" w:rsidDel="00154A4A">
          <w:rPr>
            <w:strike/>
            <w:sz w:val="22"/>
            <w:rPrChange w:id="467" w:author="T Londhe, Vinod (Contractor)" w:date="2022-07-09T13:42:00Z">
              <w:rPr>
                <w:sz w:val="22"/>
              </w:rPr>
            </w:rPrChange>
          </w:rPr>
          <w:delText xml:space="preserve">the health </w:delText>
        </w:r>
        <w:r w:rsidR="00BC7807" w:rsidRPr="00322B1C" w:rsidDel="00154A4A">
          <w:rPr>
            <w:strike/>
            <w:sz w:val="22"/>
            <w:rPrChange w:id="468" w:author="T Londhe, Vinod (Contractor)" w:date="2022-07-09T13:42:00Z">
              <w:rPr>
                <w:sz w:val="22"/>
              </w:rPr>
            </w:rPrChange>
          </w:rPr>
          <w:delText>vital</w:delText>
        </w:r>
        <w:r w:rsidR="008531F3" w:rsidRPr="00322B1C" w:rsidDel="00154A4A">
          <w:rPr>
            <w:strike/>
            <w:sz w:val="22"/>
            <w:rPrChange w:id="469" w:author="T Londhe, Vinod (Contractor)" w:date="2022-07-09T13:42:00Z">
              <w:rPr>
                <w:sz w:val="22"/>
              </w:rPr>
            </w:rPrChange>
          </w:rPr>
          <w:delText>s</w:delText>
        </w:r>
        <w:r w:rsidR="00BC7807" w:rsidRPr="00322B1C" w:rsidDel="00154A4A">
          <w:rPr>
            <w:strike/>
            <w:sz w:val="22"/>
            <w:rPrChange w:id="470" w:author="T Londhe, Vinod (Contractor)" w:date="2022-07-09T13:42:00Z">
              <w:rPr>
                <w:sz w:val="22"/>
              </w:rPr>
            </w:rPrChange>
          </w:rPr>
          <w:delText xml:space="preserve">, </w:delText>
        </w:r>
        <w:r w:rsidR="00C03BFE" w:rsidRPr="00322B1C" w:rsidDel="00154A4A">
          <w:rPr>
            <w:strike/>
            <w:sz w:val="22"/>
            <w:rPrChange w:id="471" w:author="T Londhe, Vinod (Contractor)" w:date="2022-07-09T13:42:00Z">
              <w:rPr>
                <w:sz w:val="22"/>
              </w:rPr>
            </w:rPrChange>
          </w:rPr>
          <w:delText xml:space="preserve">and </w:delText>
        </w:r>
      </w:del>
      <w:del w:id="472" w:author="Sai Praneetha Bhaskaruni" w:date="2022-03-25T14:45:00Z">
        <w:r w:rsidR="00784A0C" w:rsidRPr="00322B1C" w:rsidDel="007A3D1F">
          <w:rPr>
            <w:strike/>
            <w:sz w:val="22"/>
            <w:rPrChange w:id="473" w:author="T Londhe, Vinod (Contractor)" w:date="2022-07-09T13:42:00Z">
              <w:rPr>
                <w:sz w:val="22"/>
              </w:rPr>
            </w:rPrChange>
          </w:rPr>
          <w:delText>use</w:delText>
        </w:r>
      </w:del>
      <w:del w:id="474" w:author="Sai Praneetha Bhaskaruni" w:date="2022-03-25T14:44:00Z">
        <w:r w:rsidR="00784A0C" w:rsidRPr="00322B1C" w:rsidDel="007A3D1F">
          <w:rPr>
            <w:strike/>
            <w:sz w:val="22"/>
            <w:rPrChange w:id="475" w:author="T Londhe, Vinod (Contractor)" w:date="2022-07-09T13:42:00Z">
              <w:rPr>
                <w:sz w:val="22"/>
              </w:rPr>
            </w:rPrChange>
          </w:rPr>
          <w:delText>s</w:delText>
        </w:r>
      </w:del>
      <w:del w:id="476" w:author="Sai Praneetha Bhaskaruni" w:date="2022-03-25T14:45:00Z">
        <w:r w:rsidR="00784A0C" w:rsidRPr="00322B1C" w:rsidDel="007A3D1F">
          <w:rPr>
            <w:strike/>
            <w:sz w:val="22"/>
            <w:rPrChange w:id="477" w:author="T Londhe, Vinod (Contractor)" w:date="2022-07-09T13:42:00Z">
              <w:rPr>
                <w:sz w:val="22"/>
              </w:rPr>
            </w:rPrChange>
          </w:rPr>
          <w:delText xml:space="preserve"> </w:delText>
        </w:r>
      </w:del>
      <w:del w:id="478" w:author="Sai Praneetha Bhaskaruni" w:date="2022-07-12T13:04:00Z">
        <w:r w:rsidR="00784A0C" w:rsidRPr="00322B1C" w:rsidDel="00154A4A">
          <w:rPr>
            <w:strike/>
            <w:sz w:val="22"/>
            <w:rPrChange w:id="479" w:author="T Londhe, Vinod (Contractor)" w:date="2022-07-09T13:42:00Z">
              <w:rPr>
                <w:sz w:val="22"/>
              </w:rPr>
            </w:rPrChange>
          </w:rPr>
          <w:delText>the device</w:delText>
        </w:r>
      </w:del>
      <w:del w:id="480" w:author="Sai Praneetha Bhaskaruni" w:date="2022-03-25T14:45:00Z">
        <w:r w:rsidR="00784A0C" w:rsidRPr="00322B1C" w:rsidDel="007A3D1F">
          <w:rPr>
            <w:strike/>
            <w:sz w:val="22"/>
            <w:rPrChange w:id="481" w:author="T Londhe, Vinod (Contractor)" w:date="2022-07-09T13:42:00Z">
              <w:rPr>
                <w:sz w:val="22"/>
              </w:rPr>
            </w:rPrChange>
          </w:rPr>
          <w:delText xml:space="preserve">’s </w:delText>
        </w:r>
      </w:del>
      <w:del w:id="482" w:author="Sai Praneetha Bhaskaruni" w:date="2022-07-12T13:04:00Z">
        <w:r w:rsidR="00CD012C" w:rsidRPr="00322B1C" w:rsidDel="00154A4A">
          <w:rPr>
            <w:strike/>
            <w:sz w:val="22"/>
            <w:rPrChange w:id="483" w:author="T Londhe, Vinod (Contractor)" w:date="2022-07-09T13:42:00Z">
              <w:rPr>
                <w:sz w:val="22"/>
              </w:rPr>
            </w:rPrChange>
          </w:rPr>
          <w:delText xml:space="preserve">data </w:delText>
        </w:r>
        <w:r w:rsidR="00784A0C" w:rsidRPr="00322B1C" w:rsidDel="00154A4A">
          <w:rPr>
            <w:strike/>
            <w:sz w:val="22"/>
            <w:rPrChange w:id="484" w:author="T Londhe, Vinod (Contractor)" w:date="2022-07-09T13:42:00Z">
              <w:rPr>
                <w:sz w:val="22"/>
              </w:rPr>
            </w:rPrChange>
          </w:rPr>
          <w:delText xml:space="preserve">to visualize the current health condition of </w:delText>
        </w:r>
        <w:r w:rsidR="008531F3" w:rsidRPr="00322B1C" w:rsidDel="00154A4A">
          <w:rPr>
            <w:strike/>
            <w:sz w:val="22"/>
            <w:rPrChange w:id="485" w:author="T Londhe, Vinod (Contractor)" w:date="2022-07-09T13:42:00Z">
              <w:rPr>
                <w:sz w:val="22"/>
              </w:rPr>
            </w:rPrChange>
          </w:rPr>
          <w:delText xml:space="preserve">the </w:delText>
        </w:r>
        <w:r w:rsidR="00784A0C" w:rsidRPr="00322B1C" w:rsidDel="00154A4A">
          <w:rPr>
            <w:strike/>
            <w:sz w:val="22"/>
            <w:rPrChange w:id="486" w:author="T Londhe, Vinod (Contractor)" w:date="2022-07-09T13:42:00Z">
              <w:rPr>
                <w:sz w:val="22"/>
              </w:rPr>
            </w:rPrChange>
          </w:rPr>
          <w:delText>patient in real time</w:delText>
        </w:r>
        <w:r w:rsidR="008531F3" w:rsidRPr="00322B1C" w:rsidDel="00154A4A">
          <w:rPr>
            <w:strike/>
            <w:sz w:val="22"/>
            <w:rPrChange w:id="487" w:author="T Londhe, Vinod (Contractor)" w:date="2022-07-09T13:42:00Z">
              <w:rPr>
                <w:sz w:val="22"/>
              </w:rPr>
            </w:rPrChange>
          </w:rPr>
          <w:delText xml:space="preserve">. </w:delText>
        </w:r>
      </w:del>
      <w:del w:id="488" w:author="Sai Praneetha Bhaskaruni" w:date="2022-03-25T14:48:00Z">
        <w:r w:rsidR="008531F3" w:rsidRPr="00322B1C" w:rsidDel="007A3D1F">
          <w:rPr>
            <w:strike/>
            <w:sz w:val="22"/>
            <w:rPrChange w:id="489" w:author="T Londhe, Vinod (Contractor)" w:date="2022-07-09T13:42:00Z">
              <w:rPr>
                <w:sz w:val="22"/>
              </w:rPr>
            </w:rPrChange>
          </w:rPr>
          <w:delText>This</w:delText>
        </w:r>
        <w:r w:rsidR="00784A0C" w:rsidRPr="00322B1C" w:rsidDel="007A3D1F">
          <w:rPr>
            <w:strike/>
            <w:sz w:val="22"/>
            <w:rPrChange w:id="490" w:author="T Londhe, Vinod (Contractor)" w:date="2022-07-09T13:42:00Z">
              <w:rPr>
                <w:sz w:val="22"/>
              </w:rPr>
            </w:rPrChange>
          </w:rPr>
          <w:delText xml:space="preserve"> enable</w:delText>
        </w:r>
        <w:r w:rsidR="008531F3" w:rsidRPr="00322B1C" w:rsidDel="007A3D1F">
          <w:rPr>
            <w:strike/>
            <w:sz w:val="22"/>
            <w:rPrChange w:id="491" w:author="T Londhe, Vinod (Contractor)" w:date="2022-07-09T13:42:00Z">
              <w:rPr>
                <w:sz w:val="22"/>
              </w:rPr>
            </w:rPrChange>
          </w:rPr>
          <w:delText>s</w:delText>
        </w:r>
        <w:r w:rsidR="00784A0C" w:rsidRPr="00322B1C" w:rsidDel="007A3D1F">
          <w:rPr>
            <w:strike/>
            <w:sz w:val="22"/>
            <w:rPrChange w:id="492" w:author="T Londhe, Vinod (Contractor)" w:date="2022-07-09T13:42:00Z">
              <w:rPr>
                <w:sz w:val="22"/>
              </w:rPr>
            </w:rPrChange>
          </w:rPr>
          <w:delText xml:space="preserve"> effective decision making for the health </w:delText>
        </w:r>
        <w:r w:rsidR="008531F3" w:rsidRPr="00322B1C" w:rsidDel="007A3D1F">
          <w:rPr>
            <w:strike/>
            <w:sz w:val="22"/>
            <w:rPrChange w:id="493" w:author="T Londhe, Vinod (Contractor)" w:date="2022-07-09T13:42:00Z">
              <w:rPr>
                <w:sz w:val="22"/>
              </w:rPr>
            </w:rPrChange>
          </w:rPr>
          <w:delText xml:space="preserve">personnel </w:delText>
        </w:r>
        <w:r w:rsidR="00784A0C" w:rsidRPr="00322B1C" w:rsidDel="007A3D1F">
          <w:rPr>
            <w:strike/>
            <w:sz w:val="22"/>
            <w:rPrChange w:id="494" w:author="T Londhe, Vinod (Contractor)" w:date="2022-07-09T13:42:00Z">
              <w:rPr>
                <w:sz w:val="22"/>
              </w:rPr>
            </w:rPrChange>
          </w:rPr>
          <w:delText xml:space="preserve">before they even go into the operating room </w:delText>
        </w:r>
        <w:r w:rsidR="008531F3" w:rsidRPr="00322B1C" w:rsidDel="007A3D1F">
          <w:rPr>
            <w:strike/>
            <w:sz w:val="22"/>
            <w:rPrChange w:id="495" w:author="T Londhe, Vinod (Contractor)" w:date="2022-07-09T13:42:00Z">
              <w:rPr>
                <w:sz w:val="22"/>
              </w:rPr>
            </w:rPrChange>
          </w:rPr>
          <w:delText xml:space="preserve">for </w:delText>
        </w:r>
        <w:r w:rsidR="00784A0C" w:rsidRPr="00322B1C" w:rsidDel="007A3D1F">
          <w:rPr>
            <w:strike/>
            <w:sz w:val="22"/>
            <w:rPrChange w:id="496" w:author="T Londhe, Vinod (Contractor)" w:date="2022-07-09T13:42:00Z">
              <w:rPr>
                <w:sz w:val="22"/>
              </w:rPr>
            </w:rPrChange>
          </w:rPr>
          <w:delText>the daily health inspection.</w:delText>
        </w:r>
      </w:del>
    </w:p>
    <w:bookmarkEnd w:id="437"/>
    <w:p w14:paraId="6C718504" w14:textId="00DD8BDF" w:rsidR="00B11510" w:rsidRPr="00D04758" w:rsidDel="00154A4A" w:rsidRDefault="00446FC2" w:rsidP="00322B1C">
      <w:pPr>
        <w:rPr>
          <w:del w:id="497" w:author="Sai Praneetha Bhaskaruni" w:date="2022-07-12T13:04:00Z"/>
          <w:rPrChange w:id="498" w:author="T Londhe, Vinod (Contractor)" w:date="2022-07-09T13:42:00Z">
            <w:rPr>
              <w:del w:id="499" w:author="Sai Praneetha Bhaskaruni" w:date="2022-07-12T13:04:00Z"/>
              <w:sz w:val="22"/>
            </w:rPr>
          </w:rPrChange>
        </w:rPr>
      </w:pPr>
      <w:del w:id="500" w:author="Sai Praneetha Bhaskaruni" w:date="2022-07-12T13:04:00Z">
        <w:r w:rsidRPr="00D04758" w:rsidDel="00154A4A">
          <w:rPr>
            <w:rPrChange w:id="501" w:author="T Londhe, Vinod (Contractor)" w:date="2022-07-09T13:42:00Z">
              <w:rPr>
                <w:sz w:val="22"/>
              </w:rPr>
            </w:rPrChange>
          </w:rPr>
          <w:delText xml:space="preserve">Functionality </w:delText>
        </w:r>
        <w:r w:rsidR="007B0A35" w:rsidRPr="00D04758" w:rsidDel="00154A4A">
          <w:rPr>
            <w:rPrChange w:id="502" w:author="T Londhe, Vinod (Contractor)" w:date="2022-07-09T13:42:00Z">
              <w:rPr>
                <w:sz w:val="22"/>
              </w:rPr>
            </w:rPrChange>
          </w:rPr>
          <w:delText>includes</w:delText>
        </w:r>
        <w:r w:rsidR="008531F3" w:rsidRPr="00D04758" w:rsidDel="00154A4A">
          <w:rPr>
            <w:rPrChange w:id="503" w:author="T Londhe, Vinod (Contractor)" w:date="2022-07-09T13:42:00Z">
              <w:rPr>
                <w:sz w:val="22"/>
              </w:rPr>
            </w:rPrChange>
          </w:rPr>
          <w:delText xml:space="preserve"> the following</w:delText>
        </w:r>
        <w:r w:rsidRPr="00D04758" w:rsidDel="00154A4A">
          <w:rPr>
            <w:rPrChange w:id="504" w:author="T Londhe, Vinod (Contractor)" w:date="2022-07-09T13:42:00Z">
              <w:rPr>
                <w:sz w:val="22"/>
              </w:rPr>
            </w:rPrChange>
          </w:rPr>
          <w:delText>:</w:delText>
        </w:r>
      </w:del>
    </w:p>
    <w:p w14:paraId="5A08E290" w14:textId="67860C65" w:rsidR="00784A0C" w:rsidRPr="00D04758" w:rsidDel="00154A4A" w:rsidRDefault="00AA3C1A" w:rsidP="00322B1C">
      <w:pPr>
        <w:rPr>
          <w:del w:id="505" w:author="Sai Praneetha Bhaskaruni" w:date="2022-07-12T13:04:00Z"/>
          <w:rPrChange w:id="506" w:author="T Londhe, Vinod (Contractor)" w:date="2022-07-09T13:42:00Z">
            <w:rPr>
              <w:del w:id="507" w:author="Sai Praneetha Bhaskaruni" w:date="2022-07-12T13:04:00Z"/>
              <w:sz w:val="22"/>
            </w:rPr>
          </w:rPrChange>
        </w:rPr>
      </w:pPr>
      <w:del w:id="508" w:author="Sai Praneetha Bhaskaruni" w:date="2022-07-12T13:04:00Z">
        <w:r w:rsidRPr="00D04758" w:rsidDel="00154A4A">
          <w:rPr>
            <w:rPrChange w:id="509" w:author="T Londhe, Vinod (Contractor)" w:date="2022-07-09T13:42:00Z">
              <w:rPr>
                <w:sz w:val="22"/>
              </w:rPr>
            </w:rPrChange>
          </w:rPr>
          <w:delText>Retrieve</w:delText>
        </w:r>
        <w:r w:rsidR="00850204" w:rsidRPr="00D04758" w:rsidDel="00154A4A">
          <w:rPr>
            <w:rPrChange w:id="510" w:author="T Londhe, Vinod (Contractor)" w:date="2022-07-09T13:42:00Z">
              <w:rPr>
                <w:sz w:val="22"/>
              </w:rPr>
            </w:rPrChange>
          </w:rPr>
          <w:delText xml:space="preserve"> </w:delText>
        </w:r>
        <w:r w:rsidR="00784A0C" w:rsidRPr="00D04758" w:rsidDel="00154A4A">
          <w:rPr>
            <w:rPrChange w:id="511" w:author="T Londhe, Vinod (Contractor)" w:date="2022-07-09T13:42:00Z">
              <w:rPr>
                <w:sz w:val="22"/>
              </w:rPr>
            </w:rPrChange>
          </w:rPr>
          <w:delText xml:space="preserve">the health vital data </w:delText>
        </w:r>
        <w:r w:rsidRPr="00D04758" w:rsidDel="00154A4A">
          <w:rPr>
            <w:rPrChange w:id="512" w:author="T Londhe, Vinod (Contractor)" w:date="2022-07-09T13:42:00Z">
              <w:rPr>
                <w:sz w:val="22"/>
              </w:rPr>
            </w:rPrChange>
          </w:rPr>
          <w:delText>i.e.</w:delText>
        </w:r>
        <w:r w:rsidR="00784A0C" w:rsidRPr="00D04758" w:rsidDel="00154A4A">
          <w:rPr>
            <w:rPrChange w:id="513" w:author="T Londhe, Vinod (Contractor)" w:date="2022-07-09T13:42:00Z">
              <w:rPr>
                <w:sz w:val="22"/>
              </w:rPr>
            </w:rPrChange>
          </w:rPr>
          <w:delText xml:space="preserve"> weight, position</w:delText>
        </w:r>
      </w:del>
      <w:del w:id="514" w:author="Sai Praneetha Bhaskaruni" w:date="2022-03-25T14:44:00Z">
        <w:r w:rsidR="00784A0C" w:rsidRPr="00D04758" w:rsidDel="007A3D1F">
          <w:rPr>
            <w:rPrChange w:id="515" w:author="T Londhe, Vinod (Contractor)" w:date="2022-07-09T13:42:00Z">
              <w:rPr>
                <w:sz w:val="22"/>
              </w:rPr>
            </w:rPrChange>
          </w:rPr>
          <w:delText xml:space="preserve"> </w:delText>
        </w:r>
        <w:r w:rsidRPr="00D04758" w:rsidDel="007A3D1F">
          <w:rPr>
            <w:rPrChange w:id="516" w:author="T Londhe, Vinod (Contractor)" w:date="2022-07-09T13:42:00Z">
              <w:rPr>
                <w:sz w:val="22"/>
              </w:rPr>
            </w:rPrChange>
          </w:rPr>
          <w:delText>etc</w:delText>
        </w:r>
      </w:del>
      <w:del w:id="517" w:author="Sai Praneetha Bhaskaruni" w:date="2022-07-12T13:04:00Z">
        <w:r w:rsidRPr="00D04758" w:rsidDel="00154A4A">
          <w:rPr>
            <w:rPrChange w:id="518" w:author="T Londhe, Vinod (Contractor)" w:date="2022-07-09T13:42:00Z">
              <w:rPr>
                <w:sz w:val="22"/>
              </w:rPr>
            </w:rPrChange>
          </w:rPr>
          <w:delText>.</w:delText>
        </w:r>
      </w:del>
    </w:p>
    <w:p w14:paraId="21E88EBF" w14:textId="18A0351E" w:rsidR="00784A0C" w:rsidRPr="00D04758" w:rsidDel="00154A4A" w:rsidRDefault="00BB6454" w:rsidP="00322B1C">
      <w:pPr>
        <w:rPr>
          <w:del w:id="519" w:author="Sai Praneetha Bhaskaruni" w:date="2022-07-12T13:04:00Z"/>
          <w:rPrChange w:id="520" w:author="T Londhe, Vinod (Contractor)" w:date="2022-07-09T13:42:00Z">
            <w:rPr>
              <w:del w:id="521" w:author="Sai Praneetha Bhaskaruni" w:date="2022-07-12T13:04:00Z"/>
              <w:sz w:val="22"/>
            </w:rPr>
          </w:rPrChange>
        </w:rPr>
      </w:pPr>
      <w:del w:id="522" w:author="Sai Praneetha Bhaskaruni" w:date="2022-03-25T14:51:00Z">
        <w:r w:rsidRPr="00D04758" w:rsidDel="00AC62C7">
          <w:rPr>
            <w:rPrChange w:id="523" w:author="T Londhe, Vinod (Contractor)" w:date="2022-07-09T13:42:00Z">
              <w:rPr>
                <w:sz w:val="22"/>
              </w:rPr>
            </w:rPrChange>
          </w:rPr>
          <w:delText>SmartMedic solution</w:delText>
        </w:r>
        <w:r w:rsidR="00784A0C" w:rsidRPr="00D04758" w:rsidDel="00AC62C7">
          <w:rPr>
            <w:rPrChange w:id="524" w:author="T Londhe, Vinod (Contractor)" w:date="2022-07-09T13:42:00Z">
              <w:rPr>
                <w:sz w:val="22"/>
              </w:rPr>
            </w:rPrChange>
          </w:rPr>
          <w:delText xml:space="preserve"> p</w:delText>
        </w:r>
      </w:del>
      <w:del w:id="525" w:author="Sai Praneetha Bhaskaruni" w:date="2022-07-12T13:04:00Z">
        <w:r w:rsidR="00784A0C" w:rsidRPr="00D04758" w:rsidDel="00154A4A">
          <w:rPr>
            <w:rPrChange w:id="526" w:author="T Londhe, Vinod (Contractor)" w:date="2022-07-09T13:42:00Z">
              <w:rPr>
                <w:sz w:val="22"/>
              </w:rPr>
            </w:rPrChange>
          </w:rPr>
          <w:delText>rovide</w:delText>
        </w:r>
        <w:r w:rsidR="00DB0437" w:rsidRPr="00D04758" w:rsidDel="00154A4A">
          <w:rPr>
            <w:rPrChange w:id="527" w:author="T Londhe, Vinod (Contractor)" w:date="2022-07-09T13:42:00Z">
              <w:rPr>
                <w:sz w:val="22"/>
              </w:rPr>
            </w:rPrChange>
          </w:rPr>
          <w:delText>s</w:delText>
        </w:r>
        <w:r w:rsidR="00784A0C" w:rsidRPr="00D04758" w:rsidDel="00154A4A">
          <w:rPr>
            <w:rPrChange w:id="528" w:author="T Londhe, Vinod (Contractor)" w:date="2022-07-09T13:42:00Z">
              <w:rPr>
                <w:sz w:val="22"/>
              </w:rPr>
            </w:rPrChange>
          </w:rPr>
          <w:delText xml:space="preserve"> an alert for the </w:delText>
        </w:r>
        <w:r w:rsidR="00397208" w:rsidRPr="00D04758" w:rsidDel="00154A4A">
          <w:rPr>
            <w:rPrChange w:id="529" w:author="T Londhe, Vinod (Contractor)" w:date="2022-07-09T13:42:00Z">
              <w:rPr>
                <w:sz w:val="22"/>
              </w:rPr>
            </w:rPrChange>
          </w:rPr>
          <w:delText>unexpected</w:delText>
        </w:r>
        <w:r w:rsidR="00784A0C" w:rsidRPr="00D04758" w:rsidDel="00154A4A">
          <w:rPr>
            <w:rPrChange w:id="530" w:author="T Londhe, Vinod (Contractor)" w:date="2022-07-09T13:42:00Z">
              <w:rPr>
                <w:sz w:val="22"/>
              </w:rPr>
            </w:rPrChange>
          </w:rPr>
          <w:delText xml:space="preserve"> change</w:delText>
        </w:r>
        <w:r w:rsidR="00397208" w:rsidRPr="00D04758" w:rsidDel="00154A4A">
          <w:rPr>
            <w:rPrChange w:id="531" w:author="T Londhe, Vinod (Contractor)" w:date="2022-07-09T13:42:00Z">
              <w:rPr>
                <w:sz w:val="22"/>
              </w:rPr>
            </w:rPrChange>
          </w:rPr>
          <w:delText>s in</w:delText>
        </w:r>
        <w:r w:rsidR="00784A0C" w:rsidRPr="00D04758" w:rsidDel="00154A4A">
          <w:rPr>
            <w:rPrChange w:id="532" w:author="T Londhe, Vinod (Contractor)" w:date="2022-07-09T13:42:00Z">
              <w:rPr>
                <w:sz w:val="22"/>
              </w:rPr>
            </w:rPrChange>
          </w:rPr>
          <w:delText xml:space="preserve"> the health vital</w:delText>
        </w:r>
        <w:r w:rsidR="00850204" w:rsidRPr="00D04758" w:rsidDel="00154A4A">
          <w:rPr>
            <w:rPrChange w:id="533" w:author="T Londhe, Vinod (Contractor)" w:date="2022-07-09T13:42:00Z">
              <w:rPr>
                <w:sz w:val="22"/>
              </w:rPr>
            </w:rPrChange>
          </w:rPr>
          <w:delText>.</w:delText>
        </w:r>
      </w:del>
    </w:p>
    <w:p w14:paraId="71B90675" w14:textId="36B6470F" w:rsidR="00850204" w:rsidRPr="00D04758" w:rsidDel="00154A4A" w:rsidRDefault="00850204" w:rsidP="00322B1C">
      <w:pPr>
        <w:rPr>
          <w:del w:id="534" w:author="Sai Praneetha Bhaskaruni" w:date="2022-07-12T13:04:00Z"/>
          <w:rPrChange w:id="535" w:author="T Londhe, Vinod (Contractor)" w:date="2022-07-09T13:42:00Z">
            <w:rPr>
              <w:del w:id="536" w:author="Sai Praneetha Bhaskaruni" w:date="2022-07-12T13:04:00Z"/>
              <w:sz w:val="22"/>
            </w:rPr>
          </w:rPrChange>
        </w:rPr>
      </w:pPr>
      <w:del w:id="537" w:author="Sai Praneetha Bhaskaruni" w:date="2022-03-25T14:51:00Z">
        <w:r w:rsidRPr="00D04758" w:rsidDel="00DD029C">
          <w:rPr>
            <w:rPrChange w:id="538" w:author="T Londhe, Vinod (Contractor)" w:date="2022-07-09T13:42:00Z">
              <w:rPr>
                <w:sz w:val="22"/>
              </w:rPr>
            </w:rPrChange>
          </w:rPr>
          <w:delText xml:space="preserve">Device’s </w:delText>
        </w:r>
        <w:r w:rsidR="00CD012C" w:rsidRPr="00D04758" w:rsidDel="00DD029C">
          <w:rPr>
            <w:rPrChange w:id="539" w:author="T Londhe, Vinod (Contractor)" w:date="2022-07-09T13:42:00Z">
              <w:rPr>
                <w:sz w:val="22"/>
              </w:rPr>
            </w:rPrChange>
          </w:rPr>
          <w:delText xml:space="preserve">data </w:delText>
        </w:r>
        <w:r w:rsidR="00DB0437" w:rsidRPr="00D04758" w:rsidDel="00DD029C">
          <w:rPr>
            <w:rPrChange w:id="540" w:author="T Londhe, Vinod (Contractor)" w:date="2022-07-09T13:42:00Z">
              <w:rPr>
                <w:sz w:val="22"/>
              </w:rPr>
            </w:rPrChange>
          </w:rPr>
          <w:delText>u</w:delText>
        </w:r>
      </w:del>
      <w:del w:id="541" w:author="Sai Praneetha Bhaskaruni" w:date="2022-07-12T13:04:00Z">
        <w:r w:rsidR="00DB0437" w:rsidRPr="00D04758" w:rsidDel="00154A4A">
          <w:rPr>
            <w:rPrChange w:id="542" w:author="T Londhe, Vinod (Contractor)" w:date="2022-07-09T13:42:00Z">
              <w:rPr>
                <w:sz w:val="22"/>
              </w:rPr>
            </w:rPrChange>
          </w:rPr>
          <w:delText xml:space="preserve">sed </w:delText>
        </w:r>
        <w:r w:rsidRPr="00D04758" w:rsidDel="00154A4A">
          <w:rPr>
            <w:rPrChange w:id="543" w:author="T Londhe, Vinod (Contractor)" w:date="2022-07-09T13:42:00Z">
              <w:rPr>
                <w:sz w:val="22"/>
              </w:rPr>
            </w:rPrChange>
          </w:rPr>
          <w:delText>to visualize the current health condition of patient in the real time.</w:delText>
        </w:r>
      </w:del>
    </w:p>
    <w:p w14:paraId="6239A4DF" w14:textId="2FB58F86" w:rsidR="00850204" w:rsidRPr="00D04758" w:rsidDel="001A4AC6" w:rsidRDefault="00850204" w:rsidP="00322B1C">
      <w:pPr>
        <w:rPr>
          <w:del w:id="544" w:author="Sai Praneetha Bhaskaruni" w:date="2022-03-25T14:52:00Z"/>
          <w:rPrChange w:id="545" w:author="T Londhe, Vinod (Contractor)" w:date="2022-07-09T13:42:00Z">
            <w:rPr>
              <w:del w:id="546" w:author="Sai Praneetha Bhaskaruni" w:date="2022-03-25T14:52:00Z"/>
              <w:sz w:val="22"/>
            </w:rPr>
          </w:rPrChange>
        </w:rPr>
      </w:pPr>
      <w:del w:id="547" w:author="Sai Praneetha Bhaskaruni" w:date="2022-03-25T14:52:00Z">
        <w:r w:rsidRPr="00D04758" w:rsidDel="001A4AC6">
          <w:rPr>
            <w:rPrChange w:id="548" w:author="T Londhe, Vinod (Contractor)" w:date="2022-07-09T13:42:00Z">
              <w:rPr>
                <w:sz w:val="22"/>
              </w:rPr>
            </w:rPrChange>
          </w:rPr>
          <w:delText xml:space="preserve">Visualize the current health condition of </w:delText>
        </w:r>
        <w:r w:rsidR="008531F3" w:rsidRPr="00D04758" w:rsidDel="001A4AC6">
          <w:rPr>
            <w:rPrChange w:id="549" w:author="T Londhe, Vinod (Contractor)" w:date="2022-07-09T13:42:00Z">
              <w:rPr>
                <w:sz w:val="22"/>
              </w:rPr>
            </w:rPrChange>
          </w:rPr>
          <w:delText xml:space="preserve">the </w:delText>
        </w:r>
        <w:r w:rsidRPr="00D04758" w:rsidDel="001A4AC6">
          <w:rPr>
            <w:rPrChange w:id="550" w:author="T Londhe, Vinod (Contractor)" w:date="2022-07-09T13:42:00Z">
              <w:rPr>
                <w:sz w:val="22"/>
              </w:rPr>
            </w:rPrChange>
          </w:rPr>
          <w:delText>patient in real time.</w:delText>
        </w:r>
      </w:del>
    </w:p>
    <w:p w14:paraId="5876EE47" w14:textId="61D3ED0E" w:rsidR="00850204" w:rsidRPr="00D04758" w:rsidDel="00154A4A" w:rsidRDefault="00850204" w:rsidP="00322B1C">
      <w:pPr>
        <w:rPr>
          <w:del w:id="551" w:author="Sai Praneetha Bhaskaruni" w:date="2022-07-12T13:04:00Z"/>
          <w:rPrChange w:id="552" w:author="T Londhe, Vinod (Contractor)" w:date="2022-07-09T13:42:00Z">
            <w:rPr>
              <w:del w:id="553" w:author="Sai Praneetha Bhaskaruni" w:date="2022-07-12T13:04:00Z"/>
              <w:sz w:val="22"/>
            </w:rPr>
          </w:rPrChange>
        </w:rPr>
      </w:pPr>
      <w:del w:id="554" w:author="Sai Praneetha Bhaskaruni" w:date="2022-07-12T13:04:00Z">
        <w:r w:rsidRPr="00D04758" w:rsidDel="00154A4A">
          <w:rPr>
            <w:rPrChange w:id="555" w:author="T Londhe, Vinod (Contractor)" w:date="2022-07-09T13:42:00Z">
              <w:rPr>
                <w:sz w:val="22"/>
              </w:rPr>
            </w:rPrChange>
          </w:rPr>
          <w:delText xml:space="preserve">Enable effective decision making for the health </w:delText>
        </w:r>
        <w:r w:rsidR="008531F3" w:rsidRPr="00D04758" w:rsidDel="00154A4A">
          <w:rPr>
            <w:rPrChange w:id="556" w:author="T Londhe, Vinod (Contractor)" w:date="2022-07-09T13:42:00Z">
              <w:rPr>
                <w:sz w:val="22"/>
              </w:rPr>
            </w:rPrChange>
          </w:rPr>
          <w:delText>personnel</w:delText>
        </w:r>
      </w:del>
    </w:p>
    <w:p w14:paraId="5CE2EB3E" w14:textId="44CB5985" w:rsidR="00CE0A5D" w:rsidRDefault="00CE0A5D" w:rsidP="005E7549">
      <w:pPr>
        <w:spacing w:after="49" w:line="259" w:lineRule="auto"/>
        <w:ind w:left="0" w:firstLine="0"/>
        <w:jc w:val="left"/>
      </w:pPr>
    </w:p>
    <w:tbl>
      <w:tblPr>
        <w:tblW w:w="9044" w:type="dxa"/>
        <w:tblInd w:w="990" w:type="dxa"/>
        <w:tblCellMar>
          <w:left w:w="0" w:type="dxa"/>
          <w:right w:w="0" w:type="dxa"/>
        </w:tblCellMar>
        <w:tblLook w:val="04A0" w:firstRow="1" w:lastRow="0" w:firstColumn="1" w:lastColumn="0" w:noHBand="0" w:noVBand="1"/>
      </w:tblPr>
      <w:tblGrid>
        <w:gridCol w:w="2963"/>
        <w:gridCol w:w="6081"/>
      </w:tblGrid>
      <w:tr w:rsidR="002121C1" w:rsidRPr="002540FE" w14:paraId="4BA4D4A8" w14:textId="77777777" w:rsidTr="002B30FE">
        <w:trPr>
          <w:trHeight w:val="525"/>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848DB17"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lastRenderedPageBreak/>
              <w:t>Device name (unique identifier)</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E09D08E" w14:textId="77777777" w:rsidR="002121C1" w:rsidRPr="00447016" w:rsidRDefault="002121C1" w:rsidP="002B30FE">
            <w:pPr>
              <w:overflowPunct w:val="0"/>
              <w:autoSpaceDE w:val="0"/>
              <w:autoSpaceDN w:val="0"/>
              <w:adjustRightInd w:val="0"/>
              <w:textAlignment w:val="baseline"/>
              <w:rPr>
                <w:rFonts w:ascii="Humanist Slabserif 712 Std Roma" w:hAnsi="Humanist Slabserif 712 Std Roma"/>
                <w:color w:val="000000" w:themeColor="text1"/>
              </w:rPr>
            </w:pPr>
            <w:r w:rsidRPr="00447016">
              <w:rPr>
                <w:rFonts w:ascii="Humanist Slabserif 712 Std Roma" w:hAnsi="Humanist Slabserif 712 Std Roma"/>
                <w:color w:val="000000" w:themeColor="text1"/>
              </w:rPr>
              <w:t xml:space="preserve">              </w:t>
            </w:r>
            <w:r>
              <w:rPr>
                <w:rFonts w:ascii="Humanist Slabserif 712 Std Roma" w:hAnsi="Humanist Slabserif 712 Std Roma"/>
                <w:color w:val="000000" w:themeColor="text1"/>
              </w:rPr>
              <w:t>SmartMedic</w:t>
            </w:r>
            <w:r w:rsidRPr="00447016">
              <w:rPr>
                <w:rFonts w:ascii="Humanist Slabserif 712 Std Roma" w:hAnsi="Humanist Slabserif 712 Std Roma"/>
                <w:color w:val="000000" w:themeColor="text1"/>
              </w:rPr>
              <w:t xml:space="preserve"> (Part Number - </w:t>
            </w:r>
            <w:r w:rsidRPr="00447016">
              <w:rPr>
                <w:rFonts w:ascii="Calibri" w:hAnsi="Calibri" w:cs="Calibri"/>
                <w:color w:val="000000"/>
                <w:shd w:val="clear" w:color="auto" w:fill="FFFFFF"/>
              </w:rPr>
              <w:t>001-02-A-01-00-00</w:t>
            </w:r>
            <w:r w:rsidRPr="00447016">
              <w:rPr>
                <w:rFonts w:ascii="Humanist Slabserif 712 Std Roma" w:hAnsi="Humanist Slabserif 712 Std Roma"/>
                <w:color w:val="000000" w:themeColor="text1"/>
              </w:rPr>
              <w:t>)</w:t>
            </w:r>
          </w:p>
          <w:p w14:paraId="3992B133" w14:textId="77777777" w:rsidR="002121C1" w:rsidRPr="00447016" w:rsidRDefault="002121C1" w:rsidP="002B30FE">
            <w:pPr>
              <w:ind w:left="165"/>
              <w:rPr>
                <w:rFonts w:ascii="Humanist Slabserif 712 Std Roma" w:hAnsi="Humanist Slabserif 712 Std Roma"/>
                <w:color w:val="000000" w:themeColor="text1"/>
              </w:rPr>
            </w:pPr>
          </w:p>
        </w:tc>
      </w:tr>
      <w:tr w:rsidR="002121C1" w:rsidRPr="002540FE" w14:paraId="36D20D72" w14:textId="77777777" w:rsidTr="002B30FE">
        <w:trPr>
          <w:trHeight w:val="489"/>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D7F16CA"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 xml:space="preserve"> Intended medical indication</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F99EA1F"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SmartMedic is intended to be used as an accessory to hospital Medical Bed for measuring patient's weight and alert caregiver to turn patient.</w:t>
            </w:r>
          </w:p>
          <w:p w14:paraId="2EB77D95"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device is intended to take patient’s weight on medical bed in flat position. The device is intended to take weight of adult patients. Device is intended to provide relative change in patient’s weight.</w:t>
            </w:r>
          </w:p>
          <w:p w14:paraId="50597A32" w14:textId="1743FABE"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 xml:space="preserve">For </w:t>
            </w:r>
            <w:r w:rsidR="005B0938" w:rsidRPr="0052460A">
              <w:rPr>
                <w:rFonts w:ascii="Humanist Slabserif 712 Std Roma" w:hAnsi="Humanist Slabserif 712 Std Roma"/>
                <w:color w:val="000000" w:themeColor="text1"/>
              </w:rPr>
              <w:t>pediatric</w:t>
            </w:r>
            <w:r w:rsidRPr="0052460A">
              <w:rPr>
                <w:rFonts w:ascii="Humanist Slabserif 712 Std Roma" w:hAnsi="Humanist Slabserif 712 Std Roma"/>
                <w:color w:val="000000" w:themeColor="text1"/>
              </w:rPr>
              <w:t xml:space="preserve"> patients, the device is intended to provide weight and relative changes in weight.</w:t>
            </w:r>
          </w:p>
          <w:p w14:paraId="13B1AB6E"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device intends to give patient turn notification for the adult patient only.</w:t>
            </w:r>
          </w:p>
          <w:p w14:paraId="220A5795"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Device is intended to be used in Indian hospital environment.</w:t>
            </w:r>
          </w:p>
          <w:p w14:paraId="01CEA096"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device is intended to help caregiver to place x-ray cassette without moving the patient.</w:t>
            </w:r>
          </w:p>
          <w:p w14:paraId="6EF34978"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 xml:space="preserve">It is also not intended for patients having height less than 4.0 ft or more than 6.0 ft, and weight less than 10Kg or more than 135Kg. </w:t>
            </w:r>
          </w:p>
          <w:p w14:paraId="06567C88" w14:textId="11FE0A1C"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 xml:space="preserve">Device is not intended for using Patient turn feature with </w:t>
            </w:r>
            <w:r w:rsidR="005B0938" w:rsidRPr="0052460A">
              <w:rPr>
                <w:rFonts w:ascii="Humanist Slabserif 712 Std Roma" w:hAnsi="Humanist Slabserif 712 Std Roma"/>
                <w:color w:val="000000" w:themeColor="text1"/>
              </w:rPr>
              <w:t>Pediatric</w:t>
            </w:r>
            <w:r w:rsidRPr="0052460A">
              <w:rPr>
                <w:rFonts w:ascii="Humanist Slabserif 712 Std Roma" w:hAnsi="Humanist Slabserif 712 Std Roma"/>
                <w:color w:val="000000" w:themeColor="text1"/>
              </w:rPr>
              <w:t xml:space="preserve"> Patients.</w:t>
            </w:r>
          </w:p>
          <w:p w14:paraId="3EF4223B" w14:textId="77777777" w:rsidR="002121C1" w:rsidRPr="00447016"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maximum safe working load (including patient, mattress, sheets, pillows, and accessories) for SmartMedic is 155kg. SmartMedic is not intended to be used for infants.</w:t>
            </w:r>
          </w:p>
        </w:tc>
      </w:tr>
      <w:tr w:rsidR="002121C1" w:rsidRPr="002540FE" w14:paraId="4051128C" w14:textId="77777777" w:rsidTr="002B30FE">
        <w:trPr>
          <w:trHeight w:val="781"/>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35AAA5A"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patient population (including population at greatest risk)</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384613AA" w14:textId="0B0E3946" w:rsidR="002121C1" w:rsidRDefault="002121C1" w:rsidP="002B30FE">
            <w:pPr>
              <w:pStyle w:val="ListParagraph"/>
              <w:ind w:left="525"/>
              <w:rPr>
                <w:rFonts w:ascii="Humanist Slabserif 712 Std Roma" w:hAnsi="Humanist Slabserif 712 Std Roma"/>
                <w:b/>
                <w:bCs/>
                <w:color w:val="000000" w:themeColor="text1"/>
              </w:rPr>
            </w:pPr>
            <w:r w:rsidRPr="00447016">
              <w:rPr>
                <w:rFonts w:ascii="Humanist Slabserif 712 Std Roma" w:hAnsi="Humanist Slabserif 712 Std Roma"/>
                <w:bCs/>
                <w:color w:val="000000" w:themeColor="text1"/>
              </w:rPr>
              <w:t xml:space="preserve">    </w:t>
            </w:r>
            <w:r w:rsidRPr="00245AA7">
              <w:rPr>
                <w:rFonts w:ascii="Humanist Slabserif 712 Std Roma" w:hAnsi="Humanist Slabserif 712 Std Roma"/>
                <w:bCs/>
                <w:color w:val="000000" w:themeColor="text1"/>
              </w:rPr>
              <w:t xml:space="preserve">SmartMedic to provide weight for all age groups from </w:t>
            </w:r>
            <w:r w:rsidR="005B0938" w:rsidRPr="00245AA7">
              <w:rPr>
                <w:rFonts w:ascii="Humanist Slabserif 712 Std Roma" w:hAnsi="Humanist Slabserif 712 Std Roma"/>
                <w:bCs/>
                <w:color w:val="000000" w:themeColor="text1"/>
              </w:rPr>
              <w:t>pediatric</w:t>
            </w:r>
            <w:r w:rsidRPr="00245AA7">
              <w:rPr>
                <w:rFonts w:ascii="Humanist Slabserif 712 Std Roma" w:hAnsi="Humanist Slabserif 712 Std Roma"/>
                <w:bCs/>
                <w:color w:val="000000" w:themeColor="text1"/>
              </w:rPr>
              <w:t xml:space="preserve"> </w:t>
            </w:r>
          </w:p>
          <w:p w14:paraId="736D39D8" w14:textId="77777777" w:rsidR="002121C1" w:rsidRPr="00447016" w:rsidRDefault="002121C1" w:rsidP="002B30FE">
            <w:pPr>
              <w:pStyle w:val="ListParagraph"/>
              <w:ind w:left="525"/>
              <w:rPr>
                <w:rFonts w:ascii="Humanist Slabserif 712 Std Roma" w:hAnsi="Humanist Slabserif 712 Std Roma"/>
                <w:b/>
                <w:bCs/>
                <w:color w:val="000000" w:themeColor="text1"/>
              </w:rPr>
            </w:pPr>
            <w:r>
              <w:rPr>
                <w:rFonts w:ascii="Humanist Slabserif 712 Std Roma" w:hAnsi="Humanist Slabserif 712 Std Roma"/>
                <w:bCs/>
                <w:color w:val="000000" w:themeColor="text1"/>
              </w:rPr>
              <w:t xml:space="preserve">    </w:t>
            </w:r>
            <w:r w:rsidRPr="00245AA7">
              <w:rPr>
                <w:rFonts w:ascii="Humanist Slabserif 712 Std Roma" w:hAnsi="Humanist Slabserif 712 Std Roma"/>
                <w:bCs/>
                <w:color w:val="000000" w:themeColor="text1"/>
              </w:rPr>
              <w:t>to adult population.</w:t>
            </w:r>
          </w:p>
        </w:tc>
      </w:tr>
      <w:tr w:rsidR="002121C1" w:rsidRPr="002540FE" w14:paraId="046C4AEC" w14:textId="77777777" w:rsidTr="002B30FE">
        <w:trPr>
          <w:trHeight w:val="666"/>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141611A"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part of the body or type of tissue applied to or interacted with</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436C690" w14:textId="77777777" w:rsidR="002121C1" w:rsidRPr="00447016" w:rsidRDefault="002121C1" w:rsidP="002B30FE">
            <w:pPr>
              <w:ind w:left="165"/>
              <w:rPr>
                <w:rFonts w:ascii="Humanist Slabserif 712 Std Roma" w:hAnsi="Humanist Slabserif 712 Std Roma"/>
                <w:color w:val="000000" w:themeColor="text1"/>
              </w:rPr>
            </w:pPr>
            <w:r w:rsidRPr="00447016">
              <w:rPr>
                <w:rFonts w:ascii="Humanist Slabserif 712 Std Roma" w:hAnsi="Humanist Slabserif 712 Std Roma"/>
                <w:bCs/>
                <w:color w:val="000000" w:themeColor="text1"/>
              </w:rPr>
              <w:t xml:space="preserve">           </w:t>
            </w:r>
            <w:r>
              <w:rPr>
                <w:rFonts w:ascii="Humanist Slabserif 712 Std Roma" w:hAnsi="Humanist Slabserif 712 Std Roma"/>
                <w:bCs/>
                <w:color w:val="000000" w:themeColor="text1"/>
              </w:rPr>
              <w:t>Mattress (Applied part Type B)</w:t>
            </w:r>
          </w:p>
        </w:tc>
      </w:tr>
      <w:tr w:rsidR="002121C1" w:rsidRPr="002540FE" w14:paraId="4DF3BAFF" w14:textId="77777777" w:rsidTr="002B30FE">
        <w:trPr>
          <w:trHeight w:val="224"/>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4982FF0C"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user profile</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17F5BDB" w14:textId="77777777" w:rsidR="002121C1" w:rsidRPr="002540FE" w:rsidRDefault="002121C1" w:rsidP="002B30FE">
            <w:pPr>
              <w:ind w:left="165"/>
              <w:rPr>
                <w:rFonts w:ascii="Humanist Slabserif 712 Std Roma" w:hAnsi="Humanist Slabserif 712 Std Roma"/>
                <w:color w:val="000000" w:themeColor="text1"/>
              </w:rPr>
            </w:pPr>
            <w:r>
              <w:rPr>
                <w:rFonts w:ascii="Humanist Slabserif 712 Std Roma" w:hAnsi="Humanist Slabserif 712 Std Roma"/>
                <w:bCs/>
                <w:color w:val="000000" w:themeColor="text1"/>
              </w:rPr>
              <w:t xml:space="preserve">           </w:t>
            </w:r>
            <w:r w:rsidRPr="00665B83">
              <w:rPr>
                <w:rFonts w:ascii="Humanist Slabserif 712 Std Roma" w:hAnsi="Humanist Slabserif 712 Std Roma"/>
                <w:bCs/>
                <w:color w:val="000000" w:themeColor="text1"/>
              </w:rPr>
              <w:t>Nurse, Intensivist</w:t>
            </w:r>
            <w:r>
              <w:rPr>
                <w:rFonts w:ascii="Humanist Slabserif 712 Std Roma" w:hAnsi="Humanist Slabserif 712 Std Roma"/>
                <w:bCs/>
                <w:color w:val="000000" w:themeColor="text1"/>
              </w:rPr>
              <w:t xml:space="preserve"> / </w:t>
            </w:r>
            <w:r w:rsidRPr="00665B83">
              <w:rPr>
                <w:rFonts w:ascii="Humanist Slabserif 712 Std Roma" w:hAnsi="Humanist Slabserif 712 Std Roma"/>
                <w:bCs/>
                <w:color w:val="000000" w:themeColor="text1"/>
              </w:rPr>
              <w:t>Doctors</w:t>
            </w:r>
          </w:p>
        </w:tc>
      </w:tr>
      <w:tr w:rsidR="002121C1" w:rsidRPr="002540FE" w14:paraId="5F6884AF" w14:textId="77777777" w:rsidTr="002B30FE">
        <w:trPr>
          <w:trHeight w:val="587"/>
        </w:trPr>
        <w:tc>
          <w:tcPr>
            <w:tcW w:w="2963" w:type="dxa"/>
            <w:tcBorders>
              <w:top w:val="single" w:sz="8" w:space="0" w:color="000000"/>
              <w:left w:val="single" w:sz="8" w:space="0" w:color="000000"/>
              <w:bottom w:val="single" w:sz="4" w:space="0" w:color="000000"/>
              <w:right w:val="single" w:sz="8" w:space="0" w:color="000000"/>
            </w:tcBorders>
            <w:shd w:val="clear" w:color="auto" w:fill="D9D9D9"/>
            <w:tcMar>
              <w:top w:w="15" w:type="dxa"/>
              <w:left w:w="270" w:type="dxa"/>
              <w:bottom w:w="0" w:type="dxa"/>
              <w:right w:w="15" w:type="dxa"/>
            </w:tcMar>
            <w:vAlign w:val="center"/>
            <w:hideMark/>
          </w:tcPr>
          <w:p w14:paraId="1A59ABB2"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condition of use (including Expected Life)</w:t>
            </w:r>
          </w:p>
        </w:tc>
        <w:tc>
          <w:tcPr>
            <w:tcW w:w="6081" w:type="dxa"/>
            <w:tcBorders>
              <w:top w:val="single" w:sz="4"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D1C8415" w14:textId="77777777" w:rsidR="002121C1" w:rsidRDefault="002121C1" w:rsidP="002B30FE">
            <w:pPr>
              <w:rPr>
                <w:rFonts w:ascii="Humanist Slabserif 712 Std Roma" w:hAnsi="Humanist Slabserif 712 Std Roma"/>
                <w:color w:val="000000" w:themeColor="text1"/>
              </w:rPr>
            </w:pPr>
            <w:r>
              <w:rPr>
                <w:rFonts w:ascii="Humanist Slabserif 712 Std Roma" w:hAnsi="Humanist Slabserif 712 Std Roma"/>
                <w:color w:val="000000" w:themeColor="text1"/>
              </w:rPr>
              <w:t xml:space="preserve">              </w:t>
            </w:r>
            <w:r w:rsidRPr="00665B83">
              <w:rPr>
                <w:rFonts w:ascii="Humanist Slabserif 712 Std Roma" w:hAnsi="Humanist Slabserif 712 Std Roma"/>
                <w:color w:val="000000" w:themeColor="text1"/>
              </w:rPr>
              <w:t xml:space="preserve">Intended to be used in Indian Hospital environment (Temp. 15 - </w:t>
            </w:r>
            <w:r>
              <w:rPr>
                <w:rFonts w:ascii="Humanist Slabserif 712 Std Roma" w:hAnsi="Humanist Slabserif 712 Std Roma"/>
                <w:color w:val="000000" w:themeColor="text1"/>
              </w:rPr>
              <w:t xml:space="preserve">            </w:t>
            </w:r>
          </w:p>
          <w:p w14:paraId="4A041137" w14:textId="77777777" w:rsidR="002121C1" w:rsidRDefault="002121C1" w:rsidP="002B30FE">
            <w:pPr>
              <w:rPr>
                <w:rFonts w:ascii="Humanist Slabserif 712 Std Roma" w:hAnsi="Humanist Slabserif 712 Std Roma"/>
                <w:color w:val="000000" w:themeColor="text1"/>
              </w:rPr>
            </w:pPr>
            <w:r>
              <w:rPr>
                <w:rFonts w:ascii="Humanist Slabserif 712 Std Roma" w:hAnsi="Humanist Slabserif 712 Std Roma"/>
                <w:color w:val="000000" w:themeColor="text1"/>
              </w:rPr>
              <w:t xml:space="preserve">              </w:t>
            </w:r>
            <w:r w:rsidRPr="00665B83">
              <w:rPr>
                <w:rFonts w:ascii="Humanist Slabserif 712 Std Roma" w:hAnsi="Humanist Slabserif 712 Std Roma"/>
                <w:color w:val="000000" w:themeColor="text1"/>
              </w:rPr>
              <w:t>30°C)</w:t>
            </w:r>
          </w:p>
          <w:p w14:paraId="191540ED" w14:textId="77777777" w:rsidR="002121C1" w:rsidRPr="002540FE" w:rsidRDefault="002121C1" w:rsidP="002B30FE">
            <w:pPr>
              <w:ind w:left="165"/>
              <w:rPr>
                <w:rFonts w:ascii="Humanist Slabserif 712 Std Roma" w:hAnsi="Humanist Slabserif 712 Std Roma"/>
                <w:color w:val="000000" w:themeColor="text1"/>
              </w:rPr>
            </w:pPr>
            <w:r>
              <w:rPr>
                <w:rFonts w:ascii="Humanist Slabserif 712 Std Roma" w:hAnsi="Humanist Slabserif 712 Std Roma"/>
                <w:color w:val="000000" w:themeColor="text1"/>
              </w:rPr>
              <w:t xml:space="preserve">           Expected service life: 4 years. </w:t>
            </w:r>
          </w:p>
        </w:tc>
      </w:tr>
    </w:tbl>
    <w:p w14:paraId="4836191C" w14:textId="5E6E202F" w:rsidR="002121C1" w:rsidRDefault="002121C1" w:rsidP="00487281">
      <w:pPr>
        <w:pStyle w:val="ListParagraph"/>
        <w:spacing w:after="49" w:line="259" w:lineRule="auto"/>
        <w:ind w:left="1440" w:firstLine="0"/>
        <w:jc w:val="left"/>
      </w:pPr>
    </w:p>
    <w:p w14:paraId="41D5A32F" w14:textId="287C3617" w:rsidR="002121C1" w:rsidRDefault="002121C1" w:rsidP="00487281">
      <w:pPr>
        <w:pStyle w:val="ListParagraph"/>
        <w:spacing w:after="49" w:line="259" w:lineRule="auto"/>
        <w:ind w:left="1440" w:firstLine="0"/>
        <w:jc w:val="left"/>
      </w:pPr>
    </w:p>
    <w:p w14:paraId="4033D8D0" w14:textId="08352F8A" w:rsidR="002121C1" w:rsidRDefault="002121C1" w:rsidP="00487281">
      <w:pPr>
        <w:pStyle w:val="ListParagraph"/>
        <w:spacing w:after="49" w:line="259" w:lineRule="auto"/>
        <w:ind w:left="1440" w:firstLine="0"/>
        <w:jc w:val="left"/>
      </w:pPr>
    </w:p>
    <w:p w14:paraId="7B6D71E8" w14:textId="77777777" w:rsidR="002121C1" w:rsidRPr="00180992" w:rsidRDefault="002121C1" w:rsidP="00487281">
      <w:pPr>
        <w:pStyle w:val="ListParagraph"/>
        <w:spacing w:after="49" w:line="259" w:lineRule="auto"/>
        <w:ind w:left="1440" w:firstLine="0"/>
        <w:jc w:val="left"/>
      </w:pPr>
    </w:p>
    <w:p w14:paraId="488E0EC4" w14:textId="64853028" w:rsidR="00B11510" w:rsidRPr="00180992" w:rsidRDefault="00446FC2" w:rsidP="000952F6">
      <w:pPr>
        <w:pStyle w:val="Heading2"/>
        <w:shd w:val="clear" w:color="auto" w:fill="auto"/>
        <w:ind w:left="730"/>
      </w:pPr>
      <w:bookmarkStart w:id="557" w:name="_Toc109674959"/>
      <w:r w:rsidRPr="00180992">
        <w:rPr>
          <w:color w:val="FCC566"/>
          <w:sz w:val="40"/>
        </w:rPr>
        <w:t>3.3</w:t>
      </w:r>
      <w:r w:rsidRPr="00180992">
        <w:rPr>
          <w:color w:val="FFCC66"/>
          <w:sz w:val="40"/>
        </w:rPr>
        <w:t xml:space="preserve"> </w:t>
      </w:r>
      <w:r w:rsidRPr="00180992">
        <w:rPr>
          <w:sz w:val="36"/>
        </w:rPr>
        <w:t>Vulnerability Intake and Monitoring</w:t>
      </w:r>
      <w:bookmarkEnd w:id="557"/>
    </w:p>
    <w:p w14:paraId="0CD961DA" w14:textId="1B30D91F"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w:t>
      </w:r>
      <w:r w:rsidR="008C39CF">
        <w:rPr>
          <w:sz w:val="22"/>
        </w:rPr>
        <w:t xml:space="preserve">is </w:t>
      </w:r>
      <w:r w:rsidRPr="0005228E">
        <w:rPr>
          <w:sz w:val="22"/>
        </w:rPr>
        <w:t xml:space="preserve">conducted. Based on </w:t>
      </w:r>
      <w:r w:rsidR="00850204" w:rsidRPr="0005228E">
        <w:rPr>
          <w:sz w:val="22"/>
        </w:rPr>
        <w:t>the</w:t>
      </w:r>
      <w:r w:rsidRPr="0005228E">
        <w:rPr>
          <w:sz w:val="22"/>
        </w:rPr>
        <w:t xml:space="preserve"> assessment</w:t>
      </w:r>
      <w:r w:rsidR="00746075">
        <w:rPr>
          <w:sz w:val="22"/>
        </w:rPr>
        <w:t xml:space="preserve"> report</w:t>
      </w:r>
      <w:r w:rsidR="008B06B8">
        <w:rPr>
          <w:sz w:val="22"/>
        </w:rPr>
        <w:t>,</w:t>
      </w:r>
      <w:r w:rsidRPr="0005228E">
        <w:rPr>
          <w:sz w:val="22"/>
        </w:rPr>
        <w:t xml:space="preserve"> Stryker determines</w:t>
      </w:r>
      <w:r w:rsidR="00597A74">
        <w:rPr>
          <w:sz w:val="22"/>
        </w:rPr>
        <w:t xml:space="preserve"> </w:t>
      </w:r>
      <w:r w:rsidRPr="0005228E">
        <w:rPr>
          <w:sz w:val="22"/>
        </w:rPr>
        <w:t xml:space="preserve">if further actions </w:t>
      </w:r>
      <w:r w:rsidR="00FB43CB">
        <w:rPr>
          <w:sz w:val="22"/>
        </w:rPr>
        <w:t xml:space="preserve">similar to </w:t>
      </w:r>
      <w:r w:rsidRPr="0005228E">
        <w:rPr>
          <w:sz w:val="22"/>
        </w:rPr>
        <w:t xml:space="preserve">providing security updates and/or providing </w:t>
      </w:r>
      <w:r w:rsidR="001B7967">
        <w:rPr>
          <w:sz w:val="22"/>
        </w:rPr>
        <w:t>information</w:t>
      </w:r>
      <w:r w:rsidRPr="0005228E">
        <w:rPr>
          <w:sz w:val="22"/>
        </w:rPr>
        <w:t xml:space="preserve"> to the customer in </w:t>
      </w:r>
      <w:r w:rsidR="0079596F">
        <w:rPr>
          <w:sz w:val="22"/>
        </w:rPr>
        <w:t>targeted time</w:t>
      </w:r>
      <w:r w:rsidRPr="0005228E">
        <w:rPr>
          <w:sz w:val="22"/>
        </w:rPr>
        <w:t xml:space="preserve">. Vulnerability information may also be requested </w:t>
      </w:r>
      <w:r w:rsidR="008C39CF">
        <w:rPr>
          <w:sz w:val="22"/>
        </w:rPr>
        <w:t>by</w:t>
      </w:r>
      <w:r w:rsidR="008C39CF" w:rsidRPr="0005228E">
        <w:rPr>
          <w:sz w:val="22"/>
        </w:rPr>
        <w:t xml:space="preserve"> </w:t>
      </w:r>
      <w:r w:rsidRPr="0005228E">
        <w:rPr>
          <w:sz w:val="22"/>
        </w:rPr>
        <w:t>Stryker at any time.</w:t>
      </w:r>
    </w:p>
    <w:p w14:paraId="0A8BAA36" w14:textId="6499F1F0" w:rsidR="00B11510" w:rsidRPr="0005228E" w:rsidRDefault="00446FC2" w:rsidP="00487281">
      <w:pPr>
        <w:ind w:left="730" w:right="113"/>
        <w:rPr>
          <w:sz w:val="22"/>
        </w:rPr>
      </w:pPr>
      <w:r w:rsidRPr="0005228E">
        <w:rPr>
          <w:sz w:val="22"/>
        </w:rPr>
        <w:t xml:space="preserve">Any potential security vulnerabilities </w:t>
      </w:r>
      <w:r w:rsidR="008C39CF">
        <w:rPr>
          <w:sz w:val="22"/>
        </w:rPr>
        <w:t xml:space="preserve">that the </w:t>
      </w:r>
      <w:r w:rsidRPr="0005228E">
        <w:rPr>
          <w:sz w:val="22"/>
        </w:rPr>
        <w:t xml:space="preserve">customer may become aware of due to </w:t>
      </w:r>
      <w:r w:rsidR="00057E9B">
        <w:rPr>
          <w:sz w:val="22"/>
        </w:rPr>
        <w:t>SmartMedic</w:t>
      </w:r>
      <w:r w:rsidR="00C560D4" w:rsidRPr="0005228E">
        <w:rPr>
          <w:sz w:val="22"/>
        </w:rPr>
        <w:t xml:space="preserve"> Device</w:t>
      </w:r>
      <w:r w:rsidRPr="0005228E">
        <w:rPr>
          <w:sz w:val="22"/>
        </w:rPr>
        <w:t xml:space="preserve"> must be communicated to Stryker customer care and the same will be handled through the post market complaints management process to do the assessment and </w:t>
      </w:r>
      <w:r w:rsidR="008C39CF">
        <w:rPr>
          <w:sz w:val="22"/>
        </w:rPr>
        <w:t xml:space="preserve">take </w:t>
      </w:r>
      <w:r w:rsidRPr="0005228E">
        <w:rPr>
          <w:sz w:val="22"/>
        </w:rPr>
        <w:t>required actions including</w:t>
      </w:r>
      <w:del w:id="558" w:author="Sai Praneetha Bhaskaruni" w:date="2022-03-25T14:54:00Z">
        <w:r w:rsidRPr="0005228E" w:rsidDel="00DD1817">
          <w:rPr>
            <w:sz w:val="22"/>
          </w:rPr>
          <w:delText xml:space="preserve"> </w:delText>
        </w:r>
      </w:del>
      <w:del w:id="559" w:author="Sai Praneetha Bhaskaruni" w:date="2022-03-25T14:53:00Z">
        <w:r w:rsidRPr="0005228E" w:rsidDel="00A44AFE">
          <w:rPr>
            <w:sz w:val="22"/>
          </w:rPr>
          <w:delText>any</w:delText>
        </w:r>
      </w:del>
      <w:r w:rsidRPr="0005228E">
        <w:rPr>
          <w:sz w:val="22"/>
        </w:rPr>
        <w:t xml:space="preserve"> updates</w:t>
      </w:r>
      <w:ins w:id="560" w:author="Sai Praneetha Bhaskaruni" w:date="2022-03-25T14:54:00Z">
        <w:r w:rsidR="00DD1817">
          <w:rPr>
            <w:sz w:val="22"/>
          </w:rPr>
          <w:t>/pa</w:t>
        </w:r>
      </w:ins>
      <w:ins w:id="561" w:author="Sai Praneetha Bhaskaruni" w:date="2022-03-25T14:55:00Z">
        <w:r w:rsidR="00F95EC1">
          <w:rPr>
            <w:sz w:val="22"/>
          </w:rPr>
          <w:t>tc</w:t>
        </w:r>
      </w:ins>
      <w:ins w:id="562" w:author="Sai Praneetha Bhaskaruni" w:date="2022-03-25T14:54:00Z">
        <w:r w:rsidR="00DD1817">
          <w:rPr>
            <w:sz w:val="22"/>
          </w:rPr>
          <w:t>he</w:t>
        </w:r>
      </w:ins>
      <w:ins w:id="563" w:author="Sai Praneetha Bhaskaruni" w:date="2022-03-25T14:55:00Z">
        <w:r w:rsidR="00DD1817">
          <w:rPr>
            <w:sz w:val="22"/>
          </w:rPr>
          <w:t>s</w:t>
        </w:r>
      </w:ins>
      <w:del w:id="564" w:author="Sai Praneetha Bhaskaruni" w:date="2022-03-25T14:55:00Z">
        <w:r w:rsidRPr="0005228E" w:rsidDel="003C1A6B">
          <w:rPr>
            <w:sz w:val="22"/>
          </w:rPr>
          <w:delText xml:space="preserve"> needed</w:delText>
        </w:r>
      </w:del>
      <w:r w:rsidRPr="0005228E">
        <w:rPr>
          <w:sz w:val="22"/>
        </w:rPr>
        <w:t xml:space="preserve"> for the customers.</w:t>
      </w:r>
    </w:p>
    <w:p w14:paraId="2B0D8E12" w14:textId="77777777" w:rsidR="00850204" w:rsidRPr="00180992" w:rsidRDefault="00850204" w:rsidP="00487281">
      <w:pPr>
        <w:ind w:left="730" w:right="113"/>
      </w:pPr>
    </w:p>
    <w:p w14:paraId="421001B6" w14:textId="04D78195" w:rsidR="00B11510" w:rsidRPr="00180992" w:rsidRDefault="00446FC2" w:rsidP="00487281">
      <w:pPr>
        <w:pStyle w:val="Heading2"/>
        <w:shd w:val="clear" w:color="auto" w:fill="auto"/>
        <w:spacing w:after="0"/>
        <w:ind w:left="730"/>
      </w:pPr>
      <w:bookmarkStart w:id="565" w:name="_Toc109674960"/>
      <w:r w:rsidRPr="00180992">
        <w:rPr>
          <w:color w:val="FCC566"/>
          <w:sz w:val="40"/>
        </w:rPr>
        <w:lastRenderedPageBreak/>
        <w:t>3.4</w:t>
      </w:r>
      <w:r w:rsidRPr="00180992">
        <w:rPr>
          <w:color w:val="FFCC66"/>
          <w:sz w:val="40"/>
        </w:rPr>
        <w:t xml:space="preserve"> </w:t>
      </w:r>
      <w:r w:rsidRPr="00180992">
        <w:rPr>
          <w:sz w:val="36"/>
        </w:rPr>
        <w:t>System Characterization and System Assets</w:t>
      </w:r>
      <w:bookmarkEnd w:id="565"/>
    </w:p>
    <w:p w14:paraId="6FA76F41" w14:textId="77777777" w:rsidR="005F03CF" w:rsidRPr="00BA75BA" w:rsidRDefault="0028295F" w:rsidP="007B0A35">
      <w:pPr>
        <w:spacing w:after="0"/>
        <w:ind w:left="730" w:right="113"/>
        <w:rPr>
          <w:ins w:id="566" w:author="Sai Praneetha Bhaskaruni" w:date="2022-07-12T15:36:00Z"/>
          <w:sz w:val="22"/>
          <w:rPrChange w:id="567" w:author="Sai Praneetha Bhaskaruni" w:date="2022-07-12T15:39:00Z">
            <w:rPr>
              <w:ins w:id="568" w:author="Sai Praneetha Bhaskaruni" w:date="2022-07-12T15:36:00Z"/>
              <w:color w:val="auto"/>
              <w:sz w:val="22"/>
            </w:rPr>
          </w:rPrChange>
        </w:rPr>
      </w:pPr>
      <w:ins w:id="569" w:author="Sai Praneetha Bhaskaruni" w:date="2022-07-12T15:32:00Z">
        <w:r w:rsidRPr="00BA75BA">
          <w:rPr>
            <w:sz w:val="22"/>
            <w:rPrChange w:id="570" w:author="Sai Praneetha Bhaskaruni" w:date="2022-07-12T15:39:00Z">
              <w:rPr>
                <w:color w:val="FF0000"/>
                <w:sz w:val="22"/>
              </w:rPr>
            </w:rPrChange>
          </w:rPr>
          <w:t>SmartMedic solution i</w:t>
        </w:r>
      </w:ins>
      <w:ins w:id="571" w:author="Sai Praneetha Bhaskaruni" w:date="2022-07-12T15:33:00Z">
        <w:r w:rsidRPr="00BA75BA">
          <w:rPr>
            <w:sz w:val="22"/>
            <w:rPrChange w:id="572" w:author="Sai Praneetha Bhaskaruni" w:date="2022-07-12T15:39:00Z">
              <w:rPr>
                <w:color w:val="FF0000"/>
                <w:sz w:val="22"/>
              </w:rPr>
            </w:rPrChange>
          </w:rPr>
          <w:t>s comp</w:t>
        </w:r>
      </w:ins>
      <w:ins w:id="573" w:author="Sai Praneetha Bhaskaruni" w:date="2022-07-12T15:35:00Z">
        <w:r w:rsidR="00E92C84" w:rsidRPr="00BA75BA">
          <w:rPr>
            <w:sz w:val="22"/>
            <w:rPrChange w:id="574" w:author="Sai Praneetha Bhaskaruni" w:date="2022-07-12T15:39:00Z">
              <w:rPr>
                <w:color w:val="auto"/>
                <w:sz w:val="22"/>
              </w:rPr>
            </w:rPrChange>
          </w:rPr>
          <w:t>ri</w:t>
        </w:r>
      </w:ins>
      <w:ins w:id="575" w:author="Sai Praneetha Bhaskaruni" w:date="2022-07-12T15:33:00Z">
        <w:r w:rsidRPr="00BA75BA">
          <w:rPr>
            <w:sz w:val="22"/>
            <w:rPrChange w:id="576" w:author="Sai Praneetha Bhaskaruni" w:date="2022-07-12T15:39:00Z">
              <w:rPr>
                <w:color w:val="FF0000"/>
                <w:sz w:val="22"/>
              </w:rPr>
            </w:rPrChange>
          </w:rPr>
          <w:t xml:space="preserve">sed of </w:t>
        </w:r>
      </w:ins>
    </w:p>
    <w:p w14:paraId="39D90C34" w14:textId="77777777" w:rsidR="005F03CF" w:rsidRPr="00BA75BA" w:rsidRDefault="00424545" w:rsidP="005F03CF">
      <w:pPr>
        <w:pStyle w:val="ListParagraph"/>
        <w:numPr>
          <w:ilvl w:val="0"/>
          <w:numId w:val="27"/>
        </w:numPr>
        <w:spacing w:after="0"/>
        <w:ind w:right="113"/>
        <w:rPr>
          <w:ins w:id="577" w:author="Sai Praneetha Bhaskaruni" w:date="2022-07-12T15:37:00Z"/>
          <w:sz w:val="22"/>
          <w:rPrChange w:id="578" w:author="Sai Praneetha Bhaskaruni" w:date="2022-07-12T15:39:00Z">
            <w:rPr>
              <w:ins w:id="579" w:author="Sai Praneetha Bhaskaruni" w:date="2022-07-12T15:37:00Z"/>
              <w:color w:val="auto"/>
              <w:sz w:val="22"/>
            </w:rPr>
          </w:rPrChange>
        </w:rPr>
      </w:pPr>
      <w:ins w:id="580" w:author="Sai Praneetha Bhaskaruni" w:date="2022-07-12T15:35:00Z">
        <w:r w:rsidRPr="00BA75BA">
          <w:rPr>
            <w:sz w:val="22"/>
            <w:rPrChange w:id="581" w:author="Sai Praneetha Bhaskaruni" w:date="2022-07-12T15:39:00Z">
              <w:rPr/>
            </w:rPrChange>
          </w:rPr>
          <w:t xml:space="preserve">SmartMedic </w:t>
        </w:r>
      </w:ins>
      <w:ins w:id="582" w:author="Sai Praneetha Bhaskaruni" w:date="2022-07-12T15:34:00Z">
        <w:r w:rsidR="00703264" w:rsidRPr="00BA75BA">
          <w:rPr>
            <w:sz w:val="22"/>
            <w:rPrChange w:id="583" w:author="Sai Praneetha Bhaskaruni" w:date="2022-07-12T15:39:00Z">
              <w:rPr>
                <w:color w:val="FF0000"/>
                <w:sz w:val="22"/>
              </w:rPr>
            </w:rPrChange>
          </w:rPr>
          <w:t>D</w:t>
        </w:r>
      </w:ins>
      <w:ins w:id="584" w:author="Sai Praneetha Bhaskaruni" w:date="2022-07-12T15:33:00Z">
        <w:r w:rsidR="00703264" w:rsidRPr="00BA75BA">
          <w:rPr>
            <w:sz w:val="22"/>
            <w:rPrChange w:id="585" w:author="Sai Praneetha Bhaskaruni" w:date="2022-07-12T15:39:00Z">
              <w:rPr>
                <w:color w:val="FF0000"/>
                <w:sz w:val="22"/>
              </w:rPr>
            </w:rPrChange>
          </w:rPr>
          <w:t>evice</w:t>
        </w:r>
      </w:ins>
    </w:p>
    <w:p w14:paraId="6E43E941" w14:textId="22441709" w:rsidR="005F03CF" w:rsidRPr="00BA75BA" w:rsidRDefault="00703264">
      <w:pPr>
        <w:tabs>
          <w:tab w:val="left" w:pos="1189"/>
        </w:tabs>
        <w:spacing w:after="0"/>
        <w:ind w:right="113"/>
        <w:rPr>
          <w:ins w:id="586" w:author="Sai Praneetha Bhaskaruni" w:date="2022-07-12T15:37:00Z"/>
          <w:sz w:val="22"/>
          <w:rPrChange w:id="587" w:author="Sai Praneetha Bhaskaruni" w:date="2022-07-12T15:39:00Z">
            <w:rPr>
              <w:ins w:id="588" w:author="Sai Praneetha Bhaskaruni" w:date="2022-07-12T15:37:00Z"/>
            </w:rPr>
          </w:rPrChange>
        </w:rPr>
        <w:pPrChange w:id="589" w:author="Sai Praneetha Bhaskaruni" w:date="2022-07-12T15:37:00Z">
          <w:pPr>
            <w:pStyle w:val="ListParagraph"/>
            <w:numPr>
              <w:numId w:val="27"/>
            </w:numPr>
            <w:spacing w:after="0"/>
            <w:ind w:left="1080" w:right="113" w:hanging="360"/>
          </w:pPr>
        </w:pPrChange>
      </w:pPr>
      <w:ins w:id="590" w:author="Sai Praneetha Bhaskaruni" w:date="2022-07-12T15:34:00Z">
        <w:r w:rsidRPr="00BA75BA">
          <w:rPr>
            <w:sz w:val="22"/>
            <w:rPrChange w:id="591" w:author="Sai Praneetha Bhaskaruni" w:date="2022-07-12T15:39:00Z">
              <w:rPr>
                <w:color w:val="FF0000"/>
                <w:sz w:val="22"/>
              </w:rPr>
            </w:rPrChange>
          </w:rPr>
          <w:t xml:space="preserve"> </w:t>
        </w:r>
      </w:ins>
      <w:ins w:id="592" w:author="Sai Praneetha Bhaskaruni" w:date="2022-07-12T15:38:00Z">
        <w:r w:rsidR="009F060A" w:rsidRPr="00BA75BA">
          <w:rPr>
            <w:sz w:val="22"/>
            <w:rPrChange w:id="593" w:author="Sai Praneetha Bhaskaruni" w:date="2022-07-12T15:39:00Z">
              <w:rPr>
                <w:color w:val="auto"/>
                <w:sz w:val="22"/>
              </w:rPr>
            </w:rPrChange>
          </w:rPr>
          <w:tab/>
        </w:r>
      </w:ins>
      <w:ins w:id="594" w:author="Sai Praneetha Bhaskaruni" w:date="2022-07-12T15:37:00Z">
        <w:r w:rsidR="005F03CF">
          <w:rPr>
            <w:sz w:val="22"/>
          </w:rPr>
          <w:t>S</w:t>
        </w:r>
        <w:r w:rsidR="005F03CF" w:rsidRPr="00420F77">
          <w:rPr>
            <w:sz w:val="22"/>
          </w:rPr>
          <w:t>martMedic device</w:t>
        </w:r>
        <w:r w:rsidR="005F03CF">
          <w:rPr>
            <w:sz w:val="22"/>
          </w:rPr>
          <w:t xml:space="preserve"> calculates the data such as weight &amp; position</w:t>
        </w:r>
      </w:ins>
      <w:r w:rsidR="00574715">
        <w:rPr>
          <w:sz w:val="22"/>
        </w:rPr>
        <w:t xml:space="preserve"> with the help of sensors</w:t>
      </w:r>
      <w:ins w:id="595" w:author="Sai Praneetha Bhaskaruni" w:date="2022-07-12T15:37:00Z">
        <w:r w:rsidR="005F03CF">
          <w:rPr>
            <w:sz w:val="22"/>
          </w:rPr>
          <w:t>.</w:t>
        </w:r>
      </w:ins>
    </w:p>
    <w:p w14:paraId="5D109D7C" w14:textId="0E799BEF" w:rsidR="005F03CF" w:rsidRPr="00BA75BA" w:rsidRDefault="00424545" w:rsidP="005F03CF">
      <w:pPr>
        <w:pStyle w:val="ListParagraph"/>
        <w:numPr>
          <w:ilvl w:val="0"/>
          <w:numId w:val="27"/>
        </w:numPr>
        <w:spacing w:after="0"/>
        <w:ind w:right="113"/>
        <w:rPr>
          <w:ins w:id="596" w:author="Sai Praneetha Bhaskaruni" w:date="2022-07-12T15:37:00Z"/>
          <w:sz w:val="22"/>
          <w:rPrChange w:id="597" w:author="Sai Praneetha Bhaskaruni" w:date="2022-07-12T15:39:00Z">
            <w:rPr>
              <w:ins w:id="598" w:author="Sai Praneetha Bhaskaruni" w:date="2022-07-12T15:37:00Z"/>
              <w:color w:val="auto"/>
              <w:sz w:val="22"/>
            </w:rPr>
          </w:rPrChange>
        </w:rPr>
      </w:pPr>
      <w:ins w:id="599" w:author="Sai Praneetha Bhaskaruni" w:date="2022-07-12T15:35:00Z">
        <w:r w:rsidRPr="00BA75BA">
          <w:rPr>
            <w:sz w:val="22"/>
            <w:rPrChange w:id="600" w:author="Sai Praneetha Bhaskaruni" w:date="2022-07-12T15:39:00Z">
              <w:rPr/>
            </w:rPrChange>
          </w:rPr>
          <w:t xml:space="preserve">SmartMedic </w:t>
        </w:r>
      </w:ins>
      <w:ins w:id="601" w:author="Sai Praneetha Bhaskaruni" w:date="2022-07-12T15:34:00Z">
        <w:r w:rsidR="00703264" w:rsidRPr="00BA75BA">
          <w:rPr>
            <w:sz w:val="22"/>
            <w:rPrChange w:id="602" w:author="Sai Praneetha Bhaskaruni" w:date="2022-07-12T15:39:00Z">
              <w:rPr>
                <w:color w:val="FF0000"/>
                <w:sz w:val="22"/>
              </w:rPr>
            </w:rPrChange>
          </w:rPr>
          <w:t>Tablet</w:t>
        </w:r>
      </w:ins>
    </w:p>
    <w:p w14:paraId="6A5FCA28" w14:textId="5E16B2B6" w:rsidR="00632DB3" w:rsidRPr="00BA75BA" w:rsidRDefault="00632DB3">
      <w:pPr>
        <w:spacing w:after="0"/>
        <w:ind w:left="1080" w:right="113" w:firstLine="0"/>
        <w:rPr>
          <w:ins w:id="603" w:author="Sai Praneetha Bhaskaruni" w:date="2022-07-12T15:37:00Z"/>
          <w:sz w:val="22"/>
          <w:rPrChange w:id="604" w:author="Sai Praneetha Bhaskaruni" w:date="2022-07-12T15:39:00Z">
            <w:rPr>
              <w:ins w:id="605" w:author="Sai Praneetha Bhaskaruni" w:date="2022-07-12T15:37:00Z"/>
            </w:rPr>
          </w:rPrChange>
        </w:rPr>
        <w:pPrChange w:id="606" w:author="Sai Praneetha Bhaskaruni" w:date="2022-07-12T15:38:00Z">
          <w:pPr>
            <w:pStyle w:val="ListParagraph"/>
            <w:numPr>
              <w:numId w:val="27"/>
            </w:numPr>
            <w:spacing w:after="0"/>
            <w:ind w:left="1080" w:right="113" w:hanging="360"/>
          </w:pPr>
        </w:pPrChange>
      </w:pPr>
      <w:ins w:id="607" w:author="Sai Praneetha Bhaskaruni" w:date="2022-07-12T15:37:00Z">
        <w:r w:rsidRPr="00420F77">
          <w:rPr>
            <w:sz w:val="22"/>
          </w:rPr>
          <w:t xml:space="preserve">SmartMedic solution’s tablet </w:t>
        </w:r>
        <w:r>
          <w:rPr>
            <w:sz w:val="22"/>
          </w:rPr>
          <w:t xml:space="preserve">is responsible to route the data </w:t>
        </w:r>
        <w:r w:rsidRPr="00420F77">
          <w:rPr>
            <w:sz w:val="22"/>
          </w:rPr>
          <w:t>to the Stryker cloud storage for further analysis.</w:t>
        </w:r>
      </w:ins>
    </w:p>
    <w:p w14:paraId="1C4EC9B2" w14:textId="44116F70" w:rsidR="005F03CF" w:rsidRPr="00BA75BA" w:rsidRDefault="00424545" w:rsidP="005F03CF">
      <w:pPr>
        <w:pStyle w:val="ListParagraph"/>
        <w:numPr>
          <w:ilvl w:val="0"/>
          <w:numId w:val="27"/>
        </w:numPr>
        <w:spacing w:after="0"/>
        <w:ind w:right="113"/>
        <w:rPr>
          <w:ins w:id="608" w:author="Sai Praneetha Bhaskaruni" w:date="2022-07-12T15:39:00Z"/>
          <w:sz w:val="22"/>
          <w:rPrChange w:id="609" w:author="Sai Praneetha Bhaskaruni" w:date="2022-07-12T15:39:00Z">
            <w:rPr>
              <w:ins w:id="610" w:author="Sai Praneetha Bhaskaruni" w:date="2022-07-12T15:39:00Z"/>
              <w:color w:val="auto"/>
              <w:sz w:val="22"/>
            </w:rPr>
          </w:rPrChange>
        </w:rPr>
      </w:pPr>
      <w:ins w:id="611" w:author="Sai Praneetha Bhaskaruni" w:date="2022-07-12T15:35:00Z">
        <w:r w:rsidRPr="00BA75BA">
          <w:rPr>
            <w:sz w:val="22"/>
            <w:rPrChange w:id="612" w:author="Sai Praneetha Bhaskaruni" w:date="2022-07-12T15:39:00Z">
              <w:rPr/>
            </w:rPrChange>
          </w:rPr>
          <w:t xml:space="preserve">SmartMedic </w:t>
        </w:r>
      </w:ins>
      <w:ins w:id="613" w:author="Sai Praneetha Bhaskaruni" w:date="2022-07-12T15:34:00Z">
        <w:r w:rsidR="00703264" w:rsidRPr="00BA75BA">
          <w:rPr>
            <w:sz w:val="22"/>
            <w:rPrChange w:id="614" w:author="Sai Praneetha Bhaskaruni" w:date="2022-07-12T15:39:00Z">
              <w:rPr>
                <w:color w:val="FF0000"/>
                <w:sz w:val="22"/>
              </w:rPr>
            </w:rPrChange>
          </w:rPr>
          <w:t xml:space="preserve">Nurse Station Application </w:t>
        </w:r>
      </w:ins>
    </w:p>
    <w:p w14:paraId="6BECFAB2" w14:textId="2DE1FDB0" w:rsidR="004534D1" w:rsidRPr="00BD6A01" w:rsidRDefault="00BD6A01">
      <w:pPr>
        <w:pStyle w:val="ListParagraph"/>
        <w:spacing w:after="0"/>
        <w:ind w:left="1080" w:right="113" w:firstLine="0"/>
        <w:rPr>
          <w:ins w:id="615" w:author="Sai Praneetha Bhaskaruni" w:date="2022-07-12T15:37:00Z"/>
          <w:sz w:val="22"/>
          <w:rPrChange w:id="616" w:author="Sai Praneetha Bhaskaruni" w:date="2022-07-12T15:39:00Z">
            <w:rPr>
              <w:ins w:id="617" w:author="Sai Praneetha Bhaskaruni" w:date="2022-07-12T15:37:00Z"/>
            </w:rPr>
          </w:rPrChange>
        </w:rPr>
        <w:pPrChange w:id="618" w:author="Sai Praneetha Bhaskaruni" w:date="2022-07-12T15:39:00Z">
          <w:pPr>
            <w:pStyle w:val="ListParagraph"/>
            <w:numPr>
              <w:numId w:val="27"/>
            </w:numPr>
            <w:spacing w:after="0"/>
            <w:ind w:left="1080" w:right="113" w:hanging="360"/>
          </w:pPr>
        </w:pPrChange>
      </w:pPr>
      <w:r w:rsidRPr="00983120">
        <w:rPr>
          <w:sz w:val="22"/>
        </w:rPr>
        <w:t>The Nurse Station Application will be used to monitor the weight, position data, and trend of weight and position change on SmartMedic devices</w:t>
      </w:r>
      <w:r>
        <w:rPr>
          <w:sz w:val="22"/>
        </w:rPr>
        <w:t xml:space="preserve"> </w:t>
      </w:r>
      <w:r w:rsidRPr="00983120">
        <w:rPr>
          <w:sz w:val="22"/>
        </w:rPr>
        <w:t>safety</w:t>
      </w:r>
      <w:r>
        <w:rPr>
          <w:sz w:val="22"/>
        </w:rPr>
        <w:t>.</w:t>
      </w:r>
    </w:p>
    <w:p w14:paraId="71A1CC58" w14:textId="7E545E29" w:rsidR="0028295F" w:rsidRPr="00BA75BA" w:rsidRDefault="00424545" w:rsidP="005F03CF">
      <w:pPr>
        <w:pStyle w:val="ListParagraph"/>
        <w:numPr>
          <w:ilvl w:val="0"/>
          <w:numId w:val="27"/>
        </w:numPr>
        <w:spacing w:after="0"/>
        <w:ind w:right="113"/>
        <w:rPr>
          <w:ins w:id="619" w:author="Sai Praneetha Bhaskaruni" w:date="2022-07-12T15:39:00Z"/>
          <w:sz w:val="22"/>
          <w:rPrChange w:id="620" w:author="Sai Praneetha Bhaskaruni" w:date="2022-07-12T15:39:00Z">
            <w:rPr>
              <w:ins w:id="621" w:author="Sai Praneetha Bhaskaruni" w:date="2022-07-12T15:39:00Z"/>
              <w:color w:val="auto"/>
              <w:sz w:val="22"/>
            </w:rPr>
          </w:rPrChange>
        </w:rPr>
      </w:pPr>
      <w:ins w:id="622" w:author="Sai Praneetha Bhaskaruni" w:date="2022-07-12T15:35:00Z">
        <w:r w:rsidRPr="00BA75BA">
          <w:rPr>
            <w:sz w:val="22"/>
            <w:rPrChange w:id="623" w:author="Sai Praneetha Bhaskaruni" w:date="2022-07-12T15:39:00Z">
              <w:rPr/>
            </w:rPrChange>
          </w:rPr>
          <w:t xml:space="preserve">Secure </w:t>
        </w:r>
      </w:ins>
      <w:ins w:id="624" w:author="Sai Praneetha Bhaskaruni" w:date="2022-07-12T15:34:00Z">
        <w:r w:rsidR="00703264" w:rsidRPr="00BA75BA">
          <w:rPr>
            <w:sz w:val="22"/>
            <w:rPrChange w:id="625" w:author="Sai Praneetha Bhaskaruni" w:date="2022-07-12T15:39:00Z">
              <w:rPr>
                <w:color w:val="FF0000"/>
                <w:sz w:val="22"/>
              </w:rPr>
            </w:rPrChange>
          </w:rPr>
          <w:t>Communica</w:t>
        </w:r>
      </w:ins>
      <w:ins w:id="626" w:author="Sai Praneetha Bhaskaruni" w:date="2022-07-12T15:35:00Z">
        <w:r w:rsidR="00B36473" w:rsidRPr="00BA75BA">
          <w:rPr>
            <w:sz w:val="22"/>
            <w:rPrChange w:id="627" w:author="Sai Praneetha Bhaskaruni" w:date="2022-07-12T15:39:00Z">
              <w:rPr/>
            </w:rPrChange>
          </w:rPr>
          <w:t>t</w:t>
        </w:r>
      </w:ins>
      <w:ins w:id="628" w:author="Sai Praneetha Bhaskaruni" w:date="2022-07-12T15:34:00Z">
        <w:r w:rsidR="00703264" w:rsidRPr="00BA75BA">
          <w:rPr>
            <w:sz w:val="22"/>
            <w:rPrChange w:id="629" w:author="Sai Praneetha Bhaskaruni" w:date="2022-07-12T15:39:00Z">
              <w:rPr>
                <w:color w:val="FF0000"/>
                <w:sz w:val="22"/>
              </w:rPr>
            </w:rPrChange>
          </w:rPr>
          <w:t xml:space="preserve">ion </w:t>
        </w:r>
        <w:r w:rsidR="00B36473" w:rsidRPr="00BA75BA">
          <w:rPr>
            <w:sz w:val="22"/>
            <w:rPrChange w:id="630" w:author="Sai Praneetha Bhaskaruni" w:date="2022-07-12T15:39:00Z">
              <w:rPr/>
            </w:rPrChange>
          </w:rPr>
          <w:t>N</w:t>
        </w:r>
        <w:r w:rsidR="00703264" w:rsidRPr="00BA75BA">
          <w:rPr>
            <w:sz w:val="22"/>
            <w:rPrChange w:id="631" w:author="Sai Praneetha Bhaskaruni" w:date="2022-07-12T15:39:00Z">
              <w:rPr>
                <w:color w:val="FF0000"/>
                <w:sz w:val="22"/>
              </w:rPr>
            </w:rPrChange>
          </w:rPr>
          <w:t>etwork</w:t>
        </w:r>
      </w:ins>
    </w:p>
    <w:p w14:paraId="3FCB8BCF" w14:textId="168F2B9A" w:rsidR="005F03CF" w:rsidRPr="00D26E41" w:rsidRDefault="00613989">
      <w:pPr>
        <w:pStyle w:val="ListParagraph"/>
        <w:spacing w:after="120"/>
        <w:ind w:left="1080" w:firstLine="0"/>
        <w:rPr>
          <w:ins w:id="632" w:author="Sai Praneetha Bhaskaruni" w:date="2022-07-12T15:32:00Z"/>
          <w:sz w:val="22"/>
          <w:rPrChange w:id="633" w:author="Sai Praneetha Bhaskaruni" w:date="2022-07-12T15:41:00Z">
            <w:rPr>
              <w:ins w:id="634" w:author="Sai Praneetha Bhaskaruni" w:date="2022-07-12T15:32:00Z"/>
              <w:color w:val="FF0000"/>
              <w:sz w:val="22"/>
            </w:rPr>
          </w:rPrChange>
        </w:rPr>
        <w:pPrChange w:id="635" w:author="Sai Praneetha Bhaskaruni" w:date="2022-07-12T15:41:00Z">
          <w:pPr>
            <w:spacing w:after="0"/>
            <w:ind w:left="730" w:right="113"/>
          </w:pPr>
        </w:pPrChange>
      </w:pPr>
      <w:ins w:id="636" w:author="Sai Praneetha Bhaskaruni" w:date="2022-07-12T15:39:00Z">
        <w:r w:rsidRPr="00613989">
          <w:rPr>
            <w:sz w:val="22"/>
          </w:rPr>
          <w:t>Communication network is used to transmit the information from hospital’s environment to cloud.</w:t>
        </w:r>
      </w:ins>
    </w:p>
    <w:p w14:paraId="136FC2D1" w14:textId="1F056EF9" w:rsidR="007B0A35" w:rsidRPr="005A1BAA" w:rsidDel="00D26E41" w:rsidRDefault="00BA4461">
      <w:pPr>
        <w:spacing w:after="0"/>
        <w:ind w:left="720" w:right="113" w:firstLine="0"/>
        <w:rPr>
          <w:del w:id="637" w:author="Sai Praneetha Bhaskaruni" w:date="2022-07-12T15:41:00Z"/>
          <w:color w:val="FF0000"/>
          <w:sz w:val="22"/>
          <w:rPrChange w:id="638" w:author="T Londhe, Vinod (Contractor)" w:date="2022-07-09T13:45:00Z">
            <w:rPr>
              <w:del w:id="639" w:author="Sai Praneetha Bhaskaruni" w:date="2022-07-12T15:41:00Z"/>
              <w:sz w:val="22"/>
            </w:rPr>
          </w:rPrChange>
        </w:rPr>
        <w:pPrChange w:id="640" w:author="Sai Praneetha Bhaskaruni" w:date="2022-07-12T15:41:00Z">
          <w:pPr>
            <w:spacing w:after="0"/>
            <w:ind w:left="730" w:right="113"/>
          </w:pPr>
        </w:pPrChange>
      </w:pPr>
      <w:del w:id="641" w:author="Sai Praneetha Bhaskaruni" w:date="2022-07-12T15:41:00Z">
        <w:r w:rsidRPr="005A1BAA" w:rsidDel="00D26E41">
          <w:rPr>
            <w:color w:val="FF0000"/>
            <w:sz w:val="22"/>
            <w:rPrChange w:id="642" w:author="T Londhe, Vinod (Contractor)" w:date="2022-07-09T13:45:00Z">
              <w:rPr>
                <w:sz w:val="22"/>
              </w:rPr>
            </w:rPrChange>
          </w:rPr>
          <w:delText xml:space="preserve">SmartMedic Solution is used to retrieve the health vital data </w:delText>
        </w:r>
        <w:r w:rsidR="00DB0437" w:rsidRPr="005A1BAA" w:rsidDel="00D26E41">
          <w:rPr>
            <w:color w:val="FF0000"/>
            <w:sz w:val="22"/>
            <w:rPrChange w:id="643" w:author="T Londhe, Vinod (Contractor)" w:date="2022-07-09T13:45:00Z">
              <w:rPr>
                <w:sz w:val="22"/>
              </w:rPr>
            </w:rPrChange>
          </w:rPr>
          <w:delText>i.e.,</w:delText>
        </w:r>
        <w:r w:rsidRPr="005A1BAA" w:rsidDel="00D26E41">
          <w:rPr>
            <w:color w:val="FF0000"/>
            <w:sz w:val="22"/>
            <w:rPrChange w:id="644" w:author="T Londhe, Vinod (Contractor)" w:date="2022-07-09T13:45:00Z">
              <w:rPr>
                <w:sz w:val="22"/>
              </w:rPr>
            </w:rPrChange>
          </w:rPr>
          <w:delText xml:space="preserve"> weight, position</w:delText>
        </w:r>
      </w:del>
      <w:del w:id="645" w:author="Sai Praneetha Bhaskaruni" w:date="2022-03-25T14:55:00Z">
        <w:r w:rsidRPr="005A1BAA" w:rsidDel="00AF53C2">
          <w:rPr>
            <w:color w:val="FF0000"/>
            <w:sz w:val="22"/>
            <w:rPrChange w:id="646" w:author="T Londhe, Vinod (Contractor)" w:date="2022-07-09T13:45:00Z">
              <w:rPr>
                <w:sz w:val="22"/>
              </w:rPr>
            </w:rPrChange>
          </w:rPr>
          <w:delText xml:space="preserve"> etc</w:delText>
        </w:r>
      </w:del>
      <w:del w:id="647" w:author="Sai Praneetha Bhaskaruni" w:date="2022-07-12T15:41:00Z">
        <w:r w:rsidRPr="005A1BAA" w:rsidDel="00D26E41">
          <w:rPr>
            <w:color w:val="FF0000"/>
            <w:sz w:val="22"/>
            <w:rPrChange w:id="648" w:author="T Londhe, Vinod (Contractor)" w:date="2022-07-09T13:45:00Z">
              <w:rPr>
                <w:sz w:val="22"/>
              </w:rPr>
            </w:rPrChange>
          </w:rPr>
          <w:delText xml:space="preserve">. The SmartMedic Device is intended to provide an alert for any unexpected change in the health </w:delText>
        </w:r>
      </w:del>
      <w:del w:id="649" w:author="Sai Praneetha Bhaskaruni" w:date="2022-03-25T15:22:00Z">
        <w:r w:rsidRPr="005A1BAA" w:rsidDel="00CF3222">
          <w:rPr>
            <w:color w:val="FF0000"/>
            <w:sz w:val="22"/>
            <w:rPrChange w:id="650" w:author="T Londhe, Vinod (Contractor)" w:date="2022-07-09T13:45:00Z">
              <w:rPr>
                <w:sz w:val="22"/>
              </w:rPr>
            </w:rPrChange>
          </w:rPr>
          <w:delText xml:space="preserve">vitals, </w:delText>
        </w:r>
        <w:r w:rsidR="00DB0437" w:rsidRPr="005A1BAA" w:rsidDel="00CF3222">
          <w:rPr>
            <w:color w:val="FF0000"/>
            <w:sz w:val="22"/>
            <w:rPrChange w:id="651" w:author="T Londhe, Vinod (Contractor)" w:date="2022-07-09T13:45:00Z">
              <w:rPr>
                <w:sz w:val="22"/>
              </w:rPr>
            </w:rPrChange>
          </w:rPr>
          <w:delText>and</w:delText>
        </w:r>
      </w:del>
      <w:del w:id="652" w:author="Sai Praneetha Bhaskaruni" w:date="2022-07-12T15:41:00Z">
        <w:r w:rsidRPr="005A1BAA" w:rsidDel="00D26E41">
          <w:rPr>
            <w:color w:val="FF0000"/>
            <w:sz w:val="22"/>
            <w:rPrChange w:id="653" w:author="T Londhe, Vinod (Contractor)" w:date="2022-07-09T13:45:00Z">
              <w:rPr>
                <w:sz w:val="22"/>
              </w:rPr>
            </w:rPrChange>
          </w:rPr>
          <w:delText xml:space="preserve"> uses the device</w:delText>
        </w:r>
      </w:del>
      <w:del w:id="654" w:author="Sai Praneetha Bhaskaruni" w:date="2022-03-25T15:22:00Z">
        <w:r w:rsidRPr="005A1BAA" w:rsidDel="00CF3222">
          <w:rPr>
            <w:color w:val="FF0000"/>
            <w:sz w:val="22"/>
            <w:rPrChange w:id="655" w:author="T Londhe, Vinod (Contractor)" w:date="2022-07-09T13:45:00Z">
              <w:rPr>
                <w:sz w:val="22"/>
              </w:rPr>
            </w:rPrChange>
          </w:rPr>
          <w:delText>’s</w:delText>
        </w:r>
      </w:del>
      <w:del w:id="656" w:author="Sai Praneetha Bhaskaruni" w:date="2022-07-12T15:41:00Z">
        <w:r w:rsidRPr="005A1BAA" w:rsidDel="00D26E41">
          <w:rPr>
            <w:color w:val="FF0000"/>
            <w:sz w:val="22"/>
            <w:rPrChange w:id="657" w:author="T Londhe, Vinod (Contractor)" w:date="2022-07-09T13:45:00Z">
              <w:rPr>
                <w:sz w:val="22"/>
              </w:rPr>
            </w:rPrChange>
          </w:rPr>
          <w:delText xml:space="preserve"> data to visualize the current health condition of the patient in real time. </w:delText>
        </w:r>
      </w:del>
      <w:del w:id="658" w:author="Sai Praneetha Bhaskaruni" w:date="2022-03-25T14:57:00Z">
        <w:r w:rsidRPr="005A1BAA" w:rsidDel="00981FC5">
          <w:rPr>
            <w:color w:val="FF0000"/>
            <w:sz w:val="22"/>
            <w:rPrChange w:id="659" w:author="T Londhe, Vinod (Contractor)" w:date="2022-07-09T13:45:00Z">
              <w:rPr>
                <w:sz w:val="22"/>
              </w:rPr>
            </w:rPrChange>
          </w:rPr>
          <w:delText>This enables effective decision making for the health personnel before they even go into the operating room for the daily health inspection.</w:delText>
        </w:r>
      </w:del>
    </w:p>
    <w:p w14:paraId="7B1E6D4B" w14:textId="76E3A71E" w:rsidR="00B11510" w:rsidRPr="005A1BAA" w:rsidDel="00D26E41" w:rsidRDefault="00D767F0">
      <w:pPr>
        <w:spacing w:after="0"/>
        <w:ind w:left="720" w:right="113" w:firstLine="0"/>
        <w:rPr>
          <w:del w:id="660" w:author="Sai Praneetha Bhaskaruni" w:date="2022-07-12T15:41:00Z"/>
          <w:color w:val="FF0000"/>
          <w:sz w:val="22"/>
          <w:rPrChange w:id="661" w:author="T Londhe, Vinod (Contractor)" w:date="2022-07-09T13:45:00Z">
            <w:rPr>
              <w:del w:id="662" w:author="Sai Praneetha Bhaskaruni" w:date="2022-07-12T15:41:00Z"/>
              <w:sz w:val="22"/>
            </w:rPr>
          </w:rPrChange>
        </w:rPr>
        <w:pPrChange w:id="663" w:author="Sai Praneetha Bhaskaruni" w:date="2022-07-12T15:41:00Z">
          <w:pPr>
            <w:spacing w:after="0"/>
            <w:ind w:left="730" w:right="113"/>
          </w:pPr>
        </w:pPrChange>
      </w:pPr>
      <w:del w:id="664" w:author="Sai Praneetha Bhaskaruni" w:date="2022-07-12T15:41:00Z">
        <w:r w:rsidRPr="005A1BAA" w:rsidDel="00D26E41">
          <w:rPr>
            <w:color w:val="FF0000"/>
            <w:sz w:val="22"/>
            <w:rPrChange w:id="665" w:author="T Londhe, Vinod (Contractor)" w:date="2022-07-09T13:45:00Z">
              <w:rPr>
                <w:sz w:val="22"/>
              </w:rPr>
            </w:rPrChange>
          </w:rPr>
          <w:delText xml:space="preserve">This device </w:delText>
        </w:r>
        <w:r w:rsidR="00BA4461" w:rsidRPr="005A1BAA" w:rsidDel="00D26E41">
          <w:rPr>
            <w:color w:val="FF0000"/>
            <w:sz w:val="22"/>
            <w:rPrChange w:id="666" w:author="T Londhe, Vinod (Contractor)" w:date="2022-07-09T13:45:00Z">
              <w:rPr>
                <w:sz w:val="22"/>
              </w:rPr>
            </w:rPrChange>
          </w:rPr>
          <w:delText xml:space="preserve">is used </w:delText>
        </w:r>
        <w:r w:rsidR="002849CB" w:rsidRPr="005A1BAA" w:rsidDel="00D26E41">
          <w:rPr>
            <w:color w:val="FF0000"/>
            <w:sz w:val="22"/>
            <w:rPrChange w:id="667" w:author="T Londhe, Vinod (Contractor)" w:date="2022-07-09T13:45:00Z">
              <w:rPr>
                <w:sz w:val="22"/>
              </w:rPr>
            </w:rPrChange>
          </w:rPr>
          <w:delText xml:space="preserve">for </w:delText>
        </w:r>
        <w:r w:rsidRPr="005A1BAA" w:rsidDel="00D26E41">
          <w:rPr>
            <w:color w:val="FF0000"/>
            <w:sz w:val="22"/>
            <w:rPrChange w:id="668" w:author="T Londhe, Vinod (Contractor)" w:date="2022-07-09T13:45:00Z">
              <w:rPr>
                <w:sz w:val="22"/>
              </w:rPr>
            </w:rPrChange>
          </w:rPr>
          <w:delText>send</w:delText>
        </w:r>
        <w:r w:rsidR="002849CB" w:rsidRPr="005A1BAA" w:rsidDel="00D26E41">
          <w:rPr>
            <w:color w:val="FF0000"/>
            <w:sz w:val="22"/>
            <w:rPrChange w:id="669" w:author="T Londhe, Vinod (Contractor)" w:date="2022-07-09T13:45:00Z">
              <w:rPr>
                <w:sz w:val="22"/>
              </w:rPr>
            </w:rPrChange>
          </w:rPr>
          <w:delText>ing</w:delText>
        </w:r>
        <w:r w:rsidRPr="005A1BAA" w:rsidDel="00D26E41">
          <w:rPr>
            <w:color w:val="FF0000"/>
            <w:sz w:val="22"/>
            <w:rPrChange w:id="670" w:author="T Londhe, Vinod (Contractor)" w:date="2022-07-09T13:45:00Z">
              <w:rPr>
                <w:sz w:val="22"/>
              </w:rPr>
            </w:rPrChange>
          </w:rPr>
          <w:delText xml:space="preserve"> data and information</w:delText>
        </w:r>
        <w:r w:rsidR="002849CB" w:rsidRPr="005A1BAA" w:rsidDel="00D26E41">
          <w:rPr>
            <w:color w:val="FF0000"/>
            <w:sz w:val="22"/>
            <w:rPrChange w:id="671" w:author="T Londhe, Vinod (Contractor)" w:date="2022-07-09T13:45:00Z">
              <w:rPr>
                <w:sz w:val="22"/>
              </w:rPr>
            </w:rPrChange>
          </w:rPr>
          <w:delText xml:space="preserve"> to</w:delText>
        </w:r>
        <w:r w:rsidR="00446FC2" w:rsidRPr="005A1BAA" w:rsidDel="00D26E41">
          <w:rPr>
            <w:color w:val="FF0000"/>
            <w:sz w:val="22"/>
            <w:rPrChange w:id="672" w:author="T Londhe, Vinod (Contractor)" w:date="2022-07-09T13:45:00Z">
              <w:rPr>
                <w:sz w:val="22"/>
              </w:rPr>
            </w:rPrChange>
          </w:rPr>
          <w:delText xml:space="preserve"> </w:delText>
        </w:r>
        <w:r w:rsidR="00057E9B" w:rsidRPr="005A1BAA" w:rsidDel="00D26E41">
          <w:rPr>
            <w:color w:val="FF0000"/>
            <w:sz w:val="22"/>
            <w:rPrChange w:id="673" w:author="T Londhe, Vinod (Contractor)" w:date="2022-07-09T13:45:00Z">
              <w:rPr>
                <w:sz w:val="22"/>
              </w:rPr>
            </w:rPrChange>
          </w:rPr>
          <w:delText>SmartMedic</w:delText>
        </w:r>
        <w:r w:rsidR="00397208" w:rsidRPr="005A1BAA" w:rsidDel="00D26E41">
          <w:rPr>
            <w:color w:val="FF0000"/>
            <w:sz w:val="22"/>
            <w:rPrChange w:id="674" w:author="T Londhe, Vinod (Contractor)" w:date="2022-07-09T13:45:00Z">
              <w:rPr>
                <w:sz w:val="22"/>
              </w:rPr>
            </w:rPrChange>
          </w:rPr>
          <w:delText xml:space="preserve"> solution’s</w:delText>
        </w:r>
        <w:r w:rsidRPr="005A1BAA" w:rsidDel="00D26E41">
          <w:rPr>
            <w:color w:val="FF0000"/>
            <w:sz w:val="22"/>
            <w:rPrChange w:id="675" w:author="T Londhe, Vinod (Contractor)" w:date="2022-07-09T13:45:00Z">
              <w:rPr>
                <w:sz w:val="22"/>
              </w:rPr>
            </w:rPrChange>
          </w:rPr>
          <w:delText xml:space="preserve"> tablet</w:delText>
        </w:r>
        <w:r w:rsidR="00397208" w:rsidRPr="005A1BAA" w:rsidDel="00D26E41">
          <w:rPr>
            <w:color w:val="FF0000"/>
            <w:sz w:val="22"/>
            <w:rPrChange w:id="676" w:author="T Londhe, Vinod (Contractor)" w:date="2022-07-09T13:45:00Z">
              <w:rPr>
                <w:sz w:val="22"/>
              </w:rPr>
            </w:rPrChange>
          </w:rPr>
          <w:delText xml:space="preserve"> that</w:delText>
        </w:r>
        <w:r w:rsidRPr="005A1BAA" w:rsidDel="00D26E41">
          <w:rPr>
            <w:color w:val="FF0000"/>
            <w:sz w:val="22"/>
            <w:rPrChange w:id="677" w:author="T Londhe, Vinod (Contractor)" w:date="2022-07-09T13:45:00Z">
              <w:rPr>
                <w:sz w:val="22"/>
              </w:rPr>
            </w:rPrChange>
          </w:rPr>
          <w:delText xml:space="preserve"> </w:delText>
        </w:r>
        <w:r w:rsidR="00BA4461" w:rsidRPr="005A1BAA" w:rsidDel="00D26E41">
          <w:rPr>
            <w:color w:val="FF0000"/>
            <w:sz w:val="22"/>
            <w:rPrChange w:id="678" w:author="T Londhe, Vinod (Contractor)" w:date="2022-07-09T13:45:00Z">
              <w:rPr>
                <w:sz w:val="22"/>
              </w:rPr>
            </w:rPrChange>
          </w:rPr>
          <w:delText xml:space="preserve">in turn </w:delText>
        </w:r>
        <w:r w:rsidRPr="005A1BAA" w:rsidDel="00D26E41">
          <w:rPr>
            <w:color w:val="FF0000"/>
            <w:sz w:val="22"/>
            <w:rPrChange w:id="679" w:author="T Londhe, Vinod (Contractor)" w:date="2022-07-09T13:45:00Z">
              <w:rPr>
                <w:sz w:val="22"/>
              </w:rPr>
            </w:rPrChange>
          </w:rPr>
          <w:delText>send</w:delText>
        </w:r>
        <w:r w:rsidR="00397208" w:rsidRPr="005A1BAA" w:rsidDel="00D26E41">
          <w:rPr>
            <w:color w:val="FF0000"/>
            <w:sz w:val="22"/>
            <w:rPrChange w:id="680" w:author="T Londhe, Vinod (Contractor)" w:date="2022-07-09T13:45:00Z">
              <w:rPr>
                <w:sz w:val="22"/>
              </w:rPr>
            </w:rPrChange>
          </w:rPr>
          <w:delText>s</w:delText>
        </w:r>
        <w:r w:rsidRPr="005A1BAA" w:rsidDel="00D26E41">
          <w:rPr>
            <w:color w:val="FF0000"/>
            <w:sz w:val="22"/>
            <w:rPrChange w:id="681" w:author="T Londhe, Vinod (Contractor)" w:date="2022-07-09T13:45:00Z">
              <w:rPr>
                <w:sz w:val="22"/>
              </w:rPr>
            </w:rPrChange>
          </w:rPr>
          <w:delText xml:space="preserve"> data to the Stryker cloud storage for further analysis. </w:delText>
        </w:r>
        <w:r w:rsidR="00446FC2" w:rsidRPr="005A1BAA" w:rsidDel="00D26E41">
          <w:rPr>
            <w:color w:val="FF0000"/>
            <w:sz w:val="22"/>
            <w:rPrChange w:id="682" w:author="T Londhe, Vinod (Contractor)" w:date="2022-07-09T13:45:00Z">
              <w:rPr>
                <w:sz w:val="22"/>
              </w:rPr>
            </w:rPrChange>
          </w:rPr>
          <w:delText xml:space="preserve">This </w:delText>
        </w:r>
        <w:r w:rsidRPr="005A1BAA" w:rsidDel="00D26E41">
          <w:rPr>
            <w:color w:val="FF0000"/>
            <w:sz w:val="22"/>
            <w:rPrChange w:id="683" w:author="T Londhe, Vinod (Contractor)" w:date="2022-07-09T13:45:00Z">
              <w:rPr>
                <w:sz w:val="22"/>
              </w:rPr>
            </w:rPrChange>
          </w:rPr>
          <w:delText>device</w:delText>
        </w:r>
        <w:r w:rsidR="00446FC2" w:rsidRPr="005A1BAA" w:rsidDel="00D26E41">
          <w:rPr>
            <w:color w:val="FF0000"/>
            <w:sz w:val="22"/>
            <w:rPrChange w:id="684" w:author="T Londhe, Vinod (Contractor)" w:date="2022-07-09T13:45:00Z">
              <w:rPr>
                <w:sz w:val="22"/>
              </w:rPr>
            </w:rPrChange>
          </w:rPr>
          <w:delText xml:space="preserve"> will not allow </w:delText>
        </w:r>
        <w:r w:rsidR="00BA4461" w:rsidRPr="005A1BAA" w:rsidDel="00D26E41">
          <w:rPr>
            <w:color w:val="FF0000"/>
            <w:sz w:val="22"/>
            <w:rPrChange w:id="685" w:author="T Londhe, Vinod (Contractor)" w:date="2022-07-09T13:45:00Z">
              <w:rPr>
                <w:sz w:val="22"/>
              </w:rPr>
            </w:rPrChange>
          </w:rPr>
          <w:delText xml:space="preserve">the </w:delText>
        </w:r>
        <w:r w:rsidR="00446FC2" w:rsidRPr="005A1BAA" w:rsidDel="00D26E41">
          <w:rPr>
            <w:color w:val="FF0000"/>
            <w:sz w:val="22"/>
            <w:rPrChange w:id="686" w:author="T Londhe, Vinod (Contractor)" w:date="2022-07-09T13:45:00Z">
              <w:rPr>
                <w:sz w:val="22"/>
              </w:rPr>
            </w:rPrChange>
          </w:rPr>
          <w:delText>user to transfer the patient</w:delText>
        </w:r>
        <w:r w:rsidR="00BA4461" w:rsidRPr="005A1BAA" w:rsidDel="00D26E41">
          <w:rPr>
            <w:color w:val="FF0000"/>
            <w:sz w:val="22"/>
            <w:rPrChange w:id="687" w:author="T Londhe, Vinod (Contractor)" w:date="2022-07-09T13:45:00Z">
              <w:rPr>
                <w:sz w:val="22"/>
              </w:rPr>
            </w:rPrChange>
          </w:rPr>
          <w:delText>’s</w:delText>
        </w:r>
        <w:r w:rsidR="00446FC2" w:rsidRPr="005A1BAA" w:rsidDel="00D26E41">
          <w:rPr>
            <w:color w:val="FF0000"/>
            <w:sz w:val="22"/>
            <w:rPrChange w:id="688" w:author="T Londhe, Vinod (Contractor)" w:date="2022-07-09T13:45:00Z">
              <w:rPr>
                <w:sz w:val="22"/>
              </w:rPr>
            </w:rPrChange>
          </w:rPr>
          <w:delText xml:space="preserve"> data to any other external or connected system </w:delText>
        </w:r>
        <w:r w:rsidR="00BA4461" w:rsidRPr="005A1BAA" w:rsidDel="00D26E41">
          <w:rPr>
            <w:color w:val="FF0000"/>
            <w:sz w:val="22"/>
            <w:rPrChange w:id="689" w:author="T Londhe, Vinod (Contractor)" w:date="2022-07-09T13:45:00Z">
              <w:rPr>
                <w:sz w:val="22"/>
              </w:rPr>
            </w:rPrChange>
          </w:rPr>
          <w:delText>for further processing</w:delText>
        </w:r>
        <w:r w:rsidR="00446FC2" w:rsidRPr="005A1BAA" w:rsidDel="00D26E41">
          <w:rPr>
            <w:color w:val="FF0000"/>
            <w:sz w:val="22"/>
            <w:rPrChange w:id="690" w:author="T Londhe, Vinod (Contractor)" w:date="2022-07-09T13:45:00Z">
              <w:rPr>
                <w:sz w:val="22"/>
              </w:rPr>
            </w:rPrChange>
          </w:rPr>
          <w:delText xml:space="preserve">. </w:delText>
        </w:r>
        <w:r w:rsidR="00397208" w:rsidRPr="005A1BAA" w:rsidDel="00D26E41">
          <w:rPr>
            <w:color w:val="FF0000"/>
            <w:sz w:val="22"/>
            <w:rPrChange w:id="691" w:author="T Londhe, Vinod (Contractor)" w:date="2022-07-09T13:45:00Z">
              <w:rPr>
                <w:sz w:val="22"/>
              </w:rPr>
            </w:rPrChange>
          </w:rPr>
          <w:delText>The</w:delText>
        </w:r>
        <w:r w:rsidR="00446FC2" w:rsidRPr="005A1BAA" w:rsidDel="00D26E41">
          <w:rPr>
            <w:color w:val="FF0000"/>
            <w:sz w:val="22"/>
            <w:rPrChange w:id="692" w:author="T Londhe, Vinod (Contractor)" w:date="2022-07-09T13:45:00Z">
              <w:rPr>
                <w:sz w:val="22"/>
              </w:rPr>
            </w:rPrChange>
          </w:rPr>
          <w:delText xml:space="preserve"> pa</w:delText>
        </w:r>
        <w:r w:rsidR="002849CB" w:rsidRPr="005A1BAA" w:rsidDel="00D26E41">
          <w:rPr>
            <w:color w:val="FF0000"/>
            <w:sz w:val="22"/>
            <w:rPrChange w:id="693" w:author="T Londhe, Vinod (Contractor)" w:date="2022-07-09T13:45:00Z">
              <w:rPr>
                <w:sz w:val="22"/>
              </w:rPr>
            </w:rPrChange>
          </w:rPr>
          <w:delText xml:space="preserve">tient data </w:delText>
        </w:r>
        <w:r w:rsidR="00BA4461" w:rsidRPr="005A1BAA" w:rsidDel="00D26E41">
          <w:rPr>
            <w:color w:val="FF0000"/>
            <w:sz w:val="22"/>
            <w:rPrChange w:id="694" w:author="T Londhe, Vinod (Contractor)" w:date="2022-07-09T13:45:00Z">
              <w:rPr>
                <w:sz w:val="22"/>
              </w:rPr>
            </w:rPrChange>
          </w:rPr>
          <w:delText xml:space="preserve">is </w:delText>
        </w:r>
      </w:del>
      <w:del w:id="695" w:author="Sai Praneetha Bhaskaruni" w:date="2022-07-08T14:13:00Z">
        <w:r w:rsidR="002849CB" w:rsidRPr="005A1BAA" w:rsidDel="00267278">
          <w:rPr>
            <w:color w:val="FF0000"/>
            <w:sz w:val="22"/>
            <w:rPrChange w:id="696" w:author="T Londhe, Vinod (Contractor)" w:date="2022-07-09T13:45:00Z">
              <w:rPr>
                <w:sz w:val="22"/>
              </w:rPr>
            </w:rPrChange>
          </w:rPr>
          <w:delText>encrypted</w:delText>
        </w:r>
      </w:del>
      <w:del w:id="697" w:author="Sai Praneetha Bhaskaruni" w:date="2022-07-08T14:16:00Z">
        <w:r w:rsidR="00446FC2" w:rsidRPr="005A1BAA" w:rsidDel="00D20A1F">
          <w:rPr>
            <w:color w:val="FF0000"/>
            <w:sz w:val="22"/>
            <w:rPrChange w:id="698" w:author="T Londhe, Vinod (Contractor)" w:date="2022-07-09T13:45:00Z">
              <w:rPr>
                <w:sz w:val="22"/>
              </w:rPr>
            </w:rPrChange>
          </w:rPr>
          <w:delText xml:space="preserve"> </w:delText>
        </w:r>
        <w:r w:rsidR="002849CB" w:rsidRPr="005A1BAA" w:rsidDel="00D20A1F">
          <w:rPr>
            <w:color w:val="FF0000"/>
            <w:sz w:val="22"/>
            <w:rPrChange w:id="699" w:author="T Londhe, Vinod (Contractor)" w:date="2022-07-09T13:45:00Z">
              <w:rPr>
                <w:sz w:val="22"/>
              </w:rPr>
            </w:rPrChange>
          </w:rPr>
          <w:delText>and</w:delText>
        </w:r>
      </w:del>
      <w:del w:id="700" w:author="Sai Praneetha Bhaskaruni" w:date="2022-07-12T15:41:00Z">
        <w:r w:rsidR="002849CB" w:rsidRPr="005A1BAA" w:rsidDel="00D26E41">
          <w:rPr>
            <w:color w:val="FF0000"/>
            <w:sz w:val="22"/>
            <w:rPrChange w:id="701" w:author="T Londhe, Vinod (Contractor)" w:date="2022-07-09T13:45:00Z">
              <w:rPr>
                <w:sz w:val="22"/>
              </w:rPr>
            </w:rPrChange>
          </w:rPr>
          <w:delText xml:space="preserve"> </w:delText>
        </w:r>
        <w:r w:rsidR="00446FC2" w:rsidRPr="005A1BAA" w:rsidDel="00D26E41">
          <w:rPr>
            <w:color w:val="FF0000"/>
            <w:sz w:val="22"/>
            <w:rPrChange w:id="702" w:author="T Londhe, Vinod (Contractor)" w:date="2022-07-09T13:45:00Z">
              <w:rPr>
                <w:sz w:val="22"/>
              </w:rPr>
            </w:rPrChange>
          </w:rPr>
          <w:delText>stored locally</w:delText>
        </w:r>
        <w:r w:rsidR="002849CB" w:rsidRPr="005A1BAA" w:rsidDel="00D26E41">
          <w:rPr>
            <w:color w:val="FF0000"/>
            <w:sz w:val="22"/>
            <w:rPrChange w:id="703" w:author="T Londhe, Vinod (Contractor)" w:date="2022-07-09T13:45:00Z">
              <w:rPr>
                <w:sz w:val="22"/>
              </w:rPr>
            </w:rPrChange>
          </w:rPr>
          <w:delText xml:space="preserve"> </w:delText>
        </w:r>
      </w:del>
      <w:del w:id="704" w:author="Sai Praneetha Bhaskaruni" w:date="2022-03-25T14:58:00Z">
        <w:r w:rsidR="002849CB" w:rsidRPr="005A1BAA" w:rsidDel="00656013">
          <w:rPr>
            <w:color w:val="FF0000"/>
            <w:sz w:val="22"/>
            <w:rPrChange w:id="705" w:author="T Londhe, Vinod (Contractor)" w:date="2022-07-09T13:45:00Z">
              <w:rPr>
                <w:sz w:val="22"/>
              </w:rPr>
            </w:rPrChange>
          </w:rPr>
          <w:delText xml:space="preserve">and </w:delText>
        </w:r>
      </w:del>
      <w:del w:id="706" w:author="Sai Praneetha Bhaskaruni" w:date="2022-07-12T15:41:00Z">
        <w:r w:rsidR="00BA4461" w:rsidRPr="005A1BAA" w:rsidDel="00D26E41">
          <w:rPr>
            <w:color w:val="FF0000"/>
            <w:sz w:val="22"/>
            <w:rPrChange w:id="707" w:author="T Londhe, Vinod (Contractor)" w:date="2022-07-09T13:45:00Z">
              <w:rPr>
                <w:sz w:val="22"/>
              </w:rPr>
            </w:rPrChange>
          </w:rPr>
          <w:delText xml:space="preserve">on the </w:delText>
        </w:r>
        <w:r w:rsidR="002849CB" w:rsidRPr="005A1BAA" w:rsidDel="00D26E41">
          <w:rPr>
            <w:color w:val="FF0000"/>
            <w:sz w:val="22"/>
            <w:rPrChange w:id="708" w:author="T Londhe, Vinod (Contractor)" w:date="2022-07-09T13:45:00Z">
              <w:rPr>
                <w:sz w:val="22"/>
              </w:rPr>
            </w:rPrChange>
          </w:rPr>
          <w:delText>cloud</w:delText>
        </w:r>
      </w:del>
      <w:del w:id="709" w:author="Sai Praneetha Bhaskaruni" w:date="2022-03-25T14:58:00Z">
        <w:r w:rsidR="002849CB" w:rsidRPr="005A1BAA" w:rsidDel="008E40B8">
          <w:rPr>
            <w:color w:val="FF0000"/>
            <w:sz w:val="22"/>
            <w:rPrChange w:id="710" w:author="T Londhe, Vinod (Contractor)" w:date="2022-07-09T13:45:00Z">
              <w:rPr>
                <w:sz w:val="22"/>
              </w:rPr>
            </w:rPrChange>
          </w:rPr>
          <w:delText xml:space="preserve"> under the p</w:delText>
        </w:r>
        <w:r w:rsidR="00397208" w:rsidRPr="005A1BAA" w:rsidDel="008E40B8">
          <w:rPr>
            <w:color w:val="FF0000"/>
            <w:sz w:val="22"/>
            <w:rPrChange w:id="711" w:author="T Londhe, Vinod (Contractor)" w:date="2022-07-09T13:45:00Z">
              <w:rPr>
                <w:sz w:val="22"/>
              </w:rPr>
            </w:rPrChange>
          </w:rPr>
          <w:delText>articular logged user</w:delText>
        </w:r>
        <w:r w:rsidR="002849CB" w:rsidRPr="005A1BAA" w:rsidDel="008E40B8">
          <w:rPr>
            <w:color w:val="FF0000"/>
            <w:sz w:val="22"/>
            <w:rPrChange w:id="712" w:author="T Londhe, Vinod (Contractor)" w:date="2022-07-09T13:45:00Z">
              <w:rPr>
                <w:sz w:val="22"/>
              </w:rPr>
            </w:rPrChange>
          </w:rPr>
          <w:delText xml:space="preserve"> hospital entity</w:delText>
        </w:r>
      </w:del>
      <w:del w:id="713" w:author="Sai Praneetha Bhaskaruni" w:date="2022-07-12T15:41:00Z">
        <w:r w:rsidR="00446FC2" w:rsidRPr="005A1BAA" w:rsidDel="00D26E41">
          <w:rPr>
            <w:color w:val="FF0000"/>
            <w:sz w:val="22"/>
            <w:rPrChange w:id="714" w:author="T Londhe, Vinod (Contractor)" w:date="2022-07-09T13:45:00Z">
              <w:rPr>
                <w:sz w:val="22"/>
              </w:rPr>
            </w:rPrChange>
          </w:rPr>
          <w:delText>.</w:delText>
        </w:r>
      </w:del>
    </w:p>
    <w:p w14:paraId="5953CFB4" w14:textId="77777777" w:rsidR="00850204" w:rsidRPr="00180992" w:rsidRDefault="00850204">
      <w:pPr>
        <w:spacing w:after="0"/>
        <w:ind w:left="720" w:right="113" w:firstLine="0"/>
        <w:pPrChange w:id="715" w:author="Sai Praneetha Bhaskaruni" w:date="2022-07-12T15:41:00Z">
          <w:pPr>
            <w:spacing w:after="0"/>
            <w:ind w:left="730" w:right="113"/>
          </w:pPr>
        </w:pPrChange>
      </w:pPr>
    </w:p>
    <w:p w14:paraId="7F541729" w14:textId="6C98A03E" w:rsidR="00B11510" w:rsidRDefault="00446FC2" w:rsidP="00487281">
      <w:pPr>
        <w:pStyle w:val="Heading2"/>
        <w:shd w:val="clear" w:color="auto" w:fill="auto"/>
        <w:spacing w:after="0"/>
        <w:ind w:left="730"/>
        <w:rPr>
          <w:sz w:val="36"/>
        </w:rPr>
      </w:pPr>
      <w:bookmarkStart w:id="716" w:name="_Toc109674961"/>
      <w:r w:rsidRPr="00180992">
        <w:rPr>
          <w:color w:val="FCC566"/>
          <w:sz w:val="40"/>
        </w:rPr>
        <w:t xml:space="preserve">3.5 </w:t>
      </w:r>
      <w:r w:rsidRPr="00180992">
        <w:rPr>
          <w:sz w:val="36"/>
        </w:rPr>
        <w:t>System Security Context and Intended Environment</w:t>
      </w:r>
      <w:bookmarkEnd w:id="716"/>
    </w:p>
    <w:p w14:paraId="6E50D607" w14:textId="2E2FC3DA" w:rsidR="00476ACE" w:rsidRDefault="00476ACE" w:rsidP="00476ACE"/>
    <w:p w14:paraId="79795F07" w14:textId="403F91C5" w:rsidR="00476ACE" w:rsidRDefault="00476ACE" w:rsidP="00476ACE"/>
    <w:p w14:paraId="61C800B7" w14:textId="50D057A1" w:rsidR="00476ACE" w:rsidRDefault="00476ACE" w:rsidP="00476ACE"/>
    <w:p w14:paraId="63BE8B96" w14:textId="1FFDDA01" w:rsidR="00476ACE" w:rsidRDefault="00476ACE" w:rsidP="00476ACE"/>
    <w:p w14:paraId="68A10A0A" w14:textId="050B0BE3" w:rsidR="00476ACE" w:rsidRDefault="00476ACE" w:rsidP="00476ACE"/>
    <w:p w14:paraId="13D3A64F" w14:textId="399FE9EF" w:rsidR="00476ACE" w:rsidRDefault="00476ACE" w:rsidP="00476ACE"/>
    <w:p w14:paraId="46DE495F" w14:textId="58B1894B" w:rsidR="00476ACE" w:rsidRDefault="00476ACE" w:rsidP="00476ACE"/>
    <w:p w14:paraId="2DECDC89" w14:textId="72D548E3" w:rsidR="00476ACE" w:rsidRDefault="00476ACE" w:rsidP="00476ACE"/>
    <w:p w14:paraId="7B5A137D" w14:textId="77777777" w:rsidR="00476ACE" w:rsidRPr="00476ACE" w:rsidRDefault="00476ACE" w:rsidP="00476ACE"/>
    <w:p w14:paraId="7E957B7C" w14:textId="77777777" w:rsidR="006778CE" w:rsidRDefault="006778CE" w:rsidP="00487281">
      <w:pPr>
        <w:spacing w:after="0" w:line="265" w:lineRule="auto"/>
        <w:ind w:left="720"/>
        <w:jc w:val="center"/>
        <w:rPr>
          <w:i/>
          <w:sz w:val="12"/>
        </w:rPr>
      </w:pPr>
    </w:p>
    <w:p w14:paraId="47AF4094" w14:textId="0E66CE0A" w:rsidR="00850204" w:rsidRPr="00180992" w:rsidRDefault="00800C34" w:rsidP="00487281">
      <w:pPr>
        <w:spacing w:after="0" w:line="265" w:lineRule="auto"/>
        <w:ind w:left="720"/>
        <w:jc w:val="center"/>
        <w:rPr>
          <w:i/>
          <w:sz w:val="12"/>
        </w:rPr>
      </w:pPr>
      <w:ins w:id="717" w:author="T Londhe, Vinod (Contractor)" w:date="2022-07-09T13:48:00Z">
        <w:del w:id="718" w:author="Sai Praneetha Bhaskaruni" w:date="2022-07-12T13:47:00Z">
          <w:r w:rsidDel="00A22A57">
            <w:rPr>
              <w:i/>
              <w:noProof/>
              <w:sz w:val="12"/>
            </w:rPr>
            <w:lastRenderedPageBreak/>
            <mc:AlternateContent>
              <mc:Choice Requires="wps">
                <w:drawing>
                  <wp:anchor distT="0" distB="0" distL="114300" distR="114300" simplePos="0" relativeHeight="251661824" behindDoc="0" locked="0" layoutInCell="1" allowOverlap="1" wp14:anchorId="6DBB1CFF" wp14:editId="18FB128D">
                    <wp:simplePos x="0" y="0"/>
                    <wp:positionH relativeFrom="column">
                      <wp:posOffset>1034415</wp:posOffset>
                    </wp:positionH>
                    <wp:positionV relativeFrom="paragraph">
                      <wp:posOffset>78105</wp:posOffset>
                    </wp:positionV>
                    <wp:extent cx="5021580" cy="2697480"/>
                    <wp:effectExtent l="19050" t="19050" r="26670" b="26670"/>
                    <wp:wrapNone/>
                    <wp:docPr id="2" name="Straight Connector 2"/>
                    <wp:cNvGraphicFramePr/>
                    <a:graphic xmlns:a="http://schemas.openxmlformats.org/drawingml/2006/main">
                      <a:graphicData uri="http://schemas.microsoft.com/office/word/2010/wordprocessingShape">
                        <wps:wsp>
                          <wps:cNvCnPr/>
                          <wps:spPr>
                            <a:xfrm flipV="1">
                              <a:off x="0" y="0"/>
                              <a:ext cx="5021580" cy="26974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DD90A" id="Straight Connector 2"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81.45pt,6.15pt" to="476.85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" strokecolor="red" strokeweight="3pt">
                    <v:stroke joinstyle="miter"/>
                  </v:line>
                </w:pict>
              </mc:Fallback>
            </mc:AlternateContent>
          </w:r>
        </w:del>
      </w:ins>
      <w:del w:id="719" w:author="Sai Praneetha Bhaskaruni" w:date="2022-07-12T13:46:00Z">
        <w:r w:rsidR="00850204" w:rsidRPr="00180992" w:rsidDel="000100F8">
          <w:rPr>
            <w:i/>
            <w:noProof/>
            <w:sz w:val="12"/>
          </w:rPr>
          <w:drawing>
            <wp:inline distT="0" distB="0" distL="0" distR="0" wp14:anchorId="285AF063" wp14:editId="543B23D2">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794" cy="3241479"/>
                      </a:xfrm>
                      <a:prstGeom prst="rect">
                        <a:avLst/>
                      </a:prstGeom>
                    </pic:spPr>
                  </pic:pic>
                </a:graphicData>
              </a:graphic>
            </wp:inline>
          </w:drawing>
        </w:r>
      </w:del>
    </w:p>
    <w:p w14:paraId="294D4369" w14:textId="64440D1D" w:rsidR="00B11510" w:rsidRPr="00180992" w:rsidDel="000100F8" w:rsidRDefault="00446FC2" w:rsidP="00487281">
      <w:pPr>
        <w:spacing w:after="0" w:line="265" w:lineRule="auto"/>
        <w:ind w:left="720"/>
        <w:jc w:val="center"/>
        <w:rPr>
          <w:moveFrom w:id="720" w:author="Sai Praneetha Bhaskaruni" w:date="2022-07-12T13:47:00Z"/>
        </w:rPr>
      </w:pPr>
      <w:moveFromRangeStart w:id="721" w:author="Sai Praneetha Bhaskaruni" w:date="2022-07-12T13:47:00Z" w:name="move108526041"/>
      <w:moveFrom w:id="722" w:author="Sai Praneetha Bhaskaruni" w:date="2022-07-12T13:47:00Z">
        <w:r w:rsidRPr="00180992" w:rsidDel="000100F8">
          <w:rPr>
            <w:i/>
            <w:sz w:val="12"/>
          </w:rPr>
          <w:t>Figure 1: System Security</w:t>
        </w:r>
      </w:moveFrom>
    </w:p>
    <w:moveFromRangeEnd w:id="721"/>
    <w:p w14:paraId="141FDE3A" w14:textId="04999A4D" w:rsidR="00BC7807" w:rsidRDefault="00BC7807" w:rsidP="00487281">
      <w:pPr>
        <w:ind w:left="750" w:right="113"/>
        <w:rPr>
          <w:ins w:id="723" w:author="T Londhe, Vinod (Contractor)" w:date="2022-07-09T13:47:00Z"/>
        </w:rPr>
      </w:pPr>
    </w:p>
    <w:p w14:paraId="13C12DCE" w14:textId="6A8D385B" w:rsidR="00F427CF" w:rsidRDefault="00F427CF" w:rsidP="00487281">
      <w:pPr>
        <w:ind w:left="750" w:right="113"/>
        <w:rPr>
          <w:ins w:id="724" w:author="T Londhe, Vinod (Contractor)" w:date="2022-07-09T13:47:00Z"/>
        </w:rPr>
      </w:pPr>
    </w:p>
    <w:p w14:paraId="46B7F890" w14:textId="21B809DF" w:rsidR="00F427CF" w:rsidRDefault="00F427CF" w:rsidP="00487281">
      <w:pPr>
        <w:ind w:left="750" w:right="113"/>
        <w:rPr>
          <w:ins w:id="725" w:author="Sai Praneetha Bhaskaruni" w:date="2022-07-12T13:47:00Z"/>
        </w:rPr>
      </w:pPr>
      <w:ins w:id="726" w:author="T Londhe, Vinod (Contractor)" w:date="2022-07-09T13:47:00Z">
        <w:r>
          <w:rPr>
            <w:noProof/>
          </w:rPr>
          <w:drawing>
            <wp:inline distT="0" distB="0" distL="0" distR="0" wp14:anchorId="4934DF6E" wp14:editId="0C6C6863">
              <wp:extent cx="5830711" cy="3242694"/>
              <wp:effectExtent l="0" t="0" r="0" b="0"/>
              <wp:docPr id="67" name="Picture 6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imeline&#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r="45869" b="46501"/>
                      <a:stretch/>
                    </pic:blipFill>
                    <pic:spPr bwMode="auto">
                      <a:xfrm>
                        <a:off x="0" y="0"/>
                        <a:ext cx="5845601" cy="3250975"/>
                      </a:xfrm>
                      <a:prstGeom prst="rect">
                        <a:avLst/>
                      </a:prstGeom>
                      <a:noFill/>
                      <a:ln>
                        <a:noFill/>
                      </a:ln>
                      <a:extLst>
                        <a:ext uri="{53640926-AAD7-44D8-BBD7-CCE9431645EC}">
                          <a14:shadowObscured xmlns:a14="http://schemas.microsoft.com/office/drawing/2010/main"/>
                        </a:ext>
                      </a:extLst>
                    </pic:spPr>
                  </pic:pic>
                </a:graphicData>
              </a:graphic>
            </wp:inline>
          </w:drawing>
        </w:r>
      </w:ins>
    </w:p>
    <w:p w14:paraId="669494BF" w14:textId="77777777" w:rsidR="000100F8" w:rsidRPr="00180992" w:rsidRDefault="000100F8" w:rsidP="000100F8">
      <w:pPr>
        <w:spacing w:after="0" w:line="265" w:lineRule="auto"/>
        <w:ind w:left="720"/>
        <w:jc w:val="center"/>
        <w:rPr>
          <w:moveTo w:id="727" w:author="Sai Praneetha Bhaskaruni" w:date="2022-07-12T13:47:00Z"/>
        </w:rPr>
      </w:pPr>
      <w:moveToRangeStart w:id="728" w:author="Sai Praneetha Bhaskaruni" w:date="2022-07-12T13:47:00Z" w:name="move108526041"/>
      <w:moveTo w:id="729" w:author="Sai Praneetha Bhaskaruni" w:date="2022-07-12T13:47:00Z">
        <w:r w:rsidRPr="00180992">
          <w:rPr>
            <w:i/>
            <w:sz w:val="12"/>
          </w:rPr>
          <w:t>Figure 1: System Security</w:t>
        </w:r>
      </w:moveTo>
    </w:p>
    <w:moveToRangeEnd w:id="728"/>
    <w:p w14:paraId="2C5F7EEA" w14:textId="77777777" w:rsidR="000100F8" w:rsidRDefault="000100F8" w:rsidP="00487281">
      <w:pPr>
        <w:ind w:left="750" w:right="113"/>
        <w:rPr>
          <w:ins w:id="730" w:author="T Londhe, Vinod (Contractor)" w:date="2022-07-09T13:47:00Z"/>
        </w:rPr>
      </w:pPr>
    </w:p>
    <w:p w14:paraId="74DF676A" w14:textId="77777777" w:rsidR="00F427CF" w:rsidRPr="00180992" w:rsidRDefault="00F427CF" w:rsidP="00487281">
      <w:pPr>
        <w:ind w:left="750" w:right="113"/>
      </w:pPr>
    </w:p>
    <w:p w14:paraId="259D0AB3" w14:textId="5D42AD49" w:rsidR="00B11510" w:rsidRPr="0005228E" w:rsidRDefault="00446FC2" w:rsidP="00487281">
      <w:pPr>
        <w:ind w:left="750" w:right="113"/>
        <w:rPr>
          <w:sz w:val="22"/>
        </w:rPr>
      </w:pPr>
      <w:r w:rsidRPr="0005228E">
        <w:rPr>
          <w:sz w:val="22"/>
        </w:rPr>
        <w:t xml:space="preserve">While there is specific requirement for </w:t>
      </w:r>
      <w:r w:rsidR="00057E9B">
        <w:rPr>
          <w:sz w:val="22"/>
        </w:rPr>
        <w:t>SmartMedic</w:t>
      </w:r>
      <w:r w:rsidR="00C560D4" w:rsidRPr="0005228E">
        <w:rPr>
          <w:sz w:val="22"/>
        </w:rPr>
        <w:t xml:space="preserve"> </w:t>
      </w:r>
      <w:r w:rsidR="005544C5">
        <w:rPr>
          <w:sz w:val="22"/>
        </w:rPr>
        <w:t>solution</w:t>
      </w:r>
      <w:r w:rsidRPr="0005228E">
        <w:rPr>
          <w:sz w:val="22"/>
        </w:rPr>
        <w:t xml:space="preserve"> to </w:t>
      </w:r>
      <w:r w:rsidR="00CD7EB0">
        <w:rPr>
          <w:sz w:val="22"/>
        </w:rPr>
        <w:t>have</w:t>
      </w:r>
      <w:r w:rsidR="00CD7EB0" w:rsidRPr="0005228E">
        <w:rPr>
          <w:sz w:val="22"/>
        </w:rPr>
        <w:t xml:space="preserve"> </w:t>
      </w:r>
      <w:r w:rsidRPr="0005228E">
        <w:rPr>
          <w:sz w:val="22"/>
        </w:rPr>
        <w:t xml:space="preserve">a usual </w:t>
      </w:r>
      <w:r w:rsidR="00251099" w:rsidRPr="0005228E">
        <w:rPr>
          <w:sz w:val="22"/>
        </w:rPr>
        <w:t>good network security and communication tools</w:t>
      </w:r>
      <w:r w:rsidRPr="0005228E">
        <w:rPr>
          <w:sz w:val="22"/>
        </w:rPr>
        <w:t xml:space="preserve"> environment, however Stryker recommends the user to follow the best practice</w:t>
      </w:r>
      <w:r w:rsidR="00CD7EB0">
        <w:rPr>
          <w:sz w:val="22"/>
        </w:rPr>
        <w:t>d</w:t>
      </w:r>
      <w:r w:rsidRPr="0005228E">
        <w:rPr>
          <w:sz w:val="22"/>
        </w:rPr>
        <w:t xml:space="preserve"> security standards in order to run the </w:t>
      </w:r>
      <w:r w:rsidR="00A63DA5">
        <w:rPr>
          <w:sz w:val="22"/>
        </w:rPr>
        <w:t>SmartMedic solution</w:t>
      </w:r>
      <w:r w:rsidRPr="0005228E">
        <w:rPr>
          <w:sz w:val="22"/>
        </w:rPr>
        <w:t xml:space="preserve"> in a safe and secure environment as follows:</w:t>
      </w:r>
    </w:p>
    <w:p w14:paraId="14B02E47" w14:textId="2BB255BB" w:rsidR="00B11510" w:rsidRPr="0005228E" w:rsidRDefault="00446FC2" w:rsidP="00487281">
      <w:pPr>
        <w:spacing w:after="300"/>
        <w:ind w:left="750" w:right="113"/>
        <w:rPr>
          <w:sz w:val="22"/>
        </w:rPr>
      </w:pPr>
      <w:r w:rsidRPr="0005228E">
        <w:rPr>
          <w:sz w:val="22"/>
        </w:rPr>
        <w:lastRenderedPageBreak/>
        <w:t>Devices operating in the intended use environment should consider that their IT infrastructure must follow different risk management approaches associated with their networks.</w:t>
      </w:r>
      <w:r w:rsidR="0051482E">
        <w:rPr>
          <w:sz w:val="22"/>
        </w:rPr>
        <w:t xml:space="preserve"> Some recommendations are</w:t>
      </w:r>
      <w:r w:rsidRPr="0005228E">
        <w:rPr>
          <w:sz w:val="22"/>
        </w:rPr>
        <w:t>:</w:t>
      </w:r>
    </w:p>
    <w:p w14:paraId="45EC0494" w14:textId="7D4A0255" w:rsidR="00B11510" w:rsidRPr="0005228E" w:rsidRDefault="00446FC2" w:rsidP="00EE6850">
      <w:pPr>
        <w:pStyle w:val="ListParagraph"/>
        <w:numPr>
          <w:ilvl w:val="0"/>
          <w:numId w:val="2"/>
        </w:numPr>
        <w:ind w:left="1450"/>
        <w:rPr>
          <w:sz w:val="22"/>
        </w:rPr>
      </w:pPr>
      <w:r w:rsidRPr="0005228E">
        <w:rPr>
          <w:sz w:val="22"/>
        </w:rPr>
        <w:t xml:space="preserve">Good physical security to prevent unauthorized physical access to </w:t>
      </w:r>
      <w:r w:rsidR="00057E9B">
        <w:rPr>
          <w:sz w:val="22"/>
        </w:rPr>
        <w:t>SmartMedic</w:t>
      </w:r>
      <w:r w:rsidR="00C560D4" w:rsidRPr="0005228E">
        <w:rPr>
          <w:sz w:val="22"/>
        </w:rPr>
        <w:t xml:space="preserve"> Device</w:t>
      </w:r>
      <w:del w:id="731" w:author="Sai Praneetha Bhaskaruni" w:date="2022-03-25T14:59:00Z">
        <w:r w:rsidRPr="0005228E" w:rsidDel="00D33319">
          <w:rPr>
            <w:sz w:val="22"/>
          </w:rPr>
          <w:delText xml:space="preserve"> application</w:delText>
        </w:r>
      </w:del>
      <w:r w:rsidRPr="0005228E">
        <w:rPr>
          <w:sz w:val="22"/>
        </w:rPr>
        <w:t>.</w:t>
      </w:r>
    </w:p>
    <w:p w14:paraId="0A7870BE" w14:textId="437A7C87" w:rsidR="00B11510" w:rsidRPr="0005228E" w:rsidRDefault="00446FC2" w:rsidP="00EE6850">
      <w:pPr>
        <w:pStyle w:val="ListParagraph"/>
        <w:numPr>
          <w:ilvl w:val="0"/>
          <w:numId w:val="2"/>
        </w:numPr>
        <w:ind w:left="1450"/>
        <w:rPr>
          <w:sz w:val="22"/>
        </w:rPr>
      </w:pPr>
      <w:r w:rsidRPr="0005228E">
        <w:rPr>
          <w:sz w:val="22"/>
        </w:rPr>
        <w:t xml:space="preserve">Access control measures to ensure only authenticated and authorized personnel are allowed access to network elements, stored information, </w:t>
      </w:r>
      <w:r w:rsidR="00875204" w:rsidRPr="0005228E">
        <w:rPr>
          <w:sz w:val="22"/>
        </w:rPr>
        <w:t>services,</w:t>
      </w:r>
      <w:r w:rsidRPr="0005228E">
        <w:rPr>
          <w:sz w:val="22"/>
        </w:rPr>
        <w:t xml:space="preserve"> and applications.</w:t>
      </w:r>
    </w:p>
    <w:p w14:paraId="4989EDBC" w14:textId="6500C852" w:rsidR="009E2145" w:rsidRPr="0005228E" w:rsidRDefault="0051482E" w:rsidP="00EE6850">
      <w:pPr>
        <w:pStyle w:val="ListParagraph"/>
        <w:numPr>
          <w:ilvl w:val="0"/>
          <w:numId w:val="2"/>
        </w:numPr>
        <w:ind w:left="1450"/>
        <w:rPr>
          <w:sz w:val="22"/>
        </w:rPr>
      </w:pPr>
      <w:r>
        <w:rPr>
          <w:sz w:val="22"/>
        </w:rPr>
        <w:t xml:space="preserve">Communication between </w:t>
      </w:r>
      <w:r w:rsidR="00397208">
        <w:rPr>
          <w:sz w:val="22"/>
        </w:rPr>
        <w:t xml:space="preserve">SmartMedic solution’s tablet and </w:t>
      </w:r>
      <w:del w:id="732" w:author="Sai Praneetha Bhaskaruni" w:date="2022-03-25T15:00:00Z">
        <w:r w:rsidDel="00E3549F">
          <w:rPr>
            <w:sz w:val="22"/>
          </w:rPr>
          <w:delText xml:space="preserve">SmartMedic </w:delText>
        </w:r>
        <w:r w:rsidDel="00973480">
          <w:rPr>
            <w:sz w:val="22"/>
          </w:rPr>
          <w:delText xml:space="preserve">application </w:delText>
        </w:r>
      </w:del>
      <w:ins w:id="733" w:author="Sai Praneetha Bhaskaruni" w:date="2022-03-25T15:00:00Z">
        <w:r w:rsidR="00973480">
          <w:rPr>
            <w:sz w:val="22"/>
          </w:rPr>
          <w:t xml:space="preserve">device </w:t>
        </w:r>
      </w:ins>
      <w:r w:rsidR="009E2145" w:rsidRPr="0005228E">
        <w:rPr>
          <w:sz w:val="22"/>
        </w:rPr>
        <w:t>should be in the</w:t>
      </w:r>
      <w:ins w:id="734" w:author="Sai Praneetha Bhaskaruni" w:date="2022-03-25T15:02:00Z">
        <w:r w:rsidR="006A7758">
          <w:rPr>
            <w:sz w:val="22"/>
          </w:rPr>
          <w:t xml:space="preserve"> </w:t>
        </w:r>
      </w:ins>
      <w:del w:id="735" w:author="Sai Praneetha Bhaskaruni" w:date="2022-03-25T15:02:00Z">
        <w:r w:rsidR="009E2145" w:rsidRPr="0005228E" w:rsidDel="006A7758">
          <w:rPr>
            <w:sz w:val="22"/>
          </w:rPr>
          <w:delText xml:space="preserve"> encrypted </w:delText>
        </w:r>
      </w:del>
      <w:r w:rsidR="009E2145" w:rsidRPr="0005228E">
        <w:rPr>
          <w:sz w:val="22"/>
        </w:rPr>
        <w:t>secure</w:t>
      </w:r>
      <w:ins w:id="736" w:author="Sai Praneetha Bhaskaruni" w:date="2022-03-25T15:02:00Z">
        <w:r w:rsidR="00211574">
          <w:rPr>
            <w:sz w:val="22"/>
          </w:rPr>
          <w:t xml:space="preserve"> </w:t>
        </w:r>
      </w:ins>
      <w:del w:id="737" w:author="Sai Praneetha Bhaskaruni" w:date="2022-03-25T15:02:00Z">
        <w:r w:rsidR="009E2145" w:rsidRPr="0005228E" w:rsidDel="006A7758">
          <w:rPr>
            <w:sz w:val="22"/>
          </w:rPr>
          <w:delText xml:space="preserve"> </w:delText>
        </w:r>
      </w:del>
      <w:r w:rsidR="009E2145" w:rsidRPr="0005228E">
        <w:rPr>
          <w:sz w:val="22"/>
        </w:rPr>
        <w:t>channel</w:t>
      </w:r>
      <w:ins w:id="738" w:author="Sai Praneetha Bhaskaruni" w:date="2022-03-25T15:03:00Z">
        <w:r w:rsidR="00211574">
          <w:rPr>
            <w:sz w:val="22"/>
          </w:rPr>
          <w:t xml:space="preserve"> interface</w:t>
        </w:r>
      </w:ins>
      <w:r w:rsidR="009E2145" w:rsidRPr="0005228E">
        <w:rPr>
          <w:sz w:val="22"/>
        </w:rPr>
        <w:t>.</w:t>
      </w:r>
    </w:p>
    <w:p w14:paraId="4B720E6D" w14:textId="77777777" w:rsidR="00B11510" w:rsidRPr="0005228E" w:rsidRDefault="00446FC2" w:rsidP="00EE6850">
      <w:pPr>
        <w:pStyle w:val="ListParagraph"/>
        <w:numPr>
          <w:ilvl w:val="0"/>
          <w:numId w:val="2"/>
        </w:numPr>
        <w:spacing w:after="48"/>
        <w:ind w:left="1450"/>
        <w:rPr>
          <w:sz w:val="22"/>
        </w:rPr>
      </w:pPr>
      <w:r w:rsidRPr="0005228E">
        <w:rPr>
          <w:sz w:val="22"/>
        </w:rPr>
        <w:t>General patch management practices that ensure timely security patch updates.</w:t>
      </w:r>
    </w:p>
    <w:p w14:paraId="2E3298BD" w14:textId="77777777" w:rsidR="009E2145" w:rsidRPr="0005228E" w:rsidRDefault="009E2145" w:rsidP="00EE6850">
      <w:pPr>
        <w:pStyle w:val="ListParagraph"/>
        <w:numPr>
          <w:ilvl w:val="0"/>
          <w:numId w:val="2"/>
        </w:numPr>
        <w:spacing w:after="48"/>
        <w:ind w:left="1450"/>
        <w:rPr>
          <w:sz w:val="22"/>
        </w:rPr>
      </w:pPr>
      <w:r w:rsidRPr="0005228E">
        <w:rPr>
          <w:sz w:val="22"/>
        </w:rPr>
        <w:t>Use the good network security and communication tools.</w:t>
      </w:r>
    </w:p>
    <w:p w14:paraId="661A5237" w14:textId="77777777" w:rsidR="00B11510" w:rsidRPr="0005228E" w:rsidRDefault="00446FC2" w:rsidP="00EE6850">
      <w:pPr>
        <w:pStyle w:val="ListParagraph"/>
        <w:numPr>
          <w:ilvl w:val="0"/>
          <w:numId w:val="2"/>
        </w:numPr>
        <w:ind w:left="1450"/>
        <w:rPr>
          <w:sz w:val="22"/>
        </w:rPr>
      </w:pPr>
      <w:r w:rsidRPr="0005228E">
        <w:rPr>
          <w:sz w:val="22"/>
        </w:rPr>
        <w:t>Security awareness training.</w:t>
      </w:r>
    </w:p>
    <w:p w14:paraId="7E2F59C6" w14:textId="2B995847" w:rsidR="000952F6" w:rsidRPr="00180992" w:rsidRDefault="00BC546B" w:rsidP="000952F6">
      <w:pPr>
        <w:pStyle w:val="Heading2"/>
        <w:shd w:val="clear" w:color="auto" w:fill="auto"/>
        <w:spacing w:before="240" w:after="0"/>
        <w:ind w:left="730"/>
      </w:pPr>
      <w:bookmarkStart w:id="739" w:name="_Toc109674962"/>
      <w:r>
        <w:rPr>
          <w:color w:val="FCC566"/>
          <w:sz w:val="40"/>
        </w:rPr>
        <w:t>3.6</w:t>
      </w:r>
      <w:r w:rsidR="000952F6" w:rsidRPr="00180992">
        <w:rPr>
          <w:color w:val="FFCC66"/>
          <w:sz w:val="40"/>
        </w:rPr>
        <w:t xml:space="preserve"> </w:t>
      </w:r>
      <w:r w:rsidR="000952F6">
        <w:rPr>
          <w:sz w:val="36"/>
        </w:rPr>
        <w:t>Smart</w:t>
      </w:r>
      <w:del w:id="740" w:author="Sai Praneetha Bhaskaruni" w:date="2022-07-08T17:19:00Z">
        <w:r w:rsidR="000952F6" w:rsidDel="00CE6745">
          <w:rPr>
            <w:sz w:val="36"/>
          </w:rPr>
          <w:delText xml:space="preserve"> </w:delText>
        </w:r>
      </w:del>
      <w:r w:rsidR="000952F6">
        <w:rPr>
          <w:sz w:val="36"/>
        </w:rPr>
        <w:t>Medic Solution</w:t>
      </w:r>
      <w:del w:id="741" w:author="Sai Praneetha Bhaskaruni" w:date="2022-03-25T15:03:00Z">
        <w:r w:rsidR="000952F6" w:rsidDel="008A2F16">
          <w:rPr>
            <w:sz w:val="36"/>
          </w:rPr>
          <w:delText>’s</w:delText>
        </w:r>
      </w:del>
      <w:r w:rsidR="000952F6">
        <w:rPr>
          <w:sz w:val="36"/>
        </w:rPr>
        <w:t xml:space="preserve"> Component</w:t>
      </w:r>
      <w:ins w:id="742" w:author="Sai Praneetha Bhaskaruni" w:date="2022-03-25T15:03:00Z">
        <w:r w:rsidR="008A2F16">
          <w:rPr>
            <w:sz w:val="36"/>
          </w:rPr>
          <w:t>s</w:t>
        </w:r>
      </w:ins>
      <w:bookmarkEnd w:id="739"/>
    </w:p>
    <w:p w14:paraId="72FDC974" w14:textId="0B862386" w:rsidR="000952F6" w:rsidRPr="00C11DBF" w:rsidRDefault="000952F6" w:rsidP="000952F6">
      <w:pPr>
        <w:shd w:val="clear" w:color="auto" w:fill="E7E6E6" w:themeFill="background2"/>
        <w:spacing w:after="0"/>
        <w:ind w:left="720" w:firstLine="0"/>
        <w:rPr>
          <w:b/>
          <w:sz w:val="22"/>
        </w:rPr>
      </w:pPr>
      <w:r w:rsidRPr="00C11DBF">
        <w:rPr>
          <w:b/>
          <w:sz w:val="22"/>
        </w:rPr>
        <w:t>SmartMedic Solution Component</w:t>
      </w:r>
      <w:ins w:id="743" w:author="Sai Praneetha Bhaskaruni" w:date="2022-03-25T15:03:00Z">
        <w:r w:rsidR="00830E48">
          <w:rPr>
            <w:b/>
            <w:sz w:val="22"/>
          </w:rPr>
          <w:t>s</w:t>
        </w:r>
      </w:ins>
      <w:r w:rsidRPr="00C11DBF">
        <w:rPr>
          <w:b/>
          <w:sz w:val="22"/>
        </w:rPr>
        <w:t>: Device</w:t>
      </w:r>
    </w:p>
    <w:p w14:paraId="4CB60D22" w14:textId="799BD4A7" w:rsidR="00FA2AD3" w:rsidRDefault="00FA2AD3" w:rsidP="00FA2AD3">
      <w:pPr>
        <w:spacing w:after="120"/>
        <w:ind w:left="720" w:firstLine="0"/>
        <w:rPr>
          <w:sz w:val="22"/>
        </w:rPr>
      </w:pPr>
      <w:ins w:id="744" w:author="Sai Praneetha Bhaskaruni" w:date="2022-07-12T15:32:00Z">
        <w:r>
          <w:rPr>
            <w:sz w:val="22"/>
          </w:rPr>
          <w:t>S</w:t>
        </w:r>
        <w:r w:rsidRPr="00420F77">
          <w:rPr>
            <w:sz w:val="22"/>
          </w:rPr>
          <w:t>martMedic device</w:t>
        </w:r>
        <w:r>
          <w:rPr>
            <w:sz w:val="22"/>
          </w:rPr>
          <w:t xml:space="preserve"> calculates the </w:t>
        </w:r>
      </w:ins>
      <w:r w:rsidR="00291FBD">
        <w:rPr>
          <w:sz w:val="22"/>
        </w:rPr>
        <w:t xml:space="preserve">data such as </w:t>
      </w:r>
      <w:ins w:id="745" w:author="Sai Praneetha Bhaskaruni" w:date="2022-07-12T15:32:00Z">
        <w:r>
          <w:rPr>
            <w:sz w:val="22"/>
          </w:rPr>
          <w:t>weight &amp; position</w:t>
        </w:r>
      </w:ins>
      <w:r w:rsidR="00AD292A">
        <w:rPr>
          <w:sz w:val="22"/>
        </w:rPr>
        <w:t xml:space="preserve"> with the help of sensors</w:t>
      </w:r>
      <w:ins w:id="746" w:author="Sai Praneetha Bhaskaruni" w:date="2022-07-12T15:32:00Z">
        <w:r>
          <w:rPr>
            <w:sz w:val="22"/>
          </w:rPr>
          <w:t>.</w:t>
        </w:r>
        <w:r w:rsidRPr="00420F77">
          <w:rPr>
            <w:sz w:val="22"/>
          </w:rPr>
          <w:t xml:space="preserve"> </w:t>
        </w:r>
        <w:r>
          <w:rPr>
            <w:sz w:val="22"/>
          </w:rPr>
          <w:t>T</w:t>
        </w:r>
        <w:r w:rsidRPr="00420F77">
          <w:rPr>
            <w:sz w:val="22"/>
          </w:rPr>
          <w:t>his</w:t>
        </w:r>
        <w:r>
          <w:rPr>
            <w:sz w:val="22"/>
          </w:rPr>
          <w:t xml:space="preserve"> device is also responsible to route the</w:t>
        </w:r>
        <w:r w:rsidRPr="00420F77">
          <w:rPr>
            <w:sz w:val="22"/>
          </w:rPr>
          <w:t xml:space="preserve"> data </w:t>
        </w:r>
        <w:r>
          <w:rPr>
            <w:sz w:val="22"/>
          </w:rPr>
          <w:t xml:space="preserve">to </w:t>
        </w:r>
        <w:r w:rsidRPr="00420F77">
          <w:rPr>
            <w:sz w:val="22"/>
          </w:rPr>
          <w:t>SmartMedic solution’s tablet</w:t>
        </w:r>
        <w:r>
          <w:rPr>
            <w:sz w:val="22"/>
          </w:rPr>
          <w:t xml:space="preserve"> after the calculation.</w:t>
        </w:r>
      </w:ins>
    </w:p>
    <w:p w14:paraId="0D266267" w14:textId="662C4DEB" w:rsidR="000952F6" w:rsidDel="00FA2AD3" w:rsidRDefault="000952F6" w:rsidP="000952F6">
      <w:pPr>
        <w:spacing w:after="120"/>
        <w:ind w:left="720" w:firstLine="0"/>
        <w:rPr>
          <w:del w:id="747" w:author="Sai Praneetha Bhaskaruni" w:date="2022-07-12T15:32:00Z"/>
          <w:sz w:val="22"/>
        </w:rPr>
      </w:pPr>
      <w:del w:id="748" w:author="Sai Praneetha Bhaskaruni" w:date="2022-07-12T15:32:00Z">
        <w:r w:rsidRPr="00420F77" w:rsidDel="00FA2AD3">
          <w:rPr>
            <w:sz w:val="22"/>
          </w:rPr>
          <w:delText>SmartMedic device</w:delText>
        </w:r>
      </w:del>
      <w:del w:id="749" w:author="Sai Praneetha Bhaskaruni" w:date="2022-03-25T15:03:00Z">
        <w:r w:rsidR="00CD7EB0" w:rsidDel="00036E19">
          <w:rPr>
            <w:sz w:val="22"/>
          </w:rPr>
          <w:delText>s</w:delText>
        </w:r>
      </w:del>
      <w:del w:id="750" w:author="Sai Praneetha Bhaskaruni" w:date="2022-07-12T15:32:00Z">
        <w:r w:rsidRPr="00420F77" w:rsidDel="00FA2AD3">
          <w:rPr>
            <w:sz w:val="22"/>
          </w:rPr>
          <w:delText xml:space="preserve"> </w:delText>
        </w:r>
        <w:r w:rsidDel="00FA2AD3">
          <w:rPr>
            <w:sz w:val="22"/>
          </w:rPr>
          <w:delText xml:space="preserve">consist of the sensors that </w:delText>
        </w:r>
        <w:r w:rsidR="00CD7EB0" w:rsidDel="00FA2AD3">
          <w:rPr>
            <w:sz w:val="22"/>
          </w:rPr>
          <w:delText xml:space="preserve">are </w:delText>
        </w:r>
        <w:r w:rsidRPr="00420F77" w:rsidDel="00FA2AD3">
          <w:rPr>
            <w:sz w:val="22"/>
          </w:rPr>
          <w:delText xml:space="preserve">used to </w:delText>
        </w:r>
        <w:r w:rsidR="00AA3C1A" w:rsidDel="00FA2AD3">
          <w:rPr>
            <w:sz w:val="22"/>
          </w:rPr>
          <w:delText xml:space="preserve">retrieve </w:delText>
        </w:r>
        <w:r w:rsidR="00AA3C1A" w:rsidRPr="00420F77" w:rsidDel="00FA2AD3">
          <w:rPr>
            <w:sz w:val="22"/>
          </w:rPr>
          <w:delText>the</w:delText>
        </w:r>
        <w:r w:rsidRPr="00420F77" w:rsidDel="00FA2AD3">
          <w:rPr>
            <w:sz w:val="22"/>
          </w:rPr>
          <w:delText xml:space="preserve"> health </w:delText>
        </w:r>
        <w:r w:rsidRPr="00E35E69" w:rsidDel="00FA2AD3">
          <w:rPr>
            <w:color w:val="FF0000"/>
            <w:sz w:val="22"/>
            <w:rPrChange w:id="751" w:author="T Londhe, Vinod (Contractor)" w:date="2022-07-09T13:50:00Z">
              <w:rPr>
                <w:sz w:val="22"/>
              </w:rPr>
            </w:rPrChange>
          </w:rPr>
          <w:delText>vita</w:delText>
        </w:r>
        <w:r w:rsidR="00AA3C1A" w:rsidRPr="00E35E69" w:rsidDel="00FA2AD3">
          <w:rPr>
            <w:color w:val="FF0000"/>
            <w:sz w:val="22"/>
            <w:rPrChange w:id="752" w:author="T Londhe, Vinod (Contractor)" w:date="2022-07-09T13:50:00Z">
              <w:rPr>
                <w:sz w:val="22"/>
              </w:rPr>
            </w:rPrChange>
          </w:rPr>
          <w:delText xml:space="preserve">l data </w:delText>
        </w:r>
        <w:r w:rsidR="00AA3C1A" w:rsidDel="00FA2AD3">
          <w:rPr>
            <w:sz w:val="22"/>
          </w:rPr>
          <w:delText xml:space="preserve">such as weight, </w:delText>
        </w:r>
        <w:commentRangeStart w:id="753"/>
        <w:r w:rsidR="00AA3C1A" w:rsidDel="00FA2AD3">
          <w:rPr>
            <w:sz w:val="22"/>
          </w:rPr>
          <w:delText>position</w:delText>
        </w:r>
        <w:commentRangeEnd w:id="753"/>
        <w:r w:rsidR="00E35E69" w:rsidDel="00FA2AD3">
          <w:rPr>
            <w:rStyle w:val="CommentReference"/>
          </w:rPr>
          <w:commentReference w:id="753"/>
        </w:r>
      </w:del>
      <w:del w:id="754" w:author="Sai Praneetha Bhaskaruni" w:date="2022-03-25T15:04:00Z">
        <w:r w:rsidR="00AA3C1A" w:rsidDel="00036E19">
          <w:rPr>
            <w:sz w:val="22"/>
          </w:rPr>
          <w:delText xml:space="preserve"> etc</w:delText>
        </w:r>
      </w:del>
      <w:del w:id="755" w:author="Sai Praneetha Bhaskaruni" w:date="2022-07-12T15:32:00Z">
        <w:r w:rsidR="00AA3C1A" w:rsidDel="00FA2AD3">
          <w:rPr>
            <w:sz w:val="22"/>
          </w:rPr>
          <w:delText>.</w:delText>
        </w:r>
        <w:r w:rsidRPr="00420F77" w:rsidDel="00FA2AD3">
          <w:rPr>
            <w:sz w:val="22"/>
          </w:rPr>
          <w:delText xml:space="preserve"> This</w:delText>
        </w:r>
        <w:r w:rsidR="00AA3C1A" w:rsidDel="00FA2AD3">
          <w:rPr>
            <w:sz w:val="22"/>
          </w:rPr>
          <w:delText xml:space="preserve"> device </w:delText>
        </w:r>
        <w:r w:rsidR="00CD7EB0" w:rsidDel="00FA2AD3">
          <w:rPr>
            <w:sz w:val="22"/>
          </w:rPr>
          <w:delText xml:space="preserve">is </w:delText>
        </w:r>
        <w:r w:rsidR="00AA3C1A" w:rsidDel="00FA2AD3">
          <w:rPr>
            <w:sz w:val="22"/>
          </w:rPr>
          <w:delText xml:space="preserve">only </w:delText>
        </w:r>
        <w:r w:rsidR="00CD7EB0" w:rsidDel="00FA2AD3">
          <w:rPr>
            <w:sz w:val="22"/>
          </w:rPr>
          <w:delText xml:space="preserve">used </w:delText>
        </w:r>
        <w:r w:rsidR="00AA3C1A" w:rsidDel="00FA2AD3">
          <w:rPr>
            <w:sz w:val="22"/>
          </w:rPr>
          <w:delText>for routing</w:delText>
        </w:r>
        <w:r w:rsidRPr="00420F77" w:rsidDel="00FA2AD3">
          <w:rPr>
            <w:sz w:val="22"/>
          </w:rPr>
          <w:delText xml:space="preserve"> data and information to </w:delText>
        </w:r>
        <w:r w:rsidR="00CD7EB0" w:rsidDel="00FA2AD3">
          <w:rPr>
            <w:sz w:val="22"/>
          </w:rPr>
          <w:delText xml:space="preserve">the </w:delText>
        </w:r>
        <w:r w:rsidRPr="00420F77" w:rsidDel="00FA2AD3">
          <w:rPr>
            <w:sz w:val="22"/>
          </w:rPr>
          <w:delText>SmartMedic solution’s tablet.</w:delText>
        </w:r>
      </w:del>
    </w:p>
    <w:p w14:paraId="39ABC45E" w14:textId="77777777" w:rsidR="000952F6" w:rsidRPr="00C11DBF" w:rsidRDefault="000952F6" w:rsidP="000952F6">
      <w:pPr>
        <w:shd w:val="clear" w:color="auto" w:fill="E7E6E6" w:themeFill="background2"/>
        <w:spacing w:after="0"/>
        <w:ind w:left="720" w:firstLine="0"/>
        <w:rPr>
          <w:b/>
          <w:sz w:val="22"/>
        </w:rPr>
      </w:pPr>
      <w:r w:rsidRPr="00C11DBF">
        <w:rPr>
          <w:b/>
          <w:sz w:val="22"/>
        </w:rPr>
        <w:t xml:space="preserve">SmartMedic: Tablet </w:t>
      </w:r>
    </w:p>
    <w:p w14:paraId="0D991202" w14:textId="128276A7" w:rsidR="000952F6" w:rsidRDefault="007E7299" w:rsidP="002927CE">
      <w:pPr>
        <w:spacing w:after="120"/>
        <w:ind w:left="720" w:firstLine="0"/>
        <w:rPr>
          <w:sz w:val="22"/>
        </w:rPr>
      </w:pPr>
      <w:ins w:id="756" w:author="Sai Praneetha Bhaskaruni" w:date="2022-07-12T15:32:00Z">
        <w:r w:rsidRPr="00420F77">
          <w:rPr>
            <w:sz w:val="22"/>
          </w:rPr>
          <w:t xml:space="preserve">SmartMedic solution’s tablet </w:t>
        </w:r>
        <w:r>
          <w:rPr>
            <w:sz w:val="22"/>
          </w:rPr>
          <w:t xml:space="preserve">is responsible to route the data </w:t>
        </w:r>
        <w:r w:rsidRPr="00420F77">
          <w:rPr>
            <w:sz w:val="22"/>
          </w:rPr>
          <w:t xml:space="preserve">to the Stryker cloud storage for further analysis. The tablet collects the </w:t>
        </w:r>
        <w:r>
          <w:rPr>
            <w:sz w:val="22"/>
          </w:rPr>
          <w:t xml:space="preserve">data </w:t>
        </w:r>
        <w:r w:rsidRPr="00420F77">
          <w:rPr>
            <w:sz w:val="22"/>
          </w:rPr>
          <w:t xml:space="preserve">from all the </w:t>
        </w:r>
        <w:r>
          <w:rPr>
            <w:sz w:val="22"/>
          </w:rPr>
          <w:t>configured S</w:t>
        </w:r>
        <w:r w:rsidRPr="00420F77">
          <w:rPr>
            <w:sz w:val="22"/>
          </w:rPr>
          <w:t>mart</w:t>
        </w:r>
        <w:r>
          <w:rPr>
            <w:sz w:val="22"/>
          </w:rPr>
          <w:t>M</w:t>
        </w:r>
        <w:r w:rsidRPr="00420F77">
          <w:rPr>
            <w:sz w:val="22"/>
          </w:rPr>
          <w:t xml:space="preserve">edic devices </w:t>
        </w:r>
        <w:r>
          <w:rPr>
            <w:sz w:val="22"/>
          </w:rPr>
          <w:t>and</w:t>
        </w:r>
        <w:r w:rsidRPr="00420F77">
          <w:rPr>
            <w:sz w:val="22"/>
          </w:rPr>
          <w:t xml:space="preserve"> </w:t>
        </w:r>
        <w:r>
          <w:rPr>
            <w:sz w:val="22"/>
          </w:rPr>
          <w:t>routes it</w:t>
        </w:r>
        <w:r w:rsidRPr="00420F77">
          <w:rPr>
            <w:sz w:val="22"/>
          </w:rPr>
          <w:t xml:space="preserve"> towards the </w:t>
        </w:r>
        <w:r w:rsidRPr="00CD012C">
          <w:rPr>
            <w:sz w:val="22"/>
          </w:rPr>
          <w:t>S</w:t>
        </w:r>
        <w:r>
          <w:rPr>
            <w:sz w:val="22"/>
          </w:rPr>
          <w:t>tryker</w:t>
        </w:r>
        <w:r w:rsidRPr="00CD012C">
          <w:rPr>
            <w:sz w:val="22"/>
          </w:rPr>
          <w:t xml:space="preserve"> cloud</w:t>
        </w:r>
        <w:r w:rsidRPr="00C11DBF">
          <w:rPr>
            <w:sz w:val="22"/>
          </w:rPr>
          <w:t>.</w:t>
        </w:r>
      </w:ins>
      <w:del w:id="757" w:author="Sai Praneetha Bhaskaruni" w:date="2022-07-12T15:32:00Z">
        <w:r w:rsidR="000952F6" w:rsidRPr="00420F77" w:rsidDel="007E7299">
          <w:rPr>
            <w:sz w:val="22"/>
          </w:rPr>
          <w:delText xml:space="preserve">SmartMedic solution’s tablet that further </w:delText>
        </w:r>
        <w:r w:rsidR="00CD012C" w:rsidDel="007E7299">
          <w:rPr>
            <w:sz w:val="22"/>
          </w:rPr>
          <w:delText>route</w:delText>
        </w:r>
        <w:r w:rsidR="00CD7EB0" w:rsidDel="007E7299">
          <w:rPr>
            <w:sz w:val="22"/>
          </w:rPr>
          <w:delText>s</w:delText>
        </w:r>
        <w:r w:rsidR="00CD012C" w:rsidDel="007E7299">
          <w:rPr>
            <w:sz w:val="22"/>
          </w:rPr>
          <w:delText xml:space="preserve"> data </w:delText>
        </w:r>
        <w:r w:rsidR="000952F6" w:rsidRPr="00420F77" w:rsidDel="007E7299">
          <w:rPr>
            <w:sz w:val="22"/>
          </w:rPr>
          <w:delText xml:space="preserve">to the Stryker cloud storage for further analysis. The tablet collects the </w:delText>
        </w:r>
        <w:r w:rsidR="00CD012C" w:rsidDel="007E7299">
          <w:rPr>
            <w:sz w:val="22"/>
          </w:rPr>
          <w:delText xml:space="preserve">data </w:delText>
        </w:r>
        <w:r w:rsidR="000952F6" w:rsidRPr="00420F77" w:rsidDel="007E7299">
          <w:rPr>
            <w:sz w:val="22"/>
          </w:rPr>
          <w:delText xml:space="preserve">from all the </w:delText>
        </w:r>
        <w:r w:rsidR="00CD7EB0" w:rsidDel="007E7299">
          <w:rPr>
            <w:sz w:val="22"/>
          </w:rPr>
          <w:delText>S</w:delText>
        </w:r>
        <w:r w:rsidR="00CD7EB0" w:rsidRPr="00420F77" w:rsidDel="007E7299">
          <w:rPr>
            <w:sz w:val="22"/>
          </w:rPr>
          <w:delText>mart</w:delText>
        </w:r>
        <w:r w:rsidR="00CD7EB0" w:rsidDel="007E7299">
          <w:rPr>
            <w:sz w:val="22"/>
          </w:rPr>
          <w:delText>M</w:delText>
        </w:r>
        <w:r w:rsidR="000952F6" w:rsidRPr="00420F77" w:rsidDel="007E7299">
          <w:rPr>
            <w:sz w:val="22"/>
          </w:rPr>
          <w:delText xml:space="preserve">edic devices which </w:delText>
        </w:r>
        <w:r w:rsidR="00CD7EB0" w:rsidDel="007E7299">
          <w:rPr>
            <w:sz w:val="22"/>
          </w:rPr>
          <w:delText xml:space="preserve">are </w:delText>
        </w:r>
        <w:r w:rsidR="000952F6" w:rsidRPr="00420F77" w:rsidDel="007E7299">
          <w:rPr>
            <w:sz w:val="22"/>
          </w:rPr>
          <w:delText xml:space="preserve">configured to </w:delText>
        </w:r>
        <w:r w:rsidR="00AA3C1A" w:rsidDel="007E7299">
          <w:rPr>
            <w:sz w:val="22"/>
          </w:rPr>
          <w:delText>route</w:delText>
        </w:r>
        <w:r w:rsidR="000952F6" w:rsidRPr="00420F77" w:rsidDel="007E7299">
          <w:rPr>
            <w:sz w:val="22"/>
          </w:rPr>
          <w:delText xml:space="preserve"> the data towards the </w:delText>
        </w:r>
        <w:r w:rsidR="00CD012C" w:rsidRPr="00CD012C" w:rsidDel="007E7299">
          <w:rPr>
            <w:sz w:val="22"/>
          </w:rPr>
          <w:delText>S</w:delText>
        </w:r>
      </w:del>
      <w:del w:id="758" w:author="Sai Praneetha Bhaskaruni" w:date="2022-03-25T15:04:00Z">
        <w:r w:rsidR="00CD012C" w:rsidRPr="00CD012C" w:rsidDel="00036E19">
          <w:rPr>
            <w:sz w:val="22"/>
          </w:rPr>
          <w:delText>martMedic</w:delText>
        </w:r>
      </w:del>
      <w:del w:id="759" w:author="Sai Praneetha Bhaskaruni" w:date="2022-07-12T15:32:00Z">
        <w:r w:rsidR="00CD012C" w:rsidRPr="00CD012C" w:rsidDel="007E7299">
          <w:rPr>
            <w:sz w:val="22"/>
          </w:rPr>
          <w:delText xml:space="preserve"> cloud</w:delText>
        </w:r>
      </w:del>
      <w:del w:id="760" w:author="Sai Praneetha Bhaskaruni" w:date="2022-03-25T15:04:00Z">
        <w:r w:rsidR="00CD012C" w:rsidRPr="00CD012C" w:rsidDel="00036E19">
          <w:rPr>
            <w:sz w:val="22"/>
          </w:rPr>
          <w:delText xml:space="preserve"> application</w:delText>
        </w:r>
      </w:del>
      <w:del w:id="761" w:author="Sai Praneetha Bhaskaruni" w:date="2022-07-12T15:32:00Z">
        <w:r w:rsidR="000952F6" w:rsidRPr="00C11DBF" w:rsidDel="007E7299">
          <w:rPr>
            <w:sz w:val="22"/>
          </w:rPr>
          <w:delText>.</w:delText>
        </w:r>
      </w:del>
    </w:p>
    <w:p w14:paraId="3FFF598E" w14:textId="77777777" w:rsidR="00C0382A" w:rsidRPr="00C11DBF" w:rsidRDefault="00C0382A" w:rsidP="00C0382A">
      <w:pPr>
        <w:shd w:val="clear" w:color="auto" w:fill="E7E6E6" w:themeFill="background2"/>
        <w:spacing w:after="0"/>
        <w:ind w:left="720" w:firstLine="0"/>
        <w:rPr>
          <w:b/>
          <w:sz w:val="22"/>
        </w:rPr>
      </w:pPr>
      <w:r w:rsidRPr="00C11DBF">
        <w:rPr>
          <w:b/>
          <w:sz w:val="22"/>
        </w:rPr>
        <w:t xml:space="preserve">SmartMedic: Nurse Station Application </w:t>
      </w:r>
    </w:p>
    <w:p w14:paraId="0ABA43CB" w14:textId="7B4105CA" w:rsidR="00865087" w:rsidRDefault="00865087" w:rsidP="00865087">
      <w:pPr>
        <w:spacing w:after="120"/>
        <w:ind w:left="720" w:firstLine="0"/>
        <w:rPr>
          <w:ins w:id="762" w:author="Sai Praneetha Bhaskaruni" w:date="2022-07-12T15:33:00Z"/>
          <w:sz w:val="22"/>
        </w:rPr>
      </w:pPr>
      <w:ins w:id="763" w:author="Sai Praneetha Bhaskaruni" w:date="2022-07-12T15:33:00Z">
        <w:r w:rsidRPr="00420F77">
          <w:rPr>
            <w:sz w:val="22"/>
          </w:rPr>
          <w:t xml:space="preserve">SmartMedic: </w:t>
        </w:r>
        <w:r>
          <w:rPr>
            <w:sz w:val="22"/>
          </w:rPr>
          <w:t xml:space="preserve">Nurse Station Application receives the data and helps </w:t>
        </w:r>
        <w:r w:rsidRPr="00420F77">
          <w:rPr>
            <w:sz w:val="22"/>
          </w:rPr>
          <w:t xml:space="preserve">to visualize the current health condition of </w:t>
        </w:r>
        <w:r>
          <w:rPr>
            <w:sz w:val="22"/>
          </w:rPr>
          <w:t xml:space="preserve">the </w:t>
        </w:r>
        <w:r w:rsidRPr="00420F77">
          <w:rPr>
            <w:sz w:val="22"/>
          </w:rPr>
          <w:t>patient in real time</w:t>
        </w:r>
        <w:r>
          <w:rPr>
            <w:sz w:val="22"/>
          </w:rPr>
          <w:t>.</w:t>
        </w:r>
      </w:ins>
    </w:p>
    <w:p w14:paraId="421B832A" w14:textId="54036589" w:rsidR="00C0382A" w:rsidRDefault="000D00CD" w:rsidP="00865087">
      <w:pPr>
        <w:spacing w:after="120"/>
        <w:ind w:left="720" w:firstLine="0"/>
        <w:rPr>
          <w:sz w:val="22"/>
        </w:rPr>
      </w:pPr>
      <w:r w:rsidRPr="00983120">
        <w:rPr>
          <w:sz w:val="22"/>
        </w:rPr>
        <w:t>The Nurse Station Application will be used to monitor the weight, position data, and trend of weight and position change on SmartMedic devices</w:t>
      </w:r>
      <w:r>
        <w:rPr>
          <w:sz w:val="22"/>
        </w:rPr>
        <w:t xml:space="preserve"> </w:t>
      </w:r>
      <w:r w:rsidRPr="00983120">
        <w:rPr>
          <w:sz w:val="22"/>
        </w:rPr>
        <w:t>safety</w:t>
      </w:r>
      <w:ins w:id="764" w:author="Sai Praneetha Bhaskaruni" w:date="2022-07-12T15:33:00Z">
        <w:r w:rsidR="00865087" w:rsidRPr="001D3155">
          <w:rPr>
            <w:color w:val="auto"/>
            <w:sz w:val="22"/>
            <w:rPrChange w:id="765" w:author="Sai Praneetha Bhaskaruni" w:date="2022-07-12T15:42:00Z">
              <w:rPr>
                <w:color w:val="FF0000"/>
                <w:sz w:val="22"/>
              </w:rPr>
            </w:rPrChange>
          </w:rPr>
          <w:t>.</w:t>
        </w:r>
      </w:ins>
      <w:del w:id="766" w:author="Sai Praneetha Bhaskaruni" w:date="2022-07-12T15:33:00Z">
        <w:r w:rsidR="00C0382A" w:rsidRPr="00420F77" w:rsidDel="00865087">
          <w:rPr>
            <w:sz w:val="22"/>
          </w:rPr>
          <w:delText xml:space="preserve">SmartMedic: Nurse Station Application </w:delText>
        </w:r>
        <w:r w:rsidR="00CD7EB0" w:rsidDel="00865087">
          <w:rPr>
            <w:sz w:val="22"/>
          </w:rPr>
          <w:delText>receives</w:delText>
        </w:r>
        <w:r w:rsidR="00CD7EB0" w:rsidRPr="00420F77" w:rsidDel="00865087">
          <w:rPr>
            <w:sz w:val="22"/>
          </w:rPr>
          <w:delText xml:space="preserve"> </w:delText>
        </w:r>
        <w:r w:rsidR="00C0382A" w:rsidRPr="00420F77" w:rsidDel="00865087">
          <w:rPr>
            <w:sz w:val="22"/>
          </w:rPr>
          <w:delText>an alert for the unexpected change</w:delText>
        </w:r>
        <w:r w:rsidR="00CD012C" w:rsidDel="00865087">
          <w:rPr>
            <w:sz w:val="22"/>
          </w:rPr>
          <w:delText xml:space="preserve"> of</w:delText>
        </w:r>
        <w:r w:rsidR="00C0382A" w:rsidRPr="00420F77" w:rsidDel="00865087">
          <w:rPr>
            <w:sz w:val="22"/>
          </w:rPr>
          <w:delText xml:space="preserve"> the </w:delText>
        </w:r>
        <w:r w:rsidR="00C0382A" w:rsidRPr="00745B52" w:rsidDel="00865087">
          <w:rPr>
            <w:color w:val="FF0000"/>
            <w:sz w:val="22"/>
            <w:rPrChange w:id="767" w:author="T Londhe, Vinod (Contractor)" w:date="2022-07-09T13:51:00Z">
              <w:rPr>
                <w:sz w:val="22"/>
              </w:rPr>
            </w:rPrChange>
          </w:rPr>
          <w:delText xml:space="preserve">health vital, </w:delText>
        </w:r>
        <w:r w:rsidR="00C0382A" w:rsidRPr="00420F77" w:rsidDel="00865087">
          <w:rPr>
            <w:sz w:val="22"/>
          </w:rPr>
          <w:delText xml:space="preserve">which uses the device’s </w:delText>
        </w:r>
        <w:r w:rsidR="00CD012C" w:rsidDel="00865087">
          <w:rPr>
            <w:sz w:val="22"/>
          </w:rPr>
          <w:delText xml:space="preserve">data </w:delText>
        </w:r>
        <w:r w:rsidR="00C0382A" w:rsidRPr="00420F77" w:rsidDel="00865087">
          <w:rPr>
            <w:sz w:val="22"/>
          </w:rPr>
          <w:delText xml:space="preserve">to visualize the current health condition of </w:delText>
        </w:r>
        <w:r w:rsidR="00CD7EB0" w:rsidDel="00865087">
          <w:rPr>
            <w:sz w:val="22"/>
          </w:rPr>
          <w:delText xml:space="preserve">the </w:delText>
        </w:r>
        <w:r w:rsidR="00C0382A" w:rsidRPr="00420F77" w:rsidDel="00865087">
          <w:rPr>
            <w:sz w:val="22"/>
          </w:rPr>
          <w:delText xml:space="preserve">patient in real time to enable effective decision making for the health </w:delText>
        </w:r>
        <w:r w:rsidR="00CD7EB0" w:rsidRPr="00420F77" w:rsidDel="00865087">
          <w:rPr>
            <w:sz w:val="22"/>
          </w:rPr>
          <w:delText>person</w:delText>
        </w:r>
        <w:r w:rsidR="00CD7EB0" w:rsidDel="00865087">
          <w:rPr>
            <w:sz w:val="22"/>
          </w:rPr>
          <w:delText>ne</w:delText>
        </w:r>
        <w:r w:rsidR="00CD7EB0" w:rsidRPr="00420F77" w:rsidDel="00865087">
          <w:rPr>
            <w:sz w:val="22"/>
          </w:rPr>
          <w:delText xml:space="preserve">l </w:delText>
        </w:r>
      </w:del>
      <w:del w:id="768" w:author="Sai Praneetha Bhaskaruni" w:date="2022-03-25T15:08:00Z">
        <w:r w:rsidR="00C0382A" w:rsidRPr="00420F77" w:rsidDel="008F3B7B">
          <w:rPr>
            <w:sz w:val="22"/>
          </w:rPr>
          <w:delText>before they</w:delText>
        </w:r>
      </w:del>
      <w:del w:id="769" w:author="Sai Praneetha Bhaskaruni" w:date="2022-07-12T15:33:00Z">
        <w:r w:rsidR="00C0382A" w:rsidRPr="00420F77" w:rsidDel="00865087">
          <w:rPr>
            <w:sz w:val="22"/>
          </w:rPr>
          <w:delText xml:space="preserve"> even go into the </w:delText>
        </w:r>
      </w:del>
      <w:del w:id="770" w:author="Sai Praneetha Bhaskaruni" w:date="2022-03-25T15:06:00Z">
        <w:r w:rsidR="00C0382A" w:rsidRPr="00420F77" w:rsidDel="008F3B7B">
          <w:rPr>
            <w:sz w:val="22"/>
          </w:rPr>
          <w:delText>operating</w:delText>
        </w:r>
      </w:del>
      <w:del w:id="771" w:author="Sai Praneetha Bhaskaruni" w:date="2022-07-12T15:33:00Z">
        <w:r w:rsidR="00C0382A" w:rsidRPr="00420F77" w:rsidDel="00865087">
          <w:rPr>
            <w:sz w:val="22"/>
          </w:rPr>
          <w:delText xml:space="preserve"> room </w:delText>
        </w:r>
        <w:r w:rsidR="00CD7EB0" w:rsidDel="00865087">
          <w:rPr>
            <w:sz w:val="22"/>
          </w:rPr>
          <w:delText>for</w:delText>
        </w:r>
        <w:r w:rsidR="00CD7EB0" w:rsidRPr="00420F77" w:rsidDel="00865087">
          <w:rPr>
            <w:sz w:val="22"/>
          </w:rPr>
          <w:delText xml:space="preserve"> </w:delText>
        </w:r>
        <w:r w:rsidR="00C0382A" w:rsidRPr="00420F77" w:rsidDel="00865087">
          <w:rPr>
            <w:sz w:val="22"/>
          </w:rPr>
          <w:delText xml:space="preserve">the </w:delText>
        </w:r>
      </w:del>
      <w:del w:id="772" w:author="Sai Praneetha Bhaskaruni" w:date="2022-03-25T15:08:00Z">
        <w:r w:rsidR="00C0382A" w:rsidRPr="00420F77" w:rsidDel="008F3B7B">
          <w:rPr>
            <w:sz w:val="22"/>
          </w:rPr>
          <w:delText xml:space="preserve">daily </w:delText>
        </w:r>
      </w:del>
      <w:del w:id="773" w:author="Sai Praneetha Bhaskaruni" w:date="2022-07-12T15:33:00Z">
        <w:r w:rsidR="00C0382A" w:rsidRPr="00420F77" w:rsidDel="00865087">
          <w:rPr>
            <w:sz w:val="22"/>
          </w:rPr>
          <w:delText>health inspection</w:delText>
        </w:r>
        <w:r w:rsidR="00C0382A" w:rsidRPr="00C11DBF" w:rsidDel="00865087">
          <w:rPr>
            <w:sz w:val="22"/>
          </w:rPr>
          <w:delText>.</w:delText>
        </w:r>
      </w:del>
    </w:p>
    <w:p w14:paraId="4F9C440D" w14:textId="66C6063B" w:rsidR="00C0382A" w:rsidRPr="00C11DBF" w:rsidRDefault="00C0382A" w:rsidP="00C0382A">
      <w:pPr>
        <w:shd w:val="clear" w:color="auto" w:fill="E7E6E6" w:themeFill="background2"/>
        <w:spacing w:after="0"/>
        <w:ind w:left="720" w:firstLine="0"/>
        <w:rPr>
          <w:b/>
          <w:sz w:val="22"/>
        </w:rPr>
      </w:pPr>
      <w:r w:rsidRPr="00C11DBF">
        <w:rPr>
          <w:b/>
          <w:sz w:val="22"/>
        </w:rPr>
        <w:t>SmartMedic: Communication Networ</w:t>
      </w:r>
      <w:r>
        <w:rPr>
          <w:b/>
          <w:sz w:val="22"/>
        </w:rPr>
        <w:t>k</w:t>
      </w:r>
    </w:p>
    <w:p w14:paraId="38EB89A1" w14:textId="66C67677" w:rsidR="00C0382A" w:rsidRDefault="00C0382A" w:rsidP="00C0382A">
      <w:pPr>
        <w:spacing w:after="120"/>
        <w:ind w:left="720" w:firstLine="0"/>
        <w:rPr>
          <w:sz w:val="22"/>
        </w:rPr>
      </w:pPr>
      <w:r w:rsidRPr="00420F77">
        <w:rPr>
          <w:sz w:val="22"/>
        </w:rPr>
        <w:t xml:space="preserve">SmartMedic: </w:t>
      </w:r>
      <w:ins w:id="774" w:author="Sai Praneetha Bhaskaruni" w:date="2022-03-25T15:09:00Z">
        <w:r w:rsidR="00071A4F">
          <w:rPr>
            <w:sz w:val="22"/>
          </w:rPr>
          <w:t>C</w:t>
        </w:r>
      </w:ins>
      <w:del w:id="775" w:author="Sai Praneetha Bhaskaruni" w:date="2022-03-25T15:09:00Z">
        <w:r w:rsidRPr="00420F77" w:rsidDel="00071A4F">
          <w:rPr>
            <w:sz w:val="22"/>
          </w:rPr>
          <w:delText>c</w:delText>
        </w:r>
      </w:del>
      <w:r w:rsidRPr="00420F77">
        <w:rPr>
          <w:sz w:val="22"/>
        </w:rPr>
        <w:t xml:space="preserve">ommunication network </w:t>
      </w:r>
      <w:r w:rsidR="00CD7EB0">
        <w:rPr>
          <w:sz w:val="22"/>
        </w:rPr>
        <w:t xml:space="preserve">is </w:t>
      </w:r>
      <w:r w:rsidRPr="00420F77">
        <w:rPr>
          <w:sz w:val="22"/>
        </w:rPr>
        <w:t xml:space="preserve">used to transmit the information from </w:t>
      </w:r>
      <w:ins w:id="776" w:author="Sai Praneetha Bhaskaruni" w:date="2022-03-25T15:14:00Z">
        <w:r w:rsidR="00A048E4">
          <w:rPr>
            <w:sz w:val="22"/>
          </w:rPr>
          <w:t>hospital</w:t>
        </w:r>
        <w:r w:rsidR="00220728">
          <w:rPr>
            <w:sz w:val="22"/>
          </w:rPr>
          <w:t>’</w:t>
        </w:r>
        <w:r w:rsidR="00A048E4">
          <w:rPr>
            <w:sz w:val="22"/>
          </w:rPr>
          <w:t>s environment to cloud</w:t>
        </w:r>
      </w:ins>
      <w:del w:id="777" w:author="Sai Praneetha Bhaskaruni" w:date="2022-03-25T15:14:00Z">
        <w:r w:rsidRPr="00420F77" w:rsidDel="00A048E4">
          <w:rPr>
            <w:sz w:val="22"/>
          </w:rPr>
          <w:delText>the source to the destination</w:delText>
        </w:r>
      </w:del>
      <w:r w:rsidRPr="00420F77">
        <w:rPr>
          <w:sz w:val="22"/>
        </w:rPr>
        <w:t>.</w:t>
      </w:r>
    </w:p>
    <w:p w14:paraId="15E4F097" w14:textId="77777777" w:rsidR="003010BA" w:rsidRDefault="003010BA" w:rsidP="003010BA">
      <w:pPr>
        <w:pStyle w:val="Heading1"/>
        <w:ind w:left="0" w:firstLine="0"/>
        <w:rPr>
          <w:color w:val="FCC566"/>
          <w:sz w:val="40"/>
        </w:rPr>
      </w:pPr>
    </w:p>
    <w:p w14:paraId="0AE0ADB8" w14:textId="74CC283B" w:rsidR="009D3161" w:rsidRDefault="009D3161" w:rsidP="009D3161">
      <w:pPr>
        <w:pStyle w:val="Heading1"/>
      </w:pPr>
      <w:bookmarkStart w:id="778" w:name="_Toc109674963"/>
      <w:r>
        <w:rPr>
          <w:color w:val="FCC566"/>
          <w:sz w:val="40"/>
        </w:rPr>
        <w:t>04</w:t>
      </w:r>
      <w:r w:rsidRPr="00180992">
        <w:rPr>
          <w:color w:val="FFCC66"/>
          <w:sz w:val="40"/>
        </w:rPr>
        <w:t xml:space="preserve"> </w:t>
      </w:r>
      <w:r>
        <w:t>MANAGEMENT OF PII and PHI</w:t>
      </w:r>
      <w:bookmarkEnd w:id="778"/>
    </w:p>
    <w:p w14:paraId="34180144" w14:textId="5DDD80DE" w:rsidR="0004070F" w:rsidRPr="0004070F" w:rsidRDefault="007E40D5" w:rsidP="009D3161">
      <w:pPr>
        <w:pStyle w:val="Heading1"/>
        <w:rPr>
          <w:b w:val="0"/>
          <w:sz w:val="22"/>
        </w:rPr>
      </w:pPr>
      <w:bookmarkStart w:id="779" w:name="_Toc109674964"/>
      <w:r>
        <w:rPr>
          <w:b w:val="0"/>
          <w:sz w:val="22"/>
        </w:rPr>
        <w:t>SmartMedic Solution Components (Device, Tablet</w:t>
      </w:r>
      <w:r w:rsidR="00952D1D">
        <w:rPr>
          <w:b w:val="0"/>
          <w:sz w:val="22"/>
        </w:rPr>
        <w:t xml:space="preserve">, </w:t>
      </w:r>
      <w:r>
        <w:rPr>
          <w:b w:val="0"/>
          <w:sz w:val="22"/>
        </w:rPr>
        <w:t>Nurse Station Application</w:t>
      </w:r>
      <w:r w:rsidR="00952D1D">
        <w:rPr>
          <w:b w:val="0"/>
          <w:sz w:val="22"/>
        </w:rPr>
        <w:t xml:space="preserve"> and </w:t>
      </w:r>
      <w:r w:rsidR="00952D1D" w:rsidRPr="00952D1D">
        <w:rPr>
          <w:b w:val="0"/>
          <w:sz w:val="22"/>
        </w:rPr>
        <w:t>Smart</w:t>
      </w:r>
      <w:r w:rsidR="00952D1D">
        <w:rPr>
          <w:b w:val="0"/>
          <w:sz w:val="22"/>
        </w:rPr>
        <w:t>M</w:t>
      </w:r>
      <w:r w:rsidR="00952D1D" w:rsidRPr="00952D1D">
        <w:rPr>
          <w:b w:val="0"/>
          <w:sz w:val="22"/>
        </w:rPr>
        <w:t>edic app (Stryker Admin Web Application)</w:t>
      </w:r>
      <w:r>
        <w:rPr>
          <w:b w:val="0"/>
          <w:sz w:val="22"/>
        </w:rPr>
        <w:t>)</w:t>
      </w:r>
      <w:r w:rsidR="0004070F" w:rsidRPr="0004070F">
        <w:rPr>
          <w:b w:val="0"/>
          <w:sz w:val="22"/>
        </w:rPr>
        <w:t xml:space="preserve"> </w:t>
      </w:r>
      <w:r w:rsidR="0004070F">
        <w:rPr>
          <w:b w:val="0"/>
          <w:sz w:val="22"/>
        </w:rPr>
        <w:t xml:space="preserve">doesn’t </w:t>
      </w:r>
      <w:r w:rsidR="0021375C" w:rsidRPr="0004070F">
        <w:rPr>
          <w:b w:val="0"/>
          <w:sz w:val="22"/>
        </w:rPr>
        <w:t>display</w:t>
      </w:r>
      <w:r w:rsidR="0004070F" w:rsidRPr="0004070F">
        <w:rPr>
          <w:b w:val="0"/>
          <w:sz w:val="22"/>
        </w:rPr>
        <w:t>, transmits, stores, or modifies Personally Identifiable Information (PII, e.g., electronic Protected Health Information (ePHI))</w:t>
      </w:r>
      <w:r>
        <w:rPr>
          <w:b w:val="0"/>
          <w:sz w:val="22"/>
        </w:rPr>
        <w:t>.</w:t>
      </w:r>
      <w:bookmarkEnd w:id="779"/>
    </w:p>
    <w:p w14:paraId="2D452D5B" w14:textId="77777777" w:rsidR="00753580" w:rsidRDefault="00753580" w:rsidP="003010BA">
      <w:pPr>
        <w:pStyle w:val="Heading1"/>
        <w:rPr>
          <w:color w:val="FCC566"/>
          <w:sz w:val="40"/>
        </w:rPr>
      </w:pPr>
    </w:p>
    <w:p w14:paraId="50D70AA0" w14:textId="4473DA18" w:rsidR="003010BA" w:rsidRDefault="003010BA" w:rsidP="003010BA">
      <w:pPr>
        <w:pStyle w:val="Heading1"/>
      </w:pPr>
      <w:bookmarkStart w:id="780" w:name="_Toc109674965"/>
      <w:r>
        <w:rPr>
          <w:color w:val="FCC566"/>
          <w:sz w:val="40"/>
        </w:rPr>
        <w:t>0</w:t>
      </w:r>
      <w:r w:rsidR="00E2447C">
        <w:rPr>
          <w:color w:val="FCC566"/>
          <w:sz w:val="40"/>
        </w:rPr>
        <w:t>5</w:t>
      </w:r>
      <w:r w:rsidRPr="00180992">
        <w:rPr>
          <w:color w:val="FFCC66"/>
          <w:sz w:val="40"/>
        </w:rPr>
        <w:t xml:space="preserve"> </w:t>
      </w:r>
      <w:r w:rsidRPr="00530651">
        <w:t>A</w:t>
      </w:r>
      <w:r>
        <w:t>UTOMATIC LOGOFF</w:t>
      </w:r>
      <w:bookmarkEnd w:id="780"/>
    </w:p>
    <w:p w14:paraId="1CEBEEAF" w14:textId="4C01A1F4" w:rsidR="00DE0FD4" w:rsidRPr="00C11DBF" w:rsidRDefault="00DE0FD4" w:rsidP="00DE0FD4">
      <w:pPr>
        <w:shd w:val="clear" w:color="auto" w:fill="E7E6E6" w:themeFill="background2"/>
        <w:spacing w:after="0"/>
        <w:ind w:left="118"/>
        <w:rPr>
          <w:b/>
          <w:sz w:val="22"/>
        </w:rPr>
      </w:pPr>
      <w:r w:rsidRPr="00C11DBF">
        <w:rPr>
          <w:b/>
          <w:sz w:val="22"/>
        </w:rPr>
        <w:t>SmartMedic Solution Component</w:t>
      </w:r>
      <w:ins w:id="781" w:author="Sai Praneetha Bhaskaruni" w:date="2022-03-24T09:37:00Z">
        <w:r>
          <w:rPr>
            <w:b/>
            <w:sz w:val="22"/>
          </w:rPr>
          <w:t>s</w:t>
        </w:r>
      </w:ins>
      <w:r w:rsidRPr="00C11DBF">
        <w:rPr>
          <w:b/>
          <w:sz w:val="22"/>
        </w:rPr>
        <w:t>:</w:t>
      </w:r>
      <w:r>
        <w:rPr>
          <w:b/>
          <w:sz w:val="22"/>
        </w:rPr>
        <w:t xml:space="preserve"> </w:t>
      </w:r>
      <w:r w:rsidR="003B3B4D" w:rsidRPr="003B3B4D">
        <w:rPr>
          <w:b/>
          <w:sz w:val="22"/>
        </w:rPr>
        <w:t>Smart</w:t>
      </w:r>
      <w:r w:rsidR="008E1DD4">
        <w:rPr>
          <w:b/>
          <w:sz w:val="22"/>
        </w:rPr>
        <w:t>M</w:t>
      </w:r>
      <w:r w:rsidR="003B3B4D" w:rsidRPr="003B3B4D">
        <w:rPr>
          <w:b/>
          <w:sz w:val="22"/>
        </w:rPr>
        <w:t>edic app (Stryker Admin Web Application)</w:t>
      </w:r>
      <w:r w:rsidR="00AC3FD3">
        <w:rPr>
          <w:b/>
          <w:sz w:val="22"/>
        </w:rPr>
        <w:t xml:space="preserve"> and Nurse Station Application</w:t>
      </w:r>
    </w:p>
    <w:p w14:paraId="3533345D" w14:textId="5F1ED6F5" w:rsidR="0039548E" w:rsidRDefault="00696933" w:rsidP="003010BA">
      <w:pPr>
        <w:pStyle w:val="Heading1"/>
        <w:rPr>
          <w:b w:val="0"/>
          <w:sz w:val="22"/>
        </w:rPr>
      </w:pPr>
      <w:bookmarkStart w:id="782" w:name="_Toc109674966"/>
      <w:r w:rsidRPr="00696933">
        <w:rPr>
          <w:b w:val="0"/>
          <w:sz w:val="22"/>
        </w:rPr>
        <w:t xml:space="preserve">The </w:t>
      </w:r>
      <w:r>
        <w:rPr>
          <w:b w:val="0"/>
          <w:sz w:val="22"/>
        </w:rPr>
        <w:t xml:space="preserve">Stryker Admin Web </w:t>
      </w:r>
      <w:r w:rsidRPr="00696933">
        <w:rPr>
          <w:b w:val="0"/>
          <w:sz w:val="22"/>
        </w:rPr>
        <w:t>Application shall allow the user to be logged out if the session has ended or after 8 minutes of inactivity.</w:t>
      </w:r>
      <w:bookmarkEnd w:id="782"/>
      <w:r>
        <w:rPr>
          <w:b w:val="0"/>
          <w:sz w:val="22"/>
        </w:rPr>
        <w:t xml:space="preserve"> </w:t>
      </w:r>
    </w:p>
    <w:p w14:paraId="12505F45" w14:textId="1A461770" w:rsidR="001A7FA2" w:rsidRPr="00E805F6" w:rsidRDefault="00A44257" w:rsidP="003010BA">
      <w:pPr>
        <w:pStyle w:val="Heading1"/>
        <w:rPr>
          <w:b w:val="0"/>
          <w:sz w:val="22"/>
        </w:rPr>
      </w:pPr>
      <w:bookmarkStart w:id="783" w:name="_Toc109674967"/>
      <w:r w:rsidRPr="00E805F6">
        <w:rPr>
          <w:b w:val="0"/>
          <w:sz w:val="22"/>
        </w:rPr>
        <w:t>Configurable time out is provided for the Nurse Station Application</w:t>
      </w:r>
      <w:r w:rsidR="006E2719">
        <w:rPr>
          <w:b w:val="0"/>
          <w:sz w:val="22"/>
        </w:rPr>
        <w:t>.</w:t>
      </w:r>
      <w:bookmarkEnd w:id="783"/>
    </w:p>
    <w:p w14:paraId="02F6508F" w14:textId="77777777" w:rsidR="000D7810" w:rsidRDefault="000D7810" w:rsidP="003010BA">
      <w:pPr>
        <w:pStyle w:val="Heading1"/>
        <w:rPr>
          <w:color w:val="FCC566"/>
          <w:sz w:val="40"/>
        </w:rPr>
      </w:pPr>
    </w:p>
    <w:p w14:paraId="7FA750E3" w14:textId="1B07A266" w:rsidR="003010BA" w:rsidRDefault="003010BA" w:rsidP="003010BA">
      <w:pPr>
        <w:pStyle w:val="Heading1"/>
      </w:pPr>
      <w:bookmarkStart w:id="784" w:name="_Toc109674968"/>
      <w:r>
        <w:rPr>
          <w:color w:val="FCC566"/>
          <w:sz w:val="40"/>
        </w:rPr>
        <w:t>0</w:t>
      </w:r>
      <w:r w:rsidR="008E3B01">
        <w:rPr>
          <w:color w:val="FCC566"/>
          <w:sz w:val="40"/>
        </w:rPr>
        <w:t>6</w:t>
      </w:r>
      <w:r w:rsidRPr="00180992">
        <w:rPr>
          <w:color w:val="FFCC66"/>
          <w:sz w:val="40"/>
        </w:rPr>
        <w:t xml:space="preserve"> </w:t>
      </w:r>
      <w:r w:rsidRPr="00530651">
        <w:t>A</w:t>
      </w:r>
      <w:r w:rsidR="00EA679A">
        <w:t>UDIT CONTROLS</w:t>
      </w:r>
      <w:bookmarkEnd w:id="784"/>
    </w:p>
    <w:p w14:paraId="08531E8D" w14:textId="77C7B048" w:rsidR="001D407D" w:rsidRPr="00C11DBF" w:rsidRDefault="001D407D" w:rsidP="001D407D">
      <w:pPr>
        <w:shd w:val="clear" w:color="auto" w:fill="E7E6E6" w:themeFill="background2"/>
        <w:spacing w:after="0"/>
        <w:ind w:left="118"/>
        <w:rPr>
          <w:b/>
          <w:sz w:val="22"/>
        </w:rPr>
      </w:pPr>
      <w:r w:rsidRPr="00C11DBF">
        <w:rPr>
          <w:b/>
          <w:sz w:val="22"/>
        </w:rPr>
        <w:t>SmartMedic Solution Component</w:t>
      </w:r>
      <w:ins w:id="785" w:author="Sai Praneetha Bhaskaruni" w:date="2022-03-24T09:37:00Z">
        <w:r>
          <w:rPr>
            <w:b/>
            <w:sz w:val="22"/>
          </w:rPr>
          <w:t>s</w:t>
        </w:r>
      </w:ins>
      <w:r w:rsidRPr="00C11DBF">
        <w:rPr>
          <w:b/>
          <w:sz w:val="22"/>
        </w:rPr>
        <w:t>:</w:t>
      </w:r>
      <w:r>
        <w:rPr>
          <w:b/>
          <w:sz w:val="22"/>
        </w:rPr>
        <w:t xml:space="preserve"> </w:t>
      </w:r>
      <w:r w:rsidRPr="003B3B4D">
        <w:rPr>
          <w:b/>
          <w:sz w:val="22"/>
        </w:rPr>
        <w:t>Smart</w:t>
      </w:r>
      <w:r>
        <w:rPr>
          <w:b/>
          <w:sz w:val="22"/>
        </w:rPr>
        <w:t>M</w:t>
      </w:r>
      <w:r w:rsidRPr="003B3B4D">
        <w:rPr>
          <w:b/>
          <w:sz w:val="22"/>
        </w:rPr>
        <w:t>edic app (Stryker Admin Web Application)</w:t>
      </w:r>
      <w:r>
        <w:rPr>
          <w:b/>
          <w:sz w:val="22"/>
        </w:rPr>
        <w:t xml:space="preserve"> </w:t>
      </w:r>
    </w:p>
    <w:p w14:paraId="40CDCBB1" w14:textId="71E949A0" w:rsidR="001D407D" w:rsidRPr="009D70D1" w:rsidRDefault="009D70D1" w:rsidP="002146D3">
      <w:pPr>
        <w:pStyle w:val="Heading1"/>
        <w:rPr>
          <w:b w:val="0"/>
          <w:sz w:val="22"/>
        </w:rPr>
      </w:pPr>
      <w:bookmarkStart w:id="786" w:name="_Toc109674969"/>
      <w:r w:rsidRPr="009D70D1">
        <w:rPr>
          <w:b w:val="0"/>
          <w:sz w:val="22"/>
        </w:rPr>
        <w:t xml:space="preserve">Invalid </w:t>
      </w:r>
      <w:r w:rsidR="008B1B81">
        <w:rPr>
          <w:b w:val="0"/>
          <w:sz w:val="22"/>
        </w:rPr>
        <w:t>login credentials (</w:t>
      </w:r>
      <w:r w:rsidRPr="009D70D1">
        <w:rPr>
          <w:b w:val="0"/>
          <w:sz w:val="22"/>
        </w:rPr>
        <w:t>email or password</w:t>
      </w:r>
      <w:r w:rsidR="008B1B81">
        <w:rPr>
          <w:b w:val="0"/>
          <w:sz w:val="22"/>
        </w:rPr>
        <w:t>) event is audited</w:t>
      </w:r>
      <w:r w:rsidRPr="009D70D1">
        <w:rPr>
          <w:b w:val="0"/>
          <w:sz w:val="22"/>
        </w:rPr>
        <w:t xml:space="preserve">, only 3 attempts </w:t>
      </w:r>
      <w:r w:rsidR="008B1B81">
        <w:rPr>
          <w:b w:val="0"/>
          <w:sz w:val="22"/>
        </w:rPr>
        <w:t>provided for validation</w:t>
      </w:r>
      <w:r w:rsidRPr="009D70D1">
        <w:rPr>
          <w:b w:val="0"/>
          <w:sz w:val="22"/>
        </w:rPr>
        <w:t>.</w:t>
      </w:r>
      <w:bookmarkEnd w:id="786"/>
    </w:p>
    <w:p w14:paraId="1B14E06C" w14:textId="77777777" w:rsidR="009D70D1" w:rsidRDefault="009D70D1" w:rsidP="002146D3">
      <w:pPr>
        <w:pStyle w:val="Heading1"/>
        <w:rPr>
          <w:color w:val="FCC566"/>
          <w:sz w:val="40"/>
        </w:rPr>
      </w:pPr>
    </w:p>
    <w:p w14:paraId="04F7C484" w14:textId="104E79AA" w:rsidR="002146D3" w:rsidRPr="002146D3" w:rsidRDefault="002146D3" w:rsidP="002146D3">
      <w:pPr>
        <w:pStyle w:val="Heading1"/>
      </w:pPr>
      <w:bookmarkStart w:id="787" w:name="_Toc109674970"/>
      <w:r>
        <w:rPr>
          <w:color w:val="FCC566"/>
          <w:sz w:val="40"/>
        </w:rPr>
        <w:t>0</w:t>
      </w:r>
      <w:r w:rsidR="00564B07">
        <w:rPr>
          <w:color w:val="FCC566"/>
          <w:sz w:val="40"/>
        </w:rPr>
        <w:t>7</w:t>
      </w:r>
      <w:r w:rsidRPr="00180992">
        <w:rPr>
          <w:color w:val="FFCC66"/>
          <w:sz w:val="40"/>
        </w:rPr>
        <w:t xml:space="preserve"> </w:t>
      </w:r>
      <w:r w:rsidR="00DD3359" w:rsidRPr="00530651">
        <w:t>A</w:t>
      </w:r>
      <w:r w:rsidR="00DD3359">
        <w:t>UTHORIZATION</w:t>
      </w:r>
      <w:bookmarkEnd w:id="787"/>
    </w:p>
    <w:p w14:paraId="527EFB34" w14:textId="174A1569" w:rsidR="00AC400D" w:rsidRPr="00180992" w:rsidRDefault="00B50FFE" w:rsidP="00AC400D">
      <w:pPr>
        <w:pStyle w:val="Heading1"/>
      </w:pPr>
      <w:bookmarkStart w:id="788" w:name="_Toc109674971"/>
      <w:r>
        <w:rPr>
          <w:color w:val="FCC566"/>
          <w:sz w:val="40"/>
        </w:rPr>
        <w:t>7</w:t>
      </w:r>
      <w:r w:rsidR="00F22F48">
        <w:rPr>
          <w:color w:val="FCC566"/>
          <w:sz w:val="40"/>
        </w:rPr>
        <w:t>.1</w:t>
      </w:r>
      <w:r w:rsidR="00AC400D" w:rsidRPr="00180992">
        <w:rPr>
          <w:color w:val="FFCC66"/>
          <w:sz w:val="40"/>
        </w:rPr>
        <w:t xml:space="preserve"> </w:t>
      </w:r>
      <w:r w:rsidR="00AC400D" w:rsidRPr="00530651">
        <w:t>Access control policy and management</w:t>
      </w:r>
      <w:bookmarkEnd w:id="788"/>
    </w:p>
    <w:p w14:paraId="6C77E9D5" w14:textId="77777777" w:rsidR="00AC400D" w:rsidRPr="00C11DBF" w:rsidRDefault="00AC400D" w:rsidP="00AC400D">
      <w:pPr>
        <w:shd w:val="clear" w:color="auto" w:fill="E7E6E6" w:themeFill="background2"/>
        <w:spacing w:after="0"/>
        <w:ind w:left="118"/>
        <w:rPr>
          <w:b/>
          <w:sz w:val="22"/>
        </w:rPr>
      </w:pPr>
      <w:r w:rsidRPr="00C11DBF">
        <w:rPr>
          <w:b/>
          <w:sz w:val="22"/>
        </w:rPr>
        <w:t>SmartMedic Solution Component</w:t>
      </w:r>
      <w:ins w:id="789" w:author="Sai Praneetha Bhaskaruni" w:date="2022-03-24T09:37:00Z">
        <w:r>
          <w:rPr>
            <w:b/>
            <w:sz w:val="22"/>
          </w:rPr>
          <w:t>s</w:t>
        </w:r>
      </w:ins>
      <w:r w:rsidRPr="00C11DBF">
        <w:rPr>
          <w:b/>
          <w:sz w:val="22"/>
        </w:rPr>
        <w:t>: Device</w:t>
      </w:r>
      <w:r>
        <w:rPr>
          <w:b/>
          <w:sz w:val="22"/>
        </w:rPr>
        <w:t>, Tablet</w:t>
      </w:r>
      <w:r w:rsidRPr="00360833">
        <w:t xml:space="preserve"> </w:t>
      </w:r>
      <w:r w:rsidRPr="00360833">
        <w:rPr>
          <w:b/>
        </w:rPr>
        <w:t xml:space="preserve">and </w:t>
      </w:r>
      <w:r w:rsidRPr="00360833">
        <w:rPr>
          <w:b/>
          <w:sz w:val="22"/>
        </w:rPr>
        <w:t>Nurse Station Application</w:t>
      </w:r>
    </w:p>
    <w:p w14:paraId="4F527874" w14:textId="77777777" w:rsidR="00AC400D" w:rsidRPr="00514449" w:rsidRDefault="00AC400D" w:rsidP="00AC400D">
      <w:pPr>
        <w:spacing w:after="120"/>
        <w:ind w:left="129" w:hanging="14"/>
        <w:rPr>
          <w:ins w:id="790" w:author="Sai Praneetha Bhaskaruni" w:date="2022-03-25T14:37:00Z"/>
          <w:sz w:val="22"/>
          <w:rPrChange w:id="791" w:author="Sai Praneetha Bhaskaruni" w:date="2022-03-25T14:37:00Z">
            <w:rPr>
              <w:ins w:id="792" w:author="Sai Praneetha Bhaskaruni" w:date="2022-03-25T14:37:00Z"/>
            </w:rPr>
          </w:rPrChange>
        </w:rPr>
      </w:pPr>
      <w:r w:rsidRPr="00CA58F3">
        <w:rPr>
          <w:b/>
          <w:i/>
          <w:sz w:val="22"/>
        </w:rPr>
        <w:t>Existing Security Features:</w:t>
      </w:r>
      <w:r>
        <w:rPr>
          <w:i/>
          <w:sz w:val="22"/>
        </w:rPr>
        <w:t xml:space="preserve"> </w:t>
      </w:r>
      <w:ins w:id="793" w:author="Sai Praneetha Bhaskaruni" w:date="2022-03-25T14:36:00Z">
        <w:r w:rsidRPr="003A467C">
          <w:rPr>
            <w:sz w:val="22"/>
            <w:rPrChange w:id="794" w:author="Sai Praneetha Bhaskaruni" w:date="2022-03-25T14:37:00Z">
              <w:rPr/>
            </w:rPrChange>
          </w:rPr>
          <w:t>Only Stryker’s service engineer has authorization to access the SmartMedic solutions components (device, tablet) whenever needed, at the time of maintenance</w:t>
        </w:r>
      </w:ins>
      <w:del w:id="795" w:author="Sai Praneetha Bhaskaruni" w:date="2022-03-25T14:36:00Z">
        <w:r w:rsidRPr="003A467C" w:rsidDel="00F26D63">
          <w:rPr>
            <w:sz w:val="22"/>
            <w:highlight w:val="yellow"/>
            <w:rPrChange w:id="796" w:author="Sai Praneetha Bhaskaruni" w:date="2022-03-25T14:37:00Z">
              <w:rPr>
                <w:sz w:val="22"/>
              </w:rPr>
            </w:rPrChange>
          </w:rPr>
          <w:delText>Only Stryker’s service engineer is authorized to access the SmartMedic solutions component whenever needed, at the time of maintenance</w:delText>
        </w:r>
      </w:del>
      <w:r w:rsidRPr="003A467C">
        <w:rPr>
          <w:sz w:val="22"/>
        </w:rPr>
        <w:t>.</w:t>
      </w:r>
      <w:r w:rsidRPr="001B0076">
        <w:t xml:space="preserve"> </w:t>
      </w:r>
      <w:r w:rsidRPr="001B0076">
        <w:rPr>
          <w:sz w:val="22"/>
        </w:rPr>
        <w:t>T</w:t>
      </w:r>
      <w:r>
        <w:rPr>
          <w:sz w:val="22"/>
        </w:rPr>
        <w:t>he t</w:t>
      </w:r>
      <w:r w:rsidRPr="001B0076">
        <w:rPr>
          <w:sz w:val="22"/>
        </w:rPr>
        <w:t xml:space="preserve">ablet is placed inside </w:t>
      </w:r>
      <w:r>
        <w:rPr>
          <w:sz w:val="22"/>
        </w:rPr>
        <w:t xml:space="preserve">an </w:t>
      </w:r>
      <w:r w:rsidRPr="001B0076">
        <w:rPr>
          <w:sz w:val="22"/>
        </w:rPr>
        <w:t xml:space="preserve">enclosure. Access to </w:t>
      </w:r>
      <w:r>
        <w:rPr>
          <w:sz w:val="22"/>
        </w:rPr>
        <w:t xml:space="preserve">the </w:t>
      </w:r>
      <w:r w:rsidRPr="001B0076">
        <w:rPr>
          <w:sz w:val="22"/>
        </w:rPr>
        <w:t>tablet is only provided to Stryker Service Personnel</w:t>
      </w:r>
      <w:r>
        <w:rPr>
          <w:sz w:val="22"/>
        </w:rPr>
        <w:t>.</w:t>
      </w:r>
      <w:r w:rsidRPr="00360833">
        <w:t xml:space="preserve"> </w:t>
      </w:r>
      <w:r w:rsidRPr="00360833">
        <w:rPr>
          <w:sz w:val="22"/>
        </w:rPr>
        <w:t xml:space="preserve">Stryker’s customer </w:t>
      </w:r>
      <w:r>
        <w:rPr>
          <w:sz w:val="22"/>
        </w:rPr>
        <w:t xml:space="preserve">is </w:t>
      </w:r>
      <w:r w:rsidRPr="00360833">
        <w:rPr>
          <w:sz w:val="22"/>
        </w:rPr>
        <w:t xml:space="preserve">only authorized to access the Nurse Station web application. </w:t>
      </w:r>
      <w:ins w:id="797" w:author="Sai Praneetha Bhaskaruni" w:date="2022-03-25T14:37:00Z">
        <w:r w:rsidRPr="00514449">
          <w:rPr>
            <w:sz w:val="22"/>
            <w:rPrChange w:id="798" w:author="Sai Praneetha Bhaskaruni" w:date="2022-03-25T14:37:00Z">
              <w:rPr/>
            </w:rPrChange>
          </w:rPr>
          <w:t>Stryker provides the personnel with authentication credentials for the same.</w:t>
        </w:r>
      </w:ins>
    </w:p>
    <w:p w14:paraId="29E3DF85" w14:textId="77777777" w:rsidR="00AC400D" w:rsidDel="00514449" w:rsidRDefault="00AC400D" w:rsidP="00AC400D">
      <w:pPr>
        <w:spacing w:after="120"/>
        <w:ind w:left="129" w:hanging="14"/>
        <w:rPr>
          <w:del w:id="799" w:author="Sai Praneetha Bhaskaruni" w:date="2022-03-25T14:37:00Z"/>
          <w:sz w:val="22"/>
        </w:rPr>
      </w:pPr>
      <w:del w:id="800" w:author="Sai Praneetha Bhaskaruni" w:date="2022-03-25T14:37:00Z">
        <w:r w:rsidRPr="006841B5" w:rsidDel="00514449">
          <w:rPr>
            <w:sz w:val="22"/>
            <w:highlight w:val="yellow"/>
            <w:rPrChange w:id="801" w:author="Sai Praneetha Bhaskaruni" w:date="2022-03-23T16:37:00Z">
              <w:rPr>
                <w:sz w:val="22"/>
              </w:rPr>
            </w:rPrChange>
          </w:rPr>
          <w:delText>Stryker will provide the personnel</w:delText>
        </w:r>
        <w:r w:rsidRPr="00360833" w:rsidDel="00514449">
          <w:rPr>
            <w:sz w:val="22"/>
          </w:rPr>
          <w:delText xml:space="preserve"> </w:delText>
        </w:r>
        <w:r w:rsidDel="00514449">
          <w:rPr>
            <w:sz w:val="22"/>
          </w:rPr>
          <w:delText xml:space="preserve">with </w:delText>
        </w:r>
        <w:r w:rsidRPr="00360833" w:rsidDel="00514449">
          <w:rPr>
            <w:sz w:val="22"/>
          </w:rPr>
          <w:delText>authentication credential</w:delText>
        </w:r>
        <w:r w:rsidDel="00514449">
          <w:rPr>
            <w:sz w:val="22"/>
          </w:rPr>
          <w:delText>s</w:delText>
        </w:r>
        <w:r w:rsidRPr="00360833" w:rsidDel="00514449">
          <w:rPr>
            <w:sz w:val="22"/>
          </w:rPr>
          <w:delText xml:space="preserve"> for the same.</w:delText>
        </w:r>
      </w:del>
    </w:p>
    <w:p w14:paraId="0EF47025" w14:textId="6E518CB9" w:rsidR="00AC400D" w:rsidRPr="00C14B49" w:rsidRDefault="00AC400D" w:rsidP="00AC400D">
      <w:pPr>
        <w:pStyle w:val="Heading1"/>
        <w:rPr>
          <w:b w:val="0"/>
          <w:sz w:val="22"/>
        </w:rPr>
      </w:pPr>
      <w:bookmarkStart w:id="802" w:name="_Toc109674972"/>
      <w:r>
        <w:rPr>
          <w:i/>
          <w:sz w:val="22"/>
        </w:rPr>
        <w:t>Recommendation for customer (HDO)</w:t>
      </w:r>
      <w:r w:rsidRPr="00530651">
        <w:rPr>
          <w:i/>
          <w:sz w:val="22"/>
        </w:rPr>
        <w:t>:</w:t>
      </w:r>
      <w:r w:rsidRPr="00CA58F3">
        <w:rPr>
          <w:sz w:val="22"/>
        </w:rPr>
        <w:t xml:space="preserve"> </w:t>
      </w:r>
      <w:r w:rsidRPr="00C14B49">
        <w:rPr>
          <w:b w:val="0"/>
          <w:sz w:val="22"/>
        </w:rPr>
        <w:t xml:space="preserve">Stryker’s customer can access the Nurse Station web application using the credentials provided by Stryker. The management of physical security aspects of the HDO's IT system, networks and other configuration items is a key responsibility of the HDO's </w:t>
      </w:r>
      <w:del w:id="803" w:author="Sai Praneetha Bhaskaruni" w:date="2022-03-25T14:37:00Z">
        <w:r w:rsidRPr="00C14B49" w:rsidDel="004E4A36">
          <w:rPr>
            <w:b w:val="0"/>
            <w:sz w:val="22"/>
          </w:rPr>
          <w:delText xml:space="preserve"> </w:delText>
        </w:r>
      </w:del>
      <w:r w:rsidRPr="00C14B49">
        <w:rPr>
          <w:b w:val="0"/>
          <w:sz w:val="22"/>
        </w:rPr>
        <w:t>IT network management.</w:t>
      </w:r>
      <w:bookmarkEnd w:id="802"/>
    </w:p>
    <w:p w14:paraId="1D05B6BB" w14:textId="77777777" w:rsidR="00AC400D" w:rsidRDefault="00AC400D" w:rsidP="00AC400D">
      <w:pPr>
        <w:pStyle w:val="Heading1"/>
        <w:rPr>
          <w:color w:val="FCC566"/>
          <w:sz w:val="40"/>
        </w:rPr>
      </w:pPr>
    </w:p>
    <w:p w14:paraId="0FB526EF" w14:textId="56903A55" w:rsidR="00660F6C" w:rsidRPr="00180992" w:rsidRDefault="00F12E6C" w:rsidP="00660F6C">
      <w:pPr>
        <w:pStyle w:val="Heading1"/>
      </w:pPr>
      <w:bookmarkStart w:id="804" w:name="_Toc109674973"/>
      <w:r>
        <w:rPr>
          <w:color w:val="FCC566"/>
          <w:sz w:val="40"/>
        </w:rPr>
        <w:t>0</w:t>
      </w:r>
      <w:r w:rsidR="00CD55CA">
        <w:rPr>
          <w:color w:val="FCC566"/>
          <w:sz w:val="40"/>
        </w:rPr>
        <w:t>8</w:t>
      </w:r>
      <w:r w:rsidR="00660F6C" w:rsidRPr="00180992">
        <w:rPr>
          <w:color w:val="FFCC66"/>
          <w:sz w:val="40"/>
        </w:rPr>
        <w:t xml:space="preserve"> </w:t>
      </w:r>
      <w:r w:rsidR="00460753" w:rsidRPr="000B3FEC">
        <w:t>CYBER SECURITY PRODUCT UPGRADES</w:t>
      </w:r>
      <w:bookmarkEnd w:id="804"/>
    </w:p>
    <w:p w14:paraId="33A35AD8" w14:textId="77777777" w:rsidR="00660F6C" w:rsidRPr="00C11DBF" w:rsidRDefault="00660F6C" w:rsidP="00660F6C">
      <w:pPr>
        <w:shd w:val="clear" w:color="auto" w:fill="E7E6E6" w:themeFill="background2"/>
        <w:spacing w:after="0"/>
        <w:ind w:left="118"/>
        <w:rPr>
          <w:b/>
          <w:sz w:val="22"/>
        </w:rPr>
      </w:pPr>
      <w:r w:rsidRPr="00C11DBF">
        <w:rPr>
          <w:b/>
          <w:sz w:val="22"/>
        </w:rPr>
        <w:t>SmartMedic Solution Component</w:t>
      </w:r>
      <w:ins w:id="805" w:author="Sai Praneetha Bhaskaruni" w:date="2022-03-24T16:12:00Z">
        <w:r>
          <w:rPr>
            <w:b/>
            <w:sz w:val="22"/>
          </w:rPr>
          <w:t>s</w:t>
        </w:r>
      </w:ins>
      <w:r w:rsidRPr="00C11DBF">
        <w:rPr>
          <w:b/>
          <w:sz w:val="22"/>
        </w:rPr>
        <w:t>: Device</w:t>
      </w:r>
      <w:r>
        <w:rPr>
          <w:b/>
          <w:sz w:val="22"/>
        </w:rPr>
        <w:t xml:space="preserve"> and Tablet</w:t>
      </w:r>
    </w:p>
    <w:p w14:paraId="1CE0D6E7" w14:textId="77777777" w:rsidR="00660F6C" w:rsidRDefault="00660F6C" w:rsidP="00660F6C">
      <w:pPr>
        <w:spacing w:after="120"/>
        <w:ind w:left="129" w:hanging="14"/>
        <w:rPr>
          <w:sz w:val="22"/>
        </w:rPr>
      </w:pPr>
      <w:r w:rsidRPr="00CA58F3">
        <w:rPr>
          <w:b/>
          <w:i/>
          <w:sz w:val="22"/>
        </w:rPr>
        <w:t>Existing Security Features:</w:t>
      </w:r>
      <w:r>
        <w:rPr>
          <w:i/>
          <w:sz w:val="22"/>
        </w:rPr>
        <w:t xml:space="preserve"> </w:t>
      </w:r>
      <w:r w:rsidRPr="000B3FEC">
        <w:rPr>
          <w:sz w:val="22"/>
        </w:rPr>
        <w:t xml:space="preserve">The </w:t>
      </w:r>
      <w:ins w:id="806" w:author="Sai Praneetha Bhaskaruni" w:date="2022-03-25T12:41:00Z">
        <w:r>
          <w:rPr>
            <w:sz w:val="22"/>
          </w:rPr>
          <w:t xml:space="preserve">SmartMedic </w:t>
        </w:r>
      </w:ins>
      <w:del w:id="807" w:author="Sai Praneetha Bhaskaruni" w:date="2022-03-25T12:41:00Z">
        <w:r w:rsidRPr="000B3FEC" w:rsidDel="003D318A">
          <w:rPr>
            <w:sz w:val="22"/>
          </w:rPr>
          <w:delText>Device</w:delText>
        </w:r>
      </w:del>
      <w:ins w:id="808" w:author="Sai Praneetha Bhaskaruni" w:date="2022-03-25T12:41:00Z">
        <w:r>
          <w:rPr>
            <w:sz w:val="22"/>
          </w:rPr>
          <w:t>platform components</w:t>
        </w:r>
      </w:ins>
      <w:r w:rsidRPr="000B3FEC">
        <w:rPr>
          <w:sz w:val="22"/>
        </w:rPr>
        <w:t xml:space="preserve"> </w:t>
      </w:r>
      <w:proofErr w:type="gramStart"/>
      <w:r w:rsidRPr="000B3FEC">
        <w:rPr>
          <w:sz w:val="22"/>
        </w:rPr>
        <w:t>do</w:t>
      </w:r>
      <w:r>
        <w:rPr>
          <w:sz w:val="22"/>
        </w:rPr>
        <w:t>es</w:t>
      </w:r>
      <w:proofErr w:type="gramEnd"/>
      <w:r w:rsidRPr="000B3FEC">
        <w:rPr>
          <w:sz w:val="22"/>
        </w:rPr>
        <w:t xml:space="preserve"> not have any updates installation policy implemented. Hence, the users </w:t>
      </w:r>
      <w:proofErr w:type="gramStart"/>
      <w:ins w:id="809" w:author="Sai Praneetha Bhaskaruni" w:date="2022-03-25T12:42:00Z">
        <w:r>
          <w:rPr>
            <w:sz w:val="22"/>
          </w:rPr>
          <w:t>doesn’t</w:t>
        </w:r>
        <w:proofErr w:type="gramEnd"/>
        <w:r>
          <w:rPr>
            <w:sz w:val="22"/>
          </w:rPr>
          <w:t xml:space="preserve"> </w:t>
        </w:r>
      </w:ins>
      <w:del w:id="810" w:author="Sai Praneetha Bhaskaruni" w:date="2022-03-25T12:42:00Z">
        <w:r w:rsidRPr="000B3FEC" w:rsidDel="00121959">
          <w:rPr>
            <w:sz w:val="22"/>
          </w:rPr>
          <w:delText xml:space="preserve">will not </w:delText>
        </w:r>
      </w:del>
      <w:r w:rsidRPr="000B3FEC">
        <w:rPr>
          <w:sz w:val="22"/>
        </w:rPr>
        <w:t>get any</w:t>
      </w:r>
      <w:ins w:id="811" w:author="Sai Praneetha Bhaskaruni" w:date="2022-03-25T12:42:00Z">
        <w:r>
          <w:rPr>
            <w:sz w:val="22"/>
          </w:rPr>
          <w:t xml:space="preserve"> notification of </w:t>
        </w:r>
      </w:ins>
      <w:del w:id="812" w:author="Sai Praneetha Bhaskaruni" w:date="2022-03-25T12:42:00Z">
        <w:r w:rsidRPr="000B3FEC" w:rsidDel="00A25720">
          <w:rPr>
            <w:sz w:val="22"/>
          </w:rPr>
          <w:delText xml:space="preserve"> </w:delText>
        </w:r>
      </w:del>
      <w:r w:rsidRPr="000B3FEC">
        <w:rPr>
          <w:sz w:val="22"/>
        </w:rPr>
        <w:t xml:space="preserve">online updates. If Stryker identifies any potential vulnerabilities which require an update at the customer site, a new version of the solution will </w:t>
      </w:r>
      <w:r>
        <w:rPr>
          <w:sz w:val="22"/>
        </w:rPr>
        <w:t xml:space="preserve">be </w:t>
      </w:r>
      <w:r w:rsidRPr="000B3FEC">
        <w:rPr>
          <w:sz w:val="22"/>
        </w:rPr>
        <w:t xml:space="preserve">released and customers will </w:t>
      </w:r>
      <w:r>
        <w:rPr>
          <w:sz w:val="22"/>
        </w:rPr>
        <w:t xml:space="preserve">be </w:t>
      </w:r>
      <w:r w:rsidRPr="000B3FEC">
        <w:rPr>
          <w:sz w:val="22"/>
        </w:rPr>
        <w:t xml:space="preserve">informed about the action to be taken at their end. </w:t>
      </w:r>
      <w:bookmarkStart w:id="813" w:name="_Hlk99040381"/>
      <w:r w:rsidRPr="000B3FEC">
        <w:rPr>
          <w:sz w:val="22"/>
        </w:rPr>
        <w:t xml:space="preserve">SmartMedic solutions contain malware protection embedded within </w:t>
      </w:r>
      <w:r>
        <w:rPr>
          <w:sz w:val="22"/>
        </w:rPr>
        <w:t xml:space="preserve">the </w:t>
      </w:r>
      <w:r w:rsidRPr="000B3FEC">
        <w:rPr>
          <w:sz w:val="22"/>
        </w:rPr>
        <w:t>SmartMedic tablet.</w:t>
      </w:r>
      <w:bookmarkEnd w:id="813"/>
      <w:r w:rsidRPr="000B3FEC">
        <w:rPr>
          <w:sz w:val="22"/>
        </w:rPr>
        <w:t xml:space="preserve"> </w:t>
      </w:r>
      <w:r>
        <w:rPr>
          <w:sz w:val="22"/>
        </w:rPr>
        <w:t xml:space="preserve">The </w:t>
      </w:r>
      <w:r w:rsidRPr="000B3FEC">
        <w:rPr>
          <w:sz w:val="22"/>
        </w:rPr>
        <w:t xml:space="preserve">Tablet also contains authorized service to install patches or software updates. Stryker has </w:t>
      </w:r>
      <w:r>
        <w:rPr>
          <w:sz w:val="22"/>
        </w:rPr>
        <w:t xml:space="preserve">the </w:t>
      </w:r>
      <w:r w:rsidRPr="000B3FEC">
        <w:rPr>
          <w:sz w:val="22"/>
        </w:rPr>
        <w:t xml:space="preserve">ability to recover after damage or destruction of device data, </w:t>
      </w:r>
      <w:r>
        <w:rPr>
          <w:sz w:val="22"/>
        </w:rPr>
        <w:t xml:space="preserve">and </w:t>
      </w:r>
      <w:r w:rsidRPr="000B3FEC">
        <w:rPr>
          <w:sz w:val="22"/>
        </w:rPr>
        <w:t>configuration information</w:t>
      </w:r>
      <w:r>
        <w:rPr>
          <w:sz w:val="22"/>
        </w:rPr>
        <w:t>.</w:t>
      </w:r>
    </w:p>
    <w:p w14:paraId="475E822F" w14:textId="542EDD29" w:rsidR="00660F6C" w:rsidRDefault="00660F6C" w:rsidP="00FC1942">
      <w:pPr>
        <w:spacing w:after="120"/>
        <w:ind w:left="129" w:hanging="14"/>
      </w:pPr>
      <w:r>
        <w:rPr>
          <w:b/>
          <w:i/>
          <w:sz w:val="22"/>
        </w:rPr>
        <w:lastRenderedPageBreak/>
        <w:t>Recommendation for customer (HDO)</w:t>
      </w:r>
      <w:r w:rsidRPr="00CA58F3">
        <w:rPr>
          <w:b/>
          <w:i/>
          <w:sz w:val="22"/>
        </w:rPr>
        <w:t>:</w:t>
      </w:r>
      <w:r w:rsidRPr="00CA58F3">
        <w:t xml:space="preserve"> </w:t>
      </w:r>
      <w:ins w:id="814" w:author="Sai Praneetha Bhaskaruni" w:date="2022-03-25T12:40:00Z">
        <w:r w:rsidRPr="008D391F">
          <w:rPr>
            <w:sz w:val="22"/>
            <w:szCs w:val="24"/>
          </w:rPr>
          <w:t xml:space="preserve">Any information regarding </w:t>
        </w:r>
        <w:r>
          <w:rPr>
            <w:sz w:val="22"/>
            <w:szCs w:val="24"/>
          </w:rPr>
          <w:t>cyber security product upgrades</w:t>
        </w:r>
        <w:r w:rsidRPr="008D391F">
          <w:rPr>
            <w:sz w:val="22"/>
            <w:szCs w:val="24"/>
          </w:rPr>
          <w:t xml:space="preserve"> can be requested from Stryker.</w:t>
        </w:r>
        <w:r>
          <w:t xml:space="preserve"> </w:t>
        </w:r>
      </w:ins>
    </w:p>
    <w:p w14:paraId="24E742F1" w14:textId="77777777" w:rsidR="00B87387" w:rsidRPr="00FC1942" w:rsidRDefault="00B87387" w:rsidP="00FC1942">
      <w:pPr>
        <w:spacing w:after="120"/>
        <w:ind w:left="129" w:hanging="14"/>
        <w:rPr>
          <w:sz w:val="22"/>
        </w:rPr>
      </w:pPr>
    </w:p>
    <w:p w14:paraId="123DB174" w14:textId="7BD39136" w:rsidR="007953D2" w:rsidRPr="00180992" w:rsidRDefault="007953D2" w:rsidP="007953D2">
      <w:pPr>
        <w:pStyle w:val="Heading1"/>
      </w:pPr>
      <w:bookmarkStart w:id="815" w:name="_Toc109674974"/>
      <w:r>
        <w:rPr>
          <w:color w:val="FCC566"/>
          <w:sz w:val="40"/>
        </w:rPr>
        <w:t>8.1</w:t>
      </w:r>
      <w:r w:rsidRPr="00180992">
        <w:rPr>
          <w:color w:val="FFCC66"/>
          <w:sz w:val="40"/>
        </w:rPr>
        <w:t xml:space="preserve"> </w:t>
      </w:r>
      <w:r w:rsidRPr="00BA5FC4">
        <w:t>System Maintenance</w:t>
      </w:r>
      <w:bookmarkEnd w:id="815"/>
      <w:r>
        <w:t xml:space="preserve"> </w:t>
      </w:r>
    </w:p>
    <w:p w14:paraId="63CD781E" w14:textId="77777777" w:rsidR="007953D2" w:rsidRPr="00C11DBF" w:rsidRDefault="007953D2" w:rsidP="007953D2">
      <w:pPr>
        <w:shd w:val="clear" w:color="auto" w:fill="E7E6E6" w:themeFill="background2"/>
        <w:spacing w:after="0"/>
        <w:ind w:left="118"/>
        <w:rPr>
          <w:b/>
          <w:sz w:val="22"/>
        </w:rPr>
      </w:pPr>
      <w:r w:rsidRPr="00C11DBF">
        <w:rPr>
          <w:b/>
          <w:sz w:val="22"/>
        </w:rPr>
        <w:t>SmartMedic Solution Component</w:t>
      </w:r>
      <w:ins w:id="816" w:author="Sai Praneetha Bhaskaruni" w:date="2022-03-24T12:18:00Z">
        <w:r>
          <w:rPr>
            <w:b/>
            <w:sz w:val="22"/>
          </w:rPr>
          <w:t>s</w:t>
        </w:r>
      </w:ins>
      <w:r w:rsidRPr="00C11DBF">
        <w:rPr>
          <w:b/>
          <w:sz w:val="22"/>
        </w:rPr>
        <w:t>: Device</w:t>
      </w:r>
      <w:r>
        <w:rPr>
          <w:b/>
          <w:sz w:val="22"/>
        </w:rPr>
        <w:t xml:space="preserve"> and Tablet</w:t>
      </w:r>
    </w:p>
    <w:p w14:paraId="5C8613F4" w14:textId="77777777" w:rsidR="007953D2" w:rsidRDefault="007953D2" w:rsidP="007953D2">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w:t>
      </w:r>
      <w:r>
        <w:rPr>
          <w:sz w:val="22"/>
        </w:rPr>
        <w:t xml:space="preserve">is </w:t>
      </w:r>
      <w:r w:rsidRPr="00420F77">
        <w:rPr>
          <w:sz w:val="22"/>
        </w:rPr>
        <w:t xml:space="preserve">authorized </w:t>
      </w:r>
      <w:r>
        <w:rPr>
          <w:sz w:val="22"/>
        </w:rPr>
        <w:t>to perform testing and maintenance</w:t>
      </w:r>
      <w:r w:rsidRPr="00420F77">
        <w:rPr>
          <w:sz w:val="22"/>
        </w:rPr>
        <w:t xml:space="preserve"> </w:t>
      </w:r>
      <w:r>
        <w:rPr>
          <w:sz w:val="22"/>
        </w:rPr>
        <w:t xml:space="preserve">of </w:t>
      </w:r>
      <w:r w:rsidRPr="00420F77">
        <w:rPr>
          <w:sz w:val="22"/>
        </w:rPr>
        <w:t>the SmartMedic solution</w:t>
      </w:r>
      <w:r>
        <w:rPr>
          <w:sz w:val="22"/>
        </w:rPr>
        <w:t>’</w:t>
      </w:r>
      <w:r w:rsidRPr="00420F77">
        <w:rPr>
          <w:sz w:val="22"/>
        </w:rPr>
        <w:t xml:space="preserve">s component </w:t>
      </w:r>
      <w:r>
        <w:rPr>
          <w:sz w:val="22"/>
        </w:rPr>
        <w:t>devices, w</w:t>
      </w:r>
      <w:r w:rsidRPr="00420F77">
        <w:rPr>
          <w:sz w:val="22"/>
        </w:rPr>
        <w:t>henever needed</w:t>
      </w:r>
      <w:r>
        <w:rPr>
          <w:sz w:val="22"/>
        </w:rPr>
        <w:t>,</w:t>
      </w:r>
      <w:r w:rsidRPr="00420F77">
        <w:rPr>
          <w:sz w:val="22"/>
        </w:rPr>
        <w:t xml:space="preserve"> at the time of maintenance.</w:t>
      </w:r>
      <w:r w:rsidRPr="00E968D1">
        <w:t xml:space="preserve"> </w:t>
      </w:r>
      <w:r w:rsidRPr="00E968D1">
        <w:rPr>
          <w:sz w:val="22"/>
        </w:rPr>
        <w:t>Smart</w:t>
      </w:r>
      <w:r>
        <w:rPr>
          <w:sz w:val="22"/>
        </w:rPr>
        <w:t>M</w:t>
      </w:r>
      <w:r w:rsidRPr="00E968D1">
        <w:rPr>
          <w:sz w:val="22"/>
        </w:rPr>
        <w:t xml:space="preserve">edic system maintenance </w:t>
      </w:r>
      <w:ins w:id="817" w:author="Sai Praneetha Bhaskaruni" w:date="2022-03-24T12:19:00Z">
        <w:r>
          <w:rPr>
            <w:sz w:val="22"/>
          </w:rPr>
          <w:t>can be</w:t>
        </w:r>
      </w:ins>
      <w:del w:id="818" w:author="Sai Praneetha Bhaskaruni" w:date="2022-03-24T12:19:00Z">
        <w:r w:rsidRPr="00E968D1" w:rsidDel="005C6286">
          <w:rPr>
            <w:sz w:val="22"/>
          </w:rPr>
          <w:delText>is</w:delText>
        </w:r>
      </w:del>
      <w:r w:rsidRPr="00E968D1">
        <w:rPr>
          <w:sz w:val="22"/>
        </w:rPr>
        <w:t xml:space="preserve"> planned</w:t>
      </w:r>
      <w:del w:id="819" w:author="Sai Praneetha Bhaskaruni" w:date="2022-03-24T12:19:00Z">
        <w:r w:rsidRPr="00E968D1" w:rsidDel="005C6286">
          <w:rPr>
            <w:sz w:val="22"/>
          </w:rPr>
          <w:delText>/designed</w:delText>
        </w:r>
      </w:del>
      <w:r w:rsidRPr="00E968D1">
        <w:rPr>
          <w:sz w:val="22"/>
        </w:rPr>
        <w:t xml:space="preserve"> &amp; </w:t>
      </w:r>
      <w:del w:id="820" w:author="Sai Praneetha Bhaskaruni" w:date="2022-03-24T12:19:00Z">
        <w:r w:rsidRPr="00E968D1" w:rsidDel="005C6286">
          <w:rPr>
            <w:sz w:val="22"/>
          </w:rPr>
          <w:delText xml:space="preserve">can be </w:delText>
        </w:r>
      </w:del>
      <w:r w:rsidRPr="00E968D1">
        <w:rPr>
          <w:sz w:val="22"/>
        </w:rPr>
        <w:t>performed based on the component</w:t>
      </w:r>
      <w:ins w:id="821" w:author="Sai Praneetha Bhaskaruni" w:date="2022-03-24T12:19:00Z">
        <w:r>
          <w:rPr>
            <w:sz w:val="22"/>
          </w:rPr>
          <w:t xml:space="preserve">s </w:t>
        </w:r>
      </w:ins>
      <w:ins w:id="822" w:author="Sai Praneetha Bhaskaruni" w:date="2022-03-24T12:20:00Z">
        <w:r>
          <w:rPr>
            <w:sz w:val="22"/>
          </w:rPr>
          <w:t>and its functionality</w:t>
        </w:r>
      </w:ins>
      <w:r w:rsidRPr="00E968D1">
        <w:rPr>
          <w:sz w:val="22"/>
        </w:rPr>
        <w:t xml:space="preserve"> in the </w:t>
      </w:r>
      <w:r>
        <w:rPr>
          <w:sz w:val="22"/>
        </w:rPr>
        <w:t>S</w:t>
      </w:r>
      <w:r w:rsidRPr="00E968D1">
        <w:rPr>
          <w:sz w:val="22"/>
        </w:rPr>
        <w:t>mart</w:t>
      </w:r>
      <w:r>
        <w:rPr>
          <w:sz w:val="22"/>
        </w:rPr>
        <w:t>M</w:t>
      </w:r>
      <w:r w:rsidRPr="00E968D1">
        <w:rPr>
          <w:sz w:val="22"/>
        </w:rPr>
        <w:t>edic environment/platform.</w:t>
      </w:r>
    </w:p>
    <w:p w14:paraId="1EB8578D" w14:textId="77777777" w:rsidR="007953D2" w:rsidRPr="00CA58F3" w:rsidDel="00BD11D3" w:rsidRDefault="007953D2" w:rsidP="007953D2">
      <w:pPr>
        <w:spacing w:after="120"/>
        <w:ind w:left="108" w:firstLine="12"/>
        <w:rPr>
          <w:del w:id="823" w:author="Sai Praneetha Bhaskaruni" w:date="2022-03-24T12:23:00Z"/>
          <w:moveTo w:id="824" w:author="Sai Praneetha Bhaskaruni" w:date="2022-03-24T12:23:00Z"/>
          <w:i/>
          <w:sz w:val="22"/>
        </w:rPr>
      </w:pPr>
      <w:r>
        <w:rPr>
          <w:b/>
          <w:i/>
          <w:sz w:val="22"/>
        </w:rPr>
        <w:t>Recommendation for customer (HDO)</w:t>
      </w:r>
      <w:r w:rsidRPr="00CA58F3">
        <w:rPr>
          <w:b/>
          <w:i/>
          <w:sz w:val="22"/>
        </w:rPr>
        <w:t>:</w:t>
      </w:r>
      <w:r w:rsidRPr="00CA58F3">
        <w:t xml:space="preserve"> </w:t>
      </w:r>
      <w:ins w:id="825" w:author="Sai Praneetha Bhaskaruni" w:date="2022-03-24T12:21:00Z">
        <w:r w:rsidRPr="00E8403D">
          <w:rPr>
            <w:sz w:val="22"/>
            <w:szCs w:val="24"/>
            <w:rPrChange w:id="826" w:author="Sai Praneetha Bhaskaruni" w:date="2022-03-24T12:22:00Z">
              <w:rPr/>
            </w:rPrChange>
          </w:rPr>
          <w:t xml:space="preserve">The </w:t>
        </w:r>
      </w:ins>
      <w:ins w:id="827" w:author="Sai Praneetha Bhaskaruni" w:date="2022-03-24T12:22:00Z">
        <w:r w:rsidRPr="00E8403D">
          <w:rPr>
            <w:sz w:val="22"/>
            <w:szCs w:val="24"/>
            <w:rPrChange w:id="828" w:author="Sai Praneetha Bhaskaruni" w:date="2022-03-24T12:22:00Z">
              <w:rPr/>
            </w:rPrChange>
          </w:rPr>
          <w:t xml:space="preserve">required </w:t>
        </w:r>
      </w:ins>
      <w:ins w:id="829" w:author="Sai Praneetha Bhaskaruni" w:date="2022-03-24T12:21:00Z">
        <w:r w:rsidRPr="00E8403D">
          <w:rPr>
            <w:sz w:val="22"/>
            <w:szCs w:val="24"/>
            <w:rPrChange w:id="830" w:author="Sai Praneetha Bhaskaruni" w:date="2022-03-24T12:22:00Z">
              <w:rPr/>
            </w:rPrChange>
          </w:rPr>
          <w:t>access and</w:t>
        </w:r>
      </w:ins>
      <w:ins w:id="831" w:author="Sai Praneetha Bhaskaruni" w:date="2022-03-24T12:22:00Z">
        <w:r>
          <w:rPr>
            <w:sz w:val="22"/>
            <w:szCs w:val="24"/>
          </w:rPr>
          <w:t xml:space="preserve"> corresponding </w:t>
        </w:r>
      </w:ins>
      <w:ins w:id="832" w:author="Sai Praneetha Bhaskaruni" w:date="2022-03-24T12:23:00Z">
        <w:r>
          <w:rPr>
            <w:sz w:val="22"/>
            <w:szCs w:val="24"/>
          </w:rPr>
          <w:t>maintenance</w:t>
        </w:r>
      </w:ins>
      <w:ins w:id="833" w:author="Sai Praneetha Bhaskaruni" w:date="2022-03-24T12:21:00Z">
        <w:r w:rsidRPr="00E8403D">
          <w:rPr>
            <w:sz w:val="22"/>
            <w:szCs w:val="24"/>
            <w:rPrChange w:id="834" w:author="Sai Praneetha Bhaskaruni" w:date="2022-03-24T12:22:00Z">
              <w:rPr/>
            </w:rPrChange>
          </w:rPr>
          <w:t xml:space="preserve"> of the </w:t>
        </w:r>
        <w:proofErr w:type="gramStart"/>
        <w:r w:rsidRPr="00E8403D">
          <w:rPr>
            <w:sz w:val="22"/>
            <w:szCs w:val="24"/>
            <w:rPrChange w:id="835" w:author="Sai Praneetha Bhaskaruni" w:date="2022-03-24T12:22:00Z">
              <w:rPr/>
            </w:rPrChange>
          </w:rPr>
          <w:t>device</w:t>
        </w:r>
      </w:ins>
      <w:ins w:id="836" w:author="Sai Praneetha Bhaskaruni" w:date="2022-03-25T15:29:00Z">
        <w:r>
          <w:rPr>
            <w:sz w:val="22"/>
            <w:szCs w:val="24"/>
          </w:rPr>
          <w:t xml:space="preserve"> </w:t>
        </w:r>
      </w:ins>
      <w:r>
        <w:rPr>
          <w:sz w:val="22"/>
          <w:szCs w:val="24"/>
        </w:rPr>
        <w:t xml:space="preserve"> </w:t>
      </w:r>
      <w:ins w:id="837" w:author="Sai Praneetha Bhaskaruni" w:date="2022-03-24T12:21:00Z">
        <w:r w:rsidRPr="00E8403D">
          <w:rPr>
            <w:sz w:val="22"/>
            <w:szCs w:val="24"/>
            <w:rPrChange w:id="838" w:author="Sai Praneetha Bhaskaruni" w:date="2022-03-24T12:22:00Z">
              <w:rPr/>
            </w:rPrChange>
          </w:rPr>
          <w:t>and</w:t>
        </w:r>
        <w:proofErr w:type="gramEnd"/>
        <w:r w:rsidRPr="00E8403D">
          <w:rPr>
            <w:sz w:val="22"/>
            <w:szCs w:val="24"/>
            <w:rPrChange w:id="839" w:author="Sai Praneetha Bhaskaruni" w:date="2022-03-24T12:22:00Z">
              <w:rPr/>
            </w:rPrChange>
          </w:rPr>
          <w:t xml:space="preserve"> tablet is not provided for HDO.</w:t>
        </w:r>
      </w:ins>
      <w:ins w:id="840" w:author="Sai Praneetha Bhaskaruni" w:date="2022-03-24T12:23:00Z">
        <w:r w:rsidRPr="00BD11D3">
          <w:rPr>
            <w:sz w:val="22"/>
          </w:rPr>
          <w:t xml:space="preserve"> </w:t>
        </w:r>
      </w:ins>
      <w:moveToRangeStart w:id="841" w:author="Sai Praneetha Bhaskaruni" w:date="2022-03-24T12:23:00Z" w:name="move99017017"/>
      <w:moveTo w:id="842" w:author="Sai Praneetha Bhaskaruni" w:date="2022-03-24T12:23:00Z">
        <w:r w:rsidRPr="00E968D1">
          <w:rPr>
            <w:sz w:val="22"/>
          </w:rPr>
          <w:t>Please reach out to Stryker Customer Care for system maintenance</w:t>
        </w:r>
        <w:r>
          <w:rPr>
            <w:sz w:val="22"/>
          </w:rPr>
          <w:t>.</w:t>
        </w:r>
      </w:moveTo>
    </w:p>
    <w:moveToRangeEnd w:id="841"/>
    <w:p w14:paraId="210382E2" w14:textId="77777777" w:rsidR="007953D2" w:rsidRPr="00CA58F3" w:rsidRDefault="007953D2">
      <w:pPr>
        <w:spacing w:after="120"/>
        <w:ind w:left="108" w:firstLine="12"/>
        <w:rPr>
          <w:i/>
          <w:sz w:val="22"/>
        </w:rPr>
        <w:pPrChange w:id="843" w:author="Sai Praneetha Bhaskaruni" w:date="2022-03-24T12:23:00Z">
          <w:pPr>
            <w:spacing w:after="120"/>
            <w:ind w:left="129" w:hanging="14"/>
          </w:pPr>
        </w:pPrChange>
      </w:pPr>
      <w:del w:id="844" w:author="Sai Praneetha Bhaskaruni" w:date="2022-03-24T12:23:00Z">
        <w:r w:rsidRPr="00E968D1" w:rsidDel="00BD11D3">
          <w:delText>C</w:delText>
        </w:r>
        <w:r w:rsidRPr="00E968D1" w:rsidDel="00BD11D3">
          <w:rPr>
            <w:sz w:val="22"/>
          </w:rPr>
          <w:delText>ustomer</w:delText>
        </w:r>
        <w:r w:rsidDel="00BD11D3">
          <w:rPr>
            <w:sz w:val="22"/>
          </w:rPr>
          <w:delText>s</w:delText>
        </w:r>
        <w:r w:rsidRPr="00E968D1" w:rsidDel="00BD11D3">
          <w:rPr>
            <w:sz w:val="22"/>
          </w:rPr>
          <w:delText xml:space="preserve"> </w:delText>
        </w:r>
        <w:r w:rsidDel="00BD11D3">
          <w:rPr>
            <w:sz w:val="22"/>
          </w:rPr>
          <w:delText>are not</w:delText>
        </w:r>
        <w:r w:rsidRPr="00E968D1" w:rsidDel="00BD11D3">
          <w:rPr>
            <w:sz w:val="22"/>
          </w:rPr>
          <w:delText xml:space="preserve"> allowed to access SmartMedic device and Tablet component.</w:delText>
        </w:r>
        <w:r w:rsidRPr="00E968D1" w:rsidDel="00BD11D3">
          <w:delText xml:space="preserve"> </w:delText>
        </w:r>
      </w:del>
      <w:moveFromRangeStart w:id="845" w:author="Sai Praneetha Bhaskaruni" w:date="2022-03-24T12:23:00Z" w:name="move99017017"/>
      <w:moveFrom w:id="846" w:author="Sai Praneetha Bhaskaruni" w:date="2022-03-24T12:23:00Z">
        <w:r w:rsidRPr="00E968D1" w:rsidDel="00BD11D3">
          <w:rPr>
            <w:sz w:val="22"/>
          </w:rPr>
          <w:t>Please reach out to Stryker Customer Care for system maintenance</w:t>
        </w:r>
        <w:r w:rsidDel="00BD11D3">
          <w:rPr>
            <w:sz w:val="22"/>
          </w:rPr>
          <w:t>.</w:t>
        </w:r>
      </w:moveFrom>
      <w:moveFromRangeEnd w:id="845"/>
    </w:p>
    <w:p w14:paraId="1EC0D698" w14:textId="77777777" w:rsidR="007953D2" w:rsidRPr="00C11DBF" w:rsidRDefault="007953D2" w:rsidP="007953D2">
      <w:pPr>
        <w:shd w:val="clear" w:color="auto" w:fill="E7E6E6" w:themeFill="background2"/>
        <w:spacing w:after="0"/>
        <w:ind w:left="118"/>
        <w:rPr>
          <w:b/>
          <w:sz w:val="22"/>
        </w:rPr>
      </w:pPr>
      <w:r w:rsidRPr="00C11DBF">
        <w:rPr>
          <w:b/>
          <w:sz w:val="22"/>
        </w:rPr>
        <w:t xml:space="preserve">SmartMedic: Nurse Station Application </w:t>
      </w:r>
    </w:p>
    <w:p w14:paraId="58849952" w14:textId="5A8FE4F9" w:rsidR="00324030" w:rsidRPr="000F73EC" w:rsidRDefault="007953D2" w:rsidP="000F73EC">
      <w:pPr>
        <w:pStyle w:val="Heading1"/>
        <w:rPr>
          <w:b w:val="0"/>
          <w:sz w:val="22"/>
          <w:szCs w:val="24"/>
        </w:rPr>
      </w:pPr>
      <w:bookmarkStart w:id="847" w:name="_Toc109674975"/>
      <w:r w:rsidRPr="00530651">
        <w:rPr>
          <w:i/>
          <w:sz w:val="22"/>
        </w:rPr>
        <w:t>Existing Security Features:</w:t>
      </w:r>
      <w:r w:rsidRPr="00CA58F3">
        <w:rPr>
          <w:sz w:val="22"/>
        </w:rPr>
        <w:t xml:space="preserve"> </w:t>
      </w:r>
      <w:r w:rsidRPr="00324030">
        <w:rPr>
          <w:b w:val="0"/>
          <w:sz w:val="22"/>
          <w:szCs w:val="24"/>
        </w:rPr>
        <w:t>When Stryker obtains vulnerability information through surveillance or other sources, an assessment of the vulnerability’s exploitability and impact is conducted. Based upon the assessment Stryker determines if further actions are required like, providing security updates and/or providing communication to the customer in a timely manner. Vulnerability information may also be requested from Stryker at any time.</w:t>
      </w:r>
      <w:bookmarkEnd w:id="847"/>
    </w:p>
    <w:p w14:paraId="7087DAEC" w14:textId="77777777" w:rsidR="000F73EC" w:rsidRDefault="000F73EC" w:rsidP="00F379F2">
      <w:pPr>
        <w:pStyle w:val="Heading1"/>
        <w:rPr>
          <w:color w:val="FCC566"/>
          <w:sz w:val="40"/>
        </w:rPr>
      </w:pPr>
    </w:p>
    <w:p w14:paraId="00F14988" w14:textId="72A34AE2" w:rsidR="00F379F2" w:rsidRDefault="00F379F2" w:rsidP="00F379F2">
      <w:pPr>
        <w:pStyle w:val="Heading1"/>
      </w:pPr>
      <w:bookmarkStart w:id="848" w:name="_Toc109674976"/>
      <w:r>
        <w:rPr>
          <w:color w:val="FCC566"/>
          <w:sz w:val="40"/>
        </w:rPr>
        <w:t>09</w:t>
      </w:r>
      <w:r w:rsidRPr="00180992">
        <w:rPr>
          <w:color w:val="FFCC66"/>
          <w:sz w:val="40"/>
        </w:rPr>
        <w:t xml:space="preserve"> </w:t>
      </w:r>
      <w:r>
        <w:t>HEALTH DATA DE-IDENTIFICATION</w:t>
      </w:r>
      <w:bookmarkEnd w:id="848"/>
    </w:p>
    <w:p w14:paraId="57D790AA" w14:textId="6755520A" w:rsidR="00376E99" w:rsidRPr="001E276D" w:rsidRDefault="001E276D" w:rsidP="00F379F2">
      <w:pPr>
        <w:pStyle w:val="Heading1"/>
        <w:rPr>
          <w:b w:val="0"/>
          <w:sz w:val="22"/>
          <w:szCs w:val="24"/>
        </w:rPr>
      </w:pPr>
      <w:bookmarkStart w:id="849" w:name="_Toc109674977"/>
      <w:r>
        <w:rPr>
          <w:b w:val="0"/>
          <w:sz w:val="22"/>
          <w:szCs w:val="24"/>
        </w:rPr>
        <w:t xml:space="preserve">SmartMedic solution components doesn’t have the </w:t>
      </w:r>
      <w:r w:rsidRPr="001E276D">
        <w:rPr>
          <w:b w:val="0"/>
          <w:sz w:val="22"/>
          <w:szCs w:val="24"/>
        </w:rPr>
        <w:t xml:space="preserve">capability to de-identify PII (e.g., </w:t>
      </w:r>
      <w:proofErr w:type="gramStart"/>
      <w:r w:rsidRPr="001E276D">
        <w:rPr>
          <w:b w:val="0"/>
          <w:sz w:val="22"/>
          <w:szCs w:val="24"/>
        </w:rPr>
        <w:t>automatic</w:t>
      </w:r>
      <w:proofErr w:type="gramEnd"/>
      <w:r w:rsidRPr="001E276D">
        <w:rPr>
          <w:b w:val="0"/>
          <w:sz w:val="22"/>
          <w:szCs w:val="24"/>
        </w:rPr>
        <w:t xml:space="preserve"> or manual anonymization, pseudonymization, etc.), or to de-anonymize PII</w:t>
      </w:r>
      <w:r w:rsidR="00E17CCF">
        <w:rPr>
          <w:b w:val="0"/>
          <w:sz w:val="22"/>
          <w:szCs w:val="24"/>
        </w:rPr>
        <w:t>.</w:t>
      </w:r>
      <w:bookmarkEnd w:id="849"/>
    </w:p>
    <w:p w14:paraId="2FE09FD7" w14:textId="77777777" w:rsidR="00C9078D" w:rsidRDefault="00C9078D" w:rsidP="00F67B77">
      <w:pPr>
        <w:pStyle w:val="Heading1"/>
        <w:rPr>
          <w:color w:val="FCC566"/>
          <w:sz w:val="40"/>
        </w:rPr>
      </w:pPr>
    </w:p>
    <w:p w14:paraId="2948EFDB" w14:textId="172F87C8" w:rsidR="00F67B77" w:rsidRDefault="00C30740" w:rsidP="00F67B77">
      <w:pPr>
        <w:pStyle w:val="Heading1"/>
      </w:pPr>
      <w:bookmarkStart w:id="850" w:name="_Toc109674978"/>
      <w:r>
        <w:rPr>
          <w:color w:val="FCC566"/>
          <w:sz w:val="40"/>
        </w:rPr>
        <w:t>1</w:t>
      </w:r>
      <w:r w:rsidR="00F67B77">
        <w:rPr>
          <w:color w:val="FCC566"/>
          <w:sz w:val="40"/>
        </w:rPr>
        <w:t>0</w:t>
      </w:r>
      <w:r w:rsidR="00F67B77" w:rsidRPr="00180992">
        <w:rPr>
          <w:color w:val="FFCC66"/>
          <w:sz w:val="40"/>
        </w:rPr>
        <w:t xml:space="preserve"> </w:t>
      </w:r>
      <w:r w:rsidR="00F67B77">
        <w:t>DATA BACKUP AND DISASTER RECOVERY</w:t>
      </w:r>
      <w:bookmarkEnd w:id="850"/>
    </w:p>
    <w:p w14:paraId="3B6ED51E" w14:textId="377C3EA5" w:rsidR="00410C28" w:rsidRPr="00180992" w:rsidRDefault="00410C28" w:rsidP="00410C28">
      <w:pPr>
        <w:pStyle w:val="Heading1"/>
      </w:pPr>
      <w:bookmarkStart w:id="851" w:name="_Toc109674979"/>
      <w:r>
        <w:rPr>
          <w:color w:val="FCC566"/>
          <w:sz w:val="40"/>
        </w:rPr>
        <w:t>10.1</w:t>
      </w:r>
      <w:r w:rsidRPr="00180992">
        <w:rPr>
          <w:color w:val="FFCC66"/>
          <w:sz w:val="40"/>
        </w:rPr>
        <w:t xml:space="preserve"> </w:t>
      </w:r>
      <w:r w:rsidRPr="007A4D9C">
        <w:t>Contingency Plan: Testing, Maintenance and Training</w:t>
      </w:r>
      <w:bookmarkEnd w:id="851"/>
    </w:p>
    <w:p w14:paraId="25F2C5F4" w14:textId="77777777" w:rsidR="00410C28" w:rsidRPr="00C11DBF" w:rsidRDefault="00410C28" w:rsidP="00410C28">
      <w:pPr>
        <w:shd w:val="clear" w:color="auto" w:fill="E7E6E6" w:themeFill="background2"/>
        <w:spacing w:after="0"/>
        <w:ind w:left="118"/>
        <w:rPr>
          <w:b/>
          <w:sz w:val="22"/>
        </w:rPr>
      </w:pPr>
      <w:r w:rsidRPr="00C11DBF">
        <w:rPr>
          <w:b/>
          <w:sz w:val="22"/>
        </w:rPr>
        <w:t>SmartMedic Solution Component</w:t>
      </w:r>
      <w:ins w:id="852" w:author="Sai Praneetha Bhaskaruni" w:date="2022-03-24T10:29:00Z">
        <w:r>
          <w:rPr>
            <w:b/>
            <w:sz w:val="22"/>
          </w:rPr>
          <w:t>s</w:t>
        </w:r>
      </w:ins>
      <w:r w:rsidRPr="00C11DBF">
        <w:rPr>
          <w:b/>
          <w:sz w:val="22"/>
        </w:rPr>
        <w:t>: Device</w:t>
      </w:r>
      <w:r>
        <w:rPr>
          <w:b/>
          <w:sz w:val="22"/>
        </w:rPr>
        <w:t>, Tablet, Nurse Station Application and Wireless Network</w:t>
      </w:r>
    </w:p>
    <w:p w14:paraId="6DA0E440" w14:textId="549ECEDF" w:rsidR="00410C28" w:rsidRDefault="00410C28" w:rsidP="00410C28">
      <w:pPr>
        <w:spacing w:after="120"/>
        <w:ind w:left="129" w:hanging="14"/>
        <w:rPr>
          <w:sz w:val="22"/>
        </w:rPr>
      </w:pPr>
      <w:r w:rsidRPr="00CA58F3">
        <w:rPr>
          <w:b/>
          <w:i/>
          <w:sz w:val="22"/>
        </w:rPr>
        <w:t>Existing Security Features:</w:t>
      </w:r>
      <w:r>
        <w:rPr>
          <w:i/>
          <w:sz w:val="22"/>
        </w:rPr>
        <w:t xml:space="preserve"> </w:t>
      </w:r>
      <w:r w:rsidRPr="00BD544F">
        <w:rPr>
          <w:sz w:val="22"/>
        </w:rPr>
        <w:t>Only Stryker’s service engineer is authorized to perform testing and maintenance of the SmartMedic solutions component</w:t>
      </w:r>
      <w:r w:rsidR="009D3775">
        <w:rPr>
          <w:sz w:val="22"/>
        </w:rPr>
        <w:t>s</w:t>
      </w:r>
      <w:r w:rsidRPr="00BD544F">
        <w:rPr>
          <w:sz w:val="22"/>
        </w:rPr>
        <w:t xml:space="preserve"> </w:t>
      </w:r>
      <w:ins w:id="853" w:author="Sai Praneetha Bhaskaruni" w:date="2022-03-24T12:05:00Z">
        <w:r>
          <w:rPr>
            <w:sz w:val="22"/>
          </w:rPr>
          <w:t>(</w:t>
        </w:r>
      </w:ins>
      <w:r w:rsidRPr="00BD544F">
        <w:rPr>
          <w:sz w:val="22"/>
        </w:rPr>
        <w:t>device</w:t>
      </w:r>
      <w:ins w:id="854" w:author="Sai Praneetha Bhaskaruni" w:date="2022-03-24T12:05:00Z">
        <w:r>
          <w:rPr>
            <w:sz w:val="22"/>
          </w:rPr>
          <w:t>,</w:t>
        </w:r>
      </w:ins>
      <w:ins w:id="855" w:author="Sai Praneetha Bhaskaruni" w:date="2022-03-24T17:37:00Z">
        <w:r>
          <w:rPr>
            <w:sz w:val="22"/>
          </w:rPr>
          <w:t xml:space="preserve"> </w:t>
        </w:r>
      </w:ins>
      <w:ins w:id="856" w:author="Sai Praneetha Bhaskaruni" w:date="2022-03-24T12:05:00Z">
        <w:r>
          <w:rPr>
            <w:sz w:val="22"/>
          </w:rPr>
          <w:t>tablet)</w:t>
        </w:r>
      </w:ins>
      <w:r w:rsidRPr="00BD544F">
        <w:rPr>
          <w:sz w:val="22"/>
        </w:rPr>
        <w:t xml:space="preserve"> </w:t>
      </w:r>
      <w:r>
        <w:rPr>
          <w:sz w:val="22"/>
        </w:rPr>
        <w:t>on need basis, maybe</w:t>
      </w:r>
      <w:r w:rsidRPr="00BD544F">
        <w:rPr>
          <w:sz w:val="22"/>
        </w:rPr>
        <w:t xml:space="preserve"> at the time of </w:t>
      </w:r>
      <w:r>
        <w:rPr>
          <w:sz w:val="22"/>
        </w:rPr>
        <w:t>incident reported</w:t>
      </w:r>
      <w:r w:rsidRPr="00420F77">
        <w:rPr>
          <w:sz w:val="22"/>
        </w:rPr>
        <w:t>.</w:t>
      </w:r>
      <w:r w:rsidRPr="00275C89">
        <w:t xml:space="preserve"> </w:t>
      </w:r>
      <w:r w:rsidRPr="00275C89">
        <w:rPr>
          <w:sz w:val="22"/>
        </w:rPr>
        <w:t xml:space="preserve">When Stryker obtains vulnerability information through surveillance or other sources, an assessment of the vulnerability’s exploitability and impact </w:t>
      </w:r>
      <w:r>
        <w:rPr>
          <w:sz w:val="22"/>
        </w:rPr>
        <w:t xml:space="preserve">is </w:t>
      </w:r>
      <w:r w:rsidRPr="00275C89">
        <w:rPr>
          <w:sz w:val="22"/>
        </w:rPr>
        <w:t xml:space="preserve">conducted. Based on the assessment </w:t>
      </w:r>
      <w:r>
        <w:rPr>
          <w:sz w:val="22"/>
        </w:rPr>
        <w:t xml:space="preserve">report, </w:t>
      </w:r>
      <w:r w:rsidRPr="00275C89">
        <w:rPr>
          <w:sz w:val="22"/>
        </w:rPr>
        <w:t xml:space="preserve">Stryker determines if further actions </w:t>
      </w:r>
      <w:r>
        <w:rPr>
          <w:sz w:val="22"/>
        </w:rPr>
        <w:t xml:space="preserve">similar to </w:t>
      </w:r>
      <w:r w:rsidRPr="00275C89">
        <w:rPr>
          <w:sz w:val="22"/>
        </w:rPr>
        <w:t xml:space="preserve">providing security updates and/or providing </w:t>
      </w:r>
      <w:r>
        <w:rPr>
          <w:sz w:val="22"/>
        </w:rPr>
        <w:t>information</w:t>
      </w:r>
      <w:r w:rsidRPr="00275C89">
        <w:rPr>
          <w:sz w:val="22"/>
        </w:rPr>
        <w:t xml:space="preserve"> to the customer in </w:t>
      </w:r>
      <w:r>
        <w:rPr>
          <w:sz w:val="22"/>
        </w:rPr>
        <w:t>targeted time</w:t>
      </w:r>
      <w:r w:rsidRPr="00275C89">
        <w:rPr>
          <w:sz w:val="22"/>
        </w:rPr>
        <w:t>. Vulnerability information may also be requested from Stryker at any time.</w:t>
      </w:r>
    </w:p>
    <w:p w14:paraId="50615772" w14:textId="77777777" w:rsidR="00410C28" w:rsidRDefault="00410C28" w:rsidP="00410C28">
      <w:pPr>
        <w:spacing w:after="120"/>
        <w:ind w:left="129" w:hanging="14"/>
        <w:rPr>
          <w:sz w:val="22"/>
        </w:rPr>
      </w:pPr>
      <w:r>
        <w:rPr>
          <w:b/>
          <w:i/>
          <w:sz w:val="22"/>
        </w:rPr>
        <w:t>Recommendation for customer (HDO)</w:t>
      </w:r>
      <w:r w:rsidRPr="00CA58F3">
        <w:rPr>
          <w:b/>
          <w:i/>
          <w:sz w:val="22"/>
        </w:rPr>
        <w:t>:</w:t>
      </w:r>
      <w:r w:rsidRPr="00CA58F3">
        <w:t xml:space="preserve"> </w:t>
      </w:r>
      <w:r w:rsidRPr="001B0076">
        <w:rPr>
          <w:sz w:val="22"/>
        </w:rPr>
        <w:t>Contingency planning and management (</w:t>
      </w:r>
      <w:del w:id="857" w:author="Sai Praneetha Bhaskaruni" w:date="2022-07-08T17:19:00Z">
        <w:r w:rsidRPr="001B0076" w:rsidDel="005F11DC">
          <w:rPr>
            <w:sz w:val="22"/>
          </w:rPr>
          <w:delText>e.g</w:delText>
        </w:r>
      </w:del>
      <w:ins w:id="858" w:author="Sai Praneetha Bhaskaruni" w:date="2022-07-08T17:20:00Z">
        <w:r w:rsidRPr="001B0076">
          <w:rPr>
            <w:sz w:val="22"/>
          </w:rPr>
          <w:t>e.g.,</w:t>
        </w:r>
      </w:ins>
      <w:del w:id="859" w:author="Sai Praneetha Bhaskaruni" w:date="2022-03-24T10:25:00Z">
        <w:r w:rsidRPr="001B0076" w:rsidDel="007D6D24">
          <w:rPr>
            <w:sz w:val="22"/>
          </w:rPr>
          <w:delText>.</w:delText>
        </w:r>
      </w:del>
      <w:r w:rsidRPr="001B0076">
        <w:rPr>
          <w:sz w:val="22"/>
        </w:rPr>
        <w:t xml:space="preserve"> restoring a system or a network segment or certain applications) is a key responsibility of the HDO’s IT network management</w:t>
      </w:r>
      <w:r>
        <w:rPr>
          <w:sz w:val="22"/>
        </w:rPr>
        <w:t>.</w:t>
      </w:r>
    </w:p>
    <w:p w14:paraId="41649558" w14:textId="77777777" w:rsidR="00410C28" w:rsidRPr="00E846E8" w:rsidRDefault="00410C28" w:rsidP="00410C28">
      <w:pPr>
        <w:spacing w:after="120"/>
        <w:ind w:left="129" w:hanging="14"/>
        <w:rPr>
          <w:sz w:val="22"/>
        </w:rPr>
      </w:pPr>
      <w:r w:rsidRPr="00E846E8">
        <w:rPr>
          <w:sz w:val="22"/>
        </w:rPr>
        <w:t>If an unfortunate event happen</w:t>
      </w:r>
      <w:r>
        <w:rPr>
          <w:sz w:val="22"/>
        </w:rPr>
        <w:t>s</w:t>
      </w:r>
      <w:r w:rsidRPr="00E846E8">
        <w:rPr>
          <w:sz w:val="22"/>
        </w:rPr>
        <w:t xml:space="preserve"> wi</w:t>
      </w:r>
      <w:r>
        <w:rPr>
          <w:sz w:val="22"/>
        </w:rPr>
        <w:t xml:space="preserve">th/without </w:t>
      </w:r>
      <w:del w:id="860" w:author="Sai Praneetha Bhaskaruni" w:date="2022-03-24T12:04:00Z">
        <w:r w:rsidDel="000445E6">
          <w:rPr>
            <w:sz w:val="22"/>
          </w:rPr>
          <w:delText>uncertainty</w:delText>
        </w:r>
      </w:del>
      <w:ins w:id="861" w:author="Sai Praneetha Bhaskaruni" w:date="2022-03-24T12:04:00Z">
        <w:r>
          <w:rPr>
            <w:sz w:val="22"/>
          </w:rPr>
          <w:t>uncertainty,</w:t>
        </w:r>
      </w:ins>
      <w:r>
        <w:rPr>
          <w:sz w:val="22"/>
        </w:rPr>
        <w:t xml:space="preserve"> then </w:t>
      </w:r>
      <w:r w:rsidRPr="00E846E8">
        <w:rPr>
          <w:sz w:val="22"/>
        </w:rPr>
        <w:t>HDO has to respond to such events</w:t>
      </w:r>
      <w:r>
        <w:rPr>
          <w:sz w:val="22"/>
        </w:rPr>
        <w:t xml:space="preserve"> and maintain the HDO internal document for the same</w:t>
      </w:r>
      <w:r w:rsidRPr="00E846E8">
        <w:rPr>
          <w:sz w:val="22"/>
        </w:rPr>
        <w:t>.</w:t>
      </w:r>
    </w:p>
    <w:p w14:paraId="56B0F3BE" w14:textId="696778FF" w:rsidR="00E35DF8" w:rsidRDefault="00E35DF8" w:rsidP="00E35DF8">
      <w:pPr>
        <w:pStyle w:val="Heading1"/>
      </w:pPr>
      <w:bookmarkStart w:id="862" w:name="_Toc109674980"/>
      <w:r>
        <w:rPr>
          <w:color w:val="FCC566"/>
          <w:sz w:val="40"/>
        </w:rPr>
        <w:lastRenderedPageBreak/>
        <w:t xml:space="preserve">10.2 </w:t>
      </w:r>
      <w:r w:rsidRPr="007558B4">
        <w:t>Configuration settings</w:t>
      </w:r>
      <w:bookmarkEnd w:id="862"/>
    </w:p>
    <w:p w14:paraId="5D83ACF8" w14:textId="77777777" w:rsidR="00E35DF8" w:rsidRDefault="00E35DF8" w:rsidP="00E35DF8">
      <w:pPr>
        <w:spacing w:after="120"/>
        <w:ind w:left="129" w:hanging="14"/>
        <w:rPr>
          <w:ins w:id="863" w:author="Sai Praneetha Bhaskaruni" w:date="2022-03-24T16:33:00Z"/>
          <w:sz w:val="22"/>
        </w:rPr>
      </w:pPr>
      <w:r w:rsidRPr="001B0076">
        <w:rPr>
          <w:b/>
          <w:i/>
          <w:sz w:val="22"/>
        </w:rPr>
        <w:t xml:space="preserve">Recommendation for customer (HDO): </w:t>
      </w:r>
      <w:r w:rsidRPr="001B0076">
        <w:rPr>
          <w:sz w:val="22"/>
        </w:rPr>
        <w:t>HDOs responsibility - Configuration management is the discipline of ensuring the integrity of HDOs networking IT configuration items (SW, HW, tools, procedures, etc.)</w:t>
      </w:r>
      <w:r>
        <w:rPr>
          <w:sz w:val="22"/>
        </w:rPr>
        <w:t>.</w:t>
      </w:r>
    </w:p>
    <w:p w14:paraId="1F8F83FB" w14:textId="77777777" w:rsidR="00E35DF8" w:rsidRDefault="00E35DF8" w:rsidP="00E35DF8">
      <w:pPr>
        <w:spacing w:after="120"/>
        <w:ind w:left="129" w:hanging="14"/>
        <w:rPr>
          <w:sz w:val="22"/>
        </w:rPr>
      </w:pPr>
      <w:ins w:id="864" w:author="Sai Praneetha Bhaskaruni" w:date="2022-03-24T16:33:00Z">
        <w:r w:rsidRPr="00420F77">
          <w:rPr>
            <w:sz w:val="22"/>
          </w:rPr>
          <w:t xml:space="preserve">Only Stryker’s service engineer </w:t>
        </w:r>
        <w:r w:rsidRPr="000F2E57">
          <w:rPr>
            <w:sz w:val="22"/>
          </w:rPr>
          <w:t>ha</w:t>
        </w:r>
        <w:r>
          <w:rPr>
            <w:sz w:val="22"/>
          </w:rPr>
          <w:t xml:space="preserve">s </w:t>
        </w:r>
        <w:r w:rsidRPr="00420F77">
          <w:rPr>
            <w:sz w:val="22"/>
          </w:rPr>
          <w:t>authoriz</w:t>
        </w:r>
        <w:r w:rsidRPr="000F2E57">
          <w:rPr>
            <w:sz w:val="22"/>
          </w:rPr>
          <w:t>ation</w:t>
        </w:r>
        <w:r w:rsidRPr="00420F77">
          <w:rPr>
            <w:sz w:val="22"/>
          </w:rPr>
          <w:t xml:space="preserve"> </w:t>
        </w:r>
        <w:r>
          <w:rPr>
            <w:sz w:val="22"/>
          </w:rPr>
          <w:t xml:space="preserve">to </w:t>
        </w:r>
        <w:r w:rsidRPr="00420F77">
          <w:rPr>
            <w:sz w:val="22"/>
          </w:rPr>
          <w:t>access the</w:t>
        </w:r>
        <w:r>
          <w:rPr>
            <w:sz w:val="22"/>
          </w:rPr>
          <w:t xml:space="preserve"> SmartMedic solution</w:t>
        </w:r>
        <w:r>
          <w:t>s</w:t>
        </w:r>
        <w:r>
          <w:rPr>
            <w:sz w:val="22"/>
          </w:rPr>
          <w:t xml:space="preserve"> component</w:t>
        </w:r>
        <w:r>
          <w:t xml:space="preserve">s </w:t>
        </w:r>
        <w:r w:rsidRPr="00EC1A85">
          <w:rPr>
            <w:sz w:val="22"/>
          </w:rPr>
          <w:t>(device, tablet)</w:t>
        </w:r>
        <w:r>
          <w:rPr>
            <w:sz w:val="22"/>
          </w:rPr>
          <w:t xml:space="preserve"> w</w:t>
        </w:r>
        <w:r w:rsidRPr="00420F77">
          <w:rPr>
            <w:sz w:val="22"/>
          </w:rPr>
          <w:t>henever needed</w:t>
        </w:r>
      </w:ins>
      <w:ins w:id="865" w:author="Sai Praneetha Bhaskaruni" w:date="2022-03-24T16:34:00Z">
        <w:r>
          <w:rPr>
            <w:sz w:val="22"/>
          </w:rPr>
          <w:t xml:space="preserve"> to change the </w:t>
        </w:r>
      </w:ins>
      <w:ins w:id="866" w:author="Sai Praneetha Bhaskaruni" w:date="2022-03-24T16:33:00Z">
        <w:r>
          <w:rPr>
            <w:sz w:val="22"/>
          </w:rPr>
          <w:t>configur</w:t>
        </w:r>
      </w:ins>
      <w:ins w:id="867" w:author="Sai Praneetha Bhaskaruni" w:date="2022-03-24T16:34:00Z">
        <w:r>
          <w:rPr>
            <w:sz w:val="22"/>
          </w:rPr>
          <w:t>ation settings.</w:t>
        </w:r>
      </w:ins>
      <w:ins w:id="868" w:author="Sai Praneetha Bhaskaruni" w:date="2022-03-24T16:37:00Z">
        <w:r>
          <w:rPr>
            <w:sz w:val="22"/>
          </w:rPr>
          <w:t xml:space="preserve"> </w:t>
        </w:r>
      </w:ins>
    </w:p>
    <w:p w14:paraId="5FC6FE83" w14:textId="77777777" w:rsidR="00E35DF8" w:rsidRDefault="00E35DF8" w:rsidP="00E35DF8">
      <w:pPr>
        <w:spacing w:after="120"/>
        <w:ind w:left="129" w:hanging="14"/>
        <w:rPr>
          <w:ins w:id="869" w:author="Sai Praneetha Bhaskaruni" w:date="2022-03-24T16:38:00Z"/>
          <w:sz w:val="22"/>
        </w:rPr>
      </w:pPr>
      <w:r w:rsidRPr="00E846E8">
        <w:rPr>
          <w:sz w:val="22"/>
        </w:rPr>
        <w:t xml:space="preserve">HDO users are allowed to customize the </w:t>
      </w:r>
      <w:ins w:id="870" w:author="Sai Praneetha Bhaskaruni" w:date="2022-03-24T16:38:00Z">
        <w:r>
          <w:rPr>
            <w:sz w:val="22"/>
          </w:rPr>
          <w:t>following:</w:t>
        </w:r>
      </w:ins>
    </w:p>
    <w:p w14:paraId="701EC89F" w14:textId="77777777" w:rsidR="00E35DF8" w:rsidRPr="009866FD" w:rsidRDefault="00E35DF8" w:rsidP="00E35DF8">
      <w:pPr>
        <w:pStyle w:val="ListParagraph"/>
        <w:numPr>
          <w:ilvl w:val="0"/>
          <w:numId w:val="26"/>
        </w:numPr>
        <w:spacing w:after="120"/>
        <w:rPr>
          <w:ins w:id="871" w:author="Sai Praneetha Bhaskaruni" w:date="2022-03-24T16:39:00Z"/>
          <w:sz w:val="22"/>
        </w:rPr>
      </w:pPr>
      <w:ins w:id="872" w:author="Sai Praneetha Bhaskaruni" w:date="2022-03-24T16:39:00Z">
        <w:r w:rsidRPr="009866FD">
          <w:rPr>
            <w:sz w:val="22"/>
          </w:rPr>
          <w:t>Wireless Access Point (</w:t>
        </w:r>
      </w:ins>
      <w:ins w:id="873" w:author="Sai Praneetha Bhaskaruni" w:date="2022-07-08T14:14:00Z">
        <w:r w:rsidRPr="009866FD">
          <w:rPr>
            <w:sz w:val="22"/>
          </w:rPr>
          <w:t>Wi-Fi</w:t>
        </w:r>
      </w:ins>
      <w:r>
        <w:rPr>
          <w:sz w:val="22"/>
        </w:rPr>
        <w:t xml:space="preserve"> </w:t>
      </w:r>
      <w:ins w:id="874" w:author="Sai Praneetha Bhaskaruni" w:date="2022-03-24T16:39:00Z">
        <w:r w:rsidRPr="009866FD">
          <w:rPr>
            <w:sz w:val="22"/>
          </w:rPr>
          <w:t>AP)</w:t>
        </w:r>
        <w:r>
          <w:rPr>
            <w:sz w:val="22"/>
          </w:rPr>
          <w:t>.</w:t>
        </w:r>
      </w:ins>
    </w:p>
    <w:p w14:paraId="68035E37" w14:textId="77777777" w:rsidR="00E35DF8" w:rsidRPr="009866FD" w:rsidRDefault="00E35DF8">
      <w:pPr>
        <w:pStyle w:val="ListParagraph"/>
        <w:numPr>
          <w:ilvl w:val="0"/>
          <w:numId w:val="26"/>
        </w:numPr>
        <w:spacing w:after="120"/>
        <w:rPr>
          <w:sz w:val="22"/>
          <w:rPrChange w:id="875" w:author="Sai Praneetha Bhaskaruni" w:date="2022-03-24T16:39:00Z">
            <w:rPr/>
          </w:rPrChange>
        </w:rPr>
        <w:pPrChange w:id="876" w:author="Sai Praneetha Bhaskaruni" w:date="2022-03-24T16:39:00Z">
          <w:pPr>
            <w:spacing w:after="120"/>
            <w:ind w:left="129" w:hanging="14"/>
          </w:pPr>
        </w:pPrChange>
      </w:pPr>
      <w:ins w:id="877" w:author="Sai Praneetha Bhaskaruni" w:date="2022-03-24T16:38:00Z">
        <w:r>
          <w:rPr>
            <w:sz w:val="22"/>
          </w:rPr>
          <w:t>C</w:t>
        </w:r>
      </w:ins>
      <w:del w:id="878" w:author="Sai Praneetha Bhaskaruni" w:date="2022-03-24T16:38:00Z">
        <w:r w:rsidRPr="00C60F1D" w:rsidDel="00C60F1D">
          <w:rPr>
            <w:sz w:val="22"/>
            <w:rPrChange w:id="879" w:author="Sai Praneetha Bhaskaruni" w:date="2022-03-24T16:38:00Z">
              <w:rPr/>
            </w:rPrChange>
          </w:rPr>
          <w:delText>c</w:delText>
        </w:r>
      </w:del>
      <w:r w:rsidRPr="00C60F1D">
        <w:rPr>
          <w:sz w:val="22"/>
          <w:rPrChange w:id="880" w:author="Sai Praneetha Bhaskaruni" w:date="2022-03-24T16:38:00Z">
            <w:rPr/>
          </w:rPrChange>
        </w:rPr>
        <w:t>onfigured logout time</w:t>
      </w:r>
      <w:ins w:id="881" w:author="Sai Praneetha Bhaskaruni" w:date="2022-03-24T16:40:00Z">
        <w:r>
          <w:rPr>
            <w:sz w:val="22"/>
          </w:rPr>
          <w:t xml:space="preserve"> for Nurse Station Application</w:t>
        </w:r>
      </w:ins>
      <w:r w:rsidRPr="00C60F1D">
        <w:rPr>
          <w:sz w:val="22"/>
          <w:rPrChange w:id="882" w:author="Sai Praneetha Bhaskaruni" w:date="2022-03-24T16:38:00Z">
            <w:rPr/>
          </w:rPrChange>
        </w:rPr>
        <w:t>.</w:t>
      </w:r>
    </w:p>
    <w:p w14:paraId="4EA8C3DD" w14:textId="77777777" w:rsidR="00410C28" w:rsidRPr="002146D3" w:rsidRDefault="00410C28" w:rsidP="00F67B77">
      <w:pPr>
        <w:pStyle w:val="Heading1"/>
      </w:pPr>
    </w:p>
    <w:p w14:paraId="2E53099B" w14:textId="18AFA880" w:rsidR="007C3AF9" w:rsidRDefault="007C3AF9" w:rsidP="007C3AF9">
      <w:pPr>
        <w:pStyle w:val="Heading1"/>
      </w:pPr>
      <w:bookmarkStart w:id="883" w:name="_Toc109674981"/>
      <w:r>
        <w:rPr>
          <w:color w:val="FCC566"/>
          <w:sz w:val="40"/>
        </w:rPr>
        <w:t>11</w:t>
      </w:r>
      <w:r w:rsidRPr="00180992">
        <w:rPr>
          <w:color w:val="FFCC66"/>
          <w:sz w:val="40"/>
        </w:rPr>
        <w:t xml:space="preserve"> </w:t>
      </w:r>
      <w:r>
        <w:t>EMERGENCY ACCESS</w:t>
      </w:r>
      <w:bookmarkEnd w:id="883"/>
    </w:p>
    <w:p w14:paraId="39CF3537" w14:textId="1C8F32D7" w:rsidR="00EA41C5" w:rsidRPr="00EA41C5" w:rsidRDefault="00EA41C5" w:rsidP="007C3AF9">
      <w:pPr>
        <w:pStyle w:val="Heading1"/>
        <w:rPr>
          <w:b w:val="0"/>
          <w:sz w:val="22"/>
        </w:rPr>
      </w:pPr>
      <w:bookmarkStart w:id="884" w:name="_Toc109674982"/>
      <w:r>
        <w:rPr>
          <w:b w:val="0"/>
          <w:sz w:val="22"/>
        </w:rPr>
        <w:t>SmartMedic solution component</w:t>
      </w:r>
      <w:r w:rsidR="001F2E4E">
        <w:rPr>
          <w:b w:val="0"/>
          <w:sz w:val="22"/>
        </w:rPr>
        <w:t>s</w:t>
      </w:r>
      <w:r>
        <w:rPr>
          <w:b w:val="0"/>
          <w:sz w:val="22"/>
        </w:rPr>
        <w:t xml:space="preserve"> doesn’t </w:t>
      </w:r>
      <w:r w:rsidR="009C118E">
        <w:rPr>
          <w:b w:val="0"/>
          <w:sz w:val="22"/>
        </w:rPr>
        <w:t xml:space="preserve">contain the </w:t>
      </w:r>
      <w:r w:rsidR="009C118E" w:rsidRPr="00EA41C5">
        <w:rPr>
          <w:b w:val="0"/>
          <w:sz w:val="22"/>
        </w:rPr>
        <w:t>personally identifiable information</w:t>
      </w:r>
      <w:r w:rsidR="009C118E">
        <w:rPr>
          <w:b w:val="0"/>
          <w:sz w:val="22"/>
        </w:rPr>
        <w:t xml:space="preserve">. </w:t>
      </w:r>
      <w:r w:rsidR="004443EA">
        <w:rPr>
          <w:b w:val="0"/>
          <w:sz w:val="22"/>
        </w:rPr>
        <w:t xml:space="preserve">Hence no option for the </w:t>
      </w:r>
      <w:r w:rsidRPr="00EA41C5">
        <w:rPr>
          <w:b w:val="0"/>
          <w:sz w:val="22"/>
        </w:rPr>
        <w:t>device user to access personally identifiable information in case of a medical emergency situation that requires immediate access to stored personally identifiable information</w:t>
      </w:r>
      <w:bookmarkEnd w:id="884"/>
    </w:p>
    <w:p w14:paraId="3D123B00" w14:textId="77777777" w:rsidR="00E12C25" w:rsidRDefault="00E12C25" w:rsidP="007C3AF9">
      <w:pPr>
        <w:pStyle w:val="Heading1"/>
        <w:rPr>
          <w:color w:val="FCC566"/>
          <w:sz w:val="40"/>
        </w:rPr>
      </w:pPr>
    </w:p>
    <w:p w14:paraId="42A448E3" w14:textId="0A6F72EA" w:rsidR="007C3AF9" w:rsidRPr="002146D3" w:rsidRDefault="0021095F" w:rsidP="007C3AF9">
      <w:pPr>
        <w:pStyle w:val="Heading1"/>
      </w:pPr>
      <w:bookmarkStart w:id="885" w:name="_Toc109674983"/>
      <w:r>
        <w:rPr>
          <w:color w:val="FCC566"/>
          <w:sz w:val="40"/>
        </w:rPr>
        <w:t>12</w:t>
      </w:r>
      <w:r w:rsidR="007C3AF9" w:rsidRPr="00180992">
        <w:rPr>
          <w:color w:val="FFCC66"/>
          <w:sz w:val="40"/>
        </w:rPr>
        <w:t xml:space="preserve"> </w:t>
      </w:r>
      <w:r w:rsidR="00810494">
        <w:t>HEALTH DATA INTEGRITY AND AUTHENTICITY</w:t>
      </w:r>
      <w:bookmarkEnd w:id="885"/>
    </w:p>
    <w:p w14:paraId="6505C44F" w14:textId="725E428C" w:rsidR="00F67B77" w:rsidRPr="001945E9" w:rsidRDefault="00D93ABE" w:rsidP="00F379F2">
      <w:pPr>
        <w:pStyle w:val="Heading1"/>
        <w:rPr>
          <w:b w:val="0"/>
          <w:sz w:val="22"/>
        </w:rPr>
      </w:pPr>
      <w:bookmarkStart w:id="886" w:name="_Toc109674984"/>
      <w:r>
        <w:rPr>
          <w:b w:val="0"/>
          <w:sz w:val="22"/>
        </w:rPr>
        <w:t xml:space="preserve">SmartMedic solution components doesn’t have any </w:t>
      </w:r>
      <w:r w:rsidR="001945E9" w:rsidRPr="001945E9">
        <w:rPr>
          <w:b w:val="0"/>
          <w:sz w:val="22"/>
        </w:rPr>
        <w:t>stored data on the device</w:t>
      </w:r>
      <w:r>
        <w:rPr>
          <w:b w:val="0"/>
          <w:sz w:val="22"/>
        </w:rPr>
        <w:t xml:space="preserve"> and other components.</w:t>
      </w:r>
      <w:bookmarkEnd w:id="886"/>
      <w:r w:rsidR="001945E9" w:rsidRPr="001945E9">
        <w:rPr>
          <w:b w:val="0"/>
          <w:sz w:val="22"/>
        </w:rPr>
        <w:t xml:space="preserve"> </w:t>
      </w:r>
    </w:p>
    <w:p w14:paraId="799BB2B1" w14:textId="77777777" w:rsidR="001945E9" w:rsidRDefault="001945E9" w:rsidP="00C42D64">
      <w:pPr>
        <w:pStyle w:val="Heading1"/>
        <w:rPr>
          <w:color w:val="FCC566"/>
          <w:sz w:val="40"/>
        </w:rPr>
      </w:pPr>
    </w:p>
    <w:p w14:paraId="45FD1990" w14:textId="6C6A608B" w:rsidR="00C42D64" w:rsidRPr="00180992" w:rsidRDefault="009E29B8" w:rsidP="00C42D64">
      <w:pPr>
        <w:pStyle w:val="Heading1"/>
      </w:pPr>
      <w:bookmarkStart w:id="887" w:name="_Toc109674985"/>
      <w:r>
        <w:rPr>
          <w:color w:val="FCC566"/>
          <w:sz w:val="40"/>
        </w:rPr>
        <w:t>1</w:t>
      </w:r>
      <w:r w:rsidR="00C42D64">
        <w:rPr>
          <w:color w:val="FCC566"/>
          <w:sz w:val="40"/>
        </w:rPr>
        <w:t>3</w:t>
      </w:r>
      <w:r w:rsidR="00C42D64" w:rsidRPr="00180992">
        <w:rPr>
          <w:color w:val="FFCC66"/>
          <w:sz w:val="40"/>
        </w:rPr>
        <w:t xml:space="preserve"> </w:t>
      </w:r>
      <w:r w:rsidR="007732A6" w:rsidRPr="009D4859">
        <w:t>MALWARE DETECTION/PROTECTION</w:t>
      </w:r>
      <w:bookmarkEnd w:id="887"/>
    </w:p>
    <w:p w14:paraId="19CA8B2C" w14:textId="77777777" w:rsidR="00C42D64" w:rsidRPr="00C11DBF" w:rsidRDefault="00C42D64" w:rsidP="00C42D64">
      <w:pPr>
        <w:shd w:val="clear" w:color="auto" w:fill="E7E6E6" w:themeFill="background2"/>
        <w:spacing w:after="0"/>
        <w:ind w:left="118"/>
        <w:rPr>
          <w:b/>
          <w:sz w:val="22"/>
        </w:rPr>
      </w:pPr>
      <w:r w:rsidRPr="00C11DBF">
        <w:rPr>
          <w:b/>
          <w:sz w:val="22"/>
        </w:rPr>
        <w:t xml:space="preserve">SmartMedic: Tablet </w:t>
      </w:r>
    </w:p>
    <w:p w14:paraId="0A49D301" w14:textId="77777777" w:rsidR="00C42D64" w:rsidRPr="00550E2F" w:rsidRDefault="00C42D64">
      <w:pPr>
        <w:rPr>
          <w:sz w:val="22"/>
          <w:szCs w:val="24"/>
        </w:rPr>
        <w:pPrChange w:id="888" w:author="Sai Praneetha Bhaskaruni" w:date="2022-03-25T15:28:00Z">
          <w:pPr>
            <w:spacing w:after="120"/>
            <w:ind w:left="129" w:hanging="14"/>
          </w:pPr>
        </w:pPrChange>
      </w:pPr>
      <w:r w:rsidRPr="00CA58F3">
        <w:rPr>
          <w:b/>
          <w:i/>
          <w:sz w:val="22"/>
        </w:rPr>
        <w:t>Existing Security Features:</w:t>
      </w:r>
      <w:r>
        <w:rPr>
          <w:i/>
          <w:sz w:val="22"/>
        </w:rPr>
        <w:t xml:space="preserve"> </w:t>
      </w:r>
      <w:r w:rsidRPr="00907A2E">
        <w:rPr>
          <w:sz w:val="22"/>
        </w:rPr>
        <w:t xml:space="preserve">The </w:t>
      </w:r>
      <w:r w:rsidRPr="00773097">
        <w:rPr>
          <w:sz w:val="22"/>
        </w:rPr>
        <w:t>standalone</w:t>
      </w:r>
      <w:r w:rsidRPr="00907A2E">
        <w:rPr>
          <w:sz w:val="22"/>
        </w:rPr>
        <w:t xml:space="preserve"> SmartMedic </w:t>
      </w:r>
      <w:ins w:id="889" w:author="Sai Praneetha Bhaskaruni" w:date="2022-03-25T11:49:00Z">
        <w:r>
          <w:rPr>
            <w:sz w:val="22"/>
          </w:rPr>
          <w:t>tablet</w:t>
        </w:r>
      </w:ins>
      <w:del w:id="890" w:author="Sai Praneetha Bhaskaruni" w:date="2022-03-25T11:49:00Z">
        <w:r w:rsidRPr="00907A2E" w:rsidDel="00773097">
          <w:rPr>
            <w:sz w:val="22"/>
          </w:rPr>
          <w:delText>Device</w:delText>
        </w:r>
      </w:del>
      <w:r w:rsidRPr="00907A2E">
        <w:rPr>
          <w:sz w:val="22"/>
        </w:rPr>
        <w:t xml:space="preserve"> by default contains</w:t>
      </w:r>
      <w:del w:id="891" w:author="Sai Praneetha Bhaskaruni" w:date="2022-03-25T11:50:00Z">
        <w:r w:rsidRPr="00907A2E" w:rsidDel="007C2354">
          <w:rPr>
            <w:sz w:val="22"/>
          </w:rPr>
          <w:delText xml:space="preserve"> any</w:delText>
        </w:r>
      </w:del>
      <w:ins w:id="892" w:author="Sai Praneetha Bhaskaruni" w:date="2022-03-25T11:50:00Z">
        <w:r>
          <w:rPr>
            <w:sz w:val="22"/>
          </w:rPr>
          <w:t xml:space="preserve"> </w:t>
        </w:r>
      </w:ins>
      <w:del w:id="893" w:author="Sai Praneetha Bhaskaruni" w:date="2022-03-25T11:50:00Z">
        <w:r w:rsidRPr="00907A2E" w:rsidDel="007C2354">
          <w:rPr>
            <w:sz w:val="22"/>
          </w:rPr>
          <w:delText xml:space="preserve"> </w:delText>
        </w:r>
      </w:del>
      <w:r w:rsidRPr="00907A2E">
        <w:rPr>
          <w:sz w:val="22"/>
        </w:rPr>
        <w:t>malware detection functionality</w:t>
      </w:r>
      <w:r>
        <w:rPr>
          <w:sz w:val="22"/>
        </w:rPr>
        <w:t>, as</w:t>
      </w:r>
      <w:r w:rsidRPr="00907A2E">
        <w:rPr>
          <w:sz w:val="22"/>
        </w:rPr>
        <w:t xml:space="preserve"> the malware detection is crucial </w:t>
      </w:r>
      <w:ins w:id="894" w:author="Sai Praneetha Bhaskaruni" w:date="2022-03-25T15:40:00Z">
        <w:r>
          <w:rPr>
            <w:sz w:val="22"/>
          </w:rPr>
          <w:t>as attackers exploiting the system in multiple ways and hence</w:t>
        </w:r>
        <w:r w:rsidRPr="00907A2E">
          <w:rPr>
            <w:sz w:val="22"/>
          </w:rPr>
          <w:t xml:space="preserve"> it </w:t>
        </w:r>
        <w:r>
          <w:rPr>
            <w:sz w:val="22"/>
          </w:rPr>
          <w:t>can serve</w:t>
        </w:r>
        <w:r w:rsidRPr="00907A2E">
          <w:rPr>
            <w:sz w:val="22"/>
          </w:rPr>
          <w:t xml:space="preserve"> as an early warning </w:t>
        </w:r>
        <w:r>
          <w:rPr>
            <w:sz w:val="22"/>
          </w:rPr>
          <w:t xml:space="preserve">to </w:t>
        </w:r>
        <w:r w:rsidRPr="00907A2E">
          <w:rPr>
            <w:sz w:val="22"/>
          </w:rPr>
          <w:t>the</w:t>
        </w:r>
        <w:r w:rsidRPr="008D391F">
          <w:rPr>
            <w:sz w:val="22"/>
          </w:rPr>
          <w:t xml:space="preserve"> system</w:t>
        </w:r>
        <w:r w:rsidRPr="00907A2E">
          <w:rPr>
            <w:sz w:val="22"/>
          </w:rPr>
          <w:t xml:space="preserve"> regarding cyberattacks</w:t>
        </w:r>
      </w:ins>
      <w:del w:id="895" w:author="Sai Praneetha Bhaskaruni" w:date="2022-03-25T15:40:00Z">
        <w:r w:rsidRPr="00907A2E" w:rsidDel="00785D7C">
          <w:rPr>
            <w:sz w:val="22"/>
          </w:rPr>
          <w:delText xml:space="preserve">with malware’s prevalence </w:delText>
        </w:r>
      </w:del>
      <w:del w:id="896" w:author="Sai Praneetha Bhaskaruni" w:date="2022-03-25T11:50:00Z">
        <w:r w:rsidRPr="00907A2E" w:rsidDel="00BC1354">
          <w:rPr>
            <w:sz w:val="22"/>
          </w:rPr>
          <w:delText xml:space="preserve">because </w:delText>
        </w:r>
      </w:del>
      <w:del w:id="897" w:author="Sai Praneetha Bhaskaruni" w:date="2022-03-25T15:40:00Z">
        <w:r w:rsidRPr="00907A2E" w:rsidDel="00785D7C">
          <w:rPr>
            <w:sz w:val="22"/>
          </w:rPr>
          <w:delText xml:space="preserve">it functions as an early warning </w:delText>
        </w:r>
      </w:del>
      <w:del w:id="898" w:author="Sai Praneetha Bhaskaruni" w:date="2022-03-25T11:49:00Z">
        <w:r w:rsidRPr="00907A2E" w:rsidDel="00773097">
          <w:rPr>
            <w:sz w:val="22"/>
          </w:rPr>
          <w:delText xml:space="preserve">system </w:delText>
        </w:r>
      </w:del>
      <w:del w:id="899" w:author="Sai Praneetha Bhaskaruni" w:date="2022-03-25T15:40:00Z">
        <w:r w:rsidRPr="00907A2E" w:rsidDel="00785D7C">
          <w:rPr>
            <w:sz w:val="22"/>
          </w:rPr>
          <w:delText xml:space="preserve">for the </w:delText>
        </w:r>
      </w:del>
      <w:del w:id="900" w:author="Sai Praneetha Bhaskaruni" w:date="2022-03-25T11:49:00Z">
        <w:r w:rsidRPr="00F93A5F" w:rsidDel="00773097">
          <w:rPr>
            <w:sz w:val="22"/>
            <w:highlight w:val="yellow"/>
            <w:rPrChange w:id="901" w:author="Sai Praneetha Bhaskaruni" w:date="2022-03-25T10:46:00Z">
              <w:rPr>
                <w:sz w:val="22"/>
              </w:rPr>
            </w:rPrChange>
          </w:rPr>
          <w:delText>computer secure</w:delText>
        </w:r>
        <w:r w:rsidRPr="00907A2E" w:rsidDel="00773097">
          <w:rPr>
            <w:sz w:val="22"/>
          </w:rPr>
          <w:delText xml:space="preserve"> regarding</w:delText>
        </w:r>
      </w:del>
      <w:del w:id="902" w:author="Sai Praneetha Bhaskaruni" w:date="2022-03-25T11:50:00Z">
        <w:r w:rsidRPr="00907A2E" w:rsidDel="00773097">
          <w:rPr>
            <w:sz w:val="22"/>
          </w:rPr>
          <w:delText xml:space="preserve"> </w:delText>
        </w:r>
      </w:del>
      <w:del w:id="903" w:author="Sai Praneetha Bhaskaruni" w:date="2022-03-25T15:40:00Z">
        <w:r w:rsidRPr="00907A2E" w:rsidDel="00785D7C">
          <w:rPr>
            <w:sz w:val="22"/>
          </w:rPr>
          <w:delText>malware and cyberattacks</w:delText>
        </w:r>
      </w:del>
      <w:r w:rsidRPr="00907A2E">
        <w:rPr>
          <w:sz w:val="22"/>
        </w:rPr>
        <w:t xml:space="preserve">. </w:t>
      </w:r>
      <w:del w:id="904" w:author="Sai Praneetha Bhaskaruni" w:date="2022-03-25T11:51:00Z">
        <w:r w:rsidRPr="00907A2E" w:rsidDel="00EC659A">
          <w:rPr>
            <w:sz w:val="22"/>
          </w:rPr>
          <w:delText xml:space="preserve">It keeps hackers out of the </w:delText>
        </w:r>
      </w:del>
      <w:del w:id="905" w:author="Sai Praneetha Bhaskaruni" w:date="2022-03-25T11:47:00Z">
        <w:r w:rsidRPr="00F93A5F" w:rsidDel="000A4D74">
          <w:rPr>
            <w:sz w:val="22"/>
            <w:highlight w:val="yellow"/>
            <w:rPrChange w:id="906" w:author="Sai Praneetha Bhaskaruni" w:date="2022-03-25T10:47:00Z">
              <w:rPr>
                <w:sz w:val="22"/>
              </w:rPr>
            </w:rPrChange>
          </w:rPr>
          <w:delText>computer</w:delText>
        </w:r>
        <w:r w:rsidRPr="00907A2E" w:rsidDel="000A4D74">
          <w:rPr>
            <w:sz w:val="22"/>
          </w:rPr>
          <w:delText xml:space="preserve"> </w:delText>
        </w:r>
      </w:del>
      <w:del w:id="907" w:author="Sai Praneetha Bhaskaruni" w:date="2022-03-25T11:51:00Z">
        <w:r w:rsidRPr="00907A2E" w:rsidDel="00EC659A">
          <w:rPr>
            <w:sz w:val="22"/>
          </w:rPr>
          <w:delText xml:space="preserve">and prevents the information from being compromised. </w:delText>
        </w:r>
      </w:del>
      <w:r w:rsidRPr="00907A2E">
        <w:rPr>
          <w:sz w:val="22"/>
        </w:rPr>
        <w:t xml:space="preserve">Only Stryker Technical Team </w:t>
      </w:r>
      <w:r>
        <w:rPr>
          <w:sz w:val="22"/>
        </w:rPr>
        <w:t xml:space="preserve">is </w:t>
      </w:r>
      <w:r w:rsidRPr="00907A2E">
        <w:rPr>
          <w:sz w:val="22"/>
        </w:rPr>
        <w:t>authorized to repair or resolve issue</w:t>
      </w:r>
      <w:r>
        <w:rPr>
          <w:sz w:val="22"/>
        </w:rPr>
        <w:t>s</w:t>
      </w:r>
      <w:r w:rsidRPr="00907A2E">
        <w:rPr>
          <w:sz w:val="22"/>
        </w:rPr>
        <w:t xml:space="preserve"> whenever severe malware </w:t>
      </w:r>
      <w:r>
        <w:rPr>
          <w:sz w:val="22"/>
        </w:rPr>
        <w:t>is</w:t>
      </w:r>
      <w:r w:rsidRPr="00907A2E">
        <w:rPr>
          <w:sz w:val="22"/>
        </w:rPr>
        <w:t xml:space="preserve"> </w:t>
      </w:r>
      <w:ins w:id="908" w:author="Sai Praneetha Bhaskaruni" w:date="2022-03-25T11:51:00Z">
        <w:r>
          <w:rPr>
            <w:sz w:val="22"/>
          </w:rPr>
          <w:t>repor</w:t>
        </w:r>
      </w:ins>
      <w:del w:id="909" w:author="Sai Praneetha Bhaskaruni" w:date="2022-03-25T11:51:00Z">
        <w:r w:rsidRPr="00907A2E" w:rsidDel="00EC659A">
          <w:rPr>
            <w:sz w:val="22"/>
          </w:rPr>
          <w:delText>detec</w:delText>
        </w:r>
      </w:del>
      <w:r w:rsidRPr="00907A2E">
        <w:rPr>
          <w:sz w:val="22"/>
        </w:rPr>
        <w:t>ted</w:t>
      </w:r>
      <w:r w:rsidRPr="00420F77">
        <w:rPr>
          <w:sz w:val="22"/>
        </w:rPr>
        <w:t>.</w:t>
      </w:r>
      <w:ins w:id="910" w:author="Sai Praneetha Bhaskaruni" w:date="2022-03-25T11:53:00Z">
        <w:r>
          <w:t xml:space="preserve"> </w:t>
        </w:r>
      </w:ins>
    </w:p>
    <w:p w14:paraId="4D3093CC" w14:textId="77777777" w:rsidR="00C42D64" w:rsidRPr="00550E2F" w:rsidRDefault="00C42D64">
      <w:pPr>
        <w:spacing w:after="120"/>
        <w:ind w:left="113" w:firstLine="0"/>
        <w:rPr>
          <w:ins w:id="911" w:author="Sai Praneetha Bhaskaruni" w:date="2022-03-25T11:54:00Z"/>
          <w:sz w:val="22"/>
        </w:rPr>
        <w:pPrChange w:id="912" w:author="Sai Praneetha Bhaskaruni" w:date="2022-03-25T11:54:00Z">
          <w:pPr/>
        </w:pPrChange>
      </w:pPr>
      <w:r>
        <w:rPr>
          <w:b/>
          <w:i/>
          <w:sz w:val="22"/>
        </w:rPr>
        <w:t>Recommendation for customer (HDO)</w:t>
      </w:r>
      <w:r w:rsidRPr="00CA58F3">
        <w:rPr>
          <w:b/>
          <w:i/>
          <w:sz w:val="22"/>
        </w:rPr>
        <w:t>:</w:t>
      </w:r>
      <w:r w:rsidRPr="00CA58F3">
        <w:t xml:space="preserve"> </w:t>
      </w:r>
      <w:ins w:id="913" w:author="Sai Praneetha Bhaskaruni" w:date="2022-03-25T11:54:00Z">
        <w:r w:rsidRPr="008D391F">
          <w:rPr>
            <w:sz w:val="22"/>
            <w:szCs w:val="24"/>
          </w:rPr>
          <w:t>Customer (HDO) needs to provide the malware protection for NSA system.</w:t>
        </w:r>
        <w:r>
          <w:rPr>
            <w:sz w:val="22"/>
            <w:szCs w:val="24"/>
          </w:rPr>
          <w:t xml:space="preserve"> </w:t>
        </w:r>
      </w:ins>
    </w:p>
    <w:p w14:paraId="5BA2C90E" w14:textId="77777777" w:rsidR="00C42D64" w:rsidDel="00554C2F" w:rsidRDefault="00C42D64">
      <w:pPr>
        <w:spacing w:after="120"/>
        <w:ind w:left="113" w:firstLine="0"/>
        <w:rPr>
          <w:del w:id="914" w:author="Sai Praneetha Bhaskaruni" w:date="2022-03-25T11:54:00Z"/>
          <w:sz w:val="22"/>
        </w:rPr>
        <w:pPrChange w:id="915" w:author="Sai Praneetha Bhaskaruni" w:date="2022-03-25T11:54:00Z">
          <w:pPr>
            <w:spacing w:after="120"/>
            <w:ind w:left="129" w:hanging="14"/>
          </w:pPr>
        </w:pPrChange>
      </w:pPr>
      <w:del w:id="916" w:author="Sai Praneetha Bhaskaruni" w:date="2022-03-25T11:54:00Z">
        <w:r w:rsidRPr="00F93A5F" w:rsidDel="003D4100">
          <w:rPr>
            <w:sz w:val="22"/>
            <w:highlight w:val="yellow"/>
            <w:rPrChange w:id="917" w:author="Sai Praneetha Bhaskaruni" w:date="2022-03-25T10:47:00Z">
              <w:rPr>
                <w:sz w:val="22"/>
              </w:rPr>
            </w:rPrChange>
          </w:rPr>
          <w:delText>Customer is not allowed to access this component</w:delText>
        </w:r>
        <w:r w:rsidDel="00554C2F">
          <w:rPr>
            <w:i/>
            <w:sz w:val="22"/>
          </w:rPr>
          <w:delText>.</w:delText>
        </w:r>
        <w:r w:rsidRPr="00907A2E" w:rsidDel="00554C2F">
          <w:delText xml:space="preserve"> </w:delText>
        </w:r>
        <w:r w:rsidRPr="00907A2E" w:rsidDel="00554C2F">
          <w:rPr>
            <w:sz w:val="22"/>
          </w:rPr>
          <w:delText xml:space="preserve">Whenever severe malware </w:delText>
        </w:r>
        <w:r w:rsidDel="00554C2F">
          <w:rPr>
            <w:sz w:val="22"/>
          </w:rPr>
          <w:delText>is</w:delText>
        </w:r>
        <w:r w:rsidRPr="00907A2E" w:rsidDel="00554C2F">
          <w:rPr>
            <w:sz w:val="22"/>
          </w:rPr>
          <w:delText xml:space="preserve"> detected </w:delText>
        </w:r>
        <w:r w:rsidDel="00554C2F">
          <w:rPr>
            <w:sz w:val="22"/>
          </w:rPr>
          <w:delText>get it</w:delText>
        </w:r>
        <w:r w:rsidRPr="00907A2E" w:rsidDel="00554C2F">
          <w:rPr>
            <w:sz w:val="22"/>
          </w:rPr>
          <w:delText xml:space="preserve"> resolved by the service engineer. Customer has to block </w:delText>
        </w:r>
      </w:del>
      <w:del w:id="918" w:author="Sai Praneetha Bhaskaruni" w:date="2022-03-25T10:16:00Z">
        <w:r w:rsidRPr="00907A2E" w:rsidDel="00EB0EFC">
          <w:rPr>
            <w:sz w:val="22"/>
          </w:rPr>
          <w:delText xml:space="preserve"> </w:delText>
        </w:r>
      </w:del>
      <w:del w:id="919" w:author="Sai Praneetha Bhaskaruni" w:date="2022-03-25T11:54:00Z">
        <w:r w:rsidRPr="00907A2E" w:rsidDel="00554C2F">
          <w:rPr>
            <w:sz w:val="22"/>
          </w:rPr>
          <w:delText xml:space="preserve">few IOCs and IOAs </w:delText>
        </w:r>
        <w:r w:rsidDel="00554C2F">
          <w:rPr>
            <w:sz w:val="22"/>
          </w:rPr>
          <w:delText>in</w:delText>
        </w:r>
        <w:r w:rsidRPr="00907A2E" w:rsidDel="00554C2F">
          <w:rPr>
            <w:sz w:val="22"/>
          </w:rPr>
          <w:delText xml:space="preserve"> their network devices. </w:delText>
        </w:r>
        <w:r w:rsidDel="00554C2F">
          <w:rPr>
            <w:sz w:val="22"/>
          </w:rPr>
          <w:delText>It is h</w:delText>
        </w:r>
        <w:r w:rsidRPr="00907A2E" w:rsidDel="00554C2F">
          <w:rPr>
            <w:sz w:val="22"/>
          </w:rPr>
          <w:delText xml:space="preserve">ighly </w:delText>
        </w:r>
        <w:r w:rsidDel="00554C2F">
          <w:rPr>
            <w:sz w:val="22"/>
          </w:rPr>
          <w:delText>recommended that the customer (HDO)</w:delText>
        </w:r>
        <w:r w:rsidRPr="00907A2E" w:rsidDel="00554C2F">
          <w:rPr>
            <w:sz w:val="22"/>
          </w:rPr>
          <w:delText xml:space="preserve"> </w:delText>
        </w:r>
        <w:r w:rsidDel="00554C2F">
          <w:rPr>
            <w:sz w:val="22"/>
          </w:rPr>
          <w:delText>should use</w:delText>
        </w:r>
        <w:r w:rsidRPr="00907A2E" w:rsidDel="00554C2F">
          <w:rPr>
            <w:sz w:val="22"/>
          </w:rPr>
          <w:delText xml:space="preserve"> network firewall. SmartMedic solution should be behind stateful firewall. </w:delText>
        </w:r>
        <w:r w:rsidDel="00554C2F">
          <w:rPr>
            <w:sz w:val="22"/>
          </w:rPr>
          <w:delText>The f</w:delText>
        </w:r>
        <w:r w:rsidRPr="00907A2E" w:rsidDel="00554C2F">
          <w:rPr>
            <w:sz w:val="22"/>
          </w:rPr>
          <w:delText>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delText>
        </w:r>
        <w:r w:rsidDel="00554C2F">
          <w:rPr>
            <w:sz w:val="22"/>
          </w:rPr>
          <w:delText>.</w:delText>
        </w:r>
      </w:del>
    </w:p>
    <w:p w14:paraId="0F081706" w14:textId="77777777" w:rsidR="00C42D64" w:rsidRPr="00CA58F3" w:rsidRDefault="00C42D64" w:rsidP="00C42D64">
      <w:pPr>
        <w:spacing w:after="120"/>
        <w:ind w:left="129" w:hanging="14"/>
        <w:rPr>
          <w:i/>
          <w:sz w:val="22"/>
        </w:rPr>
      </w:pPr>
    </w:p>
    <w:p w14:paraId="4467FB19" w14:textId="77777777" w:rsidR="00C42D64" w:rsidRPr="00C11DBF" w:rsidRDefault="00C42D64" w:rsidP="00C42D64">
      <w:pPr>
        <w:shd w:val="clear" w:color="auto" w:fill="E7E6E6" w:themeFill="background2"/>
        <w:spacing w:after="0"/>
        <w:ind w:left="118"/>
        <w:rPr>
          <w:b/>
          <w:sz w:val="22"/>
        </w:rPr>
      </w:pPr>
      <w:r w:rsidRPr="00C11DBF">
        <w:rPr>
          <w:b/>
          <w:sz w:val="22"/>
        </w:rPr>
        <w:t xml:space="preserve">SmartMedic: Communication Network: </w:t>
      </w:r>
    </w:p>
    <w:p w14:paraId="6418D794" w14:textId="77777777" w:rsidR="00C42D64" w:rsidRDefault="00C42D64" w:rsidP="00C42D64">
      <w:pPr>
        <w:ind w:firstLine="0"/>
      </w:pPr>
      <w:r>
        <w:rPr>
          <w:b/>
          <w:i/>
          <w:sz w:val="22"/>
        </w:rPr>
        <w:t>Recommendation for customer (HDO)</w:t>
      </w:r>
      <w:r w:rsidRPr="00530651">
        <w:rPr>
          <w:b/>
          <w:i/>
          <w:sz w:val="22"/>
        </w:rPr>
        <w:t>:</w:t>
      </w:r>
      <w:r w:rsidRPr="00CA58F3">
        <w:rPr>
          <w:sz w:val="22"/>
        </w:rPr>
        <w:t xml:space="preserve"> </w:t>
      </w:r>
      <w:r w:rsidRPr="00907A2E">
        <w:rPr>
          <w:sz w:val="22"/>
        </w:rPr>
        <w:t xml:space="preserve">Whenever severe malware has been detected </w:t>
      </w:r>
      <w:r>
        <w:rPr>
          <w:sz w:val="22"/>
        </w:rPr>
        <w:t>it is</w:t>
      </w:r>
      <w:r w:rsidRPr="00907A2E">
        <w:rPr>
          <w:sz w:val="22"/>
        </w:rPr>
        <w:t xml:space="preserve"> resolved by the service engineer. Customer has to block few IOCs and IOAs </w:t>
      </w:r>
      <w:r>
        <w:rPr>
          <w:sz w:val="22"/>
        </w:rPr>
        <w:t>in</w:t>
      </w:r>
      <w:r w:rsidRPr="00907A2E">
        <w:rPr>
          <w:sz w:val="22"/>
        </w:rPr>
        <w:t xml:space="preserve"> their network devices. </w:t>
      </w:r>
      <w:r>
        <w:rPr>
          <w:sz w:val="22"/>
        </w:rPr>
        <w:t>It is h</w:t>
      </w:r>
      <w:r w:rsidRPr="00907A2E">
        <w:rPr>
          <w:sz w:val="22"/>
        </w:rPr>
        <w:t xml:space="preserve">ighly </w:t>
      </w:r>
      <w:r>
        <w:rPr>
          <w:sz w:val="22"/>
        </w:rPr>
        <w:t>recommended that the customer (HDO)</w:t>
      </w:r>
      <w:r w:rsidRPr="00907A2E">
        <w:rPr>
          <w:sz w:val="22"/>
        </w:rPr>
        <w:t xml:space="preserve"> </w:t>
      </w:r>
      <w:r>
        <w:rPr>
          <w:sz w:val="22"/>
        </w:rPr>
        <w:t>should use</w:t>
      </w:r>
      <w:r w:rsidRPr="00907A2E">
        <w:rPr>
          <w:sz w:val="22"/>
        </w:rPr>
        <w:t xml:space="preserve"> network firewall. SmartMedic solution should be behind stateful firewall. </w:t>
      </w:r>
      <w:r>
        <w:rPr>
          <w:sz w:val="22"/>
        </w:rPr>
        <w:t>The f</w:t>
      </w:r>
      <w:r w:rsidRPr="00907A2E">
        <w:rPr>
          <w:sz w:val="22"/>
        </w:rPr>
        <w:t xml:space="preserve">irewall helps in preventing network access to devices. If properly used and configured </w:t>
      </w:r>
      <w:r w:rsidRPr="00907A2E">
        <w:rPr>
          <w:sz w:val="22"/>
        </w:rPr>
        <w:lastRenderedPageBreak/>
        <w:t>it can lead to protected and reliable accessibility. It can help in prevention of unauthorized access and network connections against external threats, IP spoofing &amp; routing attacks and malicious packets</w:t>
      </w:r>
      <w:r>
        <w:rPr>
          <w:sz w:val="22"/>
        </w:rPr>
        <w:t>.</w:t>
      </w:r>
    </w:p>
    <w:p w14:paraId="16B21698" w14:textId="77777777" w:rsidR="00B909B2" w:rsidRDefault="00B909B2" w:rsidP="00F858D3">
      <w:pPr>
        <w:pStyle w:val="Heading1"/>
        <w:ind w:left="0" w:firstLine="0"/>
        <w:rPr>
          <w:color w:val="FCC566"/>
          <w:sz w:val="40"/>
        </w:rPr>
      </w:pPr>
    </w:p>
    <w:p w14:paraId="66AEEEA0" w14:textId="76E14A44" w:rsidR="0082099D" w:rsidRPr="00180992" w:rsidRDefault="0082099D" w:rsidP="0082099D">
      <w:pPr>
        <w:pStyle w:val="Heading1"/>
      </w:pPr>
      <w:bookmarkStart w:id="920" w:name="_Toc109674986"/>
      <w:r>
        <w:rPr>
          <w:color w:val="FCC566"/>
          <w:sz w:val="40"/>
        </w:rPr>
        <w:t>1</w:t>
      </w:r>
      <w:r w:rsidR="00F858D3">
        <w:rPr>
          <w:color w:val="FCC566"/>
          <w:sz w:val="40"/>
        </w:rPr>
        <w:t>3.1</w:t>
      </w:r>
      <w:r w:rsidRPr="00180992">
        <w:rPr>
          <w:color w:val="FFCC66"/>
          <w:sz w:val="40"/>
        </w:rPr>
        <w:t xml:space="preserve"> </w:t>
      </w:r>
      <w:r w:rsidRPr="000B3FEC">
        <w:t>Flaw remediation &amp; Vulnerability Management</w:t>
      </w:r>
      <w:bookmarkEnd w:id="920"/>
      <w:r>
        <w:t xml:space="preserve"> </w:t>
      </w:r>
    </w:p>
    <w:p w14:paraId="60056011" w14:textId="77777777" w:rsidR="0082099D" w:rsidRPr="00C11DBF" w:rsidRDefault="0082099D" w:rsidP="0082099D">
      <w:pPr>
        <w:shd w:val="clear" w:color="auto" w:fill="E7E6E6" w:themeFill="background2"/>
        <w:spacing w:after="0"/>
        <w:ind w:left="118"/>
        <w:rPr>
          <w:b/>
          <w:sz w:val="22"/>
        </w:rPr>
      </w:pPr>
      <w:r w:rsidRPr="00C11DBF">
        <w:rPr>
          <w:b/>
          <w:sz w:val="22"/>
        </w:rPr>
        <w:t>SmartMedic Solution Component</w:t>
      </w:r>
      <w:ins w:id="921" w:author="Sai Praneetha Bhaskaruni" w:date="2022-03-24T16:11:00Z">
        <w:r>
          <w:rPr>
            <w:b/>
            <w:sz w:val="22"/>
          </w:rPr>
          <w:t>s</w:t>
        </w:r>
      </w:ins>
      <w:r w:rsidRPr="00C11DBF">
        <w:rPr>
          <w:b/>
          <w:sz w:val="22"/>
        </w:rPr>
        <w:t>: Device</w:t>
      </w:r>
      <w:r w:rsidRPr="00073141">
        <w:rPr>
          <w:b/>
          <w:sz w:val="22"/>
        </w:rPr>
        <w:t>, Tablet &amp; Nurse Station Application</w:t>
      </w:r>
    </w:p>
    <w:p w14:paraId="49435440" w14:textId="77777777" w:rsidR="0082099D" w:rsidRDefault="0082099D" w:rsidP="0082099D">
      <w:pPr>
        <w:spacing w:after="120"/>
        <w:ind w:left="129" w:hanging="14"/>
        <w:rPr>
          <w:sz w:val="22"/>
        </w:rPr>
      </w:pPr>
      <w:r w:rsidRPr="00CA58F3">
        <w:rPr>
          <w:b/>
          <w:i/>
          <w:sz w:val="22"/>
        </w:rPr>
        <w:t>Existing Security Features:</w:t>
      </w:r>
      <w:r>
        <w:rPr>
          <w:i/>
          <w:sz w:val="22"/>
        </w:rPr>
        <w:t xml:space="preserve"> </w:t>
      </w:r>
      <w:ins w:id="922" w:author="Sai Praneetha Bhaskaruni" w:date="2022-03-25T12:48:00Z">
        <w:r w:rsidRPr="00676F6A">
          <w:rPr>
            <w:sz w:val="22"/>
          </w:rPr>
          <w:t>Stryker had performed the system and application security testing a</w:t>
        </w:r>
        <w:r>
          <w:rPr>
            <w:sz w:val="22"/>
          </w:rPr>
          <w:t>long with</w:t>
        </w:r>
        <w:r w:rsidRPr="00676F6A">
          <w:rPr>
            <w:sz w:val="22"/>
          </w:rPr>
          <w:t xml:space="preserve"> secur</w:t>
        </w:r>
        <w:r>
          <w:rPr>
            <w:sz w:val="22"/>
          </w:rPr>
          <w:t xml:space="preserve">e </w:t>
        </w:r>
        <w:r w:rsidRPr="00676F6A">
          <w:rPr>
            <w:sz w:val="22"/>
          </w:rPr>
          <w:t>code review</w:t>
        </w:r>
        <w:r>
          <w:rPr>
            <w:sz w:val="22"/>
          </w:rPr>
          <w:t xml:space="preserve"> </w:t>
        </w:r>
        <w:r w:rsidRPr="00676F6A">
          <w:rPr>
            <w:sz w:val="22"/>
          </w:rPr>
          <w:t xml:space="preserve">of SmartMedic </w:t>
        </w:r>
        <w:r>
          <w:rPr>
            <w:sz w:val="22"/>
          </w:rPr>
          <w:t>platform components.</w:t>
        </w:r>
        <w:r w:rsidRPr="000B3FEC">
          <w:rPr>
            <w:sz w:val="22"/>
          </w:rPr>
          <w:t xml:space="preserve"> </w:t>
        </w:r>
      </w:ins>
      <w:r w:rsidRPr="000B3FEC">
        <w:rPr>
          <w:sz w:val="22"/>
        </w:rPr>
        <w:t xml:space="preserve">When Stryker obtains vulnerability information through surveillance or other sources, an assessment of the vulnerability’s exploitability and impact </w:t>
      </w:r>
      <w:r>
        <w:rPr>
          <w:sz w:val="22"/>
        </w:rPr>
        <w:t xml:space="preserve">is </w:t>
      </w:r>
      <w:r w:rsidRPr="000B3FEC">
        <w:rPr>
          <w:sz w:val="22"/>
        </w:rPr>
        <w:t xml:space="preserve">conducted. Based on the assessment </w:t>
      </w:r>
      <w:r>
        <w:rPr>
          <w:sz w:val="22"/>
        </w:rPr>
        <w:t xml:space="preserve">report, </w:t>
      </w:r>
      <w:r w:rsidRPr="000B3FEC">
        <w:rPr>
          <w:sz w:val="22"/>
        </w:rPr>
        <w:t xml:space="preserve">Stryker determines if further actions </w:t>
      </w:r>
      <w:r>
        <w:rPr>
          <w:sz w:val="22"/>
        </w:rPr>
        <w:t xml:space="preserve">similar to </w:t>
      </w:r>
      <w:r w:rsidRPr="000B3FEC">
        <w:rPr>
          <w:sz w:val="22"/>
        </w:rPr>
        <w:t xml:space="preserve">providing security updates and/or providing </w:t>
      </w:r>
      <w:r>
        <w:rPr>
          <w:sz w:val="22"/>
        </w:rPr>
        <w:t>information</w:t>
      </w:r>
      <w:r w:rsidRPr="000B3FEC">
        <w:rPr>
          <w:sz w:val="22"/>
        </w:rPr>
        <w:t xml:space="preserve"> to the customer in </w:t>
      </w:r>
      <w:r>
        <w:rPr>
          <w:sz w:val="22"/>
        </w:rPr>
        <w:t>targeted time</w:t>
      </w:r>
      <w:r w:rsidRPr="000B3FEC">
        <w:rPr>
          <w:sz w:val="22"/>
        </w:rPr>
        <w:t>. Vulnerability information may also be requested from Stryker at any time.</w:t>
      </w:r>
    </w:p>
    <w:p w14:paraId="26EBFAB1" w14:textId="716D3136" w:rsidR="00C42D64" w:rsidRDefault="0082099D" w:rsidP="0082099D">
      <w:pPr>
        <w:pStyle w:val="Heading1"/>
        <w:rPr>
          <w:color w:val="FCC566"/>
          <w:sz w:val="40"/>
        </w:rPr>
      </w:pPr>
      <w:bookmarkStart w:id="923" w:name="_Toc109674987"/>
      <w:r>
        <w:rPr>
          <w:i/>
          <w:sz w:val="22"/>
        </w:rPr>
        <w:t>Recommendation for customer (HDO)</w:t>
      </w:r>
      <w:r w:rsidRPr="00CA58F3">
        <w:rPr>
          <w:i/>
          <w:sz w:val="22"/>
        </w:rPr>
        <w:t>:</w:t>
      </w:r>
      <w:del w:id="924" w:author="Sai Praneetha Bhaskaruni" w:date="2022-03-25T12:44:00Z">
        <w:r w:rsidRPr="00CA58F3" w:rsidDel="00675C95">
          <w:delText xml:space="preserve"> </w:delText>
        </w:r>
        <w:r w:rsidRPr="003B150B" w:rsidDel="00675C95">
          <w:rPr>
            <w:highlight w:val="yellow"/>
            <w:rPrChange w:id="925" w:author="Sai Praneetha Bhaskaruni" w:date="2022-03-24T16:20:00Z">
              <w:rPr/>
            </w:rPrChange>
          </w:rPr>
          <w:delText xml:space="preserve">The </w:delText>
        </w:r>
        <w:r w:rsidRPr="00AE557C" w:rsidDel="00675C95">
          <w:rPr>
            <w:sz w:val="22"/>
            <w:szCs w:val="24"/>
            <w:highlight w:val="yellow"/>
            <w:rPrChange w:id="926" w:author="Sai Praneetha Bhaskaruni" w:date="2022-03-24T17:27:00Z">
              <w:rPr/>
            </w:rPrChange>
          </w:rPr>
          <w:delText>c</w:delText>
        </w:r>
        <w:r w:rsidRPr="003B150B" w:rsidDel="00675C95">
          <w:rPr>
            <w:sz w:val="22"/>
            <w:highlight w:val="yellow"/>
            <w:rPrChange w:id="927" w:author="Sai Praneetha Bhaskaruni" w:date="2022-03-24T16:20:00Z">
              <w:rPr>
                <w:sz w:val="22"/>
              </w:rPr>
            </w:rPrChange>
          </w:rPr>
          <w:delText>ustomer is not allowed to access this component</w:delText>
        </w:r>
        <w:r w:rsidDel="00675C95">
          <w:rPr>
            <w:i/>
            <w:sz w:val="22"/>
          </w:rPr>
          <w:delText>.</w:delText>
        </w:r>
      </w:del>
      <w:r>
        <w:rPr>
          <w:i/>
          <w:sz w:val="22"/>
        </w:rPr>
        <w:t xml:space="preserve"> </w:t>
      </w:r>
      <w:r w:rsidRPr="001676E5">
        <w:rPr>
          <w:b w:val="0"/>
          <w:sz w:val="22"/>
        </w:rPr>
        <w:t xml:space="preserve">Any potential security vulnerabilities that the customer may become aware of with regard to the SmartMedic </w:t>
      </w:r>
      <w:del w:id="928" w:author="Sai Praneetha Bhaskaruni" w:date="2022-03-25T12:44:00Z">
        <w:r w:rsidRPr="001676E5" w:rsidDel="007A61D6">
          <w:rPr>
            <w:b w:val="0"/>
            <w:sz w:val="22"/>
          </w:rPr>
          <w:delText xml:space="preserve">Device </w:delText>
        </w:r>
      </w:del>
      <w:ins w:id="929" w:author="Sai Praneetha Bhaskaruni" w:date="2022-03-25T12:44:00Z">
        <w:r w:rsidRPr="001676E5">
          <w:rPr>
            <w:b w:val="0"/>
            <w:sz w:val="22"/>
            <w:rPrChange w:id="930" w:author="Sai Praneetha Bhaskaruni" w:date="2022-03-25T12:45:00Z">
              <w:rPr>
                <w:sz w:val="22"/>
                <w:highlight w:val="yellow"/>
              </w:rPr>
            </w:rPrChange>
          </w:rPr>
          <w:t>platform components</w:t>
        </w:r>
        <w:r w:rsidRPr="001676E5">
          <w:rPr>
            <w:b w:val="0"/>
            <w:sz w:val="22"/>
          </w:rPr>
          <w:t xml:space="preserve"> </w:t>
        </w:r>
      </w:ins>
      <w:r w:rsidRPr="001676E5">
        <w:rPr>
          <w:b w:val="0"/>
          <w:sz w:val="22"/>
        </w:rPr>
        <w:t>must be communicated to Stryker customer care and the same will be handled through the post market complaints management process for assessment and required actions including any updates needed for the customers.</w:t>
      </w:r>
      <w:bookmarkEnd w:id="923"/>
    </w:p>
    <w:p w14:paraId="3BE8A280" w14:textId="77777777" w:rsidR="0082099D" w:rsidRDefault="0082099D" w:rsidP="00882650">
      <w:pPr>
        <w:pStyle w:val="Heading1"/>
        <w:rPr>
          <w:color w:val="FCC566"/>
          <w:sz w:val="40"/>
        </w:rPr>
      </w:pPr>
      <w:bookmarkStart w:id="931" w:name="_Toc108268276"/>
    </w:p>
    <w:p w14:paraId="31E100A0" w14:textId="1EE4DEBC" w:rsidR="00B45FA5" w:rsidRDefault="00B45FA5" w:rsidP="00B45FA5">
      <w:pPr>
        <w:pStyle w:val="Heading1"/>
      </w:pPr>
      <w:bookmarkStart w:id="932" w:name="_Toc109674988"/>
      <w:r>
        <w:rPr>
          <w:color w:val="FCC566"/>
          <w:sz w:val="40"/>
        </w:rPr>
        <w:t>13</w:t>
      </w:r>
      <w:r w:rsidR="00F858D3">
        <w:rPr>
          <w:color w:val="FCC566"/>
          <w:sz w:val="40"/>
        </w:rPr>
        <w:t>.2</w:t>
      </w:r>
      <w:r>
        <w:rPr>
          <w:color w:val="FCC566"/>
          <w:sz w:val="40"/>
        </w:rPr>
        <w:t xml:space="preserve"> </w:t>
      </w:r>
      <w:r w:rsidRPr="007558B4">
        <w:t>Malicious code protection</w:t>
      </w:r>
      <w:bookmarkEnd w:id="932"/>
    </w:p>
    <w:p w14:paraId="1FE1CBF3" w14:textId="77777777" w:rsidR="00B45FA5" w:rsidRPr="00062208" w:rsidRDefault="00B45FA5" w:rsidP="00B45FA5">
      <w:pPr>
        <w:pStyle w:val="Heading1"/>
        <w:rPr>
          <w:b w:val="0"/>
          <w:sz w:val="22"/>
        </w:rPr>
      </w:pPr>
      <w:bookmarkStart w:id="933" w:name="_Toc109674989"/>
      <w:r w:rsidRPr="00062208">
        <w:rPr>
          <w:b w:val="0"/>
          <w:sz w:val="22"/>
        </w:rPr>
        <w:t>Malicious code is harmful computer programming scripts designed to create or exploit system vulnerabilities. This code is designed by a</w:t>
      </w:r>
      <w:r>
        <w:rPr>
          <w:b w:val="0"/>
          <w:sz w:val="22"/>
        </w:rPr>
        <w:t xml:space="preserve">n attacker </w:t>
      </w:r>
      <w:r w:rsidRPr="00062208">
        <w:rPr>
          <w:b w:val="0"/>
          <w:sz w:val="22"/>
        </w:rPr>
        <w:t>to cause unwanted changes, damage, or ongoing access to computer systems.</w:t>
      </w:r>
      <w:bookmarkEnd w:id="933"/>
    </w:p>
    <w:p w14:paraId="3459EA3E" w14:textId="77777777" w:rsidR="00B45FA5" w:rsidRPr="00A5118F" w:rsidRDefault="00B45FA5" w:rsidP="00B45FA5">
      <w:pPr>
        <w:shd w:val="clear" w:color="auto" w:fill="E7E6E6" w:themeFill="background2"/>
        <w:spacing w:after="0"/>
        <w:ind w:left="118"/>
        <w:rPr>
          <w:b/>
          <w:sz w:val="22"/>
        </w:rPr>
      </w:pPr>
      <w:r w:rsidRPr="00C11DBF">
        <w:rPr>
          <w:b/>
          <w:sz w:val="22"/>
        </w:rPr>
        <w:t>SmartMedic Solution Component</w:t>
      </w:r>
      <w:ins w:id="934" w:author="Sai Praneetha Bhaskaruni" w:date="2022-03-24T16:11:00Z">
        <w:r>
          <w:rPr>
            <w:b/>
            <w:sz w:val="22"/>
          </w:rPr>
          <w:t>s</w:t>
        </w:r>
      </w:ins>
      <w:r w:rsidRPr="00C11DBF">
        <w:rPr>
          <w:b/>
          <w:sz w:val="22"/>
        </w:rPr>
        <w:t>: Device</w:t>
      </w:r>
      <w:r w:rsidRPr="002404A6">
        <w:rPr>
          <w:b/>
          <w:sz w:val="22"/>
        </w:rPr>
        <w:t>, Tablet &amp; Nurse Station Application</w:t>
      </w:r>
    </w:p>
    <w:p w14:paraId="787C1281" w14:textId="77777777" w:rsidR="00B45FA5" w:rsidRDefault="00B45FA5" w:rsidP="00B45FA5">
      <w:pPr>
        <w:spacing w:after="120"/>
        <w:ind w:left="129" w:hanging="14"/>
        <w:rPr>
          <w:b/>
          <w:i/>
          <w:sz w:val="22"/>
        </w:rPr>
      </w:pPr>
      <w:r w:rsidRPr="00CA58F3">
        <w:rPr>
          <w:b/>
          <w:i/>
          <w:sz w:val="22"/>
        </w:rPr>
        <w:t>Existing Security Features:</w:t>
      </w:r>
      <w:r w:rsidRPr="00A5118F">
        <w:t xml:space="preserve"> </w:t>
      </w:r>
      <w:r w:rsidRPr="00A5118F">
        <w:rPr>
          <w:sz w:val="22"/>
        </w:rPr>
        <w:t>T</w:t>
      </w:r>
      <w:r>
        <w:rPr>
          <w:sz w:val="22"/>
        </w:rPr>
        <w:t>he T</w:t>
      </w:r>
      <w:r w:rsidRPr="00A5118F">
        <w:rPr>
          <w:sz w:val="22"/>
        </w:rPr>
        <w:t xml:space="preserve">ablet is already enclosed and hence tamper proof. </w:t>
      </w:r>
      <w:r w:rsidRPr="00452453">
        <w:rPr>
          <w:sz w:val="22"/>
        </w:rPr>
        <w:t>Access (physical/</w:t>
      </w:r>
      <w:r>
        <w:rPr>
          <w:sz w:val="22"/>
        </w:rPr>
        <w:t>operational</w:t>
      </w:r>
      <w:r w:rsidRPr="00452453">
        <w:rPr>
          <w:sz w:val="22"/>
        </w:rPr>
        <w:t>) to the Tablet</w:t>
      </w:r>
      <w:r w:rsidRPr="00A5118F">
        <w:rPr>
          <w:sz w:val="22"/>
        </w:rPr>
        <w:t xml:space="preserve"> is only </w:t>
      </w:r>
      <w:r>
        <w:rPr>
          <w:sz w:val="22"/>
        </w:rPr>
        <w:t xml:space="preserve">possible </w:t>
      </w:r>
      <w:r w:rsidRPr="00A5118F">
        <w:rPr>
          <w:sz w:val="22"/>
        </w:rPr>
        <w:t xml:space="preserve">for </w:t>
      </w:r>
      <w:r>
        <w:rPr>
          <w:sz w:val="22"/>
        </w:rPr>
        <w:t xml:space="preserve">the </w:t>
      </w:r>
      <w:r w:rsidRPr="00A5118F">
        <w:rPr>
          <w:sz w:val="22"/>
        </w:rPr>
        <w:t>Stryker service person</w:t>
      </w:r>
      <w:r>
        <w:rPr>
          <w:sz w:val="22"/>
        </w:rPr>
        <w:t>nel</w:t>
      </w:r>
      <w:r w:rsidRPr="00A5118F">
        <w:rPr>
          <w:sz w:val="22"/>
        </w:rPr>
        <w:t>.</w:t>
      </w:r>
      <w:r w:rsidRPr="00A5118F">
        <w:t xml:space="preserve"> </w:t>
      </w:r>
      <w:r w:rsidRPr="00A5118F">
        <w:rPr>
          <w:sz w:val="22"/>
        </w:rPr>
        <w:t xml:space="preserve">SmartMedic solution uses </w:t>
      </w:r>
      <w:r>
        <w:rPr>
          <w:sz w:val="22"/>
        </w:rPr>
        <w:t>a</w:t>
      </w:r>
      <w:r w:rsidRPr="00A5118F">
        <w:rPr>
          <w:sz w:val="22"/>
        </w:rPr>
        <w:t xml:space="preserve"> strong secure communications protocol for communicating among the components. The</w:t>
      </w:r>
      <w:r>
        <w:rPr>
          <w:sz w:val="22"/>
        </w:rPr>
        <w:t xml:space="preserve"> </w:t>
      </w:r>
      <w:r w:rsidRPr="00837653">
        <w:rPr>
          <w:sz w:val="22"/>
        </w:rPr>
        <w:t xml:space="preserve">secure </w:t>
      </w:r>
      <w:del w:id="935" w:author="Sai Praneetha Bhaskaruni" w:date="2022-03-24T16:48:00Z">
        <w:r w:rsidRPr="00837653" w:rsidDel="004433EC">
          <w:rPr>
            <w:sz w:val="22"/>
          </w:rPr>
          <w:delText xml:space="preserve">ability </w:delText>
        </w:r>
      </w:del>
      <w:ins w:id="936" w:author="Sai Praneetha Bhaskaruni" w:date="2022-03-24T16:48:00Z">
        <w:r w:rsidRPr="00837653">
          <w:rPr>
            <w:sz w:val="22"/>
          </w:rPr>
          <w:t>design</w:t>
        </w:r>
        <w:r w:rsidRPr="00A5118F">
          <w:rPr>
            <w:sz w:val="22"/>
          </w:rPr>
          <w:t xml:space="preserve"> </w:t>
        </w:r>
      </w:ins>
      <w:r w:rsidRPr="00A5118F">
        <w:rPr>
          <w:sz w:val="22"/>
        </w:rPr>
        <w:t>of the SmartMedic solution ensure</w:t>
      </w:r>
      <w:r>
        <w:rPr>
          <w:sz w:val="22"/>
        </w:rPr>
        <w:t>s</w:t>
      </w:r>
      <w:r w:rsidRPr="00A5118F">
        <w:rPr>
          <w:sz w:val="22"/>
        </w:rPr>
        <w:t xml:space="preserve"> the confidentiality of transmitted information.</w:t>
      </w:r>
    </w:p>
    <w:p w14:paraId="4ADED1BA" w14:textId="77777777" w:rsidR="00B45FA5" w:rsidRDefault="00B45FA5" w:rsidP="00B45FA5">
      <w:pPr>
        <w:spacing w:after="120"/>
        <w:ind w:left="129" w:hanging="14"/>
        <w:rPr>
          <w:sz w:val="22"/>
        </w:rPr>
      </w:pPr>
      <w:r w:rsidRPr="001B0076">
        <w:rPr>
          <w:b/>
          <w:i/>
          <w:sz w:val="22"/>
        </w:rPr>
        <w:t xml:space="preserve">Recommendation for customer (HDO): </w:t>
      </w:r>
      <w:r w:rsidRPr="006B0BE7">
        <w:rPr>
          <w:sz w:val="22"/>
        </w:rPr>
        <w:t xml:space="preserve">It is the HDO's responsibility to maintain the integrity for its IT systems. The Nurse Station application can be accessed through web interface on a system which is owned by the HDO. </w:t>
      </w:r>
    </w:p>
    <w:p w14:paraId="6120B7F1" w14:textId="77777777" w:rsidR="00B45FA5" w:rsidRPr="00C65F24" w:rsidRDefault="00B45FA5" w:rsidP="00B45FA5">
      <w:pPr>
        <w:spacing w:after="120"/>
        <w:ind w:left="129" w:hanging="14"/>
        <w:rPr>
          <w:sz w:val="22"/>
        </w:rPr>
      </w:pPr>
      <w:r w:rsidRPr="00C65F24">
        <w:rPr>
          <w:sz w:val="22"/>
        </w:rPr>
        <w:t>Following these security practices</w:t>
      </w:r>
      <w:r>
        <w:rPr>
          <w:sz w:val="22"/>
        </w:rPr>
        <w:t>,</w:t>
      </w:r>
      <w:r w:rsidRPr="00C65F24">
        <w:rPr>
          <w:sz w:val="22"/>
        </w:rPr>
        <w:t xml:space="preserve"> can help </w:t>
      </w:r>
      <w:r>
        <w:rPr>
          <w:sz w:val="22"/>
        </w:rPr>
        <w:t>a HDO to</w:t>
      </w:r>
      <w:r w:rsidRPr="00C65F24">
        <w:rPr>
          <w:sz w:val="22"/>
        </w:rPr>
        <w:t xml:space="preserve"> reduce the risks associated with malicious code:</w:t>
      </w:r>
    </w:p>
    <w:p w14:paraId="3F3D7D8E" w14:textId="77777777" w:rsidR="00B45FA5" w:rsidRPr="00C65F24" w:rsidRDefault="00B45FA5" w:rsidP="00B45FA5">
      <w:pPr>
        <w:spacing w:after="120"/>
        <w:ind w:left="129" w:hanging="14"/>
        <w:rPr>
          <w:sz w:val="22"/>
        </w:rPr>
      </w:pPr>
      <w:r w:rsidRPr="00C65F24">
        <w:rPr>
          <w:b/>
          <w:sz w:val="22"/>
        </w:rPr>
        <w:t>Install and maintain antivirus software.</w:t>
      </w:r>
      <w:r w:rsidRPr="00C65F24">
        <w:rPr>
          <w:sz w:val="22"/>
        </w:rPr>
        <w:t xml:space="preserve"> Antivirus software recognizes malware and protects </w:t>
      </w:r>
      <w:ins w:id="937" w:author="Sai Praneetha Bhaskaruni" w:date="2022-03-24T16:50:00Z">
        <w:r>
          <w:rPr>
            <w:sz w:val="22"/>
          </w:rPr>
          <w:t>the</w:t>
        </w:r>
      </w:ins>
      <w:del w:id="938" w:author="Sai Praneetha Bhaskaruni" w:date="2022-03-24T16:50:00Z">
        <w:r w:rsidRPr="00C65F24" w:rsidDel="00E315E7">
          <w:rPr>
            <w:sz w:val="22"/>
          </w:rPr>
          <w:delText>your</w:delText>
        </w:r>
      </w:del>
      <w:r w:rsidRPr="00C65F24">
        <w:rPr>
          <w:sz w:val="22"/>
        </w:rPr>
        <w:t xml:space="preserve"> </w:t>
      </w:r>
      <w:del w:id="939" w:author="Sai Praneetha Bhaskaruni" w:date="2022-03-24T16:49:00Z">
        <w:r w:rsidRPr="00C65F24" w:rsidDel="00ED017A">
          <w:rPr>
            <w:sz w:val="22"/>
          </w:rPr>
          <w:delText>compute</w:delText>
        </w:r>
      </w:del>
      <w:ins w:id="940" w:author="Sai Praneetha Bhaskaruni" w:date="2022-03-24T16:49:00Z">
        <w:r>
          <w:rPr>
            <w:sz w:val="22"/>
          </w:rPr>
          <w:t>Nurse station hosting system</w:t>
        </w:r>
      </w:ins>
      <w:del w:id="941" w:author="Sai Praneetha Bhaskaruni" w:date="2022-03-24T16:49:00Z">
        <w:r w:rsidRPr="00C65F24" w:rsidDel="00ED017A">
          <w:rPr>
            <w:sz w:val="22"/>
          </w:rPr>
          <w:delText>r</w:delText>
        </w:r>
      </w:del>
      <w:del w:id="942" w:author="Sai Praneetha Bhaskaruni" w:date="2022-03-24T16:50:00Z">
        <w:r w:rsidRPr="00C65F24" w:rsidDel="00806D20">
          <w:rPr>
            <w:sz w:val="22"/>
          </w:rPr>
          <w:delText xml:space="preserve"> against it</w:delText>
        </w:r>
      </w:del>
      <w:r w:rsidRPr="00C65F24">
        <w:rPr>
          <w:sz w:val="22"/>
        </w:rPr>
        <w:t xml:space="preserve">. Installing antivirus software from a reputable vendor is an important step in preventing and detecting </w:t>
      </w:r>
      <w:r w:rsidRPr="00DA435B">
        <w:rPr>
          <w:sz w:val="22"/>
        </w:rPr>
        <w:t>infections.</w:t>
      </w:r>
      <w:r w:rsidRPr="00C65F24">
        <w:rPr>
          <w:sz w:val="22"/>
        </w:rPr>
        <w:t xml:space="preserve"> Always visit vendor sites directly rather than clicking on advertisements or email links. Because attackers are continually creating new viruses and other forms of malicious code, it is important to keep your antivirus software </w:t>
      </w:r>
      <w:del w:id="943" w:author="Sai Praneetha Bhaskaruni" w:date="2022-03-24T15:13:00Z">
        <w:r w:rsidRPr="00C65F24" w:rsidDel="00C028C5">
          <w:rPr>
            <w:sz w:val="22"/>
          </w:rPr>
          <w:delText>up-to-date</w:delText>
        </w:r>
      </w:del>
      <w:ins w:id="944" w:author="Sai Praneetha Bhaskaruni" w:date="2022-03-24T15:13:00Z">
        <w:r w:rsidRPr="00C65F24">
          <w:rPr>
            <w:sz w:val="22"/>
          </w:rPr>
          <w:t>up to date</w:t>
        </w:r>
      </w:ins>
      <w:r w:rsidRPr="00C65F24">
        <w:rPr>
          <w:sz w:val="22"/>
        </w:rPr>
        <w:t>.</w:t>
      </w:r>
    </w:p>
    <w:p w14:paraId="350684BB" w14:textId="77777777" w:rsidR="00B45FA5" w:rsidRPr="00C65F24" w:rsidRDefault="00B45FA5" w:rsidP="00B45FA5">
      <w:pPr>
        <w:spacing w:after="120"/>
        <w:ind w:left="129" w:hanging="14"/>
        <w:rPr>
          <w:sz w:val="22"/>
        </w:rPr>
      </w:pPr>
      <w:r w:rsidRPr="00C65F24">
        <w:rPr>
          <w:b/>
          <w:sz w:val="22"/>
        </w:rPr>
        <w:t>Use caution with links and attachments.</w:t>
      </w:r>
      <w:r w:rsidRPr="00C65F24">
        <w:rPr>
          <w:sz w:val="22"/>
        </w:rPr>
        <w:t xml:space="preserve"> Take appropriate precautions when using email and web browsers to reduce the risk of</w:t>
      </w:r>
      <w:del w:id="945" w:author="Sai Praneetha Bhaskaruni" w:date="2022-03-24T16:51:00Z">
        <w:r w:rsidRPr="00C65F24" w:rsidDel="00AA747A">
          <w:rPr>
            <w:sz w:val="22"/>
          </w:rPr>
          <w:delText xml:space="preserve"> </w:delText>
        </w:r>
      </w:del>
      <w:ins w:id="946" w:author="Sai Praneetha Bhaskaruni" w:date="2022-03-24T16:51:00Z">
        <w:r>
          <w:rPr>
            <w:sz w:val="22"/>
          </w:rPr>
          <w:t xml:space="preserve"> virus attacks</w:t>
        </w:r>
      </w:ins>
      <w:del w:id="947" w:author="Sai Praneetha Bhaskaruni" w:date="2022-03-24T16:51:00Z">
        <w:r w:rsidRPr="00C65F24" w:rsidDel="00AA747A">
          <w:rPr>
            <w:sz w:val="22"/>
          </w:rPr>
          <w:delText xml:space="preserve">an </w:delText>
        </w:r>
        <w:r w:rsidRPr="00EC5F56" w:rsidDel="00AA747A">
          <w:rPr>
            <w:sz w:val="22"/>
            <w:highlight w:val="yellow"/>
            <w:rPrChange w:id="948" w:author="Sai Praneetha Bhaskaruni" w:date="2022-03-24T15:16:00Z">
              <w:rPr>
                <w:sz w:val="22"/>
              </w:rPr>
            </w:rPrChange>
          </w:rPr>
          <w:delText>infection</w:delText>
        </w:r>
      </w:del>
      <w:r w:rsidRPr="00C65F24">
        <w:rPr>
          <w:sz w:val="22"/>
        </w:rPr>
        <w:t xml:space="preserve">. Be </w:t>
      </w:r>
      <w:r w:rsidRPr="00DA435B">
        <w:rPr>
          <w:sz w:val="22"/>
        </w:rPr>
        <w:t>wary</w:t>
      </w:r>
      <w:r w:rsidRPr="00C65F24">
        <w:rPr>
          <w:sz w:val="22"/>
        </w:rPr>
        <w:t xml:space="preserve"> of unsolicited email attachments and use caution when clicking on email links, even if they seem to </w:t>
      </w:r>
      <w:r>
        <w:rPr>
          <w:sz w:val="22"/>
        </w:rPr>
        <w:t xml:space="preserve">come from </w:t>
      </w:r>
      <w:del w:id="949" w:author="Sai Praneetha Bhaskaruni" w:date="2022-07-08T14:14:00Z">
        <w:r w:rsidDel="000707AF">
          <w:rPr>
            <w:sz w:val="22"/>
          </w:rPr>
          <w:delText>people</w:delText>
        </w:r>
      </w:del>
      <w:ins w:id="950" w:author="Sai Praneetha Bhaskaruni" w:date="2022-07-08T14:14:00Z">
        <w:r>
          <w:rPr>
            <w:sz w:val="22"/>
          </w:rPr>
          <w:t>people</w:t>
        </w:r>
      </w:ins>
      <w:r>
        <w:rPr>
          <w:sz w:val="22"/>
        </w:rPr>
        <w:t xml:space="preserve"> you</w:t>
      </w:r>
      <w:ins w:id="951" w:author="Sai Praneetha Bhaskaruni" w:date="2022-03-24T16:52:00Z">
        <w:r>
          <w:rPr>
            <w:sz w:val="22"/>
          </w:rPr>
          <w:t xml:space="preserve"> are aware of</w:t>
        </w:r>
      </w:ins>
      <w:del w:id="952" w:author="Sai Praneetha Bhaskaruni" w:date="2022-03-24T16:52:00Z">
        <w:r w:rsidDel="00165154">
          <w:rPr>
            <w:sz w:val="22"/>
          </w:rPr>
          <w:delText xml:space="preserve"> know</w:delText>
        </w:r>
      </w:del>
      <w:r>
        <w:rPr>
          <w:sz w:val="22"/>
        </w:rPr>
        <w:t xml:space="preserve">. </w:t>
      </w:r>
      <w:r w:rsidRPr="00655D96">
        <w:rPr>
          <w:sz w:val="22"/>
        </w:rPr>
        <w:t>(Using Caution with Email Attachments)</w:t>
      </w:r>
    </w:p>
    <w:p w14:paraId="561ED319" w14:textId="77777777" w:rsidR="00B45FA5" w:rsidRPr="00C65F24" w:rsidRDefault="00B45FA5" w:rsidP="00B45FA5">
      <w:pPr>
        <w:spacing w:after="120"/>
        <w:ind w:left="129" w:hanging="14"/>
        <w:rPr>
          <w:sz w:val="22"/>
        </w:rPr>
      </w:pPr>
      <w:r w:rsidRPr="00C65F24">
        <w:rPr>
          <w:b/>
          <w:sz w:val="22"/>
        </w:rPr>
        <w:t>Block pop-up advertisements.</w:t>
      </w:r>
      <w:r w:rsidRPr="00C65F24">
        <w:rPr>
          <w:sz w:val="22"/>
        </w:rPr>
        <w:t xml:space="preserve"> Pop-up blockers disable </w:t>
      </w:r>
      <w:r>
        <w:rPr>
          <w:sz w:val="22"/>
        </w:rPr>
        <w:t xml:space="preserve">browser </w:t>
      </w:r>
      <w:r w:rsidRPr="00C65F24">
        <w:rPr>
          <w:sz w:val="22"/>
        </w:rPr>
        <w:t>windows that could potentially contain malicious code. Most browsers have a free feature that can be enabled to block pop-up advertisements.</w:t>
      </w:r>
    </w:p>
    <w:p w14:paraId="779545C3" w14:textId="77777777" w:rsidR="00B45FA5" w:rsidRPr="00C65F24" w:rsidRDefault="00B45FA5" w:rsidP="00B45FA5">
      <w:pPr>
        <w:spacing w:after="120"/>
        <w:ind w:left="129" w:hanging="14"/>
        <w:rPr>
          <w:sz w:val="22"/>
        </w:rPr>
      </w:pPr>
      <w:r w:rsidRPr="00C65F24">
        <w:rPr>
          <w:b/>
          <w:sz w:val="22"/>
        </w:rPr>
        <w:lastRenderedPageBreak/>
        <w:t>Use an account with limited permissions.</w:t>
      </w:r>
      <w:r w:rsidRPr="00C65F24">
        <w:rPr>
          <w:sz w:val="22"/>
        </w:rPr>
        <w:t xml:space="preserve"> When navigating the web, it's a good security practice to use an account with limited permissions. If </w:t>
      </w:r>
      <w:ins w:id="953" w:author="Sai Praneetha Bhaskaruni" w:date="2022-03-24T16:53:00Z">
        <w:r>
          <w:rPr>
            <w:sz w:val="22"/>
          </w:rPr>
          <w:t>the system got affected with virus</w:t>
        </w:r>
      </w:ins>
      <w:del w:id="954" w:author="Sai Praneetha Bhaskaruni" w:date="2022-03-24T16:53:00Z">
        <w:r w:rsidRPr="00C65F24" w:rsidDel="00884017">
          <w:rPr>
            <w:sz w:val="22"/>
          </w:rPr>
          <w:delText>you do become infected</w:delText>
        </w:r>
      </w:del>
      <w:r w:rsidRPr="00C65F24">
        <w:rPr>
          <w:sz w:val="22"/>
        </w:rPr>
        <w:t>, restricted permissions keep the malicious code from spreading and escalating to an administrative account.</w:t>
      </w:r>
    </w:p>
    <w:p w14:paraId="34A24852" w14:textId="77777777" w:rsidR="00B45FA5" w:rsidRPr="00C65F24" w:rsidRDefault="00B45FA5" w:rsidP="00B45FA5">
      <w:pPr>
        <w:spacing w:after="120"/>
        <w:ind w:left="129" w:hanging="14"/>
        <w:rPr>
          <w:sz w:val="22"/>
        </w:rPr>
      </w:pPr>
      <w:r w:rsidRPr="00C65F24">
        <w:rPr>
          <w:b/>
          <w:sz w:val="22"/>
        </w:rPr>
        <w:t xml:space="preserve">Disable external media </w:t>
      </w:r>
      <w:del w:id="955" w:author="Sai Praneetha Bhaskaruni" w:date="2022-07-08T14:14:00Z">
        <w:r w:rsidRPr="00C65F24" w:rsidDel="00770BC7">
          <w:rPr>
            <w:b/>
            <w:sz w:val="22"/>
          </w:rPr>
          <w:delText>AutoRun</w:delText>
        </w:r>
      </w:del>
      <w:ins w:id="956" w:author="Sai Praneetha Bhaskaruni" w:date="2022-07-08T14:14:00Z">
        <w:r w:rsidRPr="00C65F24">
          <w:rPr>
            <w:b/>
            <w:sz w:val="22"/>
          </w:rPr>
          <w:t>Autorun</w:t>
        </w:r>
      </w:ins>
      <w:r w:rsidRPr="00C65F24">
        <w:rPr>
          <w:b/>
          <w:sz w:val="22"/>
        </w:rPr>
        <w:t xml:space="preserve"> and AutoPlay features.</w:t>
      </w:r>
      <w:r w:rsidRPr="00C65F24">
        <w:rPr>
          <w:sz w:val="22"/>
        </w:rPr>
        <w:t xml:space="preserve"> Disabling </w:t>
      </w:r>
      <w:del w:id="957" w:author="Sai Praneetha Bhaskaruni" w:date="2022-07-08T14:14:00Z">
        <w:r w:rsidRPr="00C65F24" w:rsidDel="000707AF">
          <w:rPr>
            <w:sz w:val="22"/>
          </w:rPr>
          <w:delText>AutoRun</w:delText>
        </w:r>
      </w:del>
      <w:ins w:id="958" w:author="Sai Praneetha Bhaskaruni" w:date="2022-07-08T14:14:00Z">
        <w:r w:rsidRPr="00C65F24">
          <w:rPr>
            <w:sz w:val="22"/>
          </w:rPr>
          <w:t>Autorun</w:t>
        </w:r>
      </w:ins>
      <w:r w:rsidRPr="00C65F24">
        <w:rPr>
          <w:sz w:val="22"/>
        </w:rPr>
        <w:t xml:space="preserve"> and AutoPlay features prevents external media infected with malicious code from automatically running on </w:t>
      </w:r>
      <w:r>
        <w:rPr>
          <w:sz w:val="22"/>
        </w:rPr>
        <w:t xml:space="preserve">the </w:t>
      </w:r>
      <w:ins w:id="959" w:author="Sai Praneetha Bhaskaruni" w:date="2022-03-24T16:54:00Z">
        <w:r>
          <w:rPr>
            <w:sz w:val="22"/>
          </w:rPr>
          <w:t>system</w:t>
        </w:r>
      </w:ins>
      <w:del w:id="960" w:author="Sai Praneetha Bhaskaruni" w:date="2022-03-24T16:54:00Z">
        <w:r w:rsidRPr="00C65F24" w:rsidDel="00906714">
          <w:rPr>
            <w:sz w:val="22"/>
          </w:rPr>
          <w:delText>computer</w:delText>
        </w:r>
      </w:del>
      <w:r w:rsidRPr="00C65F24">
        <w:rPr>
          <w:sz w:val="22"/>
        </w:rPr>
        <w:t>.</w:t>
      </w:r>
    </w:p>
    <w:p w14:paraId="50BD3CA4" w14:textId="77777777" w:rsidR="00B45FA5" w:rsidRPr="00C65F24" w:rsidRDefault="00B45FA5" w:rsidP="00B45FA5">
      <w:pPr>
        <w:spacing w:after="120"/>
        <w:ind w:left="129" w:hanging="14"/>
        <w:rPr>
          <w:sz w:val="22"/>
        </w:rPr>
      </w:pPr>
      <w:r w:rsidRPr="00C65F24">
        <w:rPr>
          <w:b/>
          <w:sz w:val="22"/>
        </w:rPr>
        <w:t>Change your passwords.</w:t>
      </w:r>
      <w:r w:rsidRPr="00C65F24">
        <w:rPr>
          <w:sz w:val="22"/>
        </w:rPr>
        <w:t xml:space="preserve"> If you believe </w:t>
      </w:r>
      <w:r>
        <w:rPr>
          <w:sz w:val="22"/>
        </w:rPr>
        <w:t>the</w:t>
      </w:r>
      <w:r w:rsidRPr="00C65F24">
        <w:rPr>
          <w:sz w:val="22"/>
        </w:rPr>
        <w:t xml:space="preserve"> </w:t>
      </w:r>
      <w:ins w:id="961" w:author="Sai Praneetha Bhaskaruni" w:date="2022-03-24T16:54:00Z">
        <w:r>
          <w:rPr>
            <w:sz w:val="22"/>
          </w:rPr>
          <w:t>system</w:t>
        </w:r>
      </w:ins>
      <w:del w:id="962" w:author="Sai Praneetha Bhaskaruni" w:date="2022-03-24T16:54:00Z">
        <w:r w:rsidRPr="00C65F24" w:rsidDel="000916BA">
          <w:rPr>
            <w:sz w:val="22"/>
          </w:rPr>
          <w:delText>computer</w:delText>
        </w:r>
      </w:del>
      <w:r w:rsidRPr="00C65F24">
        <w:rPr>
          <w:sz w:val="22"/>
        </w:rPr>
        <w:t xml:space="preserve"> is infected, change </w:t>
      </w:r>
      <w:r>
        <w:rPr>
          <w:sz w:val="22"/>
        </w:rPr>
        <w:t>the</w:t>
      </w:r>
      <w:r w:rsidRPr="00C65F24">
        <w:rPr>
          <w:sz w:val="22"/>
        </w:rPr>
        <w:t xml:space="preserve"> passwords. This includes any passwords for websites that may have been cached in </w:t>
      </w:r>
      <w:r>
        <w:rPr>
          <w:sz w:val="22"/>
        </w:rPr>
        <w:t>the</w:t>
      </w:r>
      <w:r w:rsidRPr="00C65F24">
        <w:rPr>
          <w:sz w:val="22"/>
        </w:rPr>
        <w:t xml:space="preserve"> web browser. Create and use strong passwords, making them difficu</w:t>
      </w:r>
      <w:r>
        <w:rPr>
          <w:sz w:val="22"/>
        </w:rPr>
        <w:t xml:space="preserve">lt for attackers to guess. </w:t>
      </w:r>
      <w:r w:rsidRPr="00110D86">
        <w:rPr>
          <w:sz w:val="22"/>
        </w:rPr>
        <w:t>(Choosing and Protecting Passwords and Supplementing Passwords)</w:t>
      </w:r>
    </w:p>
    <w:p w14:paraId="06CC4B07" w14:textId="77777777" w:rsidR="00B45FA5" w:rsidRPr="00C65F24" w:rsidRDefault="00B45FA5" w:rsidP="00B45FA5">
      <w:pPr>
        <w:spacing w:after="120"/>
        <w:ind w:left="129" w:hanging="14"/>
        <w:rPr>
          <w:sz w:val="22"/>
        </w:rPr>
      </w:pPr>
      <w:r w:rsidRPr="00C65F24">
        <w:rPr>
          <w:b/>
          <w:sz w:val="22"/>
        </w:rPr>
        <w:t>Keep software updated.</w:t>
      </w:r>
      <w:r w:rsidRPr="00C65F24">
        <w:rPr>
          <w:sz w:val="22"/>
        </w:rPr>
        <w:t xml:space="preserve"> Install software patches on </w:t>
      </w:r>
      <w:r>
        <w:rPr>
          <w:sz w:val="22"/>
        </w:rPr>
        <w:t xml:space="preserve">the </w:t>
      </w:r>
      <w:ins w:id="963" w:author="Sai Praneetha Bhaskaruni" w:date="2022-03-24T16:55:00Z">
        <w:r>
          <w:rPr>
            <w:sz w:val="22"/>
          </w:rPr>
          <w:t>system</w:t>
        </w:r>
      </w:ins>
      <w:del w:id="964" w:author="Sai Praneetha Bhaskaruni" w:date="2022-03-24T16:55:00Z">
        <w:r w:rsidRPr="00C65F24" w:rsidDel="00D13A03">
          <w:rPr>
            <w:sz w:val="22"/>
          </w:rPr>
          <w:delText>computer</w:delText>
        </w:r>
      </w:del>
      <w:r w:rsidRPr="00C65F24">
        <w:rPr>
          <w:sz w:val="22"/>
        </w:rPr>
        <w:t xml:space="preserve"> so attackers do not take advantage of known vulnerabilities. Consider enabling automat</w:t>
      </w:r>
      <w:r>
        <w:rPr>
          <w:sz w:val="22"/>
        </w:rPr>
        <w:t xml:space="preserve">ic updates, when available. </w:t>
      </w:r>
      <w:r w:rsidRPr="00993A75">
        <w:rPr>
          <w:sz w:val="22"/>
        </w:rPr>
        <w:t>(Understanding Patches and Software Updates)</w:t>
      </w:r>
    </w:p>
    <w:p w14:paraId="66671126" w14:textId="37876761" w:rsidR="00B45FA5" w:rsidRDefault="00B45FA5" w:rsidP="00B45FA5">
      <w:pPr>
        <w:spacing w:after="120"/>
        <w:ind w:left="129" w:hanging="14"/>
        <w:rPr>
          <w:sz w:val="22"/>
        </w:rPr>
      </w:pPr>
      <w:r w:rsidRPr="00C65F24">
        <w:rPr>
          <w:b/>
          <w:sz w:val="22"/>
        </w:rPr>
        <w:t>Back up data</w:t>
      </w:r>
      <w:r w:rsidRPr="00C65F24">
        <w:rPr>
          <w:sz w:val="22"/>
        </w:rPr>
        <w:t xml:space="preserve">. Regularly back up </w:t>
      </w:r>
      <w:r>
        <w:rPr>
          <w:sz w:val="22"/>
        </w:rPr>
        <w:t>the</w:t>
      </w:r>
      <w:r w:rsidRPr="00C65F24">
        <w:rPr>
          <w:sz w:val="22"/>
        </w:rPr>
        <w:t xml:space="preserve"> documents, photos, and important email messages to the cloud or to an external hard drive. In the event of an </w:t>
      </w:r>
      <w:del w:id="965" w:author="Sai Praneetha Bhaskaruni" w:date="2022-03-24T16:55:00Z">
        <w:r w:rsidRPr="00C65F24" w:rsidDel="00786E4B">
          <w:rPr>
            <w:sz w:val="22"/>
          </w:rPr>
          <w:delText>infection</w:delText>
        </w:r>
      </w:del>
      <w:ins w:id="966" w:author="Sai Praneetha Bhaskaruni" w:date="2022-03-24T16:55:00Z">
        <w:r>
          <w:rPr>
            <w:sz w:val="22"/>
          </w:rPr>
          <w:t>attack</w:t>
        </w:r>
      </w:ins>
      <w:r w:rsidRPr="00C65F24">
        <w:rPr>
          <w:sz w:val="22"/>
        </w:rPr>
        <w:t xml:space="preserve">, </w:t>
      </w:r>
      <w:ins w:id="967" w:author="Sai Praneetha Bhaskaruni" w:date="2022-03-24T16:55:00Z">
        <w:r>
          <w:rPr>
            <w:sz w:val="22"/>
          </w:rPr>
          <w:t>then</w:t>
        </w:r>
      </w:ins>
      <w:r w:rsidRPr="00C65F24">
        <w:rPr>
          <w:sz w:val="22"/>
        </w:rPr>
        <w:t xml:space="preserve"> information </w:t>
      </w:r>
      <w:ins w:id="968" w:author="Sai Praneetha Bhaskaruni" w:date="2022-03-24T16:56:00Z">
        <w:r>
          <w:rPr>
            <w:sz w:val="22"/>
          </w:rPr>
          <w:t>won’t</w:t>
        </w:r>
      </w:ins>
      <w:del w:id="969" w:author="Sai Praneetha Bhaskaruni" w:date="2022-03-24T16:56:00Z">
        <w:r w:rsidRPr="00C65F24" w:rsidDel="00B30930">
          <w:rPr>
            <w:sz w:val="22"/>
          </w:rPr>
          <w:delText>will not</w:delText>
        </w:r>
      </w:del>
      <w:r w:rsidRPr="00C65F24">
        <w:rPr>
          <w:sz w:val="22"/>
        </w:rPr>
        <w:t xml:space="preserve"> be los</w:t>
      </w:r>
      <w:ins w:id="970" w:author="Sai Praneetha Bhaskaruni" w:date="2022-03-24T16:56:00Z">
        <w:r>
          <w:rPr>
            <w:sz w:val="22"/>
          </w:rPr>
          <w:t>t</w:t>
        </w:r>
      </w:ins>
      <w:del w:id="971" w:author="Sai Praneetha Bhaskaruni" w:date="2022-03-24T16:55:00Z">
        <w:r w:rsidRPr="00C65F24" w:rsidDel="00334E5B">
          <w:rPr>
            <w:sz w:val="22"/>
          </w:rPr>
          <w:delText>t</w:delText>
        </w:r>
      </w:del>
      <w:r w:rsidRPr="00C65F24">
        <w:rPr>
          <w:sz w:val="22"/>
        </w:rPr>
        <w:t>.</w:t>
      </w:r>
    </w:p>
    <w:p w14:paraId="76EB5933" w14:textId="77777777" w:rsidR="00047460" w:rsidRPr="00C65F24" w:rsidRDefault="00047460" w:rsidP="00047460">
      <w:pPr>
        <w:spacing w:after="120"/>
        <w:ind w:left="129" w:hanging="14"/>
        <w:rPr>
          <w:sz w:val="22"/>
        </w:rPr>
      </w:pPr>
      <w:r w:rsidRPr="00C65F24">
        <w:rPr>
          <w:b/>
          <w:sz w:val="22"/>
        </w:rPr>
        <w:t>Install or enable a firewall</w:t>
      </w:r>
      <w:r w:rsidRPr="00C65F24">
        <w:rPr>
          <w:sz w:val="22"/>
        </w:rPr>
        <w:t xml:space="preserve">. Firewalls can prevent some types of </w:t>
      </w:r>
      <w:ins w:id="972" w:author="Sai Praneetha Bhaskaruni" w:date="2022-03-24T16:58:00Z">
        <w:r>
          <w:rPr>
            <w:sz w:val="22"/>
          </w:rPr>
          <w:t xml:space="preserve">attacks </w:t>
        </w:r>
      </w:ins>
      <w:del w:id="973" w:author="Sai Praneetha Bhaskaruni" w:date="2022-03-24T16:58:00Z">
        <w:r w:rsidRPr="00C65F24" w:rsidDel="005E63B6">
          <w:rPr>
            <w:sz w:val="22"/>
          </w:rPr>
          <w:delText xml:space="preserve">infection </w:delText>
        </w:r>
      </w:del>
      <w:r w:rsidRPr="00C65F24">
        <w:rPr>
          <w:sz w:val="22"/>
        </w:rPr>
        <w:t>by blocking malicious traffic before it enters</w:t>
      </w:r>
      <w:r>
        <w:rPr>
          <w:sz w:val="22"/>
        </w:rPr>
        <w:t xml:space="preserve"> the</w:t>
      </w:r>
      <w:r w:rsidRPr="00C65F24">
        <w:rPr>
          <w:sz w:val="22"/>
        </w:rPr>
        <w:t xml:space="preserve"> </w:t>
      </w:r>
      <w:ins w:id="974" w:author="Sai Praneetha Bhaskaruni" w:date="2022-03-24T16:56:00Z">
        <w:r>
          <w:rPr>
            <w:sz w:val="22"/>
          </w:rPr>
          <w:t>system</w:t>
        </w:r>
      </w:ins>
      <w:del w:id="975" w:author="Sai Praneetha Bhaskaruni" w:date="2022-03-24T16:56:00Z">
        <w:r w:rsidRPr="00C65F24" w:rsidDel="004E0989">
          <w:rPr>
            <w:sz w:val="22"/>
          </w:rPr>
          <w:delText>computer</w:delText>
        </w:r>
      </w:del>
      <w:r w:rsidRPr="00C65F24">
        <w:rPr>
          <w:sz w:val="22"/>
        </w:rPr>
        <w:t>. Some operating systems include a firewall; if the operating system you are usi</w:t>
      </w:r>
      <w:r>
        <w:rPr>
          <w:sz w:val="22"/>
        </w:rPr>
        <w:t xml:space="preserve">ng includes one, enable it. </w:t>
      </w:r>
    </w:p>
    <w:p w14:paraId="3DC9DE75" w14:textId="77777777" w:rsidR="00047460" w:rsidRPr="00C65F24" w:rsidRDefault="00047460" w:rsidP="00047460">
      <w:pPr>
        <w:spacing w:after="120"/>
        <w:ind w:left="129" w:hanging="14"/>
        <w:rPr>
          <w:sz w:val="22"/>
        </w:rPr>
      </w:pPr>
      <w:r w:rsidRPr="00C65F24">
        <w:rPr>
          <w:b/>
          <w:sz w:val="22"/>
        </w:rPr>
        <w:t>Use anti-spyware tools.</w:t>
      </w:r>
      <w:r w:rsidRPr="00C65F24">
        <w:rPr>
          <w:sz w:val="22"/>
        </w:rPr>
        <w:t xml:space="preserve"> Spyware is a common virus source, but </w:t>
      </w:r>
      <w:ins w:id="976" w:author="Sai Praneetha Bhaskaruni" w:date="2022-03-24T16:59:00Z">
        <w:r>
          <w:rPr>
            <w:sz w:val="22"/>
          </w:rPr>
          <w:t xml:space="preserve">the attacks </w:t>
        </w:r>
      </w:ins>
      <w:del w:id="977" w:author="Sai Praneetha Bhaskaruni" w:date="2022-03-24T16:59:00Z">
        <w:r w:rsidRPr="00C65F24" w:rsidDel="005E63B6">
          <w:rPr>
            <w:sz w:val="22"/>
          </w:rPr>
          <w:delText xml:space="preserve">you </w:delText>
        </w:r>
      </w:del>
      <w:r w:rsidRPr="00C65F24">
        <w:rPr>
          <w:sz w:val="22"/>
        </w:rPr>
        <w:t xml:space="preserve">can </w:t>
      </w:r>
      <w:ins w:id="978" w:author="Sai Praneetha Bhaskaruni" w:date="2022-03-24T16:59:00Z">
        <w:r>
          <w:rPr>
            <w:sz w:val="22"/>
          </w:rPr>
          <w:t xml:space="preserve">be </w:t>
        </w:r>
      </w:ins>
      <w:r w:rsidRPr="00C65F24">
        <w:rPr>
          <w:sz w:val="22"/>
        </w:rPr>
        <w:t>minimize</w:t>
      </w:r>
      <w:ins w:id="979" w:author="Sai Praneetha Bhaskaruni" w:date="2022-03-24T16:59:00Z">
        <w:r>
          <w:rPr>
            <w:sz w:val="22"/>
          </w:rPr>
          <w:t>d</w:t>
        </w:r>
      </w:ins>
      <w:r w:rsidRPr="00C65F24">
        <w:rPr>
          <w:sz w:val="22"/>
        </w:rPr>
        <w:t xml:space="preserve"> </w:t>
      </w:r>
      <w:del w:id="980" w:author="Sai Praneetha Bhaskaruni" w:date="2022-03-24T16:59:00Z">
        <w:r w:rsidRPr="00C65F24" w:rsidDel="005E63B6">
          <w:rPr>
            <w:sz w:val="22"/>
          </w:rPr>
          <w:delText xml:space="preserve">infections </w:delText>
        </w:r>
      </w:del>
      <w:r w:rsidRPr="00C65F24">
        <w:rPr>
          <w:sz w:val="22"/>
        </w:rPr>
        <w:t>by using a program that identifies and removes spyware. Most antivirus software includes an anti-spyware option; ensure you enable it.</w:t>
      </w:r>
    </w:p>
    <w:p w14:paraId="0467FBC2" w14:textId="77777777" w:rsidR="00047460" w:rsidRPr="00C65F24" w:rsidDel="00160455" w:rsidRDefault="00047460" w:rsidP="00047460">
      <w:pPr>
        <w:spacing w:after="120"/>
        <w:ind w:left="129" w:hanging="14"/>
        <w:rPr>
          <w:del w:id="981" w:author="Sai Praneetha Bhaskaruni" w:date="2022-03-24T17:00:00Z"/>
          <w:sz w:val="22"/>
        </w:rPr>
      </w:pPr>
      <w:del w:id="982" w:author="Sai Praneetha Bhaskaruni" w:date="2022-03-24T17:00:00Z">
        <w:r w:rsidRPr="00C65F24" w:rsidDel="00160455">
          <w:rPr>
            <w:b/>
            <w:sz w:val="22"/>
          </w:rPr>
          <w:delText>Monitor accounts.</w:delText>
        </w:r>
        <w:r w:rsidRPr="00C65F24" w:rsidDel="00160455">
          <w:rPr>
            <w:sz w:val="22"/>
          </w:rPr>
          <w:delText xml:space="preserve"> Look for any unauthorized use of, or unusual activity on your accounts—especially banking accounts. If you identify unauthorized or unusual activity, contact your account provider immediately.</w:delText>
        </w:r>
      </w:del>
    </w:p>
    <w:p w14:paraId="2431FF5F" w14:textId="77777777" w:rsidR="00047460" w:rsidRPr="00533772" w:rsidRDefault="00047460" w:rsidP="00047460">
      <w:pPr>
        <w:spacing w:after="120"/>
        <w:ind w:left="129" w:hanging="14"/>
        <w:rPr>
          <w:sz w:val="22"/>
        </w:rPr>
      </w:pPr>
      <w:r w:rsidRPr="00C65F24">
        <w:rPr>
          <w:b/>
          <w:sz w:val="22"/>
        </w:rPr>
        <w:t>Avoid using public Wi-Fi.</w:t>
      </w:r>
      <w:r w:rsidRPr="00C65F24">
        <w:rPr>
          <w:sz w:val="22"/>
        </w:rPr>
        <w:t xml:space="preserve"> Unsecured public Wi-Fi may allow an attacker to intercept device’s network traffic and gain access to personal information.</w:t>
      </w:r>
    </w:p>
    <w:p w14:paraId="2D1E9456" w14:textId="77777777" w:rsidR="00047460" w:rsidRPr="00360833" w:rsidRDefault="00047460" w:rsidP="00047460">
      <w:pPr>
        <w:pStyle w:val="Heading1"/>
      </w:pPr>
    </w:p>
    <w:p w14:paraId="092D8342" w14:textId="0D666A3B" w:rsidR="00047460" w:rsidRDefault="00047460" w:rsidP="00047460">
      <w:pPr>
        <w:pStyle w:val="Heading1"/>
        <w:rPr>
          <w:ins w:id="983" w:author="Sai Praneetha Bhaskaruni" w:date="2022-03-24T17:02:00Z"/>
        </w:rPr>
      </w:pPr>
      <w:bookmarkStart w:id="984" w:name="_Toc109674990"/>
      <w:r>
        <w:rPr>
          <w:color w:val="FCC566"/>
          <w:sz w:val="40"/>
        </w:rPr>
        <w:t>1</w:t>
      </w:r>
      <w:r w:rsidR="00E91BDF">
        <w:rPr>
          <w:color w:val="FCC566"/>
          <w:sz w:val="40"/>
        </w:rPr>
        <w:t>3.3</w:t>
      </w:r>
      <w:r>
        <w:rPr>
          <w:color w:val="FCC566"/>
          <w:sz w:val="40"/>
        </w:rPr>
        <w:t xml:space="preserve"> </w:t>
      </w:r>
      <w:r w:rsidRPr="007558B4">
        <w:t>Information system monitoring</w:t>
      </w:r>
      <w:bookmarkEnd w:id="984"/>
    </w:p>
    <w:p w14:paraId="3211308D" w14:textId="77777777" w:rsidR="00047460" w:rsidRPr="00F33361" w:rsidRDefault="00047460">
      <w:pPr>
        <w:spacing w:after="120"/>
        <w:ind w:left="129" w:hanging="14"/>
        <w:rPr>
          <w:sz w:val="22"/>
          <w:rPrChange w:id="985" w:author="Sai Praneetha Bhaskaruni" w:date="2022-03-24T17:02:00Z">
            <w:rPr/>
          </w:rPrChange>
        </w:rPr>
        <w:pPrChange w:id="986" w:author="Sai Praneetha Bhaskaruni" w:date="2022-03-24T17:02:00Z">
          <w:pPr>
            <w:pStyle w:val="Heading1"/>
          </w:pPr>
        </w:pPrChange>
      </w:pPr>
      <w:ins w:id="987" w:author="Sai Praneetha Bhaskaruni" w:date="2022-03-24T17:02:00Z">
        <w:r>
          <w:rPr>
            <w:sz w:val="22"/>
          </w:rPr>
          <w:t>Information systems security relies on the practice of ensuring and maintaining the confidentiality, integrity, and availability of information systems and the data transmitted, processed, and/or stored on those systems.</w:t>
        </w:r>
      </w:ins>
    </w:p>
    <w:p w14:paraId="58806631" w14:textId="77777777" w:rsidR="00047460" w:rsidRDefault="00047460" w:rsidP="00047460">
      <w:pPr>
        <w:spacing w:after="120"/>
        <w:ind w:left="129" w:hanging="14"/>
        <w:rPr>
          <w:ins w:id="988" w:author="Sai Praneetha Bhaskaruni" w:date="2022-03-24T17:02:00Z"/>
          <w:sz w:val="22"/>
        </w:rPr>
      </w:pPr>
      <w:r w:rsidRPr="001B0076">
        <w:rPr>
          <w:b/>
          <w:i/>
          <w:sz w:val="22"/>
        </w:rPr>
        <w:t xml:space="preserve">Recommendation for customer (HDO): </w:t>
      </w:r>
      <w:r w:rsidRPr="002A6172">
        <w:rPr>
          <w:sz w:val="22"/>
        </w:rPr>
        <w:t xml:space="preserve">It is the HDO's responsibility to maintain the </w:t>
      </w:r>
      <w:r w:rsidRPr="004B4C0D">
        <w:rPr>
          <w:sz w:val="22"/>
        </w:rPr>
        <w:t>integrity</w:t>
      </w:r>
      <w:r w:rsidRPr="002A6172">
        <w:rPr>
          <w:sz w:val="22"/>
        </w:rPr>
        <w:t xml:space="preserve"> for its IT systems. The Nurse Station application can be accessed through web interface on a system which is owned by the HDO.</w:t>
      </w:r>
    </w:p>
    <w:p w14:paraId="50DD3EE4" w14:textId="77777777" w:rsidR="00047460" w:rsidDel="00F33361" w:rsidRDefault="00047460" w:rsidP="00047460">
      <w:pPr>
        <w:spacing w:after="120"/>
        <w:ind w:left="129" w:hanging="14"/>
        <w:rPr>
          <w:del w:id="989" w:author="Sai Praneetha Bhaskaruni" w:date="2022-03-24T17:02:00Z"/>
          <w:sz w:val="22"/>
        </w:rPr>
      </w:pPr>
    </w:p>
    <w:p w14:paraId="52C2898B" w14:textId="77777777" w:rsidR="00047460" w:rsidRPr="00A87EE4" w:rsidRDefault="00047460" w:rsidP="00047460">
      <w:pPr>
        <w:pStyle w:val="ListParagraph"/>
        <w:numPr>
          <w:ilvl w:val="0"/>
          <w:numId w:val="25"/>
        </w:numPr>
        <w:spacing w:after="120"/>
        <w:rPr>
          <w:sz w:val="22"/>
        </w:rPr>
      </w:pPr>
      <w:r w:rsidRPr="00A87EE4">
        <w:rPr>
          <w:sz w:val="22"/>
        </w:rPr>
        <w:t>Monitor critical systems and networks for indicators of attacks</w:t>
      </w:r>
      <w:r>
        <w:rPr>
          <w:sz w:val="22"/>
        </w:rPr>
        <w:t xml:space="preserve"> (IOA)</w:t>
      </w:r>
      <w:r w:rsidRPr="00A87EE4">
        <w:rPr>
          <w:sz w:val="22"/>
        </w:rPr>
        <w:t xml:space="preserve">, and unauthorized connections to critical information systems. </w:t>
      </w:r>
    </w:p>
    <w:p w14:paraId="0C2375BC" w14:textId="77777777" w:rsidR="00047460" w:rsidRPr="00A87EE4" w:rsidRDefault="00047460" w:rsidP="00047460">
      <w:pPr>
        <w:pStyle w:val="ListParagraph"/>
        <w:numPr>
          <w:ilvl w:val="0"/>
          <w:numId w:val="25"/>
        </w:numPr>
        <w:spacing w:after="120"/>
        <w:rPr>
          <w:sz w:val="22"/>
        </w:rPr>
      </w:pPr>
      <w:r w:rsidRPr="00A87EE4">
        <w:rPr>
          <w:sz w:val="22"/>
        </w:rPr>
        <w:t>Assess identified indicators and report unauthorized activity to the Position of Authority and information system owner</w:t>
      </w:r>
      <w:r>
        <w:rPr>
          <w:sz w:val="22"/>
        </w:rPr>
        <w:t xml:space="preserve"> HDO</w:t>
      </w:r>
      <w:r w:rsidRPr="00A87EE4">
        <w:rPr>
          <w:sz w:val="22"/>
        </w:rPr>
        <w:t xml:space="preserve">. </w:t>
      </w:r>
    </w:p>
    <w:p w14:paraId="6095C4DC" w14:textId="7269411B" w:rsidR="00047460" w:rsidRPr="00006B30" w:rsidRDefault="00047460" w:rsidP="00006B30">
      <w:pPr>
        <w:pStyle w:val="ListParagraph"/>
        <w:numPr>
          <w:ilvl w:val="0"/>
          <w:numId w:val="25"/>
        </w:numPr>
        <w:spacing w:after="120"/>
        <w:rPr>
          <w:sz w:val="22"/>
        </w:rPr>
      </w:pPr>
      <w:r w:rsidRPr="00A87EE4">
        <w:rPr>
          <w:sz w:val="22"/>
        </w:rPr>
        <w:t>Ensure the integrity of monitoring tools and the information obtained from those tools</w:t>
      </w:r>
      <w:r>
        <w:rPr>
          <w:sz w:val="22"/>
        </w:rPr>
        <w:t>.</w:t>
      </w:r>
    </w:p>
    <w:p w14:paraId="0D4D69A8" w14:textId="2AFA894E" w:rsidR="00EF10E5" w:rsidRPr="00180992" w:rsidRDefault="00EF10E5" w:rsidP="00EF10E5">
      <w:pPr>
        <w:pStyle w:val="Heading1"/>
      </w:pPr>
      <w:bookmarkStart w:id="990" w:name="_Toc109674991"/>
      <w:r>
        <w:rPr>
          <w:color w:val="FCC566"/>
          <w:sz w:val="40"/>
        </w:rPr>
        <w:t>13.4</w:t>
      </w:r>
      <w:r w:rsidRPr="00180992">
        <w:rPr>
          <w:color w:val="FFCC66"/>
          <w:sz w:val="40"/>
        </w:rPr>
        <w:t xml:space="preserve"> </w:t>
      </w:r>
      <w:r w:rsidRPr="00536289">
        <w:t>Security Alerts, Advisories, and Directives</w:t>
      </w:r>
      <w:bookmarkEnd w:id="990"/>
    </w:p>
    <w:p w14:paraId="6DDAF791" w14:textId="77777777" w:rsidR="00EF10E5" w:rsidRPr="00C11DBF" w:rsidRDefault="00EF10E5" w:rsidP="00EF10E5">
      <w:pPr>
        <w:shd w:val="clear" w:color="auto" w:fill="E7E6E6" w:themeFill="background2"/>
        <w:spacing w:after="0"/>
        <w:ind w:left="118"/>
        <w:rPr>
          <w:b/>
          <w:sz w:val="22"/>
        </w:rPr>
      </w:pPr>
      <w:r w:rsidRPr="00C11DBF">
        <w:rPr>
          <w:b/>
          <w:sz w:val="22"/>
        </w:rPr>
        <w:t>SmartMedic Solution Component</w:t>
      </w:r>
      <w:ins w:id="991" w:author="Sai Praneetha Bhaskaruni" w:date="2022-03-24T16:11:00Z">
        <w:r>
          <w:rPr>
            <w:b/>
            <w:sz w:val="22"/>
          </w:rPr>
          <w:t>s</w:t>
        </w:r>
      </w:ins>
      <w:r w:rsidRPr="00C11DBF">
        <w:rPr>
          <w:b/>
          <w:sz w:val="22"/>
        </w:rPr>
        <w:t>: Device</w:t>
      </w:r>
      <w:r w:rsidRPr="00073141">
        <w:rPr>
          <w:b/>
          <w:sz w:val="22"/>
        </w:rPr>
        <w:t>, Tablet &amp; Nurse Station Application</w:t>
      </w:r>
    </w:p>
    <w:p w14:paraId="045875F5" w14:textId="77777777" w:rsidR="00EF10E5" w:rsidRPr="00DE00BC" w:rsidRDefault="00EF10E5" w:rsidP="00EF10E5">
      <w:pPr>
        <w:rPr>
          <w:ins w:id="992" w:author="Sai Praneetha Bhaskaruni" w:date="2022-03-25T13:14:00Z"/>
          <w:sz w:val="22"/>
          <w:rPrChange w:id="993" w:author="Sai Praneetha Bhaskaruni" w:date="2022-03-25T13:14:00Z">
            <w:rPr>
              <w:ins w:id="994" w:author="Sai Praneetha Bhaskaruni" w:date="2022-03-25T13:14:00Z"/>
            </w:rPr>
          </w:rPrChange>
        </w:rPr>
      </w:pPr>
      <w:r w:rsidRPr="00CA58F3">
        <w:rPr>
          <w:b/>
          <w:i/>
          <w:sz w:val="22"/>
        </w:rPr>
        <w:lastRenderedPageBreak/>
        <w:t>Existing Security Features</w:t>
      </w:r>
      <w:r>
        <w:rPr>
          <w:b/>
          <w:i/>
          <w:sz w:val="22"/>
        </w:rPr>
        <w:t xml:space="preserve">: </w:t>
      </w:r>
      <w:ins w:id="995" w:author="Sai Praneetha Bhaskaruni" w:date="2022-03-25T13:14:00Z">
        <w:r w:rsidRPr="00DE00BC">
          <w:rPr>
            <w:sz w:val="22"/>
            <w:rPrChange w:id="996" w:author="Sai Praneetha Bhaskaruni" w:date="2022-03-25T13:14:00Z">
              <w:rPr/>
            </w:rPrChange>
          </w:rPr>
          <w:t>No runtime alerts configured for SM platform</w:t>
        </w:r>
        <w:r>
          <w:rPr>
            <w:sz w:val="22"/>
          </w:rPr>
          <w:t>.</w:t>
        </w:r>
        <w:r w:rsidRPr="00DE00BC">
          <w:rPr>
            <w:sz w:val="22"/>
            <w:rPrChange w:id="997" w:author="Sai Praneetha Bhaskaruni" w:date="2022-03-25T13:14:00Z">
              <w:rPr/>
            </w:rPrChange>
          </w:rPr>
          <w:t xml:space="preserve"> </w:t>
        </w:r>
      </w:ins>
    </w:p>
    <w:p w14:paraId="50B1EA48" w14:textId="77777777" w:rsidR="00EF10E5" w:rsidRPr="00DE00BC" w:rsidRDefault="00EF10E5" w:rsidP="00EF10E5">
      <w:pPr>
        <w:rPr>
          <w:ins w:id="998" w:author="Sai Praneetha Bhaskaruni" w:date="2022-03-25T13:14:00Z"/>
          <w:sz w:val="22"/>
          <w:rPrChange w:id="999" w:author="Sai Praneetha Bhaskaruni" w:date="2022-03-25T13:14:00Z">
            <w:rPr>
              <w:ins w:id="1000" w:author="Sai Praneetha Bhaskaruni" w:date="2022-03-25T13:14:00Z"/>
            </w:rPr>
          </w:rPrChange>
        </w:rPr>
      </w:pPr>
      <w:ins w:id="1001" w:author="Sai Praneetha Bhaskaruni" w:date="2022-03-25T13:14:00Z">
        <w:r w:rsidRPr="00DE00BC">
          <w:rPr>
            <w:sz w:val="22"/>
            <w:rPrChange w:id="1002" w:author="Sai Praneetha Bhaskaruni" w:date="2022-03-25T13:14:00Z">
              <w:rPr/>
            </w:rPrChange>
          </w:rPr>
          <w:t>S</w:t>
        </w:r>
        <w:r>
          <w:rPr>
            <w:sz w:val="22"/>
          </w:rPr>
          <w:t>try</w:t>
        </w:r>
        <w:r w:rsidRPr="00DE00BC">
          <w:rPr>
            <w:sz w:val="22"/>
            <w:rPrChange w:id="1003" w:author="Sai Praneetha Bhaskaruni" w:date="2022-03-25T13:14:00Z">
              <w:rPr/>
            </w:rPrChange>
          </w:rPr>
          <w:t>k</w:t>
        </w:r>
        <w:r>
          <w:rPr>
            <w:sz w:val="22"/>
          </w:rPr>
          <w:t>er</w:t>
        </w:r>
        <w:r w:rsidRPr="00DE00BC">
          <w:rPr>
            <w:sz w:val="22"/>
            <w:rPrChange w:id="1004" w:author="Sai Praneetha Bhaskaruni" w:date="2022-03-25T13:14:00Z">
              <w:rPr/>
            </w:rPrChange>
          </w:rPr>
          <w:t xml:space="preserve"> can be alerted </w:t>
        </w:r>
        <w:r>
          <w:rPr>
            <w:sz w:val="22"/>
          </w:rPr>
          <w:t xml:space="preserve">for </w:t>
        </w:r>
        <w:r w:rsidRPr="00DE00BC">
          <w:rPr>
            <w:sz w:val="22"/>
            <w:rPrChange w:id="1005" w:author="Sai Praneetha Bhaskaruni" w:date="2022-03-25T13:14:00Z">
              <w:rPr/>
            </w:rPrChange>
          </w:rPr>
          <w:t>the following:</w:t>
        </w:r>
      </w:ins>
    </w:p>
    <w:p w14:paraId="5475A16C" w14:textId="77777777" w:rsidR="00EF10E5" w:rsidRPr="00DE00BC" w:rsidRDefault="00EF10E5" w:rsidP="00EF10E5">
      <w:pPr>
        <w:pStyle w:val="ListParagraph"/>
        <w:numPr>
          <w:ilvl w:val="0"/>
          <w:numId w:val="14"/>
        </w:numPr>
        <w:spacing w:before="120" w:after="160" w:line="259" w:lineRule="auto"/>
        <w:jc w:val="left"/>
        <w:rPr>
          <w:ins w:id="1006" w:author="Sai Praneetha Bhaskaruni" w:date="2022-03-25T13:14:00Z"/>
          <w:rFonts w:eastAsia="Times New Roman" w:cstheme="minorHAnsi"/>
          <w:sz w:val="22"/>
          <w:lang w:eastAsia="de-DE"/>
        </w:rPr>
      </w:pPr>
      <w:ins w:id="1007" w:author="Sai Praneetha Bhaskaruni" w:date="2022-03-25T13:14:00Z">
        <w:r w:rsidRPr="00DE00BC">
          <w:rPr>
            <w:rFonts w:eastAsia="Times New Roman" w:cstheme="minorHAnsi"/>
            <w:sz w:val="22"/>
            <w:lang w:eastAsia="de-DE"/>
          </w:rPr>
          <w:t>Any suspected/confirmed malware found on the system</w:t>
        </w:r>
      </w:ins>
    </w:p>
    <w:p w14:paraId="3FBEA133" w14:textId="77777777" w:rsidR="00EF10E5" w:rsidRPr="00DE00BC" w:rsidRDefault="00EF10E5" w:rsidP="00EF10E5">
      <w:pPr>
        <w:pStyle w:val="ListParagraph"/>
        <w:numPr>
          <w:ilvl w:val="0"/>
          <w:numId w:val="14"/>
        </w:numPr>
        <w:spacing w:before="120" w:after="160" w:line="259" w:lineRule="auto"/>
        <w:jc w:val="left"/>
        <w:rPr>
          <w:ins w:id="1008" w:author="Sai Praneetha Bhaskaruni" w:date="2022-03-25T13:14:00Z"/>
          <w:rFonts w:eastAsia="Times New Roman" w:cstheme="minorHAnsi"/>
          <w:sz w:val="22"/>
          <w:lang w:eastAsia="de-DE"/>
        </w:rPr>
      </w:pPr>
      <w:ins w:id="1009" w:author="Sai Praneetha Bhaskaruni" w:date="2022-03-25T13:14:00Z">
        <w:r w:rsidRPr="00DE00BC">
          <w:rPr>
            <w:rFonts w:eastAsia="Times New Roman" w:cstheme="minorHAnsi"/>
            <w:sz w:val="22"/>
            <w:lang w:eastAsia="de-DE"/>
          </w:rPr>
          <w:t>Any unexpected system behavior observed</w:t>
        </w:r>
      </w:ins>
    </w:p>
    <w:p w14:paraId="0F3AE9C3" w14:textId="77777777" w:rsidR="00EF10E5" w:rsidRPr="00DE00BC" w:rsidRDefault="00EF10E5" w:rsidP="00EF10E5">
      <w:pPr>
        <w:pStyle w:val="ListParagraph"/>
        <w:numPr>
          <w:ilvl w:val="0"/>
          <w:numId w:val="14"/>
        </w:numPr>
        <w:spacing w:before="120" w:after="160" w:line="259" w:lineRule="auto"/>
        <w:jc w:val="left"/>
        <w:rPr>
          <w:ins w:id="1010" w:author="Sai Praneetha Bhaskaruni" w:date="2022-03-25T13:14:00Z"/>
          <w:rFonts w:eastAsia="Times New Roman" w:cstheme="minorHAnsi"/>
          <w:sz w:val="22"/>
          <w:lang w:eastAsia="de-DE"/>
        </w:rPr>
      </w:pPr>
      <w:ins w:id="1011" w:author="Sai Praneetha Bhaskaruni" w:date="2022-03-25T13:14:00Z">
        <w:r w:rsidRPr="00DE00BC">
          <w:rPr>
            <w:rFonts w:eastAsia="Times New Roman" w:cstheme="minorHAnsi"/>
            <w:sz w:val="22"/>
            <w:lang w:eastAsia="de-DE"/>
          </w:rPr>
          <w:t>Any suspected misuse of the device (can confirm through logs)</w:t>
        </w:r>
      </w:ins>
    </w:p>
    <w:p w14:paraId="62269536" w14:textId="77777777" w:rsidR="00EF10E5" w:rsidRPr="00DE00BC" w:rsidRDefault="00EF10E5" w:rsidP="00EF10E5">
      <w:pPr>
        <w:pStyle w:val="ListParagraph"/>
        <w:numPr>
          <w:ilvl w:val="0"/>
          <w:numId w:val="14"/>
        </w:numPr>
        <w:spacing w:before="120" w:after="160" w:line="259" w:lineRule="auto"/>
        <w:jc w:val="left"/>
        <w:rPr>
          <w:ins w:id="1012" w:author="Sai Praneetha Bhaskaruni" w:date="2022-03-25T13:14:00Z"/>
          <w:rFonts w:eastAsia="Times New Roman" w:cstheme="minorHAnsi"/>
          <w:sz w:val="22"/>
          <w:lang w:eastAsia="de-DE"/>
        </w:rPr>
      </w:pPr>
      <w:ins w:id="1013" w:author="Sai Praneetha Bhaskaruni" w:date="2022-03-25T13:14:00Z">
        <w:r w:rsidRPr="00DE00BC">
          <w:rPr>
            <w:rFonts w:eastAsia="Times New Roman" w:cstheme="minorHAnsi"/>
            <w:sz w:val="22"/>
            <w:lang w:eastAsia="de-DE"/>
          </w:rPr>
          <w:t>Incorporated methods detect that any data inappropriately accessed or copied from the device</w:t>
        </w:r>
      </w:ins>
    </w:p>
    <w:p w14:paraId="7D371B5F" w14:textId="77777777" w:rsidR="00EF10E5" w:rsidRPr="00DE00BC" w:rsidRDefault="00EF10E5" w:rsidP="00EF10E5">
      <w:pPr>
        <w:pStyle w:val="ListParagraph"/>
        <w:numPr>
          <w:ilvl w:val="0"/>
          <w:numId w:val="14"/>
        </w:numPr>
        <w:spacing w:before="120" w:after="160" w:line="259" w:lineRule="auto"/>
        <w:jc w:val="left"/>
        <w:rPr>
          <w:ins w:id="1014" w:author="Sai Praneetha Bhaskaruni" w:date="2022-03-25T13:14:00Z"/>
          <w:rFonts w:eastAsia="Times New Roman" w:cstheme="minorHAnsi"/>
          <w:sz w:val="22"/>
          <w:lang w:eastAsia="de-DE"/>
        </w:rPr>
      </w:pPr>
      <w:ins w:id="1015" w:author="Sai Praneetha Bhaskaruni" w:date="2022-03-25T13:14:00Z">
        <w:r w:rsidRPr="00DE00BC">
          <w:rPr>
            <w:rFonts w:eastAsia="Times New Roman" w:cstheme="minorHAnsi"/>
            <w:sz w:val="22"/>
            <w:lang w:eastAsia="de-DE"/>
          </w:rPr>
          <w:t>From the report of forensic inspection of the device</w:t>
        </w:r>
      </w:ins>
    </w:p>
    <w:p w14:paraId="4621F4C9" w14:textId="77777777" w:rsidR="00EF10E5" w:rsidRPr="00DE00BC" w:rsidRDefault="00EF10E5" w:rsidP="00EF10E5">
      <w:pPr>
        <w:rPr>
          <w:ins w:id="1016" w:author="Sai Praneetha Bhaskaruni" w:date="2022-03-25T13:14:00Z"/>
          <w:sz w:val="22"/>
          <w:rPrChange w:id="1017" w:author="Sai Praneetha Bhaskaruni" w:date="2022-03-25T13:14:00Z">
            <w:rPr>
              <w:ins w:id="1018" w:author="Sai Praneetha Bhaskaruni" w:date="2022-03-25T13:14:00Z"/>
            </w:rPr>
          </w:rPrChange>
        </w:rPr>
      </w:pPr>
      <w:ins w:id="1019" w:author="Sai Praneetha Bhaskaruni" w:date="2022-03-25T13:14:00Z">
        <w:r>
          <w:rPr>
            <w:sz w:val="22"/>
          </w:rPr>
          <w:t>For</w:t>
        </w:r>
        <w:r w:rsidRPr="00DE00BC">
          <w:rPr>
            <w:sz w:val="22"/>
            <w:rPrChange w:id="1020" w:author="Sai Praneetha Bhaskaruni" w:date="2022-03-25T13:14:00Z">
              <w:rPr/>
            </w:rPrChange>
          </w:rPr>
          <w:t xml:space="preserve"> any reported vulnerability in the product, the Stryker follows the practice of issuing security advisory along with the corresponding directives.</w:t>
        </w:r>
      </w:ins>
    </w:p>
    <w:p w14:paraId="1FB8A4CE" w14:textId="77777777" w:rsidR="00EF10E5" w:rsidDel="00123A91" w:rsidRDefault="00EF10E5" w:rsidP="00EF10E5">
      <w:pPr>
        <w:spacing w:after="120"/>
        <w:ind w:left="129" w:hanging="14"/>
        <w:rPr>
          <w:del w:id="1021" w:author="Sai Praneetha Bhaskaruni" w:date="2022-03-25T13:14:00Z"/>
          <w:sz w:val="22"/>
        </w:rPr>
      </w:pPr>
      <w:del w:id="1022" w:author="Sai Praneetha Bhaskaruni" w:date="2022-03-25T13:14:00Z">
        <w:r w:rsidRPr="000B3FEC" w:rsidDel="00123A91">
          <w:rPr>
            <w:sz w:val="22"/>
          </w:rPr>
          <w:delText xml:space="preserve">The standalone SmartMedic Device by default contains </w:delText>
        </w:r>
        <w:r w:rsidRPr="006149D4" w:rsidDel="00123A91">
          <w:rPr>
            <w:sz w:val="22"/>
            <w:highlight w:val="yellow"/>
            <w:rPrChange w:id="1023" w:author="Sai Praneetha Bhaskaruni" w:date="2022-03-24T16:13:00Z">
              <w:rPr>
                <w:sz w:val="22"/>
              </w:rPr>
            </w:rPrChange>
          </w:rPr>
          <w:delText>any</w:delText>
        </w:r>
        <w:r w:rsidRPr="000B3FEC" w:rsidDel="00123A91">
          <w:rPr>
            <w:sz w:val="22"/>
          </w:rPr>
          <w:delText xml:space="preserve"> malware detection functionality</w:delText>
        </w:r>
        <w:r w:rsidDel="00123A91">
          <w:rPr>
            <w:sz w:val="22"/>
          </w:rPr>
          <w:delText>, as</w:delText>
        </w:r>
        <w:r w:rsidRPr="000B3FEC" w:rsidDel="00123A91">
          <w:rPr>
            <w:sz w:val="22"/>
          </w:rPr>
          <w:delText xml:space="preserve"> the malware detection is crucial with malware’s prevalence because it functions as an early warning system </w:delText>
        </w:r>
        <w:r w:rsidRPr="00DF4EEE" w:rsidDel="00123A91">
          <w:rPr>
            <w:sz w:val="22"/>
            <w:highlight w:val="yellow"/>
            <w:rPrChange w:id="1024" w:author="Sai Praneetha Bhaskaruni" w:date="2022-03-24T16:17:00Z">
              <w:rPr>
                <w:sz w:val="22"/>
              </w:rPr>
            </w:rPrChange>
          </w:rPr>
          <w:delText>for the computer secure</w:delText>
        </w:r>
        <w:r w:rsidRPr="000B3FEC" w:rsidDel="00123A91">
          <w:rPr>
            <w:sz w:val="22"/>
          </w:rPr>
          <w:delText xml:space="preserve"> regarding malware and cyberattacks. It keeps hackers out of the computer and prevents the information from being compromised. Only Stryker Technical Team </w:delText>
        </w:r>
        <w:r w:rsidDel="00123A91">
          <w:rPr>
            <w:sz w:val="22"/>
          </w:rPr>
          <w:delText xml:space="preserve">is </w:delText>
        </w:r>
        <w:r w:rsidRPr="000B3FEC" w:rsidDel="00123A91">
          <w:rPr>
            <w:sz w:val="22"/>
          </w:rPr>
          <w:delText>authorized to repair or resolve issue</w:delText>
        </w:r>
        <w:r w:rsidDel="00123A91">
          <w:rPr>
            <w:sz w:val="22"/>
          </w:rPr>
          <w:delText>s</w:delText>
        </w:r>
        <w:r w:rsidRPr="000B3FEC" w:rsidDel="00123A91">
          <w:rPr>
            <w:sz w:val="22"/>
          </w:rPr>
          <w:delText xml:space="preserve"> whenever severe malware </w:delText>
        </w:r>
        <w:r w:rsidDel="00123A91">
          <w:rPr>
            <w:sz w:val="22"/>
          </w:rPr>
          <w:delText>is</w:delText>
        </w:r>
        <w:r w:rsidRPr="000B3FEC" w:rsidDel="00123A91">
          <w:rPr>
            <w:sz w:val="22"/>
          </w:rPr>
          <w:delText xml:space="preserve"> detected.</w:delText>
        </w:r>
      </w:del>
    </w:p>
    <w:p w14:paraId="099727E4" w14:textId="77777777" w:rsidR="00EF10E5" w:rsidRPr="00CA58F3" w:rsidDel="00521022" w:rsidRDefault="00EF10E5" w:rsidP="00EF10E5">
      <w:pPr>
        <w:spacing w:after="120"/>
        <w:ind w:left="129" w:hanging="14"/>
        <w:rPr>
          <w:del w:id="1025" w:author="Sai Praneetha Bhaskaruni" w:date="2022-03-25T13:15:00Z"/>
          <w:i/>
          <w:sz w:val="22"/>
        </w:rPr>
      </w:pPr>
      <w:r>
        <w:rPr>
          <w:b/>
          <w:i/>
          <w:sz w:val="22"/>
        </w:rPr>
        <w:t>Recommendation for customer (HDO)</w:t>
      </w:r>
      <w:r w:rsidRPr="00CA58F3">
        <w:rPr>
          <w:b/>
          <w:i/>
          <w:sz w:val="22"/>
        </w:rPr>
        <w:t>:</w:t>
      </w:r>
      <w:del w:id="1026" w:author="Sai Praneetha Bhaskaruni" w:date="2022-03-25T12:56:00Z">
        <w:r w:rsidRPr="00CA58F3" w:rsidDel="00464E52">
          <w:delText xml:space="preserve"> </w:delText>
        </w:r>
        <w:r w:rsidRPr="00980FE7" w:rsidDel="00464E52">
          <w:rPr>
            <w:highlight w:val="yellow"/>
            <w:rPrChange w:id="1027" w:author="Sai Praneetha Bhaskaruni" w:date="2022-03-24T16:17:00Z">
              <w:rPr/>
            </w:rPrChange>
          </w:rPr>
          <w:delText>The c</w:delText>
        </w:r>
        <w:r w:rsidRPr="00980FE7" w:rsidDel="00464E52">
          <w:rPr>
            <w:sz w:val="22"/>
            <w:highlight w:val="yellow"/>
            <w:rPrChange w:id="1028" w:author="Sai Praneetha Bhaskaruni" w:date="2022-03-24T16:17:00Z">
              <w:rPr>
                <w:sz w:val="22"/>
              </w:rPr>
            </w:rPrChange>
          </w:rPr>
          <w:delText>ustomer is not allowed to access this component</w:delText>
        </w:r>
        <w:r w:rsidDel="00464E52">
          <w:rPr>
            <w:i/>
            <w:sz w:val="22"/>
          </w:rPr>
          <w:delText>.</w:delText>
        </w:r>
      </w:del>
      <w:r w:rsidRPr="00536289">
        <w:rPr>
          <w:sz w:val="22"/>
        </w:rPr>
        <w:t xml:space="preserve"> </w:t>
      </w:r>
      <w:ins w:id="1029" w:author="Sai Praneetha Bhaskaruni" w:date="2022-03-25T13:15:00Z">
        <w:r w:rsidRPr="000B3FEC">
          <w:rPr>
            <w:sz w:val="22"/>
          </w:rPr>
          <w:t xml:space="preserve">Any </w:t>
        </w:r>
        <w:r w:rsidRPr="008D391F">
          <w:rPr>
            <w:sz w:val="22"/>
          </w:rPr>
          <w:t>potential security vulnerabilities</w:t>
        </w:r>
        <w:r w:rsidRPr="000B3FEC">
          <w:rPr>
            <w:sz w:val="22"/>
          </w:rPr>
          <w:t xml:space="preserve"> </w:t>
        </w:r>
        <w:r>
          <w:rPr>
            <w:sz w:val="22"/>
          </w:rPr>
          <w:t xml:space="preserve">that the </w:t>
        </w:r>
        <w:r w:rsidRPr="000B3FEC">
          <w:rPr>
            <w:sz w:val="22"/>
          </w:rPr>
          <w:t xml:space="preserve">customer </w:t>
        </w:r>
        <w:r w:rsidRPr="008D391F">
          <w:rPr>
            <w:sz w:val="22"/>
          </w:rPr>
          <w:t>may become aware</w:t>
        </w:r>
        <w:r w:rsidRPr="000B3FEC">
          <w:rPr>
            <w:sz w:val="22"/>
          </w:rPr>
          <w:t xml:space="preserve"> of </w:t>
        </w:r>
        <w:r w:rsidRPr="008D391F">
          <w:rPr>
            <w:sz w:val="22"/>
          </w:rPr>
          <w:t>with regard to</w:t>
        </w:r>
        <w:r w:rsidRPr="000B3FEC">
          <w:rPr>
            <w:sz w:val="22"/>
          </w:rPr>
          <w:t xml:space="preserve"> </w:t>
        </w:r>
        <w:r>
          <w:rPr>
            <w:sz w:val="22"/>
          </w:rPr>
          <w:t xml:space="preserve">the </w:t>
        </w:r>
        <w:r w:rsidRPr="000B3FEC">
          <w:rPr>
            <w:sz w:val="22"/>
          </w:rPr>
          <w:t xml:space="preserve">SmartMedic </w:t>
        </w:r>
        <w:r w:rsidRPr="008D391F">
          <w:rPr>
            <w:sz w:val="22"/>
          </w:rPr>
          <w:t>platform components must be communicated to Stryker customer care</w:t>
        </w:r>
        <w:r w:rsidRPr="000B3FEC">
          <w:rPr>
            <w:sz w:val="22"/>
          </w:rPr>
          <w:t xml:space="preserve"> and the same will be handled through the post market complaints management process </w:t>
        </w:r>
        <w:r>
          <w:rPr>
            <w:sz w:val="22"/>
          </w:rPr>
          <w:t>for</w:t>
        </w:r>
        <w:r w:rsidRPr="000B3FEC">
          <w:rPr>
            <w:sz w:val="22"/>
          </w:rPr>
          <w:t xml:space="preserve"> assessment and required actions including any updates needed for the customers</w:t>
        </w:r>
        <w:r>
          <w:rPr>
            <w:sz w:val="22"/>
          </w:rPr>
          <w:t>.</w:t>
        </w:r>
      </w:ins>
      <w:del w:id="1030" w:author="Sai Praneetha Bhaskaruni" w:date="2022-03-25T13:15:00Z">
        <w:r w:rsidRPr="00536289" w:rsidDel="004A2E7E">
          <w:rPr>
            <w:sz w:val="22"/>
          </w:rPr>
          <w:delText xml:space="preserve">Please reach out to Stryker Customer Care </w:delText>
        </w:r>
        <w:r w:rsidDel="004A2E7E">
          <w:rPr>
            <w:sz w:val="22"/>
          </w:rPr>
          <w:delText>for security Alert, w</w:delText>
        </w:r>
        <w:r w:rsidRPr="00536289" w:rsidDel="004A2E7E">
          <w:rPr>
            <w:sz w:val="22"/>
          </w:rPr>
          <w:delText xml:space="preserve">henever severe malware </w:delText>
        </w:r>
        <w:r w:rsidDel="004A2E7E">
          <w:rPr>
            <w:sz w:val="22"/>
          </w:rPr>
          <w:delText>is</w:delText>
        </w:r>
        <w:r w:rsidRPr="00536289" w:rsidDel="004A2E7E">
          <w:rPr>
            <w:sz w:val="22"/>
          </w:rPr>
          <w:delText xml:space="preserve"> detected and </w:delText>
        </w:r>
        <w:r w:rsidDel="004A2E7E">
          <w:rPr>
            <w:sz w:val="22"/>
          </w:rPr>
          <w:delText xml:space="preserve">get it </w:delText>
        </w:r>
        <w:r w:rsidRPr="00536289" w:rsidDel="004A2E7E">
          <w:rPr>
            <w:sz w:val="22"/>
          </w:rPr>
          <w:delText xml:space="preserve">resolved by the </w:delText>
        </w:r>
        <w:r w:rsidRPr="00980FE7" w:rsidDel="004A2E7E">
          <w:rPr>
            <w:sz w:val="22"/>
            <w:highlight w:val="yellow"/>
            <w:rPrChange w:id="1031" w:author="Sai Praneetha Bhaskaruni" w:date="2022-03-24T16:18:00Z">
              <w:rPr>
                <w:sz w:val="22"/>
              </w:rPr>
            </w:rPrChange>
          </w:rPr>
          <w:delText>service</w:delText>
        </w:r>
        <w:r w:rsidRPr="00536289" w:rsidDel="004A2E7E">
          <w:rPr>
            <w:sz w:val="22"/>
          </w:rPr>
          <w:delText xml:space="preserve"> engineer.</w:delText>
        </w:r>
        <w:r w:rsidRPr="00536289" w:rsidDel="00521022">
          <w:rPr>
            <w:sz w:val="22"/>
          </w:rPr>
          <w:delText xml:space="preserve"> Customer has to block few </w:delText>
        </w:r>
        <w:r w:rsidRPr="00980FE7" w:rsidDel="00521022">
          <w:rPr>
            <w:sz w:val="22"/>
            <w:highlight w:val="yellow"/>
            <w:rPrChange w:id="1032" w:author="Sai Praneetha Bhaskaruni" w:date="2022-03-24T16:18:00Z">
              <w:rPr>
                <w:sz w:val="22"/>
              </w:rPr>
            </w:rPrChange>
          </w:rPr>
          <w:delText>IOCs and IOAs</w:delText>
        </w:r>
        <w:r w:rsidRPr="00536289" w:rsidDel="00521022">
          <w:rPr>
            <w:sz w:val="22"/>
          </w:rPr>
          <w:delText xml:space="preserve"> </w:delText>
        </w:r>
        <w:r w:rsidDel="00521022">
          <w:rPr>
            <w:sz w:val="22"/>
          </w:rPr>
          <w:delText>in</w:delText>
        </w:r>
        <w:r w:rsidRPr="00536289" w:rsidDel="00521022">
          <w:rPr>
            <w:sz w:val="22"/>
          </w:rPr>
          <w:delText xml:space="preserve"> their network devices. </w:delText>
        </w:r>
        <w:r w:rsidDel="00521022">
          <w:rPr>
            <w:sz w:val="22"/>
          </w:rPr>
          <w:delText>It is h</w:delText>
        </w:r>
        <w:r w:rsidRPr="00536289" w:rsidDel="00521022">
          <w:rPr>
            <w:sz w:val="22"/>
          </w:rPr>
          <w:delText xml:space="preserve">ighly </w:delText>
        </w:r>
        <w:r w:rsidDel="00521022">
          <w:rPr>
            <w:sz w:val="22"/>
          </w:rPr>
          <w:delText>recommended that the customer (HDO)</w:delText>
        </w:r>
        <w:r w:rsidRPr="00536289" w:rsidDel="00521022">
          <w:rPr>
            <w:sz w:val="22"/>
          </w:rPr>
          <w:delText xml:space="preserve"> </w:delText>
        </w:r>
        <w:r w:rsidDel="00521022">
          <w:rPr>
            <w:sz w:val="22"/>
          </w:rPr>
          <w:delText>should use</w:delText>
        </w:r>
        <w:r w:rsidRPr="00536289" w:rsidDel="00521022">
          <w:rPr>
            <w:sz w:val="22"/>
          </w:rPr>
          <w:delText xml:space="preserve"> network firewall. SmartMedic solution should be behind stateful firewall. Firewall helps in preventing network access to devices. </w:delText>
        </w:r>
        <w:r w:rsidRPr="00980FE7" w:rsidDel="00521022">
          <w:rPr>
            <w:sz w:val="22"/>
            <w:highlight w:val="yellow"/>
            <w:rPrChange w:id="1033" w:author="Sai Praneetha Bhaskaruni" w:date="2022-03-24T16:18:00Z">
              <w:rPr>
                <w:sz w:val="22"/>
              </w:rPr>
            </w:rPrChange>
          </w:rPr>
          <w:delText>If properly used and configured</w:delText>
        </w:r>
        <w:r w:rsidRPr="00536289" w:rsidDel="00521022">
          <w:rPr>
            <w:sz w:val="22"/>
          </w:rPr>
          <w:delText xml:space="preserve"> it can lead to protected and reliable accessibility. It can help in prevention of unauthorized access and network connections against external threats, IP spoofing &amp; routing attacks and malicious packets</w:delText>
        </w:r>
        <w:r w:rsidDel="00521022">
          <w:rPr>
            <w:sz w:val="22"/>
          </w:rPr>
          <w:delText>.</w:delText>
        </w:r>
      </w:del>
    </w:p>
    <w:p w14:paraId="06E1FA06" w14:textId="77777777" w:rsidR="00EF10E5" w:rsidDel="004A2E7E" w:rsidRDefault="00EF10E5" w:rsidP="00EF10E5">
      <w:pPr>
        <w:spacing w:after="120"/>
        <w:ind w:left="129" w:hanging="14"/>
        <w:rPr>
          <w:del w:id="1034" w:author="Sai Praneetha Bhaskaruni" w:date="2022-03-25T13:15:00Z"/>
          <w:sz w:val="22"/>
        </w:rPr>
      </w:pPr>
      <w:del w:id="1035" w:author="Sai Praneetha Bhaskaruni" w:date="2022-03-25T13:15:00Z">
        <w:r w:rsidRPr="00530651" w:rsidDel="00521022">
          <w:rPr>
            <w:sz w:val="22"/>
          </w:rPr>
          <w:delText xml:space="preserve">Stryker’s customer can access the Nurse Station web application using the </w:delText>
        </w:r>
        <w:r w:rsidRPr="00980FE7" w:rsidDel="00521022">
          <w:rPr>
            <w:sz w:val="22"/>
            <w:highlight w:val="yellow"/>
            <w:rPrChange w:id="1036" w:author="Sai Praneetha Bhaskaruni" w:date="2022-03-24T16:19:00Z">
              <w:rPr>
                <w:sz w:val="22"/>
              </w:rPr>
            </w:rPrChange>
          </w:rPr>
          <w:delText>credentials</w:delText>
        </w:r>
        <w:r w:rsidRPr="00530651" w:rsidDel="00521022">
          <w:rPr>
            <w:sz w:val="22"/>
          </w:rPr>
          <w:delText xml:space="preserve"> provided by Stryker</w:delText>
        </w:r>
        <w:r w:rsidDel="00521022">
          <w:rPr>
            <w:sz w:val="22"/>
          </w:rPr>
          <w:delText xml:space="preserve">. </w:delText>
        </w:r>
      </w:del>
    </w:p>
    <w:p w14:paraId="26416164" w14:textId="77777777" w:rsidR="00EF10E5" w:rsidRDefault="00EF10E5" w:rsidP="00EF10E5">
      <w:pPr>
        <w:spacing w:after="120"/>
        <w:ind w:left="129" w:hanging="14"/>
      </w:pPr>
    </w:p>
    <w:p w14:paraId="5622BA2E" w14:textId="77777777" w:rsidR="00EF10E5" w:rsidRDefault="00EF10E5" w:rsidP="00935FBE">
      <w:pPr>
        <w:pStyle w:val="Heading1"/>
        <w:rPr>
          <w:color w:val="FCC566"/>
          <w:sz w:val="40"/>
        </w:rPr>
      </w:pPr>
    </w:p>
    <w:p w14:paraId="328BDFE5" w14:textId="65C96D96" w:rsidR="00935FBE" w:rsidRDefault="00935FBE" w:rsidP="00935FBE">
      <w:pPr>
        <w:pStyle w:val="Heading1"/>
      </w:pPr>
      <w:bookmarkStart w:id="1037" w:name="_Toc109674992"/>
      <w:r>
        <w:rPr>
          <w:color w:val="FCC566"/>
          <w:sz w:val="40"/>
        </w:rPr>
        <w:t>14</w:t>
      </w:r>
      <w:r w:rsidRPr="00180992">
        <w:rPr>
          <w:color w:val="FFCC66"/>
          <w:sz w:val="40"/>
        </w:rPr>
        <w:t xml:space="preserve"> </w:t>
      </w:r>
      <w:r>
        <w:t>NODE AUTHENTICATION</w:t>
      </w:r>
      <w:bookmarkEnd w:id="1037"/>
    </w:p>
    <w:p w14:paraId="0DA2295C" w14:textId="26241009" w:rsidR="004F7152" w:rsidRPr="004F7152" w:rsidRDefault="004F7152" w:rsidP="004F7152">
      <w:pPr>
        <w:pStyle w:val="Heading1"/>
        <w:rPr>
          <w:b w:val="0"/>
          <w:sz w:val="22"/>
        </w:rPr>
      </w:pPr>
      <w:bookmarkStart w:id="1038" w:name="_Toc109674993"/>
      <w:r w:rsidRPr="004F7152">
        <w:rPr>
          <w:b w:val="0"/>
          <w:sz w:val="22"/>
        </w:rPr>
        <w:t>Only Stryker made/ authenticated devices should be able to communicate with S</w:t>
      </w:r>
      <w:r w:rsidR="00A24D77">
        <w:rPr>
          <w:b w:val="0"/>
          <w:sz w:val="22"/>
        </w:rPr>
        <w:t>mart</w:t>
      </w:r>
      <w:r w:rsidRPr="004F7152">
        <w:rPr>
          <w:b w:val="0"/>
          <w:sz w:val="22"/>
        </w:rPr>
        <w:t>M</w:t>
      </w:r>
      <w:r w:rsidR="00A24D77">
        <w:rPr>
          <w:b w:val="0"/>
          <w:sz w:val="22"/>
        </w:rPr>
        <w:t>edic</w:t>
      </w:r>
      <w:r w:rsidRPr="004F7152">
        <w:rPr>
          <w:b w:val="0"/>
          <w:sz w:val="22"/>
        </w:rPr>
        <w:t xml:space="preserve"> device and tablet.</w:t>
      </w:r>
      <w:bookmarkEnd w:id="1038"/>
    </w:p>
    <w:p w14:paraId="21196AD1" w14:textId="2DFE2799" w:rsidR="004F7152" w:rsidRPr="004F7152" w:rsidRDefault="004F7152" w:rsidP="004F7152">
      <w:pPr>
        <w:pStyle w:val="Heading1"/>
        <w:rPr>
          <w:b w:val="0"/>
          <w:sz w:val="22"/>
        </w:rPr>
      </w:pPr>
      <w:bookmarkStart w:id="1039" w:name="_Toc109674994"/>
      <w:r w:rsidRPr="004F7152">
        <w:rPr>
          <w:b w:val="0"/>
          <w:sz w:val="22"/>
        </w:rPr>
        <w:t>Bluetooth Authentication on device, Device</w:t>
      </w:r>
      <w:r w:rsidR="00A24D77">
        <w:rPr>
          <w:b w:val="0"/>
          <w:sz w:val="22"/>
        </w:rPr>
        <w:t xml:space="preserve"> </w:t>
      </w:r>
      <w:r w:rsidRPr="004F7152">
        <w:rPr>
          <w:b w:val="0"/>
          <w:sz w:val="22"/>
        </w:rPr>
        <w:t>ID act as the key for device authentication</w:t>
      </w:r>
      <w:r w:rsidR="00A24D77">
        <w:rPr>
          <w:b w:val="0"/>
          <w:sz w:val="22"/>
        </w:rPr>
        <w:t>.</w:t>
      </w:r>
      <w:bookmarkEnd w:id="1039"/>
    </w:p>
    <w:p w14:paraId="7B7E096D" w14:textId="09DE3E06" w:rsidR="004F7152" w:rsidRPr="004F7152" w:rsidRDefault="004F7152" w:rsidP="004F7152">
      <w:pPr>
        <w:pStyle w:val="Heading1"/>
        <w:rPr>
          <w:b w:val="0"/>
          <w:sz w:val="22"/>
        </w:rPr>
      </w:pPr>
      <w:bookmarkStart w:id="1040" w:name="_Toc109674995"/>
      <w:r w:rsidRPr="004F7152">
        <w:rPr>
          <w:b w:val="0"/>
          <w:sz w:val="22"/>
        </w:rPr>
        <w:t>Tablet provisioning on IOT Hub with tokens (Applicable to SmartMedic device, Tablet and Cloud connections)</w:t>
      </w:r>
      <w:r w:rsidR="00A24D77">
        <w:rPr>
          <w:b w:val="0"/>
          <w:sz w:val="22"/>
        </w:rPr>
        <w:t>.</w:t>
      </w:r>
      <w:bookmarkEnd w:id="1040"/>
    </w:p>
    <w:p w14:paraId="1EE0F452" w14:textId="77777777" w:rsidR="00A24D77" w:rsidRDefault="00A24D77" w:rsidP="00935FBE">
      <w:pPr>
        <w:pStyle w:val="Heading1"/>
        <w:rPr>
          <w:color w:val="FCC566"/>
          <w:sz w:val="40"/>
        </w:rPr>
      </w:pPr>
    </w:p>
    <w:p w14:paraId="3B192FE7" w14:textId="1D213AFE" w:rsidR="00935FBE" w:rsidRDefault="00935FBE" w:rsidP="00935FBE">
      <w:pPr>
        <w:pStyle w:val="Heading1"/>
      </w:pPr>
      <w:bookmarkStart w:id="1041" w:name="_Toc109674996"/>
      <w:r>
        <w:rPr>
          <w:color w:val="FCC566"/>
          <w:sz w:val="40"/>
        </w:rPr>
        <w:t>15</w:t>
      </w:r>
      <w:r w:rsidRPr="00180992">
        <w:rPr>
          <w:color w:val="FFCC66"/>
          <w:sz w:val="40"/>
        </w:rPr>
        <w:t xml:space="preserve"> </w:t>
      </w:r>
      <w:r>
        <w:t>CONNECTIVITY CAPABILITIES</w:t>
      </w:r>
      <w:bookmarkEnd w:id="1041"/>
    </w:p>
    <w:p w14:paraId="51E3EB90" w14:textId="77777777" w:rsidR="00240363" w:rsidRDefault="00240363" w:rsidP="00240363">
      <w:pPr>
        <w:spacing w:after="120"/>
        <w:ind w:left="129" w:hanging="14"/>
        <w:rPr>
          <w:ins w:id="1042" w:author="Sai Praneetha Bhaskaruni" w:date="2022-03-24T16:38:00Z"/>
          <w:sz w:val="22"/>
        </w:rPr>
      </w:pPr>
      <w:r w:rsidRPr="00E846E8">
        <w:rPr>
          <w:sz w:val="22"/>
        </w:rPr>
        <w:t xml:space="preserve">HDO users are allowed to customize the </w:t>
      </w:r>
      <w:ins w:id="1043" w:author="Sai Praneetha Bhaskaruni" w:date="2022-03-24T16:38:00Z">
        <w:r>
          <w:rPr>
            <w:sz w:val="22"/>
          </w:rPr>
          <w:t>following:</w:t>
        </w:r>
      </w:ins>
    </w:p>
    <w:p w14:paraId="2FD0CE34" w14:textId="55E204D2" w:rsidR="00240363" w:rsidRPr="009866FD" w:rsidRDefault="00240363" w:rsidP="00F12B75">
      <w:pPr>
        <w:pStyle w:val="ListParagraph"/>
        <w:numPr>
          <w:ilvl w:val="0"/>
          <w:numId w:val="28"/>
        </w:numPr>
        <w:spacing w:after="120"/>
        <w:rPr>
          <w:ins w:id="1044" w:author="Sai Praneetha Bhaskaruni" w:date="2022-03-24T16:39:00Z"/>
          <w:sz w:val="22"/>
        </w:rPr>
      </w:pPr>
      <w:ins w:id="1045" w:author="Sai Praneetha Bhaskaruni" w:date="2022-03-24T16:39:00Z">
        <w:r w:rsidRPr="009866FD">
          <w:rPr>
            <w:sz w:val="22"/>
          </w:rPr>
          <w:t>Wireless Access Point (</w:t>
        </w:r>
      </w:ins>
      <w:ins w:id="1046" w:author="Sai Praneetha Bhaskaruni" w:date="2022-07-08T14:14:00Z">
        <w:r w:rsidRPr="009866FD">
          <w:rPr>
            <w:sz w:val="22"/>
          </w:rPr>
          <w:t>Wi-Fi</w:t>
        </w:r>
      </w:ins>
      <w:r>
        <w:rPr>
          <w:sz w:val="22"/>
        </w:rPr>
        <w:t xml:space="preserve"> </w:t>
      </w:r>
      <w:ins w:id="1047" w:author="Sai Praneetha Bhaskaruni" w:date="2022-03-24T16:39:00Z">
        <w:r w:rsidRPr="009866FD">
          <w:rPr>
            <w:sz w:val="22"/>
          </w:rPr>
          <w:t>AP)</w:t>
        </w:r>
        <w:r>
          <w:rPr>
            <w:sz w:val="22"/>
          </w:rPr>
          <w:t>.</w:t>
        </w:r>
      </w:ins>
    </w:p>
    <w:p w14:paraId="78836107" w14:textId="77777777" w:rsidR="00240363" w:rsidRPr="009866FD" w:rsidRDefault="00240363">
      <w:pPr>
        <w:pStyle w:val="ListParagraph"/>
        <w:numPr>
          <w:ilvl w:val="0"/>
          <w:numId w:val="28"/>
        </w:numPr>
        <w:spacing w:after="120"/>
        <w:rPr>
          <w:sz w:val="22"/>
          <w:rPrChange w:id="1048" w:author="Sai Praneetha Bhaskaruni" w:date="2022-03-24T16:39:00Z">
            <w:rPr/>
          </w:rPrChange>
        </w:rPr>
        <w:pPrChange w:id="1049" w:author="Sai Praneetha Bhaskaruni" w:date="2022-03-24T16:39:00Z">
          <w:pPr>
            <w:spacing w:after="120"/>
            <w:ind w:left="129" w:hanging="14"/>
          </w:pPr>
        </w:pPrChange>
      </w:pPr>
      <w:ins w:id="1050" w:author="Sai Praneetha Bhaskaruni" w:date="2022-03-24T16:38:00Z">
        <w:r>
          <w:rPr>
            <w:sz w:val="22"/>
          </w:rPr>
          <w:t>C</w:t>
        </w:r>
      </w:ins>
      <w:del w:id="1051" w:author="Sai Praneetha Bhaskaruni" w:date="2022-03-24T16:38:00Z">
        <w:r w:rsidRPr="00C60F1D" w:rsidDel="00C60F1D">
          <w:rPr>
            <w:sz w:val="22"/>
            <w:rPrChange w:id="1052" w:author="Sai Praneetha Bhaskaruni" w:date="2022-03-24T16:38:00Z">
              <w:rPr/>
            </w:rPrChange>
          </w:rPr>
          <w:delText>c</w:delText>
        </w:r>
      </w:del>
      <w:r w:rsidRPr="00C60F1D">
        <w:rPr>
          <w:sz w:val="22"/>
          <w:rPrChange w:id="1053" w:author="Sai Praneetha Bhaskaruni" w:date="2022-03-24T16:38:00Z">
            <w:rPr/>
          </w:rPrChange>
        </w:rPr>
        <w:t>onfigured logout time</w:t>
      </w:r>
      <w:ins w:id="1054" w:author="Sai Praneetha Bhaskaruni" w:date="2022-03-24T16:40:00Z">
        <w:r>
          <w:rPr>
            <w:sz w:val="22"/>
          </w:rPr>
          <w:t xml:space="preserve"> for Nurse Station Application</w:t>
        </w:r>
      </w:ins>
      <w:r w:rsidRPr="00C60F1D">
        <w:rPr>
          <w:sz w:val="22"/>
          <w:rPrChange w:id="1055" w:author="Sai Praneetha Bhaskaruni" w:date="2022-03-24T16:38:00Z">
            <w:rPr/>
          </w:rPrChange>
        </w:rPr>
        <w:t>.</w:t>
      </w:r>
    </w:p>
    <w:p w14:paraId="2BE5C1A0" w14:textId="77777777" w:rsidR="002A1B7B" w:rsidRPr="002146D3" w:rsidRDefault="002A1B7B" w:rsidP="00935FBE">
      <w:pPr>
        <w:pStyle w:val="Heading1"/>
      </w:pPr>
    </w:p>
    <w:p w14:paraId="690CFE7D" w14:textId="4CAD36D3" w:rsidR="00935FBE" w:rsidRPr="00935FBE" w:rsidRDefault="00935FBE" w:rsidP="00935FBE">
      <w:pPr>
        <w:pStyle w:val="Heading1"/>
      </w:pPr>
      <w:bookmarkStart w:id="1056" w:name="_Toc109674997"/>
      <w:r>
        <w:rPr>
          <w:color w:val="FCC566"/>
          <w:sz w:val="40"/>
        </w:rPr>
        <w:t>16</w:t>
      </w:r>
      <w:r w:rsidRPr="00180992">
        <w:rPr>
          <w:color w:val="FFCC66"/>
          <w:sz w:val="40"/>
        </w:rPr>
        <w:t xml:space="preserve"> </w:t>
      </w:r>
      <w:r>
        <w:t>PERSON AUTHENTICATION</w:t>
      </w:r>
      <w:bookmarkEnd w:id="1056"/>
    </w:p>
    <w:p w14:paraId="02794975" w14:textId="261D722E" w:rsidR="00C0474A" w:rsidRPr="00180992" w:rsidRDefault="00935FBE" w:rsidP="00C0474A">
      <w:pPr>
        <w:pStyle w:val="Heading1"/>
      </w:pPr>
      <w:bookmarkStart w:id="1057" w:name="_Toc109674998"/>
      <w:r>
        <w:rPr>
          <w:color w:val="FCC566"/>
          <w:sz w:val="40"/>
        </w:rPr>
        <w:t>16.1</w:t>
      </w:r>
      <w:r w:rsidR="00C0474A" w:rsidRPr="00180992">
        <w:rPr>
          <w:color w:val="FFCC66"/>
          <w:sz w:val="40"/>
        </w:rPr>
        <w:t xml:space="preserve"> </w:t>
      </w:r>
      <w:r w:rsidR="00C0474A" w:rsidRPr="00C11DBF">
        <w:t>User Account Management</w:t>
      </w:r>
      <w:bookmarkEnd w:id="1057"/>
    </w:p>
    <w:p w14:paraId="0203CEB2" w14:textId="77777777" w:rsidR="00C0474A" w:rsidRPr="00C11DBF" w:rsidRDefault="00C0474A" w:rsidP="00C0474A">
      <w:pPr>
        <w:shd w:val="clear" w:color="auto" w:fill="E7E6E6" w:themeFill="background2"/>
        <w:spacing w:after="0"/>
        <w:ind w:left="118"/>
        <w:rPr>
          <w:b/>
          <w:sz w:val="22"/>
        </w:rPr>
      </w:pPr>
      <w:r w:rsidRPr="00C11DBF">
        <w:rPr>
          <w:b/>
          <w:sz w:val="22"/>
        </w:rPr>
        <w:t xml:space="preserve">SmartMedic: Tablet </w:t>
      </w:r>
    </w:p>
    <w:p w14:paraId="671D3730" w14:textId="77777777" w:rsidR="00C0474A" w:rsidRPr="001D5400" w:rsidRDefault="00C0474A" w:rsidP="00C0474A">
      <w:pPr>
        <w:spacing w:after="120"/>
        <w:ind w:left="129" w:hanging="14"/>
        <w:rPr>
          <w:sz w:val="22"/>
        </w:rPr>
      </w:pPr>
      <w:r w:rsidRPr="00CA58F3">
        <w:rPr>
          <w:b/>
          <w:i/>
          <w:sz w:val="22"/>
        </w:rPr>
        <w:t>Existing Security Features:</w:t>
      </w:r>
      <w:r>
        <w:rPr>
          <w:i/>
          <w:sz w:val="22"/>
        </w:rPr>
        <w:t xml:space="preserve"> </w:t>
      </w:r>
      <w:ins w:id="1058" w:author="Sai Praneetha Bhaskaruni" w:date="2022-03-25T14:33:00Z">
        <w:r w:rsidRPr="001D5400">
          <w:rPr>
            <w:sz w:val="22"/>
            <w:rPrChange w:id="1059" w:author="Sai Praneetha Bhaskaruni" w:date="2022-03-25T14:35:00Z">
              <w:rPr/>
            </w:rPrChange>
          </w:rPr>
          <w:t xml:space="preserve">Only Stryker’s service engineer has </w:t>
        </w:r>
      </w:ins>
      <w:proofErr w:type="gramStart"/>
      <w:r w:rsidRPr="007E21B6">
        <w:rPr>
          <w:sz w:val="22"/>
        </w:rPr>
        <w:t>a</w:t>
      </w:r>
      <w:r>
        <w:rPr>
          <w:sz w:val="22"/>
        </w:rPr>
        <w:t>n</w:t>
      </w:r>
      <w:proofErr w:type="gramEnd"/>
      <w:ins w:id="1060" w:author="Sai Praneetha Bhaskaruni" w:date="2022-03-25T14:33:00Z">
        <w:r w:rsidRPr="001D5400">
          <w:rPr>
            <w:sz w:val="22"/>
            <w:rPrChange w:id="1061" w:author="Sai Praneetha Bhaskaruni" w:date="2022-03-25T14:35:00Z">
              <w:rPr/>
            </w:rPrChange>
          </w:rPr>
          <w:t xml:space="preserve"> user account and been provided with the authorization to access.</w:t>
        </w:r>
      </w:ins>
      <w:del w:id="1062" w:author="Sai Praneetha Bhaskaruni" w:date="2022-03-25T14:33:00Z">
        <w:r w:rsidRPr="001D5400" w:rsidDel="008A37C9">
          <w:rPr>
            <w:sz w:val="22"/>
            <w:highlight w:val="yellow"/>
            <w:rPrChange w:id="1063" w:author="Sai Praneetha Bhaskaruni" w:date="2022-03-25T14:35:00Z">
              <w:rPr>
                <w:sz w:val="22"/>
              </w:rPr>
            </w:rPrChange>
          </w:rPr>
          <w:delText>Only Stryker’s service engineer is authorized to manage user account</w:delText>
        </w:r>
      </w:del>
    </w:p>
    <w:p w14:paraId="66DB29F0" w14:textId="77777777" w:rsidR="00C0474A" w:rsidRPr="00CA58F3" w:rsidRDefault="00C0474A" w:rsidP="00C0474A">
      <w:pPr>
        <w:spacing w:after="120"/>
        <w:ind w:left="129" w:hanging="14"/>
        <w:rPr>
          <w:i/>
          <w:sz w:val="22"/>
        </w:rPr>
      </w:pPr>
      <w:r>
        <w:rPr>
          <w:b/>
          <w:i/>
          <w:sz w:val="22"/>
        </w:rPr>
        <w:t>Recommendation for customer (HDO)</w:t>
      </w:r>
      <w:r w:rsidRPr="00CA58F3">
        <w:rPr>
          <w:b/>
          <w:i/>
          <w:sz w:val="22"/>
        </w:rPr>
        <w:t>:</w:t>
      </w:r>
      <w:r w:rsidRPr="00CA58F3">
        <w:t xml:space="preserve"> </w:t>
      </w:r>
      <w:r w:rsidRPr="00F26D63">
        <w:rPr>
          <w:sz w:val="22"/>
          <w:rPrChange w:id="1064" w:author="Sai Praneetha Bhaskaruni" w:date="2022-03-25T14:35:00Z">
            <w:rPr/>
          </w:rPrChange>
        </w:rPr>
        <w:t xml:space="preserve">No </w:t>
      </w:r>
      <w:r w:rsidRPr="00F26D63">
        <w:rPr>
          <w:sz w:val="22"/>
        </w:rPr>
        <w:t>user account management by HDO/hospital staff.</w:t>
      </w:r>
    </w:p>
    <w:p w14:paraId="00E4B7E7" w14:textId="77777777" w:rsidR="00C0474A" w:rsidRPr="00C11DBF" w:rsidRDefault="00C0474A" w:rsidP="00C0474A">
      <w:pPr>
        <w:shd w:val="clear" w:color="auto" w:fill="E7E6E6" w:themeFill="background2"/>
        <w:spacing w:after="0"/>
        <w:ind w:left="118"/>
        <w:rPr>
          <w:b/>
          <w:sz w:val="22"/>
        </w:rPr>
      </w:pPr>
      <w:r w:rsidRPr="00C11DBF">
        <w:rPr>
          <w:b/>
          <w:sz w:val="22"/>
        </w:rPr>
        <w:t xml:space="preserve">SmartMedic: Nurse Station Application </w:t>
      </w:r>
    </w:p>
    <w:p w14:paraId="616FD8FB" w14:textId="77777777" w:rsidR="00C0474A" w:rsidRPr="00CA58F3" w:rsidRDefault="00C0474A" w:rsidP="00C0474A">
      <w:pPr>
        <w:spacing w:after="120"/>
        <w:ind w:left="129" w:hanging="14"/>
        <w:rPr>
          <w:sz w:val="22"/>
        </w:rPr>
      </w:pPr>
      <w:r w:rsidRPr="00530651">
        <w:rPr>
          <w:b/>
          <w:i/>
          <w:sz w:val="22"/>
        </w:rPr>
        <w:t>Existing Security Features:</w:t>
      </w:r>
      <w:r w:rsidRPr="00CA58F3">
        <w:rPr>
          <w:sz w:val="22"/>
        </w:rPr>
        <w:t xml:space="preserve"> </w:t>
      </w:r>
      <w:ins w:id="1065" w:author="Sai Praneetha Bhaskaruni" w:date="2022-03-25T14:34:00Z">
        <w:r w:rsidRPr="001D5400">
          <w:rPr>
            <w:sz w:val="22"/>
            <w:rPrChange w:id="1066" w:author="Sai Praneetha Bhaskaruni" w:date="2022-03-25T14:35:00Z">
              <w:rPr/>
            </w:rPrChange>
          </w:rPr>
          <w:t>HDO/hospital staff has an user account and been provided with the authorization to access</w:t>
        </w:r>
      </w:ins>
      <w:del w:id="1067" w:author="Sai Praneetha Bhaskaruni" w:date="2022-03-25T14:34:00Z">
        <w:r w:rsidRPr="001D5400" w:rsidDel="00634B13">
          <w:rPr>
            <w:sz w:val="22"/>
          </w:rPr>
          <w:delText>HDO/hospital staff is only authorized to manage the user account on the Nurse Station web application</w:delText>
        </w:r>
      </w:del>
      <w:r w:rsidRPr="001D5400">
        <w:rPr>
          <w:sz w:val="22"/>
        </w:rPr>
        <w:t xml:space="preserve">. </w:t>
      </w:r>
      <w:ins w:id="1068" w:author="Sai Praneetha Bhaskaruni" w:date="2022-03-25T14:35:00Z">
        <w:r w:rsidRPr="001D5400">
          <w:rPr>
            <w:sz w:val="22"/>
            <w:rPrChange w:id="1069" w:author="Sai Praneetha Bhaskaruni" w:date="2022-03-25T14:35:00Z">
              <w:rPr/>
            </w:rPrChange>
          </w:rPr>
          <w:t>Stryker provides the unique authentication credentials for the same.</w:t>
        </w:r>
      </w:ins>
      <w:del w:id="1070" w:author="Sai Praneetha Bhaskaruni" w:date="2022-03-25T14:35:00Z">
        <w:r w:rsidRPr="00385939" w:rsidDel="00A806A0">
          <w:rPr>
            <w:sz w:val="22"/>
            <w:highlight w:val="yellow"/>
            <w:rPrChange w:id="1071" w:author="Sai Praneetha Bhaskaruni" w:date="2022-03-24T09:35:00Z">
              <w:rPr>
                <w:sz w:val="22"/>
              </w:rPr>
            </w:rPrChange>
          </w:rPr>
          <w:delText>Stryker will provide the personal authentication credentials for the same.</w:delText>
        </w:r>
      </w:del>
    </w:p>
    <w:p w14:paraId="0681853C" w14:textId="1AE3FAA4" w:rsidR="00B45FA5" w:rsidRDefault="00C0474A" w:rsidP="00C0474A">
      <w:pPr>
        <w:pStyle w:val="Heading1"/>
        <w:rPr>
          <w:color w:val="FCC566"/>
          <w:sz w:val="40"/>
        </w:rPr>
      </w:pPr>
      <w:bookmarkStart w:id="1072" w:name="_Toc109674999"/>
      <w:r>
        <w:rPr>
          <w:i/>
          <w:sz w:val="22"/>
        </w:rPr>
        <w:t>Recommendation for customer (HDO)</w:t>
      </w:r>
      <w:r w:rsidRPr="00530651">
        <w:rPr>
          <w:i/>
          <w:sz w:val="22"/>
        </w:rPr>
        <w:t>:</w:t>
      </w:r>
      <w:r w:rsidRPr="00CA58F3">
        <w:rPr>
          <w:sz w:val="22"/>
        </w:rPr>
        <w:t xml:space="preserve"> </w:t>
      </w:r>
      <w:r w:rsidRPr="00C0474A">
        <w:rPr>
          <w:b w:val="0"/>
          <w:sz w:val="22"/>
        </w:rPr>
        <w:t>No user account management by customer</w:t>
      </w:r>
      <w:ins w:id="1073" w:author="Sai Praneetha Bhaskaruni" w:date="2022-03-24T09:35:00Z">
        <w:r w:rsidRPr="00C0474A">
          <w:rPr>
            <w:b w:val="0"/>
            <w:sz w:val="22"/>
          </w:rPr>
          <w:t xml:space="preserve"> (HDO)</w:t>
        </w:r>
      </w:ins>
      <w:r w:rsidRPr="00C0474A">
        <w:rPr>
          <w:b w:val="0"/>
          <w:sz w:val="22"/>
        </w:rPr>
        <w:t>. Stryker’s customer can access the Nurse Station web application using the credentials provided by Stryker.</w:t>
      </w:r>
      <w:bookmarkEnd w:id="1072"/>
    </w:p>
    <w:p w14:paraId="74168FD9" w14:textId="77777777" w:rsidR="00C0474A" w:rsidRDefault="00C0474A" w:rsidP="00882650">
      <w:pPr>
        <w:pStyle w:val="Heading1"/>
        <w:rPr>
          <w:color w:val="FCC566"/>
          <w:sz w:val="40"/>
        </w:rPr>
      </w:pPr>
    </w:p>
    <w:p w14:paraId="7C3A25FB" w14:textId="1FE0BAF4" w:rsidR="00323D05" w:rsidRPr="00180992" w:rsidRDefault="00323D05" w:rsidP="00323D05">
      <w:pPr>
        <w:pStyle w:val="Heading1"/>
      </w:pPr>
      <w:bookmarkStart w:id="1074" w:name="_Toc97177312"/>
      <w:bookmarkStart w:id="1075" w:name="_Toc109675000"/>
      <w:r>
        <w:rPr>
          <w:color w:val="FCC566"/>
          <w:sz w:val="40"/>
        </w:rPr>
        <w:t>16.2</w:t>
      </w:r>
      <w:r w:rsidRPr="00180992">
        <w:rPr>
          <w:color w:val="FFCC66"/>
          <w:sz w:val="40"/>
        </w:rPr>
        <w:t xml:space="preserve"> </w:t>
      </w:r>
      <w:r w:rsidRPr="00373223">
        <w:t>Cryptographic Protection &amp; Management</w:t>
      </w:r>
      <w:bookmarkEnd w:id="1074"/>
      <w:bookmarkEnd w:id="1075"/>
    </w:p>
    <w:p w14:paraId="5DCFFE20" w14:textId="77777777" w:rsidR="00323D05" w:rsidRPr="00C11DBF" w:rsidRDefault="00323D05" w:rsidP="00323D05">
      <w:pPr>
        <w:shd w:val="clear" w:color="auto" w:fill="E7E6E6" w:themeFill="background2"/>
        <w:spacing w:after="0"/>
        <w:ind w:left="118"/>
        <w:rPr>
          <w:b/>
          <w:sz w:val="22"/>
        </w:rPr>
      </w:pPr>
      <w:r w:rsidRPr="00C11DBF">
        <w:rPr>
          <w:b/>
          <w:sz w:val="22"/>
        </w:rPr>
        <w:t>SmartMedic Solution Component</w:t>
      </w:r>
      <w:ins w:id="1076" w:author="Sai Praneetha Bhaskaruni" w:date="2022-03-25T10:05:00Z">
        <w:r>
          <w:rPr>
            <w:b/>
            <w:sz w:val="22"/>
          </w:rPr>
          <w:t>s</w:t>
        </w:r>
      </w:ins>
      <w:r w:rsidRPr="00C11DBF">
        <w:rPr>
          <w:b/>
          <w:sz w:val="22"/>
        </w:rPr>
        <w:t>: Device</w:t>
      </w:r>
      <w:r>
        <w:rPr>
          <w:b/>
          <w:sz w:val="22"/>
        </w:rPr>
        <w:t xml:space="preserve">, Tablet and </w:t>
      </w:r>
      <w:r w:rsidRPr="00E846E8">
        <w:rPr>
          <w:b/>
          <w:sz w:val="22"/>
        </w:rPr>
        <w:t>Nurse Station Application</w:t>
      </w:r>
    </w:p>
    <w:p w14:paraId="0F54F9DB" w14:textId="77777777" w:rsidR="00323D05" w:rsidRDefault="00323D05">
      <w:pPr>
        <w:rPr>
          <w:sz w:val="22"/>
        </w:rPr>
        <w:pPrChange w:id="1077" w:author="Sai Praneetha Bhaskaruni" w:date="2022-03-25T15:27:00Z">
          <w:pPr>
            <w:spacing w:after="120"/>
            <w:ind w:left="129" w:hanging="14"/>
          </w:pPr>
        </w:pPrChange>
      </w:pPr>
      <w:r w:rsidRPr="00CA58F3">
        <w:rPr>
          <w:b/>
          <w:i/>
          <w:sz w:val="22"/>
        </w:rPr>
        <w:t>Existing Security Features:</w:t>
      </w:r>
      <w:r>
        <w:rPr>
          <w:i/>
          <w:sz w:val="22"/>
        </w:rPr>
        <w:t xml:space="preserve"> </w:t>
      </w:r>
      <w:ins w:id="1078" w:author="Sai Praneetha Bhaskaruni" w:date="2022-03-25T11:15:00Z">
        <w:r w:rsidRPr="00567DD4">
          <w:rPr>
            <w:sz w:val="22"/>
          </w:rPr>
          <w:t>Stryker owned SmartMedic components such as (SmartMedic device, tablet)</w:t>
        </w:r>
        <w:r w:rsidRPr="00567DD4">
          <w:rPr>
            <w:i/>
            <w:sz w:val="22"/>
          </w:rPr>
          <w:t xml:space="preserve"> </w:t>
        </w:r>
      </w:ins>
      <w:ins w:id="1079" w:author="Sai Praneetha Bhaskaruni" w:date="2022-03-25T11:14:00Z">
        <w:r w:rsidRPr="00567DD4">
          <w:rPr>
            <w:sz w:val="22"/>
            <w:rPrChange w:id="1080" w:author="Sai Praneetha Bhaskaruni" w:date="2022-03-25T11:31:00Z">
              <w:rPr/>
            </w:rPrChange>
          </w:rPr>
          <w:t xml:space="preserve">&amp; </w:t>
        </w:r>
      </w:ins>
      <w:ins w:id="1081" w:author="Sai Praneetha Bhaskaruni" w:date="2022-03-25T11:15:00Z">
        <w:r w:rsidRPr="00550E2F">
          <w:rPr>
            <w:sz w:val="22"/>
          </w:rPr>
          <w:t>HD</w:t>
        </w:r>
      </w:ins>
      <w:ins w:id="1082" w:author="Sai Praneetha Bhaskaruni" w:date="2022-03-25T11:16:00Z">
        <w:r w:rsidRPr="00167413">
          <w:rPr>
            <w:sz w:val="22"/>
          </w:rPr>
          <w:t xml:space="preserve">O </w:t>
        </w:r>
      </w:ins>
      <w:ins w:id="1083" w:author="Sai Praneetha Bhaskaruni" w:date="2022-03-25T11:14:00Z">
        <w:r w:rsidRPr="00167413">
          <w:rPr>
            <w:sz w:val="22"/>
          </w:rPr>
          <w:t xml:space="preserve">components </w:t>
        </w:r>
        <w:r w:rsidRPr="00567DD4">
          <w:rPr>
            <w:sz w:val="22"/>
            <w:rPrChange w:id="1084" w:author="Sai Praneetha Bhaskaruni" w:date="2022-03-25T11:31:00Z">
              <w:rPr/>
            </w:rPrChange>
          </w:rPr>
          <w:t>(</w:t>
        </w:r>
      </w:ins>
      <w:ins w:id="1085" w:author="Sai Praneetha Bhaskaruni" w:date="2022-03-25T11:16:00Z">
        <w:r w:rsidRPr="00550E2F">
          <w:rPr>
            <w:sz w:val="22"/>
          </w:rPr>
          <w:t>NSA system</w:t>
        </w:r>
      </w:ins>
      <w:ins w:id="1086" w:author="Sai Praneetha Bhaskaruni" w:date="2022-03-25T11:14:00Z">
        <w:r w:rsidRPr="00567DD4">
          <w:rPr>
            <w:sz w:val="22"/>
            <w:rPrChange w:id="1087" w:author="Sai Praneetha Bhaskaruni" w:date="2022-03-25T11:31:00Z">
              <w:rPr/>
            </w:rPrChange>
          </w:rPr>
          <w:t xml:space="preserve">, Wi-Fi Access Point) employ cryptographic </w:t>
        </w:r>
      </w:ins>
      <w:ins w:id="1088" w:author="Sai Praneetha Bhaskaruni" w:date="2022-03-25T11:18:00Z">
        <w:r w:rsidRPr="00550E2F">
          <w:rPr>
            <w:sz w:val="22"/>
          </w:rPr>
          <w:t>protection</w:t>
        </w:r>
      </w:ins>
      <w:ins w:id="1089" w:author="Sai Praneetha Bhaskaruni" w:date="2022-03-25T11:14:00Z">
        <w:r w:rsidRPr="00567DD4">
          <w:rPr>
            <w:sz w:val="22"/>
            <w:rPrChange w:id="1090" w:author="Sai Praneetha Bhaskaruni" w:date="2022-03-25T11:31:00Z">
              <w:rPr/>
            </w:rPrChange>
          </w:rPr>
          <w:t xml:space="preserve">. </w:t>
        </w:r>
      </w:ins>
      <w:ins w:id="1091" w:author="Sai Praneetha Bhaskaruni" w:date="2022-03-25T11:36:00Z">
        <w:r>
          <w:rPr>
            <w:sz w:val="22"/>
          </w:rPr>
          <w:t>S</w:t>
        </w:r>
      </w:ins>
      <w:ins w:id="1092" w:author="Sai Praneetha Bhaskaruni" w:date="2022-03-25T11:17:00Z">
        <w:r w:rsidRPr="00567DD4">
          <w:rPr>
            <w:sz w:val="22"/>
            <w:rPrChange w:id="1093" w:author="Sai Praneetha Bhaskaruni" w:date="2022-03-25T11:31:00Z">
              <w:rPr/>
            </w:rPrChange>
          </w:rPr>
          <w:t>mart</w:t>
        </w:r>
      </w:ins>
      <w:r>
        <w:rPr>
          <w:sz w:val="22"/>
        </w:rPr>
        <w:t>M</w:t>
      </w:r>
      <w:ins w:id="1094" w:author="Sai Praneetha Bhaskaruni" w:date="2022-03-25T11:17:00Z">
        <w:r w:rsidRPr="00567DD4">
          <w:rPr>
            <w:sz w:val="22"/>
            <w:rPrChange w:id="1095" w:author="Sai Praneetha Bhaskaruni" w:date="2022-03-25T11:31:00Z">
              <w:rPr/>
            </w:rPrChange>
          </w:rPr>
          <w:t>edic device &amp; tablet</w:t>
        </w:r>
      </w:ins>
      <w:ins w:id="1096" w:author="Sai Praneetha Bhaskaruni" w:date="2022-03-25T11:21:00Z">
        <w:r w:rsidRPr="00550E2F">
          <w:rPr>
            <w:sz w:val="22"/>
          </w:rPr>
          <w:t xml:space="preserve"> are desig</w:t>
        </w:r>
      </w:ins>
      <w:ins w:id="1097" w:author="Sai Praneetha Bhaskaruni" w:date="2022-03-25T11:37:00Z">
        <w:r>
          <w:rPr>
            <w:sz w:val="22"/>
          </w:rPr>
          <w:t>ned</w:t>
        </w:r>
      </w:ins>
      <w:ins w:id="1098" w:author="Sai Praneetha Bhaskaruni" w:date="2022-03-25T11:21:00Z">
        <w:r w:rsidRPr="00550E2F">
          <w:rPr>
            <w:sz w:val="22"/>
          </w:rPr>
          <w:t xml:space="preserve"> such that </w:t>
        </w:r>
      </w:ins>
      <w:ins w:id="1099" w:author="Sai Praneetha Bhaskaruni" w:date="2022-03-25T14:41:00Z">
        <w:r>
          <w:rPr>
            <w:sz w:val="22"/>
          </w:rPr>
          <w:t>S</w:t>
        </w:r>
      </w:ins>
      <w:ins w:id="1100" w:author="Sai Praneetha Bhaskaruni" w:date="2022-03-25T11:22:00Z">
        <w:r w:rsidRPr="00550E2F">
          <w:rPr>
            <w:sz w:val="22"/>
          </w:rPr>
          <w:t>tr</w:t>
        </w:r>
      </w:ins>
      <w:ins w:id="1101" w:author="Sai Praneetha Bhaskaruni" w:date="2022-03-25T11:21:00Z">
        <w:r w:rsidRPr="00167413">
          <w:rPr>
            <w:sz w:val="22"/>
          </w:rPr>
          <w:t>yk</w:t>
        </w:r>
      </w:ins>
      <w:ins w:id="1102" w:author="Sai Praneetha Bhaskaruni" w:date="2022-03-25T11:22:00Z">
        <w:r w:rsidRPr="00167413">
          <w:rPr>
            <w:sz w:val="22"/>
          </w:rPr>
          <w:t>er</w:t>
        </w:r>
      </w:ins>
      <w:ins w:id="1103" w:author="Sai Praneetha Bhaskaruni" w:date="2022-03-25T11:21:00Z">
        <w:r w:rsidRPr="00167413">
          <w:rPr>
            <w:sz w:val="22"/>
          </w:rPr>
          <w:t xml:space="preserve"> made/auth</w:t>
        </w:r>
      </w:ins>
      <w:ins w:id="1104" w:author="Sai Praneetha Bhaskaruni" w:date="2022-03-25T11:22:00Z">
        <w:r w:rsidRPr="00164113">
          <w:rPr>
            <w:sz w:val="22"/>
          </w:rPr>
          <w:t>enticated (HDO)</w:t>
        </w:r>
      </w:ins>
      <w:ins w:id="1105" w:author="Sai Praneetha Bhaskaruni" w:date="2022-03-25T11:21:00Z">
        <w:r w:rsidRPr="006249E5">
          <w:rPr>
            <w:sz w:val="22"/>
          </w:rPr>
          <w:t xml:space="preserve"> can </w:t>
        </w:r>
      </w:ins>
      <w:ins w:id="1106" w:author="Sai Praneetha Bhaskaruni" w:date="2022-03-25T11:37:00Z">
        <w:r>
          <w:rPr>
            <w:sz w:val="22"/>
          </w:rPr>
          <w:t xml:space="preserve">only </w:t>
        </w:r>
      </w:ins>
      <w:ins w:id="1107" w:author="Sai Praneetha Bhaskaruni" w:date="2022-03-25T11:21:00Z">
        <w:r w:rsidRPr="00550E2F">
          <w:rPr>
            <w:sz w:val="22"/>
          </w:rPr>
          <w:t xml:space="preserve">establish communication </w:t>
        </w:r>
      </w:ins>
      <w:ins w:id="1108" w:author="Sai Praneetha Bhaskaruni" w:date="2022-03-25T11:37:00Z">
        <w:r>
          <w:rPr>
            <w:sz w:val="22"/>
          </w:rPr>
          <w:t>with</w:t>
        </w:r>
      </w:ins>
      <w:ins w:id="1109" w:author="Sai Praneetha Bhaskaruni" w:date="2022-03-25T11:22:00Z">
        <w:r w:rsidRPr="00550E2F">
          <w:rPr>
            <w:sz w:val="22"/>
          </w:rPr>
          <w:t xml:space="preserve"> them</w:t>
        </w:r>
      </w:ins>
      <w:ins w:id="1110" w:author="Sai Praneetha Bhaskaruni" w:date="2022-03-25T11:17:00Z">
        <w:r w:rsidRPr="00167413">
          <w:rPr>
            <w:sz w:val="22"/>
          </w:rPr>
          <w:t xml:space="preserve">. </w:t>
        </w:r>
      </w:ins>
      <w:ins w:id="1111" w:author="Sai Praneetha Bhaskaruni" w:date="2022-03-25T11:23:00Z">
        <w:r w:rsidRPr="00167413">
          <w:rPr>
            <w:sz w:val="22"/>
          </w:rPr>
          <w:t>S</w:t>
        </w:r>
      </w:ins>
      <w:ins w:id="1112" w:author="Sai Praneetha Bhaskaruni" w:date="2022-03-25T11:22:00Z">
        <w:r w:rsidRPr="00567DD4">
          <w:rPr>
            <w:sz w:val="22"/>
            <w:rPrChange w:id="1113" w:author="Sai Praneetha Bhaskaruni" w:date="2022-03-25T11:31:00Z">
              <w:rPr/>
            </w:rPrChange>
          </w:rPr>
          <w:t xml:space="preserve">ensitive data, such as crypto </w:t>
        </w:r>
      </w:ins>
      <w:ins w:id="1114" w:author="Sai Praneetha Bhaskaruni" w:date="2022-03-25T11:23:00Z">
        <w:r w:rsidRPr="00550E2F">
          <w:rPr>
            <w:sz w:val="22"/>
          </w:rPr>
          <w:t>elements</w:t>
        </w:r>
      </w:ins>
      <w:ins w:id="1115" w:author="Sai Praneetha Bhaskaruni" w:date="2022-03-25T11:22:00Z">
        <w:r w:rsidRPr="00567DD4">
          <w:rPr>
            <w:sz w:val="22"/>
            <w:rPrChange w:id="1116" w:author="Sai Praneetha Bhaskaruni" w:date="2022-03-25T11:31:00Z">
              <w:rPr/>
            </w:rPrChange>
          </w:rPr>
          <w:t xml:space="preserve"> (keys, tokens, certificates)</w:t>
        </w:r>
      </w:ins>
      <w:ins w:id="1117" w:author="Sai Praneetha Bhaskaruni" w:date="2022-03-25T11:24:00Z">
        <w:r w:rsidRPr="00550E2F">
          <w:rPr>
            <w:sz w:val="22"/>
          </w:rPr>
          <w:t xml:space="preserve"> are secured with cryptographic protection.</w:t>
        </w:r>
      </w:ins>
      <w:ins w:id="1118" w:author="Sai Praneetha Bhaskaruni" w:date="2022-03-25T11:31:00Z">
        <w:r w:rsidRPr="00167413">
          <w:rPr>
            <w:sz w:val="22"/>
          </w:rPr>
          <w:t xml:space="preserve"> </w:t>
        </w:r>
        <w:r w:rsidRPr="00567DD4">
          <w:rPr>
            <w:sz w:val="22"/>
            <w:rPrChange w:id="1119" w:author="Sai Praneetha Bhaskaruni" w:date="2022-03-25T11:31:00Z">
              <w:rPr/>
            </w:rPrChange>
          </w:rPr>
          <w:t xml:space="preserve">HDO </w:t>
        </w:r>
      </w:ins>
      <w:ins w:id="1120" w:author="Sai Praneetha Bhaskaruni" w:date="2022-03-25T14:41:00Z">
        <w:r w:rsidRPr="00567DD4">
          <w:rPr>
            <w:sz w:val="22"/>
          </w:rPr>
          <w:t>Wi-Fi</w:t>
        </w:r>
      </w:ins>
      <w:ins w:id="1121" w:author="Sai Praneetha Bhaskaruni" w:date="2022-03-25T11:31:00Z">
        <w:r w:rsidRPr="00567DD4">
          <w:rPr>
            <w:sz w:val="22"/>
            <w:rPrChange w:id="1122" w:author="Sai Praneetha Bhaskaruni" w:date="2022-03-25T11:31:00Z">
              <w:rPr/>
            </w:rPrChange>
          </w:rPr>
          <w:t xml:space="preserve"> access point, used in secure communication channel protected along with </w:t>
        </w:r>
      </w:ins>
      <w:ins w:id="1123" w:author="Sai Praneetha Bhaskaruni" w:date="2022-03-25T11:40:00Z">
        <w:r>
          <w:rPr>
            <w:sz w:val="22"/>
          </w:rPr>
          <w:t xml:space="preserve">secured </w:t>
        </w:r>
      </w:ins>
      <w:ins w:id="1124" w:author="Sai Praneetha Bhaskaruni" w:date="2022-03-25T11:31:00Z">
        <w:r w:rsidRPr="00567DD4">
          <w:rPr>
            <w:sz w:val="22"/>
            <w:rPrChange w:id="1125" w:author="Sai Praneetha Bhaskaruni" w:date="2022-03-25T11:31:00Z">
              <w:rPr/>
            </w:rPrChange>
          </w:rPr>
          <w:t xml:space="preserve">authentication credentials. Hence, </w:t>
        </w:r>
        <w:r w:rsidRPr="00567DD4">
          <w:rPr>
            <w:sz w:val="22"/>
          </w:rPr>
          <w:t xml:space="preserve">communication between the SmartMedic solution’s component i.e., the Device &amp; Tablet, the Tablet &amp; </w:t>
        </w:r>
        <w:r w:rsidRPr="005E6EAE">
          <w:rPr>
            <w:sz w:val="22"/>
            <w:rPrChange w:id="1126" w:author="Sai Praneetha Bhaskaruni" w:date="2022-03-25T11:35:00Z">
              <w:rPr>
                <w:sz w:val="22"/>
                <w:highlight w:val="yellow"/>
              </w:rPr>
            </w:rPrChange>
          </w:rPr>
          <w:t>S</w:t>
        </w:r>
        <w:r w:rsidRPr="005E6EAE">
          <w:rPr>
            <w:sz w:val="22"/>
            <w:rPrChange w:id="1127" w:author="Sai Praneetha Bhaskaruni" w:date="2022-03-25T11:35:00Z">
              <w:rPr>
                <w:highlight w:val="yellow"/>
              </w:rPr>
            </w:rPrChange>
          </w:rPr>
          <w:t>tryker</w:t>
        </w:r>
        <w:r w:rsidRPr="005E6EAE">
          <w:rPr>
            <w:sz w:val="22"/>
            <w:rPrChange w:id="1128" w:author="Sai Praneetha Bhaskaruni" w:date="2022-03-25T11:35:00Z">
              <w:rPr>
                <w:sz w:val="22"/>
                <w:highlight w:val="yellow"/>
              </w:rPr>
            </w:rPrChange>
          </w:rPr>
          <w:t xml:space="preserve"> Cloud</w:t>
        </w:r>
        <w:r w:rsidRPr="00567DD4">
          <w:rPr>
            <w:sz w:val="22"/>
          </w:rPr>
          <w:t xml:space="preserve">, </w:t>
        </w:r>
        <w:r w:rsidRPr="005E6EAE">
          <w:rPr>
            <w:sz w:val="22"/>
            <w:rPrChange w:id="1129" w:author="Sai Praneetha Bhaskaruni" w:date="2022-03-25T11:35:00Z">
              <w:rPr>
                <w:sz w:val="22"/>
                <w:highlight w:val="yellow"/>
              </w:rPr>
            </w:rPrChange>
          </w:rPr>
          <w:t>S</w:t>
        </w:r>
        <w:r w:rsidRPr="005E6EAE">
          <w:rPr>
            <w:sz w:val="22"/>
            <w:rPrChange w:id="1130" w:author="Sai Praneetha Bhaskaruni" w:date="2022-03-25T11:35:00Z">
              <w:rPr>
                <w:highlight w:val="yellow"/>
              </w:rPr>
            </w:rPrChange>
          </w:rPr>
          <w:t>tryker</w:t>
        </w:r>
        <w:r w:rsidRPr="005E6EAE">
          <w:rPr>
            <w:sz w:val="22"/>
            <w:rPrChange w:id="1131" w:author="Sai Praneetha Bhaskaruni" w:date="2022-03-25T11:35:00Z">
              <w:rPr>
                <w:sz w:val="22"/>
                <w:highlight w:val="yellow"/>
              </w:rPr>
            </w:rPrChange>
          </w:rPr>
          <w:t xml:space="preserve"> Cloud </w:t>
        </w:r>
        <w:r w:rsidRPr="00567DD4">
          <w:rPr>
            <w:sz w:val="22"/>
          </w:rPr>
          <w:t>&amp; the Nurse Station Application</w:t>
        </w:r>
        <w:r w:rsidRPr="00567DD4">
          <w:rPr>
            <w:sz w:val="22"/>
            <w:rPrChange w:id="1132" w:author="Sai Praneetha Bhaskaruni" w:date="2022-03-25T11:31:00Z">
              <w:rPr/>
            </w:rPrChange>
          </w:rPr>
          <w:t xml:space="preserve"> can be cryptographically protected.</w:t>
        </w:r>
      </w:ins>
      <w:del w:id="1133" w:author="Sai Praneetha Bhaskaruni" w:date="2022-03-25T11:13:00Z">
        <w:r w:rsidRPr="00E36D00" w:rsidDel="004579A7">
          <w:rPr>
            <w:sz w:val="22"/>
          </w:rPr>
          <w:delText xml:space="preserve">The data at rest </w:delText>
        </w:r>
        <w:r w:rsidDel="004579A7">
          <w:rPr>
            <w:sz w:val="22"/>
          </w:rPr>
          <w:delText xml:space="preserve">is </w:delText>
        </w:r>
        <w:r w:rsidRPr="00E36D00" w:rsidDel="004579A7">
          <w:rPr>
            <w:sz w:val="22"/>
          </w:rPr>
          <w:delText xml:space="preserve">encrypted using a strong encryption mechanism implemented within the SmartMedic solution, which safeguards the sensitive medical data from </w:delText>
        </w:r>
        <w:r w:rsidRPr="00425B12" w:rsidDel="004579A7">
          <w:rPr>
            <w:sz w:val="22"/>
            <w:highlight w:val="yellow"/>
            <w:rPrChange w:id="1134" w:author="Sai Praneetha Bhaskaruni" w:date="2022-03-25T10:06:00Z">
              <w:rPr>
                <w:sz w:val="22"/>
              </w:rPr>
            </w:rPrChange>
          </w:rPr>
          <w:delText>prying eyes</w:delText>
        </w:r>
        <w:r w:rsidRPr="00E36D00" w:rsidDel="004579A7">
          <w:rPr>
            <w:sz w:val="22"/>
          </w:rPr>
          <w:delText xml:space="preserve">. The ability of the device to ensure unauthorized access does not compromise the integrity and confidentiality of sensitive information stored on the device. SmartMedic solution will handle data integrity checking mechanisms of stored health data. </w:delText>
        </w:r>
        <w:r w:rsidDel="004579A7">
          <w:rPr>
            <w:sz w:val="22"/>
          </w:rPr>
          <w:delText>The c</w:delText>
        </w:r>
        <w:r w:rsidRPr="00E36D00" w:rsidDel="004579A7">
          <w:rPr>
            <w:sz w:val="22"/>
          </w:rPr>
          <w:delText>ustomer only need</w:delText>
        </w:r>
        <w:r w:rsidDel="004579A7">
          <w:rPr>
            <w:sz w:val="22"/>
          </w:rPr>
          <w:delText>s</w:delText>
        </w:r>
        <w:r w:rsidRPr="00E36D00" w:rsidDel="004579A7">
          <w:rPr>
            <w:sz w:val="22"/>
          </w:rPr>
          <w:delText xml:space="preserve"> to provide the secure encrypted channel for the communication between the SmartMedic solu</w:delText>
        </w:r>
        <w:r w:rsidDel="004579A7">
          <w:rPr>
            <w:sz w:val="22"/>
          </w:rPr>
          <w:delText>tion’s component i.e., the Device &amp;</w:delText>
        </w:r>
        <w:r w:rsidRPr="00E36D00" w:rsidDel="004579A7">
          <w:rPr>
            <w:sz w:val="22"/>
          </w:rPr>
          <w:delText xml:space="preserve"> </w:delText>
        </w:r>
        <w:r w:rsidDel="004579A7">
          <w:rPr>
            <w:sz w:val="22"/>
          </w:rPr>
          <w:delText>Tablet, the Tablet &amp;</w:delText>
        </w:r>
        <w:r w:rsidRPr="0024252A" w:rsidDel="004579A7">
          <w:rPr>
            <w:sz w:val="22"/>
          </w:rPr>
          <w:delText xml:space="preserve"> </w:delText>
        </w:r>
        <w:r w:rsidRPr="000034DA" w:rsidDel="004579A7">
          <w:rPr>
            <w:sz w:val="22"/>
            <w:highlight w:val="yellow"/>
            <w:rPrChange w:id="1135" w:author="Sai Praneetha Bhaskaruni" w:date="2022-03-25T10:08:00Z">
              <w:rPr>
                <w:sz w:val="22"/>
              </w:rPr>
            </w:rPrChange>
          </w:rPr>
          <w:delText>SmartMedic Cloud Application</w:delText>
        </w:r>
        <w:r w:rsidDel="004579A7">
          <w:rPr>
            <w:sz w:val="22"/>
          </w:rPr>
          <w:delText xml:space="preserve">, </w:delText>
        </w:r>
        <w:r w:rsidRPr="000034DA" w:rsidDel="004579A7">
          <w:rPr>
            <w:sz w:val="22"/>
            <w:highlight w:val="yellow"/>
            <w:rPrChange w:id="1136" w:author="Sai Praneetha Bhaskaruni" w:date="2022-03-25T10:08:00Z">
              <w:rPr>
                <w:sz w:val="22"/>
              </w:rPr>
            </w:rPrChange>
          </w:rPr>
          <w:delText>SmartMedic Cloud Application</w:delText>
        </w:r>
        <w:r w:rsidDel="004579A7">
          <w:rPr>
            <w:sz w:val="22"/>
          </w:rPr>
          <w:delText xml:space="preserve"> </w:delText>
        </w:r>
      </w:del>
      <w:del w:id="1137" w:author="Sai Praneetha Bhaskaruni" w:date="2022-03-25T10:08:00Z">
        <w:r w:rsidDel="000034DA">
          <w:rPr>
            <w:sz w:val="22"/>
          </w:rPr>
          <w:delText>and</w:delText>
        </w:r>
      </w:del>
      <w:del w:id="1138" w:author="Sai Praneetha Bhaskaruni" w:date="2022-03-25T11:13:00Z">
        <w:r w:rsidDel="004579A7">
          <w:rPr>
            <w:sz w:val="22"/>
          </w:rPr>
          <w:delText xml:space="preserve"> the Nurse Station Application</w:delText>
        </w:r>
        <w:r w:rsidRPr="009D28D9" w:rsidDel="004579A7">
          <w:rPr>
            <w:sz w:val="22"/>
          </w:rPr>
          <w:delText>.</w:delText>
        </w:r>
      </w:del>
    </w:p>
    <w:p w14:paraId="4A01ED12" w14:textId="77777777" w:rsidR="00323D05" w:rsidRDefault="00323D05" w:rsidP="00323D05">
      <w:pPr>
        <w:spacing w:after="120"/>
        <w:ind w:left="129" w:hanging="14"/>
        <w:rPr>
          <w:ins w:id="1139" w:author="Sai Praneetha Bhaskaruni" w:date="2022-03-25T11:32:00Z"/>
          <w:sz w:val="22"/>
        </w:rPr>
      </w:pPr>
      <w:r w:rsidRPr="00CA58F3">
        <w:rPr>
          <w:b/>
          <w:i/>
          <w:sz w:val="22"/>
        </w:rPr>
        <w:t>Recommended for the Stryker’s customers:</w:t>
      </w:r>
      <w:r w:rsidRPr="00CA58F3">
        <w:t xml:space="preserve"> </w:t>
      </w:r>
    </w:p>
    <w:p w14:paraId="46F0B351" w14:textId="77777777" w:rsidR="00323D05" w:rsidRDefault="00323D05">
      <w:pPr>
        <w:spacing w:after="120"/>
        <w:ind w:left="113" w:firstLine="0"/>
        <w:rPr>
          <w:ins w:id="1140" w:author="Sai Praneetha Bhaskaruni" w:date="2022-03-25T11:33:00Z"/>
          <w:sz w:val="22"/>
        </w:rPr>
        <w:pPrChange w:id="1141" w:author="Sai Praneetha Bhaskaruni" w:date="2022-03-25T11:34:00Z">
          <w:pPr>
            <w:spacing w:after="120"/>
            <w:ind w:left="129" w:hanging="14"/>
          </w:pPr>
        </w:pPrChange>
      </w:pPr>
      <w:del w:id="1142" w:author="Sai Praneetha Bhaskaruni" w:date="2022-03-25T11:32:00Z">
        <w:r w:rsidRPr="00E53596" w:rsidDel="00E53596">
          <w:rPr>
            <w:sz w:val="22"/>
          </w:rPr>
          <w:delText>The customer is not allowed to access SmartMedic Device and Tablet component</w:delText>
        </w:r>
        <w:r w:rsidRPr="00E53596" w:rsidDel="00E53596">
          <w:rPr>
            <w:i/>
            <w:sz w:val="22"/>
          </w:rPr>
          <w:delText>.</w:delText>
        </w:r>
        <w:r w:rsidDel="00E53596">
          <w:rPr>
            <w:sz w:val="22"/>
          </w:rPr>
          <w:delText xml:space="preserve"> </w:delText>
        </w:r>
      </w:del>
      <w:r w:rsidRPr="00373223">
        <w:rPr>
          <w:sz w:val="22"/>
        </w:rPr>
        <w:t xml:space="preserve">All </w:t>
      </w:r>
      <w:ins w:id="1143" w:author="Sai Praneetha Bhaskaruni" w:date="2022-03-25T11:34:00Z">
        <w:r>
          <w:rPr>
            <w:sz w:val="22"/>
          </w:rPr>
          <w:t xml:space="preserve">HDO </w:t>
        </w:r>
      </w:ins>
      <w:r w:rsidRPr="00373223">
        <w:rPr>
          <w:sz w:val="22"/>
        </w:rPr>
        <w:t xml:space="preserve">network connections </w:t>
      </w:r>
      <w:del w:id="1144" w:author="Sai Praneetha Bhaskaruni" w:date="2022-03-25T11:34:00Z">
        <w:r w:rsidDel="006265EF">
          <w:rPr>
            <w:sz w:val="22"/>
          </w:rPr>
          <w:delText xml:space="preserve">are </w:delText>
        </w:r>
      </w:del>
      <w:ins w:id="1145" w:author="Sai Praneetha Bhaskaruni" w:date="2022-03-25T11:34:00Z">
        <w:r>
          <w:rPr>
            <w:sz w:val="22"/>
          </w:rPr>
          <w:t xml:space="preserve">should be </w:t>
        </w:r>
      </w:ins>
      <w:r w:rsidRPr="00373223">
        <w:rPr>
          <w:sz w:val="22"/>
        </w:rPr>
        <w:t>considered in determining appropriate</w:t>
      </w:r>
      <w:r>
        <w:rPr>
          <w:sz w:val="22"/>
        </w:rPr>
        <w:t xml:space="preserve"> security controls. The HDO</w:t>
      </w:r>
      <w:r w:rsidRPr="00373223">
        <w:rPr>
          <w:sz w:val="22"/>
        </w:rPr>
        <w:t xml:space="preserve"> </w:t>
      </w:r>
      <w:del w:id="1146" w:author="Sai Praneetha Bhaskaruni" w:date="2022-03-25T11:33:00Z">
        <w:r w:rsidRPr="00373223" w:rsidDel="006265EF">
          <w:rPr>
            <w:sz w:val="22"/>
          </w:rPr>
          <w:delText xml:space="preserve">will </w:delText>
        </w:r>
      </w:del>
      <w:ins w:id="1147" w:author="Sai Praneetha Bhaskaruni" w:date="2022-03-25T11:33:00Z">
        <w:r>
          <w:rPr>
            <w:sz w:val="22"/>
          </w:rPr>
          <w:t>has to</w:t>
        </w:r>
        <w:r w:rsidRPr="00373223">
          <w:rPr>
            <w:sz w:val="22"/>
          </w:rPr>
          <w:t xml:space="preserve"> </w:t>
        </w:r>
      </w:ins>
      <w:r w:rsidRPr="00373223">
        <w:rPr>
          <w:sz w:val="22"/>
        </w:rPr>
        <w:t>provide the secure encrypted channel such as wireless connection like Wi-Fi (consider authentication protocols supported, such as WPA2 EAP-TLS) for the communication between the SmartMedic solution’s components i.e.</w:t>
      </w:r>
      <w:ins w:id="1148" w:author="Sai Praneetha Bhaskaruni" w:date="2022-03-25T10:15:00Z">
        <w:r>
          <w:rPr>
            <w:sz w:val="22"/>
          </w:rPr>
          <w:t>,</w:t>
        </w:r>
      </w:ins>
      <w:r w:rsidRPr="00373223">
        <w:rPr>
          <w:sz w:val="22"/>
        </w:rPr>
        <w:t xml:space="preserve"> the </w:t>
      </w:r>
      <w:ins w:id="1149" w:author="Sai Praneetha Bhaskaruni" w:date="2022-03-25T10:15:00Z">
        <w:r>
          <w:rPr>
            <w:sz w:val="22"/>
          </w:rPr>
          <w:t>t</w:t>
        </w:r>
      </w:ins>
      <w:r w:rsidRPr="00373223">
        <w:rPr>
          <w:sz w:val="22"/>
        </w:rPr>
        <w:t>ablet and Stryker cloud</w:t>
      </w:r>
      <w:ins w:id="1150" w:author="Sai Praneetha Bhaskaruni" w:date="2022-03-25T11:35:00Z">
        <w:r>
          <w:rPr>
            <w:sz w:val="22"/>
          </w:rPr>
          <w:t>.</w:t>
        </w:r>
      </w:ins>
    </w:p>
    <w:p w14:paraId="1B1BF3DC" w14:textId="77777777" w:rsidR="00323D05" w:rsidRDefault="00323D05" w:rsidP="00323D05">
      <w:pPr>
        <w:spacing w:after="120"/>
        <w:ind w:left="129" w:hanging="14"/>
      </w:pPr>
      <w:ins w:id="1151" w:author="Sai Praneetha Bhaskaruni" w:date="2022-03-25T11:33:00Z">
        <w:r w:rsidRPr="008D391F">
          <w:rPr>
            <w:sz w:val="22"/>
            <w:szCs w:val="24"/>
          </w:rPr>
          <w:t xml:space="preserve">Any information regarding </w:t>
        </w:r>
        <w:r>
          <w:rPr>
            <w:sz w:val="22"/>
            <w:szCs w:val="24"/>
          </w:rPr>
          <w:t xml:space="preserve">cryptographic protection </w:t>
        </w:r>
        <w:r w:rsidRPr="008D391F">
          <w:rPr>
            <w:sz w:val="22"/>
            <w:szCs w:val="24"/>
          </w:rPr>
          <w:t>can be requested from Stryker.</w:t>
        </w:r>
        <w:r>
          <w:t xml:space="preserve"> </w:t>
        </w:r>
      </w:ins>
    </w:p>
    <w:p w14:paraId="30E92B98" w14:textId="77777777" w:rsidR="00323D05" w:rsidRDefault="00323D05" w:rsidP="00882650">
      <w:pPr>
        <w:pStyle w:val="Heading1"/>
        <w:rPr>
          <w:color w:val="FCC566"/>
          <w:sz w:val="40"/>
        </w:rPr>
      </w:pPr>
    </w:p>
    <w:p w14:paraId="6C5CFC6F" w14:textId="3E5F35B5" w:rsidR="00882650" w:rsidRPr="00180992" w:rsidRDefault="00FD77F7" w:rsidP="00882650">
      <w:pPr>
        <w:pStyle w:val="Heading1"/>
      </w:pPr>
      <w:bookmarkStart w:id="1152" w:name="_Toc109675001"/>
      <w:r>
        <w:rPr>
          <w:color w:val="FCC566"/>
          <w:sz w:val="40"/>
        </w:rPr>
        <w:t>1</w:t>
      </w:r>
      <w:r w:rsidR="00882650">
        <w:rPr>
          <w:color w:val="FCC566"/>
          <w:sz w:val="40"/>
        </w:rPr>
        <w:t>7</w:t>
      </w:r>
      <w:r w:rsidR="00882650" w:rsidRPr="00180992">
        <w:rPr>
          <w:color w:val="FFCC66"/>
          <w:sz w:val="40"/>
        </w:rPr>
        <w:t xml:space="preserve"> </w:t>
      </w:r>
      <w:r w:rsidR="00DB3867" w:rsidRPr="001A0B74">
        <w:t>PHYSICAL LOCKS</w:t>
      </w:r>
      <w:bookmarkEnd w:id="931"/>
      <w:bookmarkEnd w:id="1152"/>
    </w:p>
    <w:p w14:paraId="37CC8B1B" w14:textId="420DA909" w:rsidR="005A6592" w:rsidRPr="00331AFC" w:rsidRDefault="00882650" w:rsidP="00C72ABB">
      <w:pPr>
        <w:pStyle w:val="Heading1"/>
        <w:rPr>
          <w:b w:val="0"/>
          <w:sz w:val="22"/>
        </w:rPr>
      </w:pPr>
      <w:bookmarkStart w:id="1153" w:name="_Toc109675002"/>
      <w:r>
        <w:rPr>
          <w:i/>
          <w:sz w:val="22"/>
        </w:rPr>
        <w:t>Recommendation for customer (HDO)</w:t>
      </w:r>
      <w:r w:rsidRPr="00530651">
        <w:rPr>
          <w:i/>
          <w:sz w:val="22"/>
        </w:rPr>
        <w:t>:</w:t>
      </w:r>
      <w:r w:rsidRPr="00CA58F3">
        <w:rPr>
          <w:sz w:val="22"/>
        </w:rPr>
        <w:t xml:space="preserve"> </w:t>
      </w:r>
      <w:r w:rsidRPr="00331AFC">
        <w:rPr>
          <w:b w:val="0"/>
          <w:sz w:val="22"/>
        </w:rPr>
        <w:t xml:space="preserve">The Tablet is placed inside an enclosure. Access to the Tablet is only provided to Stryker Service Personnel. The management of physical security aspects of the HDO's IT system, networks and other configuration items is a key responsibility of the HDO's </w:t>
      </w:r>
      <w:del w:id="1154" w:author="Sai Praneetha Bhaskaruni" w:date="2022-03-24T17:30:00Z">
        <w:r w:rsidRPr="00331AFC" w:rsidDel="00D35D93">
          <w:rPr>
            <w:b w:val="0"/>
            <w:sz w:val="22"/>
          </w:rPr>
          <w:delText xml:space="preserve"> </w:delText>
        </w:r>
      </w:del>
      <w:r w:rsidRPr="00331AFC">
        <w:rPr>
          <w:b w:val="0"/>
          <w:sz w:val="22"/>
        </w:rPr>
        <w:t>IT network management.</w:t>
      </w:r>
      <w:bookmarkEnd w:id="1153"/>
    </w:p>
    <w:p w14:paraId="473ADD12" w14:textId="77777777" w:rsidR="00584CD9" w:rsidRDefault="00584CD9" w:rsidP="00960CBE">
      <w:pPr>
        <w:pStyle w:val="Heading1"/>
        <w:rPr>
          <w:color w:val="FCC566"/>
          <w:sz w:val="40"/>
        </w:rPr>
      </w:pPr>
    </w:p>
    <w:p w14:paraId="71F45A98" w14:textId="4CB3C90B" w:rsidR="00584CD9" w:rsidRPr="00180992" w:rsidRDefault="00FB429D" w:rsidP="00584CD9">
      <w:pPr>
        <w:pStyle w:val="Heading1"/>
      </w:pPr>
      <w:bookmarkStart w:id="1155" w:name="_Toc109675003"/>
      <w:r>
        <w:rPr>
          <w:color w:val="FCC566"/>
          <w:sz w:val="40"/>
        </w:rPr>
        <w:t>18</w:t>
      </w:r>
      <w:r w:rsidR="00584CD9" w:rsidRPr="00180992">
        <w:rPr>
          <w:color w:val="FFCC66"/>
          <w:sz w:val="40"/>
        </w:rPr>
        <w:t xml:space="preserve"> </w:t>
      </w:r>
      <w:r w:rsidR="00584CD9" w:rsidRPr="00672B7E">
        <w:t>Roadmap for Third Party Components in Device Life Cycle</w:t>
      </w:r>
      <w:bookmarkEnd w:id="1155"/>
    </w:p>
    <w:p w14:paraId="46446F4E" w14:textId="77777777" w:rsidR="00584CD9" w:rsidRPr="00C11DBF" w:rsidRDefault="00584CD9" w:rsidP="00584CD9">
      <w:pPr>
        <w:shd w:val="clear" w:color="auto" w:fill="E7E6E6" w:themeFill="background2"/>
        <w:spacing w:after="0"/>
        <w:ind w:left="118"/>
        <w:rPr>
          <w:b/>
          <w:sz w:val="22"/>
        </w:rPr>
      </w:pPr>
      <w:r w:rsidRPr="00C11DBF">
        <w:rPr>
          <w:b/>
          <w:sz w:val="22"/>
        </w:rPr>
        <w:t>SmartMedic Solution Component</w:t>
      </w:r>
      <w:ins w:id="1156" w:author="Sai Praneetha Bhaskaruni" w:date="2022-03-25T10:05:00Z">
        <w:r>
          <w:rPr>
            <w:b/>
            <w:sz w:val="22"/>
          </w:rPr>
          <w:t>s</w:t>
        </w:r>
      </w:ins>
      <w:r w:rsidRPr="00C11DBF">
        <w:rPr>
          <w:b/>
          <w:sz w:val="22"/>
        </w:rPr>
        <w:t>: Device</w:t>
      </w:r>
      <w:r>
        <w:rPr>
          <w:b/>
          <w:sz w:val="22"/>
        </w:rPr>
        <w:t xml:space="preserve"> and Tablet</w:t>
      </w:r>
    </w:p>
    <w:p w14:paraId="4A6EE75D" w14:textId="77777777" w:rsidR="00584CD9" w:rsidRDefault="00584CD9" w:rsidP="00584CD9">
      <w:pPr>
        <w:spacing w:after="120"/>
        <w:ind w:left="129" w:hanging="14"/>
        <w:rPr>
          <w:sz w:val="22"/>
        </w:rPr>
      </w:pPr>
      <w:r w:rsidRPr="00CA58F3">
        <w:rPr>
          <w:b/>
          <w:i/>
          <w:sz w:val="22"/>
        </w:rPr>
        <w:t>Existing Security Features:</w:t>
      </w:r>
      <w:r>
        <w:rPr>
          <w:i/>
          <w:sz w:val="22"/>
        </w:rPr>
        <w:t xml:space="preserve"> </w:t>
      </w:r>
      <w:r w:rsidRPr="00907A2E">
        <w:rPr>
          <w:sz w:val="22"/>
        </w:rPr>
        <w:t xml:space="preserve">Stryker has evaluated third -party components as per the requirement identified and adequate actions </w:t>
      </w:r>
      <w:r>
        <w:rPr>
          <w:sz w:val="22"/>
        </w:rPr>
        <w:t xml:space="preserve">have been </w:t>
      </w:r>
      <w:r w:rsidRPr="00907A2E">
        <w:rPr>
          <w:sz w:val="22"/>
        </w:rPr>
        <w:t xml:space="preserve">implemented in </w:t>
      </w:r>
      <w:r>
        <w:rPr>
          <w:sz w:val="22"/>
        </w:rPr>
        <w:t xml:space="preserve">the </w:t>
      </w:r>
      <w:ins w:id="1157" w:author="Sai Praneetha Bhaskaruni" w:date="2022-03-25T11:57:00Z">
        <w:r>
          <w:rPr>
            <w:sz w:val="22"/>
          </w:rPr>
          <w:t>complete SmartMedic platform</w:t>
        </w:r>
      </w:ins>
      <w:del w:id="1158" w:author="Sai Praneetha Bhaskaruni" w:date="2022-03-25T11:56:00Z">
        <w:r w:rsidRPr="00907A2E" w:rsidDel="00430D0C">
          <w:rPr>
            <w:sz w:val="22"/>
          </w:rPr>
          <w:delText>application</w:delText>
        </w:r>
      </w:del>
      <w:r w:rsidRPr="00907A2E">
        <w:rPr>
          <w:sz w:val="22"/>
        </w:rPr>
        <w:t>. Stryker will be evaluating high-risk third-party components periodically and communicate to customers for any updates required during the product lifecycle</w:t>
      </w:r>
      <w:r w:rsidRPr="00275C89">
        <w:rPr>
          <w:sz w:val="22"/>
        </w:rPr>
        <w:t>.</w:t>
      </w:r>
    </w:p>
    <w:p w14:paraId="03F53B66" w14:textId="03D04AC5" w:rsidR="00584CD9" w:rsidRDefault="00584CD9" w:rsidP="00584CD9">
      <w:pPr>
        <w:pStyle w:val="Heading1"/>
        <w:rPr>
          <w:color w:val="FCC566"/>
          <w:sz w:val="40"/>
        </w:rPr>
      </w:pPr>
      <w:bookmarkStart w:id="1159" w:name="_Toc109675004"/>
      <w:r>
        <w:rPr>
          <w:i/>
          <w:sz w:val="22"/>
        </w:rPr>
        <w:t>Recommendation for customer (HDO)</w:t>
      </w:r>
      <w:r w:rsidRPr="00CA58F3">
        <w:rPr>
          <w:i/>
          <w:sz w:val="22"/>
        </w:rPr>
        <w:t>:</w:t>
      </w:r>
      <w:r w:rsidRPr="00CA58F3">
        <w:t xml:space="preserve"> </w:t>
      </w:r>
      <w:ins w:id="1160" w:author="Sai Praneetha Bhaskaruni" w:date="2022-03-25T11:59:00Z">
        <w:r w:rsidRPr="00A12FC6">
          <w:rPr>
            <w:b w:val="0"/>
            <w:sz w:val="22"/>
          </w:rPr>
          <w:t xml:space="preserve">Any information regarding </w:t>
        </w:r>
        <w:r w:rsidRPr="00A12FC6">
          <w:rPr>
            <w:b w:val="0"/>
            <w:sz w:val="22"/>
            <w:rPrChange w:id="1161" w:author="Sai Praneetha Bhaskaruni" w:date="2022-03-25T11:59:00Z">
              <w:rPr/>
            </w:rPrChange>
          </w:rPr>
          <w:t>Roadmap for Third Party Components in Device Life Cycle</w:t>
        </w:r>
        <w:r w:rsidRPr="00A12FC6">
          <w:rPr>
            <w:b w:val="0"/>
            <w:sz w:val="22"/>
          </w:rPr>
          <w:t xml:space="preserve"> can be requested from Stryker.</w:t>
        </w:r>
      </w:ins>
      <w:bookmarkEnd w:id="1159"/>
    </w:p>
    <w:p w14:paraId="1C4D1561" w14:textId="77777777" w:rsidR="00063229" w:rsidRDefault="00063229" w:rsidP="00960CBE">
      <w:pPr>
        <w:pStyle w:val="Heading1"/>
        <w:rPr>
          <w:color w:val="FCC566"/>
          <w:sz w:val="40"/>
        </w:rPr>
      </w:pPr>
    </w:p>
    <w:p w14:paraId="72A9C2B7" w14:textId="06F6D02D" w:rsidR="00DB3867" w:rsidRDefault="006743F2" w:rsidP="007E5CA8">
      <w:pPr>
        <w:pStyle w:val="Heading1"/>
      </w:pPr>
      <w:bookmarkStart w:id="1162" w:name="_Toc109675005"/>
      <w:r>
        <w:rPr>
          <w:color w:val="FCC566"/>
          <w:sz w:val="40"/>
        </w:rPr>
        <w:t>19</w:t>
      </w:r>
      <w:r w:rsidRPr="00180992">
        <w:rPr>
          <w:color w:val="FFCC66"/>
          <w:sz w:val="40"/>
        </w:rPr>
        <w:t xml:space="preserve"> </w:t>
      </w:r>
      <w:r w:rsidRPr="001A0B74">
        <w:t>S</w:t>
      </w:r>
      <w:r w:rsidR="00BB798F">
        <w:t>OFTWARE BILL OF MATERIALS</w:t>
      </w:r>
      <w:bookmarkEnd w:id="1162"/>
    </w:p>
    <w:p w14:paraId="3AEED79A" w14:textId="0F2EB4F4" w:rsidR="009E136E" w:rsidRPr="00EB075C" w:rsidRDefault="00EB075C" w:rsidP="007E5CA8">
      <w:pPr>
        <w:pStyle w:val="Heading1"/>
        <w:rPr>
          <w:b w:val="0"/>
          <w:sz w:val="22"/>
        </w:rPr>
      </w:pPr>
      <w:bookmarkStart w:id="1163" w:name="_Toc109675006"/>
      <w:r w:rsidRPr="00EB075C">
        <w:rPr>
          <w:b w:val="0"/>
          <w:sz w:val="22"/>
        </w:rPr>
        <w:t xml:space="preserve">It </w:t>
      </w:r>
      <w:r w:rsidR="00DA510F">
        <w:rPr>
          <w:b w:val="0"/>
          <w:sz w:val="22"/>
        </w:rPr>
        <w:t>is</w:t>
      </w:r>
      <w:r w:rsidRPr="00EB075C">
        <w:rPr>
          <w:b w:val="0"/>
          <w:sz w:val="22"/>
        </w:rPr>
        <w:t xml:space="preserve"> addressed </w:t>
      </w:r>
      <w:r w:rsidR="00173C8E">
        <w:rPr>
          <w:b w:val="0"/>
          <w:sz w:val="22"/>
        </w:rPr>
        <w:t>in</w:t>
      </w:r>
      <w:r w:rsidR="00DA510F">
        <w:rPr>
          <w:b w:val="0"/>
          <w:sz w:val="22"/>
        </w:rPr>
        <w:t xml:space="preserve"> the</w:t>
      </w:r>
      <w:r w:rsidR="00173C8E">
        <w:rPr>
          <w:b w:val="0"/>
          <w:sz w:val="22"/>
        </w:rPr>
        <w:t xml:space="preserve"> Software Development Plan</w:t>
      </w:r>
      <w:r w:rsidR="00DA510F">
        <w:rPr>
          <w:b w:val="0"/>
          <w:sz w:val="22"/>
        </w:rPr>
        <w:t xml:space="preserve"> prepared by Stryker</w:t>
      </w:r>
      <w:r w:rsidR="00173C8E">
        <w:rPr>
          <w:b w:val="0"/>
          <w:sz w:val="22"/>
        </w:rPr>
        <w:t>.</w:t>
      </w:r>
      <w:bookmarkEnd w:id="1163"/>
    </w:p>
    <w:p w14:paraId="05C4713A" w14:textId="77777777" w:rsidR="007E3726" w:rsidRDefault="007E3726" w:rsidP="00063229">
      <w:pPr>
        <w:pStyle w:val="Heading1"/>
        <w:rPr>
          <w:color w:val="FCC566"/>
          <w:sz w:val="40"/>
        </w:rPr>
      </w:pPr>
    </w:p>
    <w:p w14:paraId="4E03038A" w14:textId="1D6281EC" w:rsidR="00063229" w:rsidRPr="00180992" w:rsidRDefault="00063229" w:rsidP="00063229">
      <w:pPr>
        <w:pStyle w:val="Heading1"/>
      </w:pPr>
      <w:bookmarkStart w:id="1164" w:name="_Toc109675007"/>
      <w:r>
        <w:rPr>
          <w:color w:val="FCC566"/>
          <w:sz w:val="40"/>
        </w:rPr>
        <w:t>2</w:t>
      </w:r>
      <w:r w:rsidR="009612D0">
        <w:rPr>
          <w:color w:val="FCC566"/>
          <w:sz w:val="40"/>
        </w:rPr>
        <w:t>0</w:t>
      </w:r>
      <w:r w:rsidRPr="00180992">
        <w:rPr>
          <w:color w:val="FFCC66"/>
          <w:sz w:val="40"/>
        </w:rPr>
        <w:t xml:space="preserve"> </w:t>
      </w:r>
      <w:r w:rsidR="007E5CA8" w:rsidRPr="00672B7E">
        <w:t>SYSTEM AND APPLICATION HARDENING</w:t>
      </w:r>
      <w:bookmarkEnd w:id="1164"/>
    </w:p>
    <w:p w14:paraId="64ABB659" w14:textId="77777777" w:rsidR="00063229" w:rsidRPr="00C11DBF" w:rsidRDefault="00063229" w:rsidP="00063229">
      <w:pPr>
        <w:shd w:val="clear" w:color="auto" w:fill="E7E6E6" w:themeFill="background2"/>
        <w:spacing w:after="0"/>
        <w:ind w:left="118"/>
        <w:rPr>
          <w:b/>
          <w:sz w:val="22"/>
        </w:rPr>
      </w:pPr>
      <w:r w:rsidRPr="00C11DBF">
        <w:rPr>
          <w:b/>
          <w:sz w:val="22"/>
        </w:rPr>
        <w:t>SmartMedic Solution Component</w:t>
      </w:r>
      <w:ins w:id="1165" w:author="Sai Praneetha Bhaskaruni" w:date="2022-03-25T10:05:00Z">
        <w:r>
          <w:rPr>
            <w:b/>
            <w:sz w:val="22"/>
          </w:rPr>
          <w:t>s</w:t>
        </w:r>
      </w:ins>
      <w:r w:rsidRPr="00C11DBF">
        <w:rPr>
          <w:b/>
          <w:sz w:val="22"/>
        </w:rPr>
        <w:t>: Device</w:t>
      </w:r>
      <w:r>
        <w:rPr>
          <w:b/>
          <w:sz w:val="22"/>
        </w:rPr>
        <w:t xml:space="preserve">, Tablet &amp; </w:t>
      </w:r>
      <w:r w:rsidRPr="00CC1180">
        <w:rPr>
          <w:b/>
          <w:sz w:val="22"/>
        </w:rPr>
        <w:t>Nurse Station Application</w:t>
      </w:r>
    </w:p>
    <w:p w14:paraId="2A7F5FC8" w14:textId="77777777" w:rsidR="00063229" w:rsidRDefault="00063229" w:rsidP="00063229">
      <w:pPr>
        <w:spacing w:after="120"/>
        <w:ind w:left="129" w:hanging="14"/>
        <w:rPr>
          <w:sz w:val="22"/>
        </w:rPr>
      </w:pPr>
      <w:r w:rsidRPr="00CA58F3">
        <w:rPr>
          <w:b/>
          <w:i/>
          <w:sz w:val="22"/>
        </w:rPr>
        <w:t>Existing Security Features:</w:t>
      </w:r>
      <w:r>
        <w:rPr>
          <w:i/>
          <w:sz w:val="22"/>
        </w:rPr>
        <w:t xml:space="preserve"> </w:t>
      </w:r>
      <w:r w:rsidRPr="00676F6A">
        <w:rPr>
          <w:sz w:val="22"/>
        </w:rPr>
        <w:t>Stryker had performed the system and application security testing a</w:t>
      </w:r>
      <w:ins w:id="1166" w:author="Sai Praneetha Bhaskaruni" w:date="2022-03-25T12:20:00Z">
        <w:r>
          <w:rPr>
            <w:sz w:val="22"/>
          </w:rPr>
          <w:t>long with</w:t>
        </w:r>
      </w:ins>
      <w:del w:id="1167" w:author="Sai Praneetha Bhaskaruni" w:date="2022-03-25T12:20:00Z">
        <w:r w:rsidRPr="00676F6A" w:rsidDel="00A1657E">
          <w:rPr>
            <w:sz w:val="22"/>
          </w:rPr>
          <w:delText>nd</w:delText>
        </w:r>
      </w:del>
      <w:r w:rsidRPr="00676F6A">
        <w:rPr>
          <w:sz w:val="22"/>
        </w:rPr>
        <w:t xml:space="preserve"> secur</w:t>
      </w:r>
      <w:ins w:id="1168" w:author="Sai Praneetha Bhaskaruni" w:date="2022-03-25T12:11:00Z">
        <w:r>
          <w:rPr>
            <w:sz w:val="22"/>
          </w:rPr>
          <w:t xml:space="preserve">e </w:t>
        </w:r>
      </w:ins>
      <w:del w:id="1169" w:author="Sai Praneetha Bhaskaruni" w:date="2022-03-25T12:11:00Z">
        <w:r w:rsidRPr="00676F6A" w:rsidDel="0024796E">
          <w:rPr>
            <w:sz w:val="22"/>
          </w:rPr>
          <w:delText xml:space="preserve">ity </w:delText>
        </w:r>
      </w:del>
      <w:r w:rsidRPr="00676F6A">
        <w:rPr>
          <w:sz w:val="22"/>
        </w:rPr>
        <w:t>code review</w:t>
      </w:r>
      <w:ins w:id="1170" w:author="Sai Praneetha Bhaskaruni" w:date="2022-03-25T12:26:00Z">
        <w:r>
          <w:rPr>
            <w:sz w:val="22"/>
          </w:rPr>
          <w:t xml:space="preserve"> </w:t>
        </w:r>
      </w:ins>
      <w:del w:id="1171" w:author="Sai Praneetha Bhaskaruni" w:date="2022-03-25T12:26:00Z">
        <w:r w:rsidRPr="00676F6A" w:rsidDel="00867710">
          <w:rPr>
            <w:sz w:val="22"/>
          </w:rPr>
          <w:delText xml:space="preserve"> </w:delText>
        </w:r>
      </w:del>
      <w:r w:rsidRPr="00676F6A">
        <w:rPr>
          <w:sz w:val="22"/>
        </w:rPr>
        <w:t xml:space="preserve">of SmartMedic </w:t>
      </w:r>
      <w:del w:id="1172" w:author="Sai Praneetha Bhaskaruni" w:date="2022-03-25T12:12:00Z">
        <w:r w:rsidRPr="00676F6A" w:rsidDel="0024796E">
          <w:rPr>
            <w:sz w:val="22"/>
          </w:rPr>
          <w:delText>Device</w:delText>
        </w:r>
      </w:del>
      <w:ins w:id="1173" w:author="Sai Praneetha Bhaskaruni" w:date="2022-03-25T12:12:00Z">
        <w:r>
          <w:rPr>
            <w:sz w:val="22"/>
          </w:rPr>
          <w:t>platform components</w:t>
        </w:r>
      </w:ins>
      <w:r w:rsidRPr="00676F6A">
        <w:rPr>
          <w:sz w:val="22"/>
        </w:rPr>
        <w:t xml:space="preserve">. </w:t>
      </w:r>
      <w:ins w:id="1174" w:author="Sai Praneetha Bhaskaruni" w:date="2022-03-25T12:26:00Z">
        <w:r>
          <w:rPr>
            <w:sz w:val="22"/>
          </w:rPr>
          <w:t>The testing report has been evaluated to identify the exploited</w:t>
        </w:r>
      </w:ins>
      <w:ins w:id="1175" w:author="Sai Praneetha Bhaskaruni" w:date="2022-03-25T12:27:00Z">
        <w:r>
          <w:rPr>
            <w:sz w:val="22"/>
          </w:rPr>
          <w:t xml:space="preserve"> vulnerabilities</w:t>
        </w:r>
      </w:ins>
      <w:ins w:id="1176" w:author="Sai Praneetha Bhaskaruni" w:date="2022-03-25T12:26:00Z">
        <w:r>
          <w:rPr>
            <w:sz w:val="22"/>
          </w:rPr>
          <w:t xml:space="preserve"> &amp; provide</w:t>
        </w:r>
      </w:ins>
      <w:ins w:id="1177" w:author="Sai Praneetha Bhaskaruni" w:date="2022-03-25T12:27:00Z">
        <w:r>
          <w:rPr>
            <w:sz w:val="22"/>
          </w:rPr>
          <w:t>d the secure interfaces</w:t>
        </w:r>
      </w:ins>
      <w:ins w:id="1178" w:author="Sai Praneetha Bhaskaruni" w:date="2022-03-25T12:26:00Z">
        <w:r>
          <w:rPr>
            <w:sz w:val="22"/>
          </w:rPr>
          <w:t>.</w:t>
        </w:r>
      </w:ins>
      <w:ins w:id="1179" w:author="Sai Praneetha Bhaskaruni" w:date="2022-03-25T12:28:00Z">
        <w:r>
          <w:rPr>
            <w:sz w:val="22"/>
          </w:rPr>
          <w:t xml:space="preserve"> The S</w:t>
        </w:r>
      </w:ins>
      <w:ins w:id="1180" w:author="Sai Praneetha Bhaskaruni" w:date="2022-03-25T12:31:00Z">
        <w:r>
          <w:rPr>
            <w:sz w:val="22"/>
          </w:rPr>
          <w:t>mart</w:t>
        </w:r>
      </w:ins>
      <w:ins w:id="1181" w:author="Sai Praneetha Bhaskaruni" w:date="2022-03-25T12:28:00Z">
        <w:r>
          <w:rPr>
            <w:sz w:val="22"/>
          </w:rPr>
          <w:t>M</w:t>
        </w:r>
      </w:ins>
      <w:ins w:id="1182" w:author="Sai Praneetha Bhaskaruni" w:date="2022-03-25T12:31:00Z">
        <w:r>
          <w:rPr>
            <w:sz w:val="22"/>
          </w:rPr>
          <w:t>edic</w:t>
        </w:r>
      </w:ins>
      <w:ins w:id="1183" w:author="Sai Praneetha Bhaskaruni" w:date="2022-03-25T12:28:00Z">
        <w:r>
          <w:rPr>
            <w:sz w:val="22"/>
          </w:rPr>
          <w:t xml:space="preserve"> device (tablet) has been </w:t>
        </w:r>
      </w:ins>
      <w:ins w:id="1184" w:author="Sai Praneetha Bhaskaruni" w:date="2022-03-25T12:30:00Z">
        <w:r>
          <w:rPr>
            <w:sz w:val="22"/>
          </w:rPr>
          <w:t>hardened</w:t>
        </w:r>
      </w:ins>
      <w:ins w:id="1185" w:author="Sai Praneetha Bhaskaruni" w:date="2022-03-25T12:28:00Z">
        <w:r>
          <w:rPr>
            <w:sz w:val="22"/>
          </w:rPr>
          <w:t xml:space="preserve"> to operate in Ki</w:t>
        </w:r>
      </w:ins>
      <w:ins w:id="1186" w:author="Sai Praneetha Bhaskaruni" w:date="2022-03-25T12:33:00Z">
        <w:r>
          <w:rPr>
            <w:sz w:val="22"/>
          </w:rPr>
          <w:t>os</w:t>
        </w:r>
      </w:ins>
      <w:ins w:id="1187" w:author="Sai Praneetha Bhaskaruni" w:date="2022-03-25T12:28:00Z">
        <w:r>
          <w:rPr>
            <w:sz w:val="22"/>
          </w:rPr>
          <w:t xml:space="preserve">k mode </w:t>
        </w:r>
      </w:ins>
      <w:ins w:id="1188" w:author="Sai Praneetha Bhaskaruni" w:date="2022-03-25T12:29:00Z">
        <w:r>
          <w:rPr>
            <w:sz w:val="22"/>
          </w:rPr>
          <w:t>and preconfigured with anti</w:t>
        </w:r>
      </w:ins>
      <w:ins w:id="1189" w:author="Sai Praneetha Bhaskaruni" w:date="2022-03-25T12:30:00Z">
        <w:r>
          <w:rPr>
            <w:sz w:val="22"/>
          </w:rPr>
          <w:t>-</w:t>
        </w:r>
      </w:ins>
      <w:ins w:id="1190" w:author="Sai Praneetha Bhaskaruni" w:date="2022-03-25T12:29:00Z">
        <w:r>
          <w:rPr>
            <w:sz w:val="22"/>
          </w:rPr>
          <w:t xml:space="preserve">malware </w:t>
        </w:r>
      </w:ins>
      <w:ins w:id="1191" w:author="Sai Praneetha Bhaskaruni" w:date="2022-03-25T12:30:00Z">
        <w:r>
          <w:rPr>
            <w:sz w:val="22"/>
          </w:rPr>
          <w:t xml:space="preserve">to identify </w:t>
        </w:r>
      </w:ins>
      <w:ins w:id="1192" w:author="Sai Praneetha Bhaskaruni" w:date="2022-03-25T12:29:00Z">
        <w:r>
          <w:rPr>
            <w:sz w:val="22"/>
          </w:rPr>
          <w:t>run time vulnerabilities</w:t>
        </w:r>
      </w:ins>
      <w:ins w:id="1193" w:author="Sai Praneetha Bhaskaruni" w:date="2022-03-25T12:28:00Z">
        <w:r>
          <w:rPr>
            <w:sz w:val="22"/>
          </w:rPr>
          <w:t>.</w:t>
        </w:r>
      </w:ins>
      <w:ins w:id="1194" w:author="Sai Praneetha Bhaskaruni" w:date="2022-03-25T12:29:00Z">
        <w:r>
          <w:rPr>
            <w:sz w:val="22"/>
          </w:rPr>
          <w:t xml:space="preserve"> </w:t>
        </w:r>
      </w:ins>
      <w:ins w:id="1195" w:author="Sai Praneetha Bhaskaruni" w:date="2022-03-25T12:14:00Z">
        <w:r>
          <w:rPr>
            <w:sz w:val="22"/>
          </w:rPr>
          <w:t>It t</w:t>
        </w:r>
        <w:r w:rsidRPr="00BC3603">
          <w:rPr>
            <w:sz w:val="22"/>
          </w:rPr>
          <w:t xml:space="preserve">ransmits </w:t>
        </w:r>
      </w:ins>
      <w:ins w:id="1196" w:author="Sai Praneetha Bhaskaruni" w:date="2022-03-25T12:21:00Z">
        <w:r>
          <w:rPr>
            <w:sz w:val="22"/>
          </w:rPr>
          <w:t xml:space="preserve">encrypted </w:t>
        </w:r>
      </w:ins>
      <w:ins w:id="1197" w:author="Sai Praneetha Bhaskaruni" w:date="2022-03-25T12:14:00Z">
        <w:r w:rsidRPr="00BC3603">
          <w:rPr>
            <w:sz w:val="22"/>
          </w:rPr>
          <w:t xml:space="preserve">data only via a point-to-point dedicated </w:t>
        </w:r>
      </w:ins>
      <w:ins w:id="1198" w:author="Sai Praneetha Bhaskaruni" w:date="2022-03-25T12:21:00Z">
        <w:r>
          <w:rPr>
            <w:sz w:val="22"/>
          </w:rPr>
          <w:t xml:space="preserve">secure </w:t>
        </w:r>
      </w:ins>
      <w:ins w:id="1199" w:author="Sai Praneetha Bhaskaruni" w:date="2022-03-25T12:14:00Z">
        <w:r w:rsidRPr="00BC3603">
          <w:rPr>
            <w:sz w:val="22"/>
          </w:rPr>
          <w:t xml:space="preserve">channel between SmartMedic </w:t>
        </w:r>
        <w:r>
          <w:rPr>
            <w:sz w:val="22"/>
          </w:rPr>
          <w:t>D</w:t>
        </w:r>
        <w:r w:rsidRPr="00BC3603">
          <w:rPr>
            <w:sz w:val="22"/>
          </w:rPr>
          <w:t>evice and Tablet</w:t>
        </w:r>
        <w:r>
          <w:rPr>
            <w:sz w:val="22"/>
          </w:rPr>
          <w:t>.</w:t>
        </w:r>
        <w:r w:rsidRPr="00676F6A">
          <w:rPr>
            <w:sz w:val="22"/>
          </w:rPr>
          <w:t xml:space="preserve"> </w:t>
        </w:r>
      </w:ins>
      <w:del w:id="1200" w:author="Sai Praneetha Bhaskaruni" w:date="2022-03-25T12:30:00Z">
        <w:r w:rsidRPr="00676F6A" w:rsidDel="001E14F1">
          <w:rPr>
            <w:sz w:val="22"/>
          </w:rPr>
          <w:delText xml:space="preserve">SmartMedic Device </w:delText>
        </w:r>
        <w:r w:rsidDel="001E14F1">
          <w:rPr>
            <w:sz w:val="22"/>
          </w:rPr>
          <w:delText xml:space="preserve">is </w:delText>
        </w:r>
        <w:r w:rsidRPr="00676F6A" w:rsidDel="001E14F1">
          <w:rPr>
            <w:sz w:val="22"/>
          </w:rPr>
          <w:delText>hardened by eliminating any vulnerability or flaw, which can lead to security issue</w:delText>
        </w:r>
        <w:r w:rsidDel="001E14F1">
          <w:rPr>
            <w:sz w:val="22"/>
          </w:rPr>
          <w:delText>s</w:delText>
        </w:r>
        <w:r w:rsidRPr="00676F6A" w:rsidDel="001E14F1">
          <w:rPr>
            <w:sz w:val="22"/>
          </w:rPr>
          <w:delText>.</w:delText>
        </w:r>
        <w:r w:rsidDel="001E14F1">
          <w:rPr>
            <w:sz w:val="22"/>
          </w:rPr>
          <w:delText xml:space="preserve"> </w:delText>
        </w:r>
        <w:r w:rsidRPr="00676F6A" w:rsidDel="001E14F1">
          <w:rPr>
            <w:sz w:val="22"/>
          </w:rPr>
          <w:delText>System hardening is a collection of tools, techniques, and best practices to reduce vulnerability in the application, systems, and other areas.</w:delText>
        </w:r>
        <w:r w:rsidDel="001E14F1">
          <w:rPr>
            <w:sz w:val="22"/>
          </w:rPr>
          <w:delText xml:space="preserve"> </w:delText>
        </w:r>
        <w:r w:rsidRPr="00BC3603" w:rsidDel="002400A6">
          <w:rPr>
            <w:sz w:val="22"/>
          </w:rPr>
          <w:delText xml:space="preserve">SmartMedic solution uses the strong secure communications protocol for communicating among the components. </w:delText>
        </w:r>
      </w:del>
      <w:r w:rsidRPr="00BC3603">
        <w:rPr>
          <w:sz w:val="22"/>
        </w:rPr>
        <w:t xml:space="preserve">The </w:t>
      </w:r>
      <w:r>
        <w:rPr>
          <w:sz w:val="22"/>
        </w:rPr>
        <w:t xml:space="preserve">secure </w:t>
      </w:r>
      <w:del w:id="1201" w:author="Sai Praneetha Bhaskaruni" w:date="2022-03-25T12:31:00Z">
        <w:r w:rsidRPr="00BC3603" w:rsidDel="002400A6">
          <w:rPr>
            <w:sz w:val="22"/>
          </w:rPr>
          <w:delText xml:space="preserve">ability </w:delText>
        </w:r>
      </w:del>
      <w:ins w:id="1202" w:author="Sai Praneetha Bhaskaruni" w:date="2022-03-25T12:31:00Z">
        <w:r>
          <w:rPr>
            <w:sz w:val="22"/>
          </w:rPr>
          <w:t xml:space="preserve">design </w:t>
        </w:r>
      </w:ins>
      <w:r w:rsidRPr="00BC3603">
        <w:rPr>
          <w:sz w:val="22"/>
        </w:rPr>
        <w:t>of the SmartMedic solution ensure</w:t>
      </w:r>
      <w:r>
        <w:rPr>
          <w:sz w:val="22"/>
        </w:rPr>
        <w:t>s</w:t>
      </w:r>
      <w:r w:rsidRPr="00BC3603">
        <w:rPr>
          <w:sz w:val="22"/>
        </w:rPr>
        <w:t xml:space="preserve"> the confidentiality of transmitted information.</w:t>
      </w:r>
      <w:del w:id="1203" w:author="Sai Praneetha Bhaskaruni" w:date="2022-03-25T12:14:00Z">
        <w:r w:rsidRPr="00BC3603" w:rsidDel="0050028D">
          <w:rPr>
            <w:sz w:val="22"/>
          </w:rPr>
          <w:delText xml:space="preserve"> </w:delText>
        </w:r>
        <w:r w:rsidDel="0050028D">
          <w:rPr>
            <w:sz w:val="22"/>
          </w:rPr>
          <w:delText>It t</w:delText>
        </w:r>
        <w:r w:rsidRPr="00BC3603" w:rsidDel="0050028D">
          <w:rPr>
            <w:sz w:val="22"/>
          </w:rPr>
          <w:delText xml:space="preserve">ransmits sensitive data only via a point-to-point dedicated channel between SmartMedic </w:delText>
        </w:r>
        <w:r w:rsidDel="0050028D">
          <w:rPr>
            <w:sz w:val="22"/>
          </w:rPr>
          <w:delText>D</w:delText>
        </w:r>
        <w:r w:rsidRPr="00BC3603" w:rsidDel="0050028D">
          <w:rPr>
            <w:sz w:val="22"/>
          </w:rPr>
          <w:delText>evice and Tablet</w:delText>
        </w:r>
      </w:del>
      <w:del w:id="1204" w:author="Sai Praneetha Bhaskaruni" w:date="2022-03-25T12:31:00Z">
        <w:r w:rsidRPr="00BC3603" w:rsidDel="00727866">
          <w:rPr>
            <w:sz w:val="22"/>
          </w:rPr>
          <w:delText>.</w:delText>
        </w:r>
      </w:del>
    </w:p>
    <w:p w14:paraId="738A4143" w14:textId="77777777" w:rsidR="00063229" w:rsidRPr="00676F6A" w:rsidRDefault="00063229" w:rsidP="00063229">
      <w:pPr>
        <w:ind w:firstLine="0"/>
        <w:rPr>
          <w:sz w:val="22"/>
        </w:rPr>
      </w:pPr>
      <w:r>
        <w:rPr>
          <w:b/>
          <w:i/>
          <w:sz w:val="22"/>
        </w:rPr>
        <w:t>Recommendation for customer (HDO)</w:t>
      </w:r>
      <w:r w:rsidRPr="00CA58F3">
        <w:rPr>
          <w:b/>
          <w:i/>
          <w:sz w:val="22"/>
        </w:rPr>
        <w:t>:</w:t>
      </w:r>
      <w:r w:rsidRPr="00CA58F3">
        <w:t xml:space="preserve"> </w:t>
      </w:r>
      <w:del w:id="1205" w:author="Sai Praneetha Bhaskaruni" w:date="2022-03-25T12:34:00Z">
        <w:r w:rsidRPr="006249E5" w:rsidDel="00232794">
          <w:rPr>
            <w:iCs/>
          </w:rPr>
          <w:delText>The c</w:delText>
        </w:r>
        <w:r w:rsidRPr="006249E5" w:rsidDel="00232794">
          <w:rPr>
            <w:iCs/>
            <w:sz w:val="22"/>
          </w:rPr>
          <w:delText>ustomer is not allowed to access SmartMedic device</w:delText>
        </w:r>
        <w:r w:rsidRPr="00232794" w:rsidDel="00232794">
          <w:rPr>
            <w:iCs/>
            <w:sz w:val="22"/>
            <w:rPrChange w:id="1206" w:author="Sai Praneetha Bhaskaruni" w:date="2022-03-25T12:34:00Z">
              <w:rPr>
                <w:i/>
                <w:sz w:val="22"/>
              </w:rPr>
            </w:rPrChange>
          </w:rPr>
          <w:delText xml:space="preserve">. </w:delText>
        </w:r>
      </w:del>
      <w:ins w:id="1207" w:author="Sai Praneetha Bhaskaruni" w:date="2022-03-25T12:36:00Z">
        <w:r>
          <w:t>C</w:t>
        </w:r>
        <w:r w:rsidRPr="000F24D0">
          <w:rPr>
            <w:sz w:val="22"/>
          </w:rPr>
          <w:t>ustomer</w:t>
        </w:r>
        <w:r>
          <w:rPr>
            <w:sz w:val="22"/>
          </w:rPr>
          <w:t xml:space="preserve"> (HDOs) responsibility to be aware and train the appropriate user</w:t>
        </w:r>
      </w:ins>
      <w:del w:id="1208" w:author="Sai Praneetha Bhaskaruni" w:date="2022-03-25T12:36:00Z">
        <w:r w:rsidRPr="00232794" w:rsidDel="0088391A">
          <w:rPr>
            <w:iCs/>
            <w:sz w:val="22"/>
            <w:rPrChange w:id="1209" w:author="Sai Praneetha Bhaskaruni" w:date="2022-03-25T12:34:00Z">
              <w:rPr>
                <w:i/>
                <w:sz w:val="22"/>
              </w:rPr>
            </w:rPrChange>
          </w:rPr>
          <w:delText>The</w:delText>
        </w:r>
        <w:r w:rsidDel="0088391A">
          <w:rPr>
            <w:i/>
            <w:sz w:val="22"/>
          </w:rPr>
          <w:delText xml:space="preserve"> c</w:delText>
        </w:r>
        <w:r w:rsidRPr="00A0310B" w:rsidDel="0088391A">
          <w:rPr>
            <w:sz w:val="22"/>
          </w:rPr>
          <w:delText xml:space="preserve">ustomer </w:delText>
        </w:r>
      </w:del>
      <w:del w:id="1210" w:author="Sai Praneetha Bhaskaruni" w:date="2022-03-25T12:35:00Z">
        <w:r w:rsidDel="001B7488">
          <w:rPr>
            <w:sz w:val="22"/>
          </w:rPr>
          <w:delText>is</w:delText>
        </w:r>
      </w:del>
      <w:del w:id="1211" w:author="Sai Praneetha Bhaskaruni" w:date="2022-03-25T12:36:00Z">
        <w:r w:rsidDel="0088391A">
          <w:rPr>
            <w:sz w:val="22"/>
          </w:rPr>
          <w:delText xml:space="preserve"> </w:delText>
        </w:r>
        <w:r w:rsidRPr="00A0310B" w:rsidDel="0088391A">
          <w:rPr>
            <w:sz w:val="22"/>
          </w:rPr>
          <w:delText>aware and train</w:delText>
        </w:r>
        <w:r w:rsidDel="0088391A">
          <w:rPr>
            <w:sz w:val="22"/>
          </w:rPr>
          <w:delText>s</w:delText>
        </w:r>
        <w:r w:rsidRPr="00A0310B" w:rsidDel="0088391A">
          <w:rPr>
            <w:sz w:val="22"/>
          </w:rPr>
          <w:delText xml:space="preserve"> the user that all network connections </w:delText>
        </w:r>
        <w:r w:rsidDel="0088391A">
          <w:rPr>
            <w:sz w:val="22"/>
          </w:rPr>
          <w:delText xml:space="preserve">are </w:delText>
        </w:r>
        <w:r w:rsidRPr="00A0310B" w:rsidDel="0088391A">
          <w:rPr>
            <w:sz w:val="22"/>
          </w:rPr>
          <w:delText>considered in determining appropriate security controls</w:delText>
        </w:r>
      </w:del>
      <w:r w:rsidRPr="00A0310B">
        <w:rPr>
          <w:sz w:val="22"/>
        </w:rPr>
        <w:t>. The customer will provide the secure encrypted channel such as wireless connection like Wi-Fi (consider authentication protocols supported, such as WPA2 EAP-TLS) for the communication between the SmartMedic solution’s components i.e. the tablet and Stryker cloud</w:t>
      </w:r>
      <w:r>
        <w:rPr>
          <w:sz w:val="22"/>
        </w:rPr>
        <w:t>, e</w:t>
      </w:r>
      <w:r w:rsidRPr="00676F6A">
        <w:rPr>
          <w:sz w:val="22"/>
        </w:rPr>
        <w:t xml:space="preserve">nsure the firewall </w:t>
      </w:r>
      <w:r>
        <w:rPr>
          <w:sz w:val="22"/>
        </w:rPr>
        <w:t xml:space="preserve">is </w:t>
      </w:r>
      <w:r w:rsidRPr="00676F6A">
        <w:rPr>
          <w:sz w:val="22"/>
        </w:rPr>
        <w:t>properly configured and that all rules are regularly audited; secure remote access points and users; block any unused or unneeded open network ports; disable and remove unnecessary protocols and services; implement access lists; encrypt network traffic.</w:t>
      </w:r>
    </w:p>
    <w:p w14:paraId="19F69DBB" w14:textId="77777777" w:rsidR="00063229" w:rsidRDefault="00063229" w:rsidP="00063229">
      <w:pPr>
        <w:spacing w:after="120"/>
        <w:ind w:left="129" w:hanging="14"/>
        <w:rPr>
          <w:sz w:val="22"/>
        </w:rPr>
      </w:pPr>
      <w:r w:rsidRPr="00530651">
        <w:rPr>
          <w:sz w:val="22"/>
        </w:rPr>
        <w:lastRenderedPageBreak/>
        <w:t xml:space="preserve">Stryker’s customer can access the Nurse Station web application using the </w:t>
      </w:r>
      <w:del w:id="1212" w:author="Sai Praneetha Bhaskaruni" w:date="2022-03-24T17:32:00Z">
        <w:r w:rsidRPr="00530651" w:rsidDel="00DE3039">
          <w:rPr>
            <w:sz w:val="22"/>
          </w:rPr>
          <w:delText xml:space="preserve">credentials </w:delText>
        </w:r>
      </w:del>
      <w:ins w:id="1213" w:author="Sai Praneetha Bhaskaruni" w:date="2022-03-24T17:32:00Z">
        <w:r>
          <w:rPr>
            <w:sz w:val="22"/>
          </w:rPr>
          <w:t>unique id</w:t>
        </w:r>
        <w:r w:rsidRPr="00530651">
          <w:rPr>
            <w:sz w:val="22"/>
          </w:rPr>
          <w:t xml:space="preserve"> </w:t>
        </w:r>
      </w:ins>
      <w:r w:rsidRPr="00530651">
        <w:rPr>
          <w:sz w:val="22"/>
        </w:rPr>
        <w:t>provided by Stryker</w:t>
      </w:r>
      <w:r>
        <w:rPr>
          <w:sz w:val="22"/>
        </w:rPr>
        <w:t>. It is a</w:t>
      </w:r>
      <w:r w:rsidRPr="00A0310B">
        <w:rPr>
          <w:sz w:val="22"/>
        </w:rPr>
        <w:t xml:space="preserve">dvised </w:t>
      </w:r>
      <w:r>
        <w:rPr>
          <w:sz w:val="22"/>
        </w:rPr>
        <w:t>that</w:t>
      </w:r>
      <w:r w:rsidRPr="00A0310B">
        <w:rPr>
          <w:sz w:val="22"/>
        </w:rPr>
        <w:t xml:space="preserve"> </w:t>
      </w:r>
      <w:ins w:id="1214" w:author="Sai Praneetha Bhaskaruni" w:date="2022-03-25T12:37:00Z">
        <w:r>
          <w:rPr>
            <w:sz w:val="22"/>
          </w:rPr>
          <w:t xml:space="preserve">authentication </w:t>
        </w:r>
      </w:ins>
      <w:del w:id="1215" w:author="Sai Praneetha Bhaskaruni" w:date="2022-03-25T12:37:00Z">
        <w:r w:rsidRPr="00A0310B" w:rsidDel="00AC2708">
          <w:rPr>
            <w:sz w:val="22"/>
          </w:rPr>
          <w:delText xml:space="preserve">personal </w:delText>
        </w:r>
      </w:del>
      <w:r w:rsidRPr="00A0310B">
        <w:rPr>
          <w:sz w:val="22"/>
        </w:rPr>
        <w:t>credential</w:t>
      </w:r>
      <w:r>
        <w:rPr>
          <w:sz w:val="22"/>
        </w:rPr>
        <w:t>s</w:t>
      </w:r>
      <w:r w:rsidRPr="00A0310B">
        <w:rPr>
          <w:sz w:val="22"/>
        </w:rPr>
        <w:t xml:space="preserve"> </w:t>
      </w:r>
      <w:r>
        <w:rPr>
          <w:sz w:val="22"/>
        </w:rPr>
        <w:t xml:space="preserve">should not be shared </w:t>
      </w:r>
      <w:r w:rsidRPr="00A0310B">
        <w:rPr>
          <w:sz w:val="22"/>
        </w:rPr>
        <w:t>with anyone</w:t>
      </w:r>
      <w:ins w:id="1216" w:author="Sai Praneetha Bhaskaruni" w:date="2022-03-25T12:37:00Z">
        <w:r>
          <w:rPr>
            <w:sz w:val="22"/>
          </w:rPr>
          <w:t xml:space="preserve"> who is not </w:t>
        </w:r>
      </w:ins>
      <w:ins w:id="1217" w:author="Sai Praneetha Bhaskaruni" w:date="2022-03-25T12:38:00Z">
        <w:r>
          <w:rPr>
            <w:sz w:val="22"/>
          </w:rPr>
          <w:t xml:space="preserve">HDO </w:t>
        </w:r>
      </w:ins>
      <w:ins w:id="1218" w:author="Sai Praneetha Bhaskaruni" w:date="2022-03-25T12:37:00Z">
        <w:r>
          <w:rPr>
            <w:sz w:val="22"/>
          </w:rPr>
          <w:t>related</w:t>
        </w:r>
      </w:ins>
      <w:r>
        <w:rPr>
          <w:sz w:val="22"/>
        </w:rPr>
        <w:t>.</w:t>
      </w:r>
    </w:p>
    <w:p w14:paraId="4AE1A851" w14:textId="77777777" w:rsidR="00063229" w:rsidRDefault="00063229" w:rsidP="00960CBE">
      <w:pPr>
        <w:pStyle w:val="Heading1"/>
        <w:rPr>
          <w:color w:val="FCC566"/>
          <w:sz w:val="40"/>
        </w:rPr>
      </w:pPr>
    </w:p>
    <w:p w14:paraId="59826C39" w14:textId="5923E939" w:rsidR="00593DD2" w:rsidRPr="00180992" w:rsidRDefault="00593DD2" w:rsidP="00593DD2">
      <w:pPr>
        <w:pStyle w:val="Heading1"/>
      </w:pPr>
      <w:bookmarkStart w:id="1219" w:name="_Toc109675008"/>
      <w:r>
        <w:rPr>
          <w:color w:val="FCC566"/>
          <w:sz w:val="40"/>
        </w:rPr>
        <w:t>2</w:t>
      </w:r>
      <w:r w:rsidR="005819A5">
        <w:rPr>
          <w:color w:val="FCC566"/>
          <w:sz w:val="40"/>
        </w:rPr>
        <w:t>1</w:t>
      </w:r>
      <w:r w:rsidRPr="00180992">
        <w:rPr>
          <w:color w:val="FFCC66"/>
          <w:sz w:val="40"/>
        </w:rPr>
        <w:t xml:space="preserve"> </w:t>
      </w:r>
      <w:r w:rsidR="005819A5">
        <w:t>HEALTH D</w:t>
      </w:r>
      <w:r w:rsidR="005819A5" w:rsidRPr="00672B7E">
        <w:t>ATA STORAGE CONFIDENTIALITY</w:t>
      </w:r>
      <w:bookmarkEnd w:id="1219"/>
    </w:p>
    <w:p w14:paraId="7B7EA09E" w14:textId="77777777" w:rsidR="00593DD2" w:rsidRPr="00C11DBF" w:rsidRDefault="00593DD2" w:rsidP="00593DD2">
      <w:pPr>
        <w:shd w:val="clear" w:color="auto" w:fill="E7E6E6" w:themeFill="background2"/>
        <w:spacing w:after="0"/>
        <w:ind w:left="118"/>
        <w:rPr>
          <w:b/>
          <w:sz w:val="22"/>
        </w:rPr>
      </w:pPr>
      <w:r w:rsidRPr="00C11DBF">
        <w:rPr>
          <w:b/>
          <w:sz w:val="22"/>
        </w:rPr>
        <w:t xml:space="preserve">SmartMedic: Tablet </w:t>
      </w:r>
      <w:r>
        <w:rPr>
          <w:b/>
          <w:sz w:val="22"/>
        </w:rPr>
        <w:t xml:space="preserve">and </w:t>
      </w:r>
      <w:r w:rsidRPr="00C11DBF">
        <w:rPr>
          <w:b/>
          <w:sz w:val="22"/>
        </w:rPr>
        <w:t>Nurse Station Application</w:t>
      </w:r>
    </w:p>
    <w:p w14:paraId="43E4CC67" w14:textId="77777777" w:rsidR="00593DD2" w:rsidRPr="008D391F" w:rsidDel="00DD654A" w:rsidRDefault="00593DD2" w:rsidP="00593DD2">
      <w:pPr>
        <w:spacing w:after="120"/>
        <w:ind w:left="129" w:hanging="14"/>
        <w:rPr>
          <w:del w:id="1220" w:author="Sai Praneetha Bhaskaruni" w:date="2022-03-25T12:08:00Z"/>
          <w:moveTo w:id="1221" w:author="Sai Praneetha Bhaskaruni" w:date="2022-03-25T12:05:00Z"/>
          <w:sz w:val="24"/>
          <w:szCs w:val="24"/>
        </w:rPr>
      </w:pPr>
      <w:r w:rsidRPr="00CA58F3">
        <w:rPr>
          <w:b/>
          <w:i/>
          <w:sz w:val="22"/>
        </w:rPr>
        <w:t>Existing Security Features:</w:t>
      </w:r>
      <w:r>
        <w:rPr>
          <w:i/>
          <w:sz w:val="22"/>
        </w:rPr>
        <w:t xml:space="preserve"> </w:t>
      </w:r>
      <w:ins w:id="1222" w:author="Sai Praneetha Bhaskaruni" w:date="2022-03-25T12:04:00Z">
        <w:r>
          <w:rPr>
            <w:sz w:val="22"/>
            <w:szCs w:val="24"/>
          </w:rPr>
          <w:t>SmartMedic platform has weight &amp; position considered as data.</w:t>
        </w:r>
      </w:ins>
      <w:ins w:id="1223" w:author="Sai Praneetha Bhaskaruni" w:date="2022-03-25T12:05:00Z">
        <w:r>
          <w:rPr>
            <w:sz w:val="22"/>
            <w:szCs w:val="24"/>
          </w:rPr>
          <w:t xml:space="preserve"> </w:t>
        </w:r>
        <w:r>
          <w:rPr>
            <w:sz w:val="22"/>
          </w:rPr>
          <w:t xml:space="preserve">Patient </w:t>
        </w:r>
        <w:r w:rsidRPr="008D391F">
          <w:rPr>
            <w:sz w:val="22"/>
            <w:szCs w:val="24"/>
          </w:rPr>
          <w:t>details are anonymized and mapped to patient id</w:t>
        </w:r>
      </w:ins>
      <w:r>
        <w:rPr>
          <w:sz w:val="22"/>
          <w:szCs w:val="24"/>
        </w:rPr>
        <w:t>.</w:t>
      </w:r>
      <w:ins w:id="1224" w:author="Sai Praneetha Bhaskaruni" w:date="2022-03-25T12:05:00Z">
        <w:r w:rsidRPr="008D391F">
          <w:rPr>
            <w:sz w:val="22"/>
            <w:szCs w:val="24"/>
          </w:rPr>
          <w:t xml:space="preserve"> </w:t>
        </w:r>
      </w:ins>
      <w:r>
        <w:rPr>
          <w:sz w:val="22"/>
          <w:szCs w:val="24"/>
        </w:rPr>
        <w:t>U</w:t>
      </w:r>
      <w:ins w:id="1225" w:author="Sai Praneetha Bhaskaruni" w:date="2022-03-25T12:06:00Z">
        <w:r>
          <w:rPr>
            <w:sz w:val="22"/>
            <w:szCs w:val="24"/>
          </w:rPr>
          <w:t xml:space="preserve">sing </w:t>
        </w:r>
      </w:ins>
      <w:r>
        <w:rPr>
          <w:sz w:val="22"/>
          <w:szCs w:val="24"/>
        </w:rPr>
        <w:t xml:space="preserve">the </w:t>
      </w:r>
      <w:ins w:id="1226" w:author="Sai Praneetha Bhaskaruni" w:date="2022-03-25T12:06:00Z">
        <w:r w:rsidRPr="008D391F">
          <w:rPr>
            <w:sz w:val="22"/>
            <w:szCs w:val="24"/>
          </w:rPr>
          <w:t xml:space="preserve">patient </w:t>
        </w:r>
      </w:ins>
      <w:r>
        <w:rPr>
          <w:sz w:val="22"/>
          <w:szCs w:val="24"/>
        </w:rPr>
        <w:t xml:space="preserve">id, </w:t>
      </w:r>
      <w:ins w:id="1227" w:author="Sai Praneetha Bhaskaruni" w:date="2022-03-25T12:06:00Z">
        <w:r>
          <w:rPr>
            <w:sz w:val="22"/>
            <w:szCs w:val="24"/>
          </w:rPr>
          <w:t xml:space="preserve">personal </w:t>
        </w:r>
        <w:r w:rsidRPr="008D391F">
          <w:rPr>
            <w:sz w:val="22"/>
            <w:szCs w:val="24"/>
          </w:rPr>
          <w:t xml:space="preserve">details </w:t>
        </w:r>
      </w:ins>
      <w:ins w:id="1228" w:author="Sai Praneetha Bhaskaruni" w:date="2022-03-25T12:05:00Z">
        <w:r w:rsidRPr="008D391F">
          <w:rPr>
            <w:sz w:val="22"/>
            <w:szCs w:val="24"/>
          </w:rPr>
          <w:t>can</w:t>
        </w:r>
        <w:r>
          <w:rPr>
            <w:sz w:val="22"/>
            <w:szCs w:val="24"/>
          </w:rPr>
          <w:t>’t</w:t>
        </w:r>
        <w:r w:rsidRPr="008D391F">
          <w:rPr>
            <w:sz w:val="22"/>
            <w:szCs w:val="24"/>
          </w:rPr>
          <w:t xml:space="preserve"> be retrieved.</w:t>
        </w:r>
        <w:r>
          <w:rPr>
            <w:sz w:val="22"/>
            <w:szCs w:val="24"/>
          </w:rPr>
          <w:t xml:space="preserve"> </w:t>
        </w:r>
      </w:ins>
      <w:moveToRangeStart w:id="1229" w:author="Sai Praneetha Bhaskaruni" w:date="2022-03-25T12:05:00Z" w:name="move99102325"/>
      <w:moveTo w:id="1230" w:author="Sai Praneetha Bhaskaruni" w:date="2022-03-25T12:05:00Z">
        <w:r w:rsidRPr="00A0310B">
          <w:rPr>
            <w:sz w:val="22"/>
          </w:rPr>
          <w:t xml:space="preserve">The data at rest </w:t>
        </w:r>
        <w:r>
          <w:rPr>
            <w:sz w:val="22"/>
          </w:rPr>
          <w:t xml:space="preserve">is </w:t>
        </w:r>
        <w:r w:rsidRPr="00A0310B">
          <w:rPr>
            <w:sz w:val="22"/>
          </w:rPr>
          <w:t>encrypted using a strong encryption mechanism implemented within the SmartMedic solution, which safeguards the data from</w:t>
        </w:r>
      </w:moveTo>
      <w:ins w:id="1231" w:author="Sai Praneetha Bhaskaruni" w:date="2022-03-25T12:07:00Z">
        <w:r>
          <w:rPr>
            <w:sz w:val="22"/>
          </w:rPr>
          <w:t xml:space="preserve"> </w:t>
        </w:r>
      </w:ins>
      <w:moveTo w:id="1232" w:author="Sai Praneetha Bhaskaruni" w:date="2022-03-25T12:05:00Z">
        <w:del w:id="1233" w:author="Sai Praneetha Bhaskaruni" w:date="2022-03-25T12:07:00Z">
          <w:r w:rsidRPr="00A0310B" w:rsidDel="00414BC1">
            <w:rPr>
              <w:sz w:val="22"/>
            </w:rPr>
            <w:delText xml:space="preserve"> </w:delText>
          </w:r>
        </w:del>
      </w:moveTo>
      <w:ins w:id="1234" w:author="Sai Praneetha Bhaskaruni" w:date="2022-03-25T12:07:00Z">
        <w:r>
          <w:rPr>
            <w:sz w:val="22"/>
          </w:rPr>
          <w:t>unauthorized access</w:t>
        </w:r>
      </w:ins>
      <w:moveTo w:id="1235" w:author="Sai Praneetha Bhaskaruni" w:date="2022-03-25T12:05:00Z">
        <w:del w:id="1236" w:author="Sai Praneetha Bhaskaruni" w:date="2022-03-25T12:07:00Z">
          <w:r w:rsidRPr="00A0310B" w:rsidDel="00414BC1">
            <w:rPr>
              <w:sz w:val="22"/>
            </w:rPr>
            <w:delText>prying eyes</w:delText>
          </w:r>
        </w:del>
        <w:r w:rsidRPr="00A0310B">
          <w:rPr>
            <w:sz w:val="22"/>
          </w:rPr>
          <w:t xml:space="preserve">. </w:t>
        </w:r>
        <w:del w:id="1237" w:author="Sai Praneetha Bhaskaruni" w:date="2022-03-25T12:08:00Z">
          <w:r w:rsidRPr="00A0310B" w:rsidDel="00DD654A">
            <w:rPr>
              <w:sz w:val="22"/>
            </w:rPr>
            <w:delText>The ability of the device to ensure unauthorized access does not compromise the integrity and confidentiality of sensitive information stored on the device</w:delText>
          </w:r>
          <w:r w:rsidRPr="00420F77" w:rsidDel="00DD654A">
            <w:rPr>
              <w:sz w:val="22"/>
            </w:rPr>
            <w:delText>.</w:delText>
          </w:r>
          <w:r w:rsidDel="00DD654A">
            <w:rPr>
              <w:sz w:val="22"/>
            </w:rPr>
            <w:delText xml:space="preserve"> </w:delText>
          </w:r>
        </w:del>
      </w:moveTo>
    </w:p>
    <w:moveToRangeEnd w:id="1229"/>
    <w:p w14:paraId="3B8260C3" w14:textId="77777777" w:rsidR="00593DD2" w:rsidRPr="008D391F" w:rsidRDefault="00593DD2" w:rsidP="00593DD2">
      <w:pPr>
        <w:spacing w:after="120"/>
        <w:ind w:left="129" w:hanging="14"/>
        <w:rPr>
          <w:ins w:id="1238" w:author="Sai Praneetha Bhaskaruni" w:date="2022-03-25T12:05:00Z"/>
          <w:sz w:val="24"/>
          <w:szCs w:val="24"/>
        </w:rPr>
      </w:pPr>
    </w:p>
    <w:p w14:paraId="13C6EE69" w14:textId="77777777" w:rsidR="00593DD2" w:rsidRPr="00D04165" w:rsidDel="00F26623" w:rsidRDefault="00593DD2" w:rsidP="00593DD2">
      <w:pPr>
        <w:spacing w:after="120"/>
        <w:ind w:left="129" w:hanging="14"/>
        <w:rPr>
          <w:moveFrom w:id="1239" w:author="Sai Praneetha Bhaskaruni" w:date="2022-03-25T12:05:00Z"/>
          <w:sz w:val="24"/>
          <w:szCs w:val="24"/>
          <w:rPrChange w:id="1240" w:author="Sai Praneetha Bhaskaruni" w:date="2022-03-25T12:01:00Z">
            <w:rPr>
              <w:moveFrom w:id="1241" w:author="Sai Praneetha Bhaskaruni" w:date="2022-03-25T12:05:00Z"/>
              <w:sz w:val="22"/>
            </w:rPr>
          </w:rPrChange>
        </w:rPr>
      </w:pPr>
      <w:moveFromRangeStart w:id="1242" w:author="Sai Praneetha Bhaskaruni" w:date="2022-03-25T12:05:00Z" w:name="move99102325"/>
      <w:moveFrom w:id="1243" w:author="Sai Praneetha Bhaskaruni" w:date="2022-03-25T12:05:00Z">
        <w:r w:rsidRPr="00A0310B" w:rsidDel="00F26623">
          <w:rPr>
            <w:sz w:val="22"/>
          </w:rPr>
          <w:t xml:space="preserve">The data at rest </w:t>
        </w:r>
        <w:r w:rsidDel="00F26623">
          <w:rPr>
            <w:sz w:val="22"/>
          </w:rPr>
          <w:t xml:space="preserve">is </w:t>
        </w:r>
        <w:r w:rsidRPr="00A0310B" w:rsidDel="00F26623">
          <w:rPr>
            <w:sz w:val="22"/>
          </w:rPr>
          <w:t>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w:t>
        </w:r>
        <w:r w:rsidRPr="00420F77" w:rsidDel="00F26623">
          <w:rPr>
            <w:sz w:val="22"/>
          </w:rPr>
          <w:t>.</w:t>
        </w:r>
        <w:r w:rsidDel="00F26623">
          <w:rPr>
            <w:sz w:val="22"/>
          </w:rPr>
          <w:t xml:space="preserve"> </w:t>
        </w:r>
      </w:moveFrom>
    </w:p>
    <w:p w14:paraId="500B3879" w14:textId="59AC946C" w:rsidR="00593DD2" w:rsidRDefault="00593DD2" w:rsidP="00593DD2">
      <w:pPr>
        <w:pStyle w:val="Heading1"/>
        <w:rPr>
          <w:color w:val="FCC566"/>
          <w:sz w:val="40"/>
        </w:rPr>
      </w:pPr>
      <w:bookmarkStart w:id="1244" w:name="_Toc109675009"/>
      <w:moveFromRangeEnd w:id="1242"/>
      <w:r>
        <w:rPr>
          <w:i/>
          <w:sz w:val="22"/>
        </w:rPr>
        <w:t>Recommendation for customer (HDO)</w:t>
      </w:r>
      <w:r w:rsidRPr="00CA58F3">
        <w:rPr>
          <w:i/>
          <w:sz w:val="22"/>
        </w:rPr>
        <w:t>:</w:t>
      </w:r>
      <w:r w:rsidRPr="00CA58F3">
        <w:t xml:space="preserve"> </w:t>
      </w:r>
      <w:r w:rsidRPr="00E642D6">
        <w:rPr>
          <w:b w:val="0"/>
          <w:sz w:val="22"/>
        </w:rPr>
        <w:t>The customer only needs to provide the secure encrypted channel for the communication between the SmartMedic solution’s component i.e.</w:t>
      </w:r>
      <w:ins w:id="1245" w:author="Sai Praneetha Bhaskaruni" w:date="2022-03-25T12:09:00Z">
        <w:r w:rsidRPr="00E642D6">
          <w:rPr>
            <w:b w:val="0"/>
            <w:sz w:val="22"/>
          </w:rPr>
          <w:t>,</w:t>
        </w:r>
      </w:ins>
      <w:r w:rsidRPr="00E642D6">
        <w:rPr>
          <w:b w:val="0"/>
          <w:sz w:val="22"/>
        </w:rPr>
        <w:t xml:space="preserve"> the tablet and </w:t>
      </w:r>
      <w:ins w:id="1246" w:author="Sai Praneetha Bhaskaruni" w:date="2022-03-25T12:09:00Z">
        <w:r w:rsidRPr="00E642D6">
          <w:rPr>
            <w:b w:val="0"/>
            <w:sz w:val="22"/>
          </w:rPr>
          <w:t xml:space="preserve">Stryker </w:t>
        </w:r>
      </w:ins>
      <w:del w:id="1247" w:author="Sai Praneetha Bhaskaruni" w:date="2022-03-25T12:09:00Z">
        <w:r w:rsidRPr="00E642D6" w:rsidDel="00DD7300">
          <w:rPr>
            <w:b w:val="0"/>
            <w:sz w:val="22"/>
          </w:rPr>
          <w:delText xml:space="preserve">SmartMedic </w:delText>
        </w:r>
      </w:del>
      <w:r w:rsidRPr="00E642D6">
        <w:rPr>
          <w:b w:val="0"/>
          <w:sz w:val="22"/>
        </w:rPr>
        <w:t>cloud</w:t>
      </w:r>
      <w:del w:id="1248" w:author="Sai Praneetha Bhaskaruni" w:date="2022-03-25T12:09:00Z">
        <w:r w:rsidRPr="00E642D6" w:rsidDel="00DD7300">
          <w:rPr>
            <w:b w:val="0"/>
            <w:sz w:val="22"/>
          </w:rPr>
          <w:delText xml:space="preserve"> application</w:delText>
        </w:r>
      </w:del>
      <w:r w:rsidRPr="00E642D6">
        <w:rPr>
          <w:b w:val="0"/>
          <w:sz w:val="22"/>
        </w:rPr>
        <w:t>. It is advised that the related credentials should not be shared with anyone.</w:t>
      </w:r>
      <w:bookmarkEnd w:id="1244"/>
    </w:p>
    <w:p w14:paraId="27F703D5" w14:textId="77777777" w:rsidR="00FF226D" w:rsidRDefault="00FF226D" w:rsidP="00960CBE">
      <w:pPr>
        <w:pStyle w:val="Heading1"/>
        <w:rPr>
          <w:color w:val="FCC566"/>
          <w:sz w:val="40"/>
        </w:rPr>
      </w:pPr>
    </w:p>
    <w:p w14:paraId="512E30EF" w14:textId="5FDBBEAC" w:rsidR="00FF226D" w:rsidRPr="00180992" w:rsidRDefault="00FE672F" w:rsidP="00FF226D">
      <w:pPr>
        <w:pStyle w:val="Heading1"/>
      </w:pPr>
      <w:bookmarkStart w:id="1249" w:name="_Toc109675010"/>
      <w:r>
        <w:rPr>
          <w:color w:val="FCC566"/>
          <w:sz w:val="40"/>
        </w:rPr>
        <w:t>22</w:t>
      </w:r>
      <w:r w:rsidR="00FF226D" w:rsidRPr="00180992">
        <w:rPr>
          <w:color w:val="FFCC66"/>
          <w:sz w:val="40"/>
        </w:rPr>
        <w:t xml:space="preserve"> </w:t>
      </w:r>
      <w:r w:rsidR="005B2CA4" w:rsidRPr="00C50743">
        <w:t>TRANSMISSION CONFIDENTIALITY</w:t>
      </w:r>
      <w:bookmarkEnd w:id="1249"/>
      <w:r w:rsidR="005B2CA4" w:rsidRPr="00C50743">
        <w:t xml:space="preserve"> </w:t>
      </w:r>
    </w:p>
    <w:p w14:paraId="741819B0" w14:textId="77777777" w:rsidR="00FF226D" w:rsidRPr="00C11DBF" w:rsidRDefault="00FF226D" w:rsidP="00FF226D">
      <w:pPr>
        <w:shd w:val="clear" w:color="auto" w:fill="E7E6E6" w:themeFill="background2"/>
        <w:spacing w:after="0"/>
        <w:ind w:left="118"/>
        <w:rPr>
          <w:b/>
          <w:sz w:val="22"/>
        </w:rPr>
      </w:pPr>
      <w:r w:rsidRPr="00C11DBF">
        <w:rPr>
          <w:b/>
          <w:sz w:val="22"/>
        </w:rPr>
        <w:t>SmartMedic Solution Component</w:t>
      </w:r>
      <w:ins w:id="1250" w:author="Sai Praneetha Bhaskaruni" w:date="2022-03-24T16:11:00Z">
        <w:r>
          <w:rPr>
            <w:b/>
            <w:sz w:val="22"/>
          </w:rPr>
          <w:t>s</w:t>
        </w:r>
      </w:ins>
      <w:r w:rsidRPr="00C11DBF">
        <w:rPr>
          <w:b/>
          <w:sz w:val="22"/>
        </w:rPr>
        <w:t>: Device</w:t>
      </w:r>
      <w:r w:rsidRPr="002404A6">
        <w:rPr>
          <w:b/>
          <w:sz w:val="22"/>
        </w:rPr>
        <w:t>, Tablet &amp; Nurse Station Application</w:t>
      </w:r>
    </w:p>
    <w:p w14:paraId="5B9E5F1C" w14:textId="77777777" w:rsidR="00FF226D" w:rsidRPr="003B7461" w:rsidRDefault="00FF226D" w:rsidP="00FF226D">
      <w:pPr>
        <w:spacing w:after="120"/>
        <w:ind w:left="129" w:hanging="14"/>
        <w:rPr>
          <w:sz w:val="22"/>
        </w:rPr>
      </w:pPr>
      <w:r w:rsidRPr="00CA58F3">
        <w:rPr>
          <w:b/>
          <w:i/>
          <w:sz w:val="22"/>
        </w:rPr>
        <w:t>Existing Security Features:</w:t>
      </w:r>
      <w:r>
        <w:rPr>
          <w:i/>
          <w:sz w:val="22"/>
        </w:rPr>
        <w:t xml:space="preserve"> </w:t>
      </w:r>
      <w:del w:id="1251" w:author="Sai Praneetha Bhaskaruni" w:date="2022-03-24T17:10:00Z">
        <w:r w:rsidRPr="003E5BF1" w:rsidDel="00E822D8">
          <w:rPr>
            <w:sz w:val="22"/>
          </w:rPr>
          <w:delText>T</w:delText>
        </w:r>
      </w:del>
      <w:ins w:id="1252" w:author="Sai Praneetha Bhaskaruni" w:date="2022-03-24T17:10:00Z">
        <w:r w:rsidRPr="00BB0397">
          <w:rPr>
            <w:sz w:val="22"/>
          </w:rPr>
          <w:t>SmartMedic solution</w:t>
        </w:r>
        <w:r w:rsidRPr="003E5BF1">
          <w:rPr>
            <w:sz w:val="22"/>
          </w:rPr>
          <w:t xml:space="preserve"> </w:t>
        </w:r>
        <w:r>
          <w:rPr>
            <w:sz w:val="22"/>
          </w:rPr>
          <w:t>platform t</w:t>
        </w:r>
      </w:ins>
      <w:r w:rsidRPr="003E5BF1">
        <w:rPr>
          <w:sz w:val="22"/>
        </w:rPr>
        <w:t>ransmits data only via a point-to-point dedicated channel betwe</w:t>
      </w:r>
      <w:r>
        <w:rPr>
          <w:sz w:val="22"/>
        </w:rPr>
        <w:t xml:space="preserve">en SmartMedic device and Tablet. </w:t>
      </w:r>
      <w:r w:rsidRPr="00BB0397">
        <w:rPr>
          <w:sz w:val="22"/>
        </w:rPr>
        <w:t xml:space="preserve">The data at rest and data </w:t>
      </w:r>
      <w:r>
        <w:rPr>
          <w:sz w:val="22"/>
        </w:rPr>
        <w:t>in</w:t>
      </w:r>
      <w:r w:rsidRPr="00BB0397">
        <w:rPr>
          <w:sz w:val="22"/>
        </w:rPr>
        <w:t xml:space="preserve"> </w:t>
      </w:r>
      <w:del w:id="1253" w:author="Sai Praneetha Bhaskaruni" w:date="2022-03-24T17:11:00Z">
        <w:r w:rsidRPr="00BB0397" w:rsidDel="00E822D8">
          <w:rPr>
            <w:sz w:val="22"/>
          </w:rPr>
          <w:delText xml:space="preserve">motion </w:delText>
        </w:r>
      </w:del>
      <w:ins w:id="1254" w:author="Sai Praneetha Bhaskaruni" w:date="2022-03-24T17:11:00Z">
        <w:r>
          <w:rPr>
            <w:sz w:val="22"/>
          </w:rPr>
          <w:t>transit</w:t>
        </w:r>
        <w:r w:rsidRPr="00BB0397">
          <w:rPr>
            <w:sz w:val="22"/>
          </w:rPr>
          <w:t xml:space="preserve"> </w:t>
        </w:r>
      </w:ins>
      <w:r>
        <w:rPr>
          <w:sz w:val="22"/>
        </w:rPr>
        <w:t xml:space="preserve">is </w:t>
      </w:r>
      <w:r w:rsidRPr="00BB0397">
        <w:rPr>
          <w:sz w:val="22"/>
        </w:rPr>
        <w:t>encrypted using a strong encryption mechanism implemented within the SmartMedic solution, which safeguards the data</w:t>
      </w:r>
      <w:ins w:id="1255" w:author="Sai Praneetha Bhaskaruni" w:date="2022-03-24T17:12:00Z">
        <w:r>
          <w:rPr>
            <w:sz w:val="22"/>
          </w:rPr>
          <w:t xml:space="preserve"> from unauthorized access</w:t>
        </w:r>
      </w:ins>
      <w:del w:id="1256" w:author="Sai Praneetha Bhaskaruni" w:date="2022-03-24T17:12:00Z">
        <w:r w:rsidRPr="00BB0397" w:rsidDel="00E320C2">
          <w:rPr>
            <w:sz w:val="22"/>
          </w:rPr>
          <w:delText xml:space="preserve"> from </w:delText>
        </w:r>
        <w:r w:rsidRPr="00F61C1D" w:rsidDel="00E320C2">
          <w:rPr>
            <w:sz w:val="22"/>
            <w:highlight w:val="yellow"/>
            <w:rPrChange w:id="1257" w:author="Sai Praneetha Bhaskaruni" w:date="2022-03-24T15:58:00Z">
              <w:rPr>
                <w:sz w:val="22"/>
              </w:rPr>
            </w:rPrChange>
          </w:rPr>
          <w:delText>prying eyes</w:delText>
        </w:r>
      </w:del>
      <w:r w:rsidRPr="00BB0397">
        <w:rPr>
          <w:sz w:val="22"/>
        </w:rPr>
        <w:t xml:space="preserve">. </w:t>
      </w:r>
      <w:del w:id="1258" w:author="Sai Praneetha Bhaskaruni" w:date="2022-03-24T17:15:00Z">
        <w:r w:rsidRPr="00BB0397" w:rsidDel="008B473D">
          <w:rPr>
            <w:sz w:val="22"/>
          </w:rPr>
          <w:delText xml:space="preserve">The ability of the device to ensure unauthorized access does not compromise the integrity and confidentiality of sensitive information stored on the device. </w:delText>
        </w:r>
      </w:del>
      <w:r w:rsidRPr="00BB0397">
        <w:rPr>
          <w:sz w:val="22"/>
        </w:rPr>
        <w:t xml:space="preserve">SmartMedic solution will handle data integrity </w:t>
      </w:r>
      <w:r w:rsidRPr="00055890">
        <w:rPr>
          <w:sz w:val="22"/>
        </w:rPr>
        <w:t>checking</w:t>
      </w:r>
      <w:r w:rsidRPr="00BB0397">
        <w:rPr>
          <w:sz w:val="22"/>
        </w:rPr>
        <w:t xml:space="preserve"> mechanisms of </w:t>
      </w:r>
      <w:ins w:id="1259" w:author="Sai Praneetha Bhaskaruni" w:date="2022-03-24T17:17:00Z">
        <w:r>
          <w:rPr>
            <w:sz w:val="22"/>
          </w:rPr>
          <w:t>transmitted</w:t>
        </w:r>
      </w:ins>
      <w:del w:id="1260" w:author="Sai Praneetha Bhaskaruni" w:date="2022-03-24T17:17:00Z">
        <w:r w:rsidRPr="00BB0397" w:rsidDel="00561071">
          <w:rPr>
            <w:sz w:val="22"/>
          </w:rPr>
          <w:delText>stored</w:delText>
        </w:r>
      </w:del>
      <w:r>
        <w:rPr>
          <w:sz w:val="22"/>
        </w:rPr>
        <w:t xml:space="preserve"> </w:t>
      </w:r>
      <w:r w:rsidRPr="00BB0397">
        <w:rPr>
          <w:sz w:val="22"/>
        </w:rPr>
        <w:t xml:space="preserve">data. </w:t>
      </w:r>
      <w:r w:rsidRPr="00691A12">
        <w:rPr>
          <w:sz w:val="22"/>
        </w:rPr>
        <w:t>C</w:t>
      </w:r>
      <w:r w:rsidRPr="00BB0397">
        <w:rPr>
          <w:sz w:val="22"/>
        </w:rPr>
        <w:t>ustomer</w:t>
      </w:r>
      <w:ins w:id="1261" w:author="Sai Praneetha Bhaskaruni" w:date="2022-03-24T17:22:00Z">
        <w:r>
          <w:rPr>
            <w:sz w:val="22"/>
          </w:rPr>
          <w:t xml:space="preserve"> (HDO)</w:t>
        </w:r>
      </w:ins>
      <w:r w:rsidRPr="00BB0397">
        <w:rPr>
          <w:sz w:val="22"/>
        </w:rPr>
        <w:t xml:space="preserve"> only need</w:t>
      </w:r>
      <w:r>
        <w:rPr>
          <w:sz w:val="22"/>
        </w:rPr>
        <w:t>s</w:t>
      </w:r>
      <w:r w:rsidRPr="00BB0397">
        <w:rPr>
          <w:sz w:val="22"/>
        </w:rPr>
        <w:t xml:space="preserve"> to provide the secure </w:t>
      </w:r>
      <w:ins w:id="1262" w:author="Sai Praneetha Bhaskaruni" w:date="2022-03-24T17:18:00Z">
        <w:r>
          <w:rPr>
            <w:sz w:val="22"/>
          </w:rPr>
          <w:t xml:space="preserve">interface </w:t>
        </w:r>
      </w:ins>
      <w:del w:id="1263" w:author="Sai Praneetha Bhaskaruni" w:date="2022-03-24T17:18:00Z">
        <w:r w:rsidRPr="00BB0397" w:rsidDel="00360020">
          <w:rPr>
            <w:sz w:val="22"/>
          </w:rPr>
          <w:delText xml:space="preserve">encrypted channel </w:delText>
        </w:r>
      </w:del>
      <w:r w:rsidRPr="00BB0397">
        <w:rPr>
          <w:sz w:val="22"/>
        </w:rPr>
        <w:t>for the communication between the SmartMedic solution’s components</w:t>
      </w:r>
      <w:r>
        <w:rPr>
          <w:sz w:val="22"/>
        </w:rPr>
        <w:t xml:space="preserve"> i.e.</w:t>
      </w:r>
      <w:ins w:id="1264" w:author="Sai Praneetha Bhaskaruni" w:date="2022-03-24T17:19:00Z">
        <w:r>
          <w:rPr>
            <w:sz w:val="22"/>
          </w:rPr>
          <w:t>,</w:t>
        </w:r>
      </w:ins>
      <w:r>
        <w:rPr>
          <w:sz w:val="22"/>
        </w:rPr>
        <w:t xml:space="preserve"> </w:t>
      </w:r>
      <w:del w:id="1265" w:author="Sai Praneetha Bhaskaruni" w:date="2022-03-24T17:19:00Z">
        <w:r w:rsidRPr="003B7461" w:rsidDel="003B7461">
          <w:rPr>
            <w:sz w:val="22"/>
          </w:rPr>
          <w:delText xml:space="preserve">SmartMedic </w:delText>
        </w:r>
      </w:del>
      <w:ins w:id="1266" w:author="Sai Praneetha Bhaskaruni" w:date="2022-03-24T17:19:00Z">
        <w:r w:rsidRPr="003B7461">
          <w:rPr>
            <w:sz w:val="22"/>
            <w:rPrChange w:id="1267" w:author="Sai Praneetha Bhaskaruni" w:date="2022-03-24T17:19:00Z">
              <w:rPr>
                <w:sz w:val="22"/>
                <w:highlight w:val="yellow"/>
              </w:rPr>
            </w:rPrChange>
          </w:rPr>
          <w:t xml:space="preserve">Stryker </w:t>
        </w:r>
      </w:ins>
      <w:r w:rsidRPr="003B7461">
        <w:rPr>
          <w:sz w:val="22"/>
        </w:rPr>
        <w:t xml:space="preserve">cloud </w:t>
      </w:r>
      <w:del w:id="1268" w:author="Sai Praneetha Bhaskaruni" w:date="2022-03-24T17:19:00Z">
        <w:r w:rsidRPr="00F61C1D" w:rsidDel="003B7461">
          <w:rPr>
            <w:sz w:val="22"/>
            <w:highlight w:val="yellow"/>
            <w:rPrChange w:id="1269" w:author="Sai Praneetha Bhaskaruni" w:date="2022-03-24T16:02:00Z">
              <w:rPr>
                <w:sz w:val="22"/>
              </w:rPr>
            </w:rPrChange>
          </w:rPr>
          <w:delText>application</w:delText>
        </w:r>
        <w:r w:rsidRPr="00BB0397" w:rsidDel="003B7461">
          <w:rPr>
            <w:sz w:val="22"/>
          </w:rPr>
          <w:delText xml:space="preserve"> </w:delText>
        </w:r>
      </w:del>
      <w:r w:rsidRPr="00BB0397">
        <w:rPr>
          <w:sz w:val="22"/>
        </w:rPr>
        <w:t xml:space="preserve">and the </w:t>
      </w:r>
      <w:r w:rsidRPr="003B7461">
        <w:rPr>
          <w:sz w:val="22"/>
        </w:rPr>
        <w:t xml:space="preserve">Nurse Station </w:t>
      </w:r>
      <w:ins w:id="1270" w:author="Sai Praneetha Bhaskaruni" w:date="2022-03-24T17:19:00Z">
        <w:r>
          <w:rPr>
            <w:sz w:val="22"/>
          </w:rPr>
          <w:t>application</w:t>
        </w:r>
      </w:ins>
      <w:del w:id="1271" w:author="Sai Praneetha Bhaskaruni" w:date="2022-03-24T17:19:00Z">
        <w:r w:rsidRPr="003B7461" w:rsidDel="003B7461">
          <w:rPr>
            <w:sz w:val="22"/>
          </w:rPr>
          <w:delText>user</w:delText>
        </w:r>
      </w:del>
      <w:r w:rsidRPr="003B7461">
        <w:rPr>
          <w:sz w:val="22"/>
        </w:rPr>
        <w:t>.</w:t>
      </w:r>
    </w:p>
    <w:p w14:paraId="65B39DD8" w14:textId="77777777" w:rsidR="00FF226D" w:rsidRDefault="00FF226D" w:rsidP="00FF226D">
      <w:pPr>
        <w:spacing w:after="120"/>
        <w:ind w:left="129" w:hanging="14"/>
        <w:rPr>
          <w:sz w:val="22"/>
        </w:rPr>
      </w:pPr>
      <w:r>
        <w:rPr>
          <w:b/>
          <w:i/>
          <w:sz w:val="22"/>
        </w:rPr>
        <w:t>Recommendation for customer (HDO)</w:t>
      </w:r>
      <w:r w:rsidRPr="00CA58F3">
        <w:rPr>
          <w:b/>
          <w:i/>
          <w:sz w:val="22"/>
        </w:rPr>
        <w:t>:</w:t>
      </w:r>
      <w:r w:rsidRPr="00CA58F3">
        <w:t xml:space="preserve"> </w:t>
      </w:r>
      <w:ins w:id="1272" w:author="Sai Praneetha Bhaskaruni" w:date="2022-03-24T17:21:00Z">
        <w:r w:rsidRPr="00670407">
          <w:rPr>
            <w:sz w:val="22"/>
            <w:rPrChange w:id="1273" w:author="Sai Praneetha Bhaskaruni" w:date="2022-03-24T17:21:00Z">
              <w:rPr/>
            </w:rPrChange>
          </w:rPr>
          <w:t>The access and management of the device and tablet is not provided for HDO</w:t>
        </w:r>
      </w:ins>
      <w:del w:id="1274" w:author="Sai Praneetha Bhaskaruni" w:date="2022-03-24T17:21:00Z">
        <w:r w:rsidRPr="00670407" w:rsidDel="00670407">
          <w:rPr>
            <w:sz w:val="22"/>
            <w:highlight w:val="yellow"/>
            <w:rPrChange w:id="1275" w:author="Sai Praneetha Bhaskaruni" w:date="2022-03-24T17:21:00Z">
              <w:rPr>
                <w:sz w:val="22"/>
              </w:rPr>
            </w:rPrChange>
          </w:rPr>
          <w:delText>The customer is not allowed to access device and tablet component</w:delText>
        </w:r>
      </w:del>
      <w:r w:rsidRPr="00670407">
        <w:rPr>
          <w:i/>
          <w:sz w:val="22"/>
        </w:rPr>
        <w:t>.</w:t>
      </w:r>
      <w:r w:rsidRPr="00670407">
        <w:rPr>
          <w:sz w:val="22"/>
          <w:szCs w:val="24"/>
          <w:rPrChange w:id="1276" w:author="Sai Praneetha Bhaskaruni" w:date="2022-03-24T17:21:00Z">
            <w:rPr/>
          </w:rPrChange>
        </w:rPr>
        <w:t xml:space="preserve"> </w:t>
      </w:r>
      <w:r>
        <w:rPr>
          <w:sz w:val="22"/>
        </w:rPr>
        <w:t xml:space="preserve">The </w:t>
      </w:r>
      <w:r w:rsidRPr="000256C4">
        <w:rPr>
          <w:sz w:val="22"/>
        </w:rPr>
        <w:t>c</w:t>
      </w:r>
      <w:r w:rsidRPr="00C50743">
        <w:rPr>
          <w:sz w:val="22"/>
        </w:rPr>
        <w:t xml:space="preserve">ustomer </w:t>
      </w:r>
      <w:ins w:id="1277" w:author="Sai Praneetha Bhaskaruni" w:date="2022-03-24T17:22:00Z">
        <w:r>
          <w:rPr>
            <w:sz w:val="22"/>
          </w:rPr>
          <w:t xml:space="preserve">(HDO) </w:t>
        </w:r>
      </w:ins>
      <w:del w:id="1278" w:author="Sai Praneetha Bhaskaruni" w:date="2022-03-24T17:22:00Z">
        <w:r w:rsidRPr="00C50743" w:rsidDel="00D40347">
          <w:rPr>
            <w:sz w:val="22"/>
          </w:rPr>
          <w:delText xml:space="preserve">only </w:delText>
        </w:r>
      </w:del>
      <w:r w:rsidRPr="00C50743">
        <w:rPr>
          <w:sz w:val="22"/>
        </w:rPr>
        <w:t>need</w:t>
      </w:r>
      <w:r>
        <w:rPr>
          <w:sz w:val="22"/>
        </w:rPr>
        <w:t>s</w:t>
      </w:r>
      <w:r w:rsidRPr="00C50743">
        <w:rPr>
          <w:sz w:val="22"/>
        </w:rPr>
        <w:t xml:space="preserve"> to provide the secure </w:t>
      </w:r>
      <w:ins w:id="1279" w:author="Sai Praneetha Bhaskaruni" w:date="2022-03-24T17:22:00Z">
        <w:r>
          <w:rPr>
            <w:sz w:val="22"/>
          </w:rPr>
          <w:t xml:space="preserve">interface </w:t>
        </w:r>
      </w:ins>
      <w:del w:id="1280" w:author="Sai Praneetha Bhaskaruni" w:date="2022-03-24T17:22:00Z">
        <w:r w:rsidRPr="00C50743" w:rsidDel="00D40347">
          <w:rPr>
            <w:sz w:val="22"/>
          </w:rPr>
          <w:delText xml:space="preserve">encrypted channel </w:delText>
        </w:r>
      </w:del>
      <w:r w:rsidRPr="00C50743">
        <w:rPr>
          <w:sz w:val="22"/>
        </w:rPr>
        <w:t xml:space="preserve">for communication between the SmartMedic solution’s component i.e., the </w:t>
      </w:r>
      <w:r>
        <w:rPr>
          <w:sz w:val="22"/>
        </w:rPr>
        <w:t>t</w:t>
      </w:r>
      <w:r w:rsidRPr="00C50743">
        <w:rPr>
          <w:sz w:val="22"/>
        </w:rPr>
        <w:t xml:space="preserve">ablet and </w:t>
      </w:r>
      <w:ins w:id="1281" w:author="Sai Praneetha Bhaskaruni" w:date="2022-03-24T17:22:00Z">
        <w:r>
          <w:rPr>
            <w:sz w:val="22"/>
          </w:rPr>
          <w:t>Stryker</w:t>
        </w:r>
      </w:ins>
      <w:ins w:id="1282" w:author="Sai Praneetha Bhaskaruni" w:date="2022-03-24T17:23:00Z">
        <w:r>
          <w:rPr>
            <w:sz w:val="22"/>
          </w:rPr>
          <w:t xml:space="preserve"> </w:t>
        </w:r>
      </w:ins>
      <w:del w:id="1283" w:author="Sai Praneetha Bhaskaruni" w:date="2022-03-24T17:22:00Z">
        <w:r w:rsidRPr="00940504" w:rsidDel="00940504">
          <w:rPr>
            <w:sz w:val="22"/>
          </w:rPr>
          <w:delText xml:space="preserve">SmartMedic </w:delText>
        </w:r>
      </w:del>
      <w:r w:rsidRPr="00940504">
        <w:rPr>
          <w:sz w:val="22"/>
        </w:rPr>
        <w:t>cloud</w:t>
      </w:r>
      <w:del w:id="1284" w:author="Sai Praneetha Bhaskaruni" w:date="2022-03-24T17:23:00Z">
        <w:r w:rsidRPr="00940504" w:rsidDel="00940504">
          <w:rPr>
            <w:sz w:val="22"/>
          </w:rPr>
          <w:delText xml:space="preserve"> application</w:delText>
        </w:r>
      </w:del>
      <w:r w:rsidRPr="00940504">
        <w:rPr>
          <w:sz w:val="22"/>
        </w:rPr>
        <w:t>.</w:t>
      </w:r>
      <w:r w:rsidRPr="00CA58F3">
        <w:rPr>
          <w:sz w:val="22"/>
        </w:rPr>
        <w:t xml:space="preserve"> </w:t>
      </w:r>
      <w:r w:rsidRPr="00D0130A">
        <w:rPr>
          <w:sz w:val="22"/>
        </w:rPr>
        <w:t xml:space="preserve">All network connections </w:t>
      </w:r>
      <w:r>
        <w:rPr>
          <w:sz w:val="22"/>
        </w:rPr>
        <w:t xml:space="preserve">are </w:t>
      </w:r>
      <w:r w:rsidRPr="00D0130A">
        <w:rPr>
          <w:sz w:val="22"/>
        </w:rPr>
        <w:t>considered in determining</w:t>
      </w:r>
      <w:r>
        <w:rPr>
          <w:sz w:val="22"/>
        </w:rPr>
        <w:t xml:space="preserve"> appropriate security controls </w:t>
      </w:r>
      <w:r w:rsidRPr="00D0130A">
        <w:rPr>
          <w:sz w:val="22"/>
        </w:rPr>
        <w:t xml:space="preserve">like Wi-Fi (consider authentication protocols supported, such as WPA2 EAP-TLS) for the communication between the SmartMedic solution’s components i.e., </w:t>
      </w:r>
      <w:r>
        <w:rPr>
          <w:sz w:val="22"/>
        </w:rPr>
        <w:t>Stryker C</w:t>
      </w:r>
      <w:r w:rsidRPr="00D0130A">
        <w:rPr>
          <w:sz w:val="22"/>
        </w:rPr>
        <w:t>loud</w:t>
      </w:r>
      <w:r>
        <w:rPr>
          <w:sz w:val="22"/>
        </w:rPr>
        <w:t xml:space="preserve"> and the Nurse Station</w:t>
      </w:r>
      <w:ins w:id="1285" w:author="Sai Praneetha Bhaskaruni" w:date="2022-03-24T17:23:00Z">
        <w:r>
          <w:rPr>
            <w:sz w:val="22"/>
          </w:rPr>
          <w:t xml:space="preserve"> Application</w:t>
        </w:r>
      </w:ins>
      <w:r>
        <w:rPr>
          <w:sz w:val="22"/>
        </w:rPr>
        <w:t>.</w:t>
      </w:r>
    </w:p>
    <w:p w14:paraId="7D54B1DE" w14:textId="77777777" w:rsidR="00054073" w:rsidRDefault="00054073" w:rsidP="00054073">
      <w:pPr>
        <w:pStyle w:val="Heading1"/>
        <w:rPr>
          <w:color w:val="FCC566"/>
          <w:sz w:val="40"/>
        </w:rPr>
      </w:pPr>
    </w:p>
    <w:p w14:paraId="51817DA2" w14:textId="69D138A8" w:rsidR="00054073" w:rsidRPr="00054073" w:rsidRDefault="00054073" w:rsidP="00054073">
      <w:pPr>
        <w:pStyle w:val="Heading1"/>
      </w:pPr>
      <w:bookmarkStart w:id="1286" w:name="_Toc109675011"/>
      <w:r>
        <w:rPr>
          <w:color w:val="FCC566"/>
          <w:sz w:val="40"/>
        </w:rPr>
        <w:t>23</w:t>
      </w:r>
      <w:r w:rsidRPr="00180992">
        <w:rPr>
          <w:color w:val="FFCC66"/>
          <w:sz w:val="40"/>
        </w:rPr>
        <w:t xml:space="preserve"> </w:t>
      </w:r>
      <w:r w:rsidRPr="00C50743">
        <w:t>TRANSMISSION INTEGRITY</w:t>
      </w:r>
      <w:bookmarkEnd w:id="1286"/>
    </w:p>
    <w:p w14:paraId="5DB67BF5" w14:textId="247068D4" w:rsidR="00054073" w:rsidRDefault="00054073" w:rsidP="00054073">
      <w:pPr>
        <w:pStyle w:val="Heading1"/>
        <w:rPr>
          <w:ins w:id="1287" w:author="Sai Praneetha Bhaskaruni" w:date="2022-03-24T16:45:00Z"/>
        </w:rPr>
      </w:pPr>
      <w:bookmarkStart w:id="1288" w:name="_Toc109675012"/>
      <w:r>
        <w:rPr>
          <w:color w:val="FCC566"/>
          <w:sz w:val="40"/>
        </w:rPr>
        <w:t xml:space="preserve">23.1 </w:t>
      </w:r>
      <w:r w:rsidRPr="007558B4">
        <w:t>System and information integrity</w:t>
      </w:r>
      <w:bookmarkEnd w:id="1288"/>
    </w:p>
    <w:p w14:paraId="3CBE48E9" w14:textId="77777777" w:rsidR="00054073" w:rsidRPr="002471F7" w:rsidDel="003D6BE3" w:rsidRDefault="00054073" w:rsidP="00054073">
      <w:pPr>
        <w:spacing w:after="120"/>
        <w:rPr>
          <w:ins w:id="1289" w:author="Sai Praneetha Bhaskaruni" w:date="2022-03-24T16:45:00Z"/>
          <w:del w:id="1290" w:author="Sai Praneetha Bhaskaruni" w:date="2022-03-24T16:45:00Z"/>
          <w:sz w:val="22"/>
        </w:rPr>
      </w:pPr>
      <w:moveToRangeStart w:id="1291" w:author="Sai Praneetha Bhaskaruni" w:date="2022-03-24T16:45:00Z" w:name="move99032728"/>
      <w:ins w:id="1292" w:author="Sai Praneetha Bhaskaruni" w:date="2022-03-24T16:45:00Z">
        <w:r w:rsidRPr="002471F7">
          <w:rPr>
            <w:sz w:val="22"/>
          </w:rPr>
          <w:t>Integrity is defined as guarding against improper information modification or destruction and includes ensuring information nonrepudiation and authenticity. It is the assertion that data can only be accessed or modified by authorized entities.</w:t>
        </w:r>
      </w:ins>
    </w:p>
    <w:moveToRangeEnd w:id="1291"/>
    <w:p w14:paraId="6AFFE37D" w14:textId="77777777" w:rsidR="00054073" w:rsidRDefault="00054073">
      <w:pPr>
        <w:spacing w:after="120"/>
        <w:rPr>
          <w:ins w:id="1293" w:author="Sai Praneetha Bhaskaruni" w:date="2022-03-24T16:42:00Z"/>
        </w:rPr>
        <w:pPrChange w:id="1294" w:author="Sai Praneetha Bhaskaruni" w:date="2022-03-24T16:45:00Z">
          <w:pPr>
            <w:pStyle w:val="Heading1"/>
          </w:pPr>
        </w:pPrChange>
      </w:pPr>
    </w:p>
    <w:p w14:paraId="75C7323C" w14:textId="77777777" w:rsidR="00054073" w:rsidRPr="00096B48" w:rsidDel="000F0365" w:rsidRDefault="00054073">
      <w:pPr>
        <w:shd w:val="clear" w:color="auto" w:fill="E7E6E6" w:themeFill="background2"/>
        <w:spacing w:after="0"/>
        <w:ind w:left="118"/>
        <w:rPr>
          <w:del w:id="1295" w:author="Sai Praneetha Bhaskaruni" w:date="2022-03-24T16:43:00Z"/>
          <w:sz w:val="22"/>
          <w:rPrChange w:id="1296" w:author="Sai Praneetha Bhaskaruni" w:date="2022-03-24T16:42:00Z">
            <w:rPr>
              <w:del w:id="1297" w:author="Sai Praneetha Bhaskaruni" w:date="2022-03-24T16:43:00Z"/>
            </w:rPr>
          </w:rPrChange>
        </w:rPr>
        <w:pPrChange w:id="1298" w:author="Sai Praneetha Bhaskaruni" w:date="2022-03-24T16:42:00Z">
          <w:pPr>
            <w:pStyle w:val="Heading1"/>
          </w:pPr>
        </w:pPrChange>
      </w:pPr>
    </w:p>
    <w:p w14:paraId="75DF2380" w14:textId="77777777" w:rsidR="00054073" w:rsidRDefault="00054073" w:rsidP="00054073">
      <w:pPr>
        <w:spacing w:after="120"/>
        <w:ind w:left="113" w:firstLine="0"/>
        <w:rPr>
          <w:ins w:id="1299" w:author="Sai Praneetha Bhaskaruni" w:date="2022-03-24T16:43:00Z"/>
          <w:sz w:val="22"/>
        </w:rPr>
      </w:pPr>
      <w:r w:rsidRPr="001B0076">
        <w:rPr>
          <w:b/>
          <w:i/>
          <w:sz w:val="22"/>
        </w:rPr>
        <w:t xml:space="preserve">Recommendation for customer (HDO): </w:t>
      </w:r>
      <w:r w:rsidRPr="00BC546B">
        <w:rPr>
          <w:sz w:val="22"/>
        </w:rPr>
        <w:t>It is the HDO's responsibility to maintain the integrity for its IT systems</w:t>
      </w:r>
      <w:ins w:id="1300" w:author="Sai Praneetha Bhaskaruni" w:date="2022-03-24T16:43:00Z">
        <w:r>
          <w:rPr>
            <w:sz w:val="22"/>
          </w:rPr>
          <w:t>.</w:t>
        </w:r>
      </w:ins>
      <w:del w:id="1301" w:author="Sai Praneetha Bhaskaruni" w:date="2022-03-24T16:43:00Z">
        <w:r w:rsidRPr="00BC546B" w:rsidDel="000F0365">
          <w:rPr>
            <w:sz w:val="22"/>
          </w:rPr>
          <w:delText xml:space="preserve">. </w:delText>
        </w:r>
      </w:del>
    </w:p>
    <w:p w14:paraId="0C61E183" w14:textId="77777777" w:rsidR="00054073" w:rsidRPr="00EE0D3E" w:rsidRDefault="00054073">
      <w:pPr>
        <w:shd w:val="clear" w:color="auto" w:fill="E7E6E6" w:themeFill="background2"/>
        <w:spacing w:after="0"/>
        <w:ind w:left="118"/>
        <w:rPr>
          <w:ins w:id="1302" w:author="Sai Praneetha Bhaskaruni" w:date="2022-03-24T16:43:00Z"/>
          <w:b/>
          <w:sz w:val="22"/>
          <w:rPrChange w:id="1303" w:author="Sai Praneetha Bhaskaruni" w:date="2022-03-24T16:43:00Z">
            <w:rPr>
              <w:ins w:id="1304" w:author="Sai Praneetha Bhaskaruni" w:date="2022-03-24T16:43:00Z"/>
              <w:sz w:val="22"/>
            </w:rPr>
          </w:rPrChange>
        </w:rPr>
        <w:pPrChange w:id="1305" w:author="Sai Praneetha Bhaskaruni" w:date="2022-03-24T16:43:00Z">
          <w:pPr>
            <w:spacing w:after="120"/>
            <w:ind w:left="113" w:firstLine="0"/>
          </w:pPr>
        </w:pPrChange>
      </w:pPr>
      <w:ins w:id="1306" w:author="Sai Praneetha Bhaskaruni" w:date="2022-03-24T16:43:00Z">
        <w:r w:rsidRPr="00C11DBF">
          <w:rPr>
            <w:b/>
            <w:sz w:val="22"/>
          </w:rPr>
          <w:t>SmartMedic Solution Component</w:t>
        </w:r>
        <w:r>
          <w:rPr>
            <w:b/>
            <w:sz w:val="22"/>
          </w:rPr>
          <w:t>s</w:t>
        </w:r>
        <w:r w:rsidRPr="00C11DBF">
          <w:rPr>
            <w:b/>
            <w:sz w:val="22"/>
          </w:rPr>
          <w:t>: Device</w:t>
        </w:r>
        <w:r>
          <w:rPr>
            <w:b/>
            <w:sz w:val="22"/>
          </w:rPr>
          <w:t xml:space="preserve">, Tablet &amp; </w:t>
        </w:r>
        <w:r w:rsidRPr="00453CB9">
          <w:rPr>
            <w:b/>
            <w:sz w:val="22"/>
          </w:rPr>
          <w:t>Nurse Station Application</w:t>
        </w:r>
      </w:ins>
    </w:p>
    <w:p w14:paraId="22150362" w14:textId="7B29E25F" w:rsidR="00054073" w:rsidRPr="0006769D" w:rsidDel="00546CF0" w:rsidRDefault="00054073" w:rsidP="006819B5">
      <w:pPr>
        <w:spacing w:after="120"/>
        <w:ind w:left="60"/>
        <w:rPr>
          <w:del w:id="1307" w:author="Sai Praneetha Bhaskaruni" w:date="2022-03-24T16:46:00Z"/>
          <w:b/>
          <w:sz w:val="22"/>
        </w:rPr>
      </w:pPr>
      <w:bookmarkStart w:id="1308" w:name="_Toc109675013"/>
      <w:r w:rsidRPr="0006769D">
        <w:rPr>
          <w:b/>
          <w:sz w:val="22"/>
        </w:rPr>
        <w:t xml:space="preserve">The Nurse Station application can be accessed through web interface on a system which is owned by the </w:t>
      </w:r>
      <w:r w:rsidR="006819B5">
        <w:rPr>
          <w:b/>
          <w:sz w:val="22"/>
        </w:rPr>
        <w:t xml:space="preserve">  </w:t>
      </w:r>
      <w:r w:rsidRPr="0006769D">
        <w:rPr>
          <w:b/>
          <w:sz w:val="22"/>
        </w:rPr>
        <w:t>HDO. The Tablet is already enclosed and hence tamper proof. Access (physical/system) to the Tablet is only possible for the Stryker service personnel.</w:t>
      </w:r>
      <w:bookmarkEnd w:id="1308"/>
    </w:p>
    <w:p w14:paraId="38E580C0" w14:textId="2B6A2101" w:rsidR="00024BCE" w:rsidRDefault="00024BCE" w:rsidP="006819B5">
      <w:pPr>
        <w:pStyle w:val="Heading1"/>
        <w:ind w:left="60" w:firstLine="0"/>
        <w:rPr>
          <w:color w:val="FCC566"/>
          <w:sz w:val="40"/>
        </w:rPr>
      </w:pPr>
    </w:p>
    <w:p w14:paraId="35894FBB" w14:textId="1DD65476" w:rsidR="00273588" w:rsidRDefault="00273588" w:rsidP="00024BCE">
      <w:pPr>
        <w:pStyle w:val="Heading1"/>
        <w:rPr>
          <w:color w:val="FCC566"/>
          <w:sz w:val="40"/>
        </w:rPr>
      </w:pPr>
    </w:p>
    <w:p w14:paraId="4F34B609" w14:textId="7BD20326" w:rsidR="00296B3F" w:rsidRPr="00180992" w:rsidRDefault="00296B3F" w:rsidP="00296B3F">
      <w:pPr>
        <w:pStyle w:val="Heading1"/>
      </w:pPr>
      <w:bookmarkStart w:id="1309" w:name="_Toc109675014"/>
      <w:r>
        <w:rPr>
          <w:color w:val="FCC566"/>
          <w:sz w:val="40"/>
        </w:rPr>
        <w:t>23.2</w:t>
      </w:r>
      <w:r w:rsidRPr="00180992">
        <w:rPr>
          <w:color w:val="FFCC66"/>
          <w:sz w:val="40"/>
        </w:rPr>
        <w:t xml:space="preserve"> </w:t>
      </w:r>
      <w:r w:rsidRPr="008E7DA8">
        <w:t>Trustworthiness- CIA Triad &amp; Their Responsibilities</w:t>
      </w:r>
      <w:bookmarkEnd w:id="1309"/>
    </w:p>
    <w:p w14:paraId="34384652" w14:textId="77777777" w:rsidR="00296B3F" w:rsidRPr="00C11DBF" w:rsidRDefault="00296B3F" w:rsidP="00296B3F">
      <w:pPr>
        <w:shd w:val="clear" w:color="auto" w:fill="E7E6E6" w:themeFill="background2"/>
        <w:spacing w:after="0"/>
        <w:ind w:left="118"/>
        <w:rPr>
          <w:b/>
          <w:sz w:val="22"/>
        </w:rPr>
      </w:pPr>
      <w:r w:rsidRPr="00C11DBF">
        <w:rPr>
          <w:b/>
          <w:sz w:val="22"/>
        </w:rPr>
        <w:t>SmartMedic Solution Component</w:t>
      </w:r>
      <w:ins w:id="1310" w:author="Sai Praneetha Bhaskaruni" w:date="2022-03-24T10:33:00Z">
        <w:r>
          <w:rPr>
            <w:b/>
            <w:sz w:val="22"/>
          </w:rPr>
          <w:t>s</w:t>
        </w:r>
      </w:ins>
      <w:r w:rsidRPr="00C11DBF">
        <w:rPr>
          <w:b/>
          <w:sz w:val="22"/>
        </w:rPr>
        <w:t>: Device</w:t>
      </w:r>
      <w:r>
        <w:rPr>
          <w:b/>
          <w:sz w:val="22"/>
        </w:rPr>
        <w:t xml:space="preserve">, Tablet &amp; </w:t>
      </w:r>
      <w:r w:rsidRPr="00453CB9">
        <w:rPr>
          <w:b/>
          <w:sz w:val="22"/>
        </w:rPr>
        <w:t>Nurse Station Application</w:t>
      </w:r>
    </w:p>
    <w:p w14:paraId="6DEE8377" w14:textId="77777777" w:rsidR="00296B3F" w:rsidRDefault="00296B3F" w:rsidP="00296B3F">
      <w:pPr>
        <w:spacing w:after="120"/>
        <w:ind w:left="129" w:hanging="14"/>
        <w:rPr>
          <w:sz w:val="22"/>
        </w:rPr>
      </w:pPr>
      <w:r w:rsidRPr="00CA58F3">
        <w:rPr>
          <w:b/>
          <w:i/>
          <w:sz w:val="22"/>
        </w:rPr>
        <w:t>Existing Security Features:</w:t>
      </w:r>
      <w:r>
        <w:rPr>
          <w:b/>
          <w:i/>
          <w:sz w:val="22"/>
        </w:rPr>
        <w:t xml:space="preserve"> </w:t>
      </w:r>
      <w:r w:rsidRPr="009B1F29">
        <w:rPr>
          <w:sz w:val="22"/>
        </w:rPr>
        <w:t>SmartMedic solution</w:t>
      </w:r>
      <w:r w:rsidRPr="003E5BF1">
        <w:rPr>
          <w:sz w:val="22"/>
        </w:rPr>
        <w:t xml:space="preserve"> uses </w:t>
      </w:r>
      <w:r>
        <w:rPr>
          <w:sz w:val="22"/>
        </w:rPr>
        <w:t>a</w:t>
      </w:r>
      <w:r w:rsidRPr="003E5BF1">
        <w:rPr>
          <w:sz w:val="22"/>
        </w:rPr>
        <w:t xml:space="preserve"> strong</w:t>
      </w:r>
      <w:r>
        <w:rPr>
          <w:sz w:val="22"/>
        </w:rPr>
        <w:t>,</w:t>
      </w:r>
      <w:r w:rsidRPr="003E5BF1">
        <w:rPr>
          <w:sz w:val="22"/>
        </w:rPr>
        <w:t xml:space="preserve"> secure communications protocol for </w:t>
      </w:r>
      <w:ins w:id="1311" w:author="Sai Praneetha Bhaskaruni" w:date="2022-03-24T12:10:00Z">
        <w:r>
          <w:rPr>
            <w:sz w:val="22"/>
          </w:rPr>
          <w:t xml:space="preserve">reliable/safe </w:t>
        </w:r>
      </w:ins>
      <w:r w:rsidRPr="003E5BF1">
        <w:rPr>
          <w:sz w:val="22"/>
        </w:rPr>
        <w:t>communicati</w:t>
      </w:r>
      <w:ins w:id="1312" w:author="Sai Praneetha Bhaskaruni" w:date="2022-03-24T12:08:00Z">
        <w:r>
          <w:rPr>
            <w:sz w:val="22"/>
          </w:rPr>
          <w:t>o</w:t>
        </w:r>
      </w:ins>
      <w:r w:rsidRPr="003E5BF1">
        <w:rPr>
          <w:sz w:val="22"/>
        </w:rPr>
        <w:t>n</w:t>
      </w:r>
      <w:del w:id="1313" w:author="Sai Praneetha Bhaskaruni" w:date="2022-03-24T12:08:00Z">
        <w:r w:rsidRPr="003E5BF1" w:rsidDel="00380047">
          <w:rPr>
            <w:sz w:val="22"/>
          </w:rPr>
          <w:delText>g</w:delText>
        </w:r>
      </w:del>
      <w:r w:rsidRPr="003E5BF1">
        <w:rPr>
          <w:sz w:val="22"/>
        </w:rPr>
        <w:t xml:space="preserve"> among the components. The </w:t>
      </w:r>
      <w:r>
        <w:rPr>
          <w:sz w:val="22"/>
        </w:rPr>
        <w:t xml:space="preserve">secure </w:t>
      </w:r>
      <w:ins w:id="1314" w:author="Sai Praneetha Bhaskaruni" w:date="2022-03-24T12:08:00Z">
        <w:r>
          <w:rPr>
            <w:sz w:val="22"/>
          </w:rPr>
          <w:t>design</w:t>
        </w:r>
      </w:ins>
      <w:del w:id="1315" w:author="Sai Praneetha Bhaskaruni" w:date="2022-03-24T12:08:00Z">
        <w:r w:rsidRPr="003E5BF1" w:rsidDel="004A5829">
          <w:rPr>
            <w:sz w:val="22"/>
          </w:rPr>
          <w:delText>ability</w:delText>
        </w:r>
      </w:del>
      <w:r w:rsidRPr="003E5BF1">
        <w:rPr>
          <w:sz w:val="22"/>
        </w:rPr>
        <w:t xml:space="preserve"> of the </w:t>
      </w:r>
      <w:r w:rsidRPr="0070430F">
        <w:rPr>
          <w:sz w:val="22"/>
        </w:rPr>
        <w:t>SmartMedic solution</w:t>
      </w:r>
      <w:r w:rsidRPr="003E5BF1">
        <w:rPr>
          <w:sz w:val="22"/>
        </w:rPr>
        <w:t xml:space="preserve"> ensure</w:t>
      </w:r>
      <w:r>
        <w:rPr>
          <w:sz w:val="22"/>
        </w:rPr>
        <w:t>s</w:t>
      </w:r>
      <w:r w:rsidRPr="003E5BF1">
        <w:rPr>
          <w:sz w:val="22"/>
        </w:rPr>
        <w:t xml:space="preserve"> the </w:t>
      </w:r>
      <w:ins w:id="1316" w:author="Sai Praneetha Bhaskaruni" w:date="2022-03-24T12:10:00Z">
        <w:r>
          <w:rPr>
            <w:sz w:val="22"/>
          </w:rPr>
          <w:t>C</w:t>
        </w:r>
      </w:ins>
      <w:del w:id="1317" w:author="Sai Praneetha Bhaskaruni" w:date="2022-03-24T12:10:00Z">
        <w:r w:rsidRPr="003E5BF1" w:rsidDel="001568FD">
          <w:rPr>
            <w:sz w:val="22"/>
          </w:rPr>
          <w:delText>c</w:delText>
        </w:r>
      </w:del>
      <w:r w:rsidRPr="003E5BF1">
        <w:rPr>
          <w:sz w:val="22"/>
        </w:rPr>
        <w:t>onfidentiality</w:t>
      </w:r>
      <w:ins w:id="1318" w:author="Sai Praneetha Bhaskaruni" w:date="2022-03-24T12:09:00Z">
        <w:r>
          <w:rPr>
            <w:sz w:val="22"/>
          </w:rPr>
          <w:t xml:space="preserve">, </w:t>
        </w:r>
      </w:ins>
      <w:ins w:id="1319" w:author="Sai Praneetha Bhaskaruni" w:date="2022-03-24T12:10:00Z">
        <w:r>
          <w:rPr>
            <w:sz w:val="22"/>
          </w:rPr>
          <w:t>I</w:t>
        </w:r>
      </w:ins>
      <w:ins w:id="1320" w:author="Sai Praneetha Bhaskaruni" w:date="2022-03-24T12:09:00Z">
        <w:r>
          <w:rPr>
            <w:sz w:val="22"/>
          </w:rPr>
          <w:t xml:space="preserve">ntegrity &amp; </w:t>
        </w:r>
      </w:ins>
      <w:ins w:id="1321" w:author="Sai Praneetha Bhaskaruni" w:date="2022-03-24T12:10:00Z">
        <w:r>
          <w:rPr>
            <w:sz w:val="22"/>
          </w:rPr>
          <w:t>A</w:t>
        </w:r>
      </w:ins>
      <w:ins w:id="1322" w:author="Sai Praneetha Bhaskaruni" w:date="2022-03-24T12:09:00Z">
        <w:r>
          <w:rPr>
            <w:sz w:val="22"/>
          </w:rPr>
          <w:t>vailability</w:t>
        </w:r>
      </w:ins>
      <w:r w:rsidRPr="003E5BF1">
        <w:rPr>
          <w:sz w:val="22"/>
        </w:rPr>
        <w:t xml:space="preserve"> of transmitted information</w:t>
      </w:r>
      <w:r>
        <w:rPr>
          <w:sz w:val="22"/>
        </w:rPr>
        <w:t xml:space="preserve"> and t</w:t>
      </w:r>
      <w:r w:rsidRPr="003E5BF1">
        <w:rPr>
          <w:sz w:val="22"/>
        </w:rPr>
        <w:t>ransmits data only via a point-to-point dedicated channel betwe</w:t>
      </w:r>
      <w:r>
        <w:rPr>
          <w:sz w:val="22"/>
        </w:rPr>
        <w:t>en SmartMedic device and</w:t>
      </w:r>
      <w:del w:id="1323" w:author="Sai Praneetha Bhaskaruni" w:date="2022-03-24T12:07:00Z">
        <w:r w:rsidDel="0070430F">
          <w:rPr>
            <w:sz w:val="22"/>
          </w:rPr>
          <w:delText xml:space="preserve"> the</w:delText>
        </w:r>
      </w:del>
      <w:r>
        <w:rPr>
          <w:sz w:val="22"/>
        </w:rPr>
        <w:t xml:space="preserve"> Tablet,</w:t>
      </w:r>
      <w:ins w:id="1324" w:author="Sai Praneetha Bhaskaruni" w:date="2022-03-24T12:09:00Z">
        <w:r>
          <w:rPr>
            <w:sz w:val="22"/>
          </w:rPr>
          <w:t xml:space="preserve"> </w:t>
        </w:r>
      </w:ins>
      <w:del w:id="1325" w:author="Sai Praneetha Bhaskaruni" w:date="2022-03-24T12:09:00Z">
        <w:r w:rsidDel="004A5829">
          <w:rPr>
            <w:sz w:val="22"/>
          </w:rPr>
          <w:delText xml:space="preserve"> </w:delText>
        </w:r>
      </w:del>
      <w:del w:id="1326" w:author="Sai Praneetha Bhaskaruni" w:date="2022-03-24T12:08:00Z">
        <w:r w:rsidDel="0070430F">
          <w:rPr>
            <w:sz w:val="22"/>
          </w:rPr>
          <w:delText>t</w:delText>
        </w:r>
      </w:del>
      <w:del w:id="1327" w:author="Sai Praneetha Bhaskaruni" w:date="2022-03-24T12:07:00Z">
        <w:r w:rsidDel="0070430F">
          <w:rPr>
            <w:sz w:val="22"/>
          </w:rPr>
          <w:delText xml:space="preserve">he </w:delText>
        </w:r>
      </w:del>
      <w:r w:rsidRPr="00E968D1">
        <w:rPr>
          <w:sz w:val="22"/>
        </w:rPr>
        <w:t xml:space="preserve">Tablet and </w:t>
      </w:r>
      <w:del w:id="1328" w:author="Sai Praneetha Bhaskaruni" w:date="2022-03-24T12:07:00Z">
        <w:r w:rsidRPr="0070430F" w:rsidDel="009B1F29">
          <w:rPr>
            <w:sz w:val="22"/>
          </w:rPr>
          <w:delText xml:space="preserve">SmartMedic </w:delText>
        </w:r>
      </w:del>
      <w:ins w:id="1329" w:author="Sai Praneetha Bhaskaruni" w:date="2022-03-24T12:07:00Z">
        <w:r w:rsidRPr="0070430F">
          <w:rPr>
            <w:sz w:val="22"/>
          </w:rPr>
          <w:t>S</w:t>
        </w:r>
        <w:r w:rsidRPr="0070430F">
          <w:rPr>
            <w:sz w:val="22"/>
            <w:rPrChange w:id="1330" w:author="Sai Praneetha Bhaskaruni" w:date="2022-03-24T12:07:00Z">
              <w:rPr>
                <w:sz w:val="22"/>
                <w:highlight w:val="yellow"/>
              </w:rPr>
            </w:rPrChange>
          </w:rPr>
          <w:t>tryker</w:t>
        </w:r>
        <w:r w:rsidRPr="0070430F">
          <w:rPr>
            <w:sz w:val="22"/>
          </w:rPr>
          <w:t xml:space="preserve"> </w:t>
        </w:r>
      </w:ins>
      <w:r w:rsidRPr="0070430F">
        <w:rPr>
          <w:sz w:val="22"/>
        </w:rPr>
        <w:t>cloud</w:t>
      </w:r>
      <w:ins w:id="1331" w:author="Sai Praneetha Bhaskaruni" w:date="2022-03-24T12:07:00Z">
        <w:r>
          <w:rPr>
            <w:sz w:val="22"/>
          </w:rPr>
          <w:t>,</w:t>
        </w:r>
      </w:ins>
      <w:r w:rsidRPr="0070430F">
        <w:rPr>
          <w:sz w:val="22"/>
        </w:rPr>
        <w:t xml:space="preserve"> </w:t>
      </w:r>
      <w:del w:id="1332" w:author="Sai Praneetha Bhaskaruni" w:date="2022-03-24T12:07:00Z">
        <w:r w:rsidRPr="0070430F" w:rsidDel="0070430F">
          <w:rPr>
            <w:sz w:val="22"/>
          </w:rPr>
          <w:delText>application &amp;</w:delText>
        </w:r>
      </w:del>
      <w:del w:id="1333" w:author="Sai Praneetha Bhaskaruni" w:date="2022-03-24T12:08:00Z">
        <w:r w:rsidRPr="0070430F" w:rsidDel="004A5829">
          <w:rPr>
            <w:sz w:val="22"/>
          </w:rPr>
          <w:delText xml:space="preserve"> </w:delText>
        </w:r>
      </w:del>
      <w:del w:id="1334" w:author="Sai Praneetha Bhaskaruni" w:date="2022-03-24T12:07:00Z">
        <w:r w:rsidRPr="0070430F" w:rsidDel="009B1F29">
          <w:rPr>
            <w:sz w:val="22"/>
          </w:rPr>
          <w:delText xml:space="preserve">SmartMedic </w:delText>
        </w:r>
      </w:del>
      <w:ins w:id="1335" w:author="Sai Praneetha Bhaskaruni" w:date="2022-03-24T12:07:00Z">
        <w:r w:rsidRPr="0070430F">
          <w:rPr>
            <w:sz w:val="22"/>
          </w:rPr>
          <w:t>S</w:t>
        </w:r>
        <w:r w:rsidRPr="0070430F">
          <w:rPr>
            <w:sz w:val="22"/>
            <w:rPrChange w:id="1336" w:author="Sai Praneetha Bhaskaruni" w:date="2022-03-24T12:07:00Z">
              <w:rPr>
                <w:sz w:val="22"/>
                <w:highlight w:val="yellow"/>
              </w:rPr>
            </w:rPrChange>
          </w:rPr>
          <w:t>tryker</w:t>
        </w:r>
        <w:r w:rsidRPr="0070430F">
          <w:rPr>
            <w:sz w:val="22"/>
          </w:rPr>
          <w:t xml:space="preserve"> </w:t>
        </w:r>
      </w:ins>
      <w:ins w:id="1337" w:author="Sai Praneetha Bhaskaruni" w:date="2022-03-24T12:08:00Z">
        <w:r>
          <w:rPr>
            <w:sz w:val="22"/>
          </w:rPr>
          <w:t>c</w:t>
        </w:r>
      </w:ins>
      <w:del w:id="1338" w:author="Sai Praneetha Bhaskaruni" w:date="2022-03-24T12:08:00Z">
        <w:r w:rsidRPr="0070430F" w:rsidDel="0070430F">
          <w:rPr>
            <w:sz w:val="22"/>
          </w:rPr>
          <w:delText>C</w:delText>
        </w:r>
      </w:del>
      <w:r w:rsidRPr="0070430F">
        <w:rPr>
          <w:sz w:val="22"/>
        </w:rPr>
        <w:t xml:space="preserve">loud </w:t>
      </w:r>
      <w:del w:id="1339" w:author="Sai Praneetha Bhaskaruni" w:date="2022-03-24T12:07:00Z">
        <w:r w:rsidRPr="00370C9D" w:rsidDel="0070430F">
          <w:rPr>
            <w:sz w:val="22"/>
            <w:highlight w:val="yellow"/>
            <w:rPrChange w:id="1340" w:author="Sai Praneetha Bhaskaruni" w:date="2022-03-24T10:50:00Z">
              <w:rPr>
                <w:sz w:val="22"/>
              </w:rPr>
            </w:rPrChange>
          </w:rPr>
          <w:delText>application</w:delText>
        </w:r>
        <w:r w:rsidRPr="00E968D1" w:rsidDel="0070430F">
          <w:rPr>
            <w:sz w:val="22"/>
          </w:rPr>
          <w:delText xml:space="preserve"> </w:delText>
        </w:r>
      </w:del>
      <w:r>
        <w:rPr>
          <w:sz w:val="22"/>
        </w:rPr>
        <w:t>and Nurse Station Application</w:t>
      </w:r>
      <w:r w:rsidRPr="00530651">
        <w:rPr>
          <w:sz w:val="22"/>
        </w:rPr>
        <w:t>.</w:t>
      </w:r>
    </w:p>
    <w:p w14:paraId="7236579A" w14:textId="77777777" w:rsidR="00296B3F" w:rsidRDefault="00296B3F" w:rsidP="00296B3F">
      <w:pPr>
        <w:spacing w:after="120"/>
        <w:ind w:left="129" w:hanging="14"/>
        <w:rPr>
          <w:sz w:val="22"/>
        </w:rPr>
      </w:pPr>
      <w:r>
        <w:rPr>
          <w:b/>
          <w:i/>
          <w:sz w:val="22"/>
        </w:rPr>
        <w:t>Recommendation for customer (HDO)</w:t>
      </w:r>
      <w:r w:rsidRPr="00CA58F3">
        <w:rPr>
          <w:b/>
          <w:i/>
          <w:sz w:val="22"/>
        </w:rPr>
        <w:t>:</w:t>
      </w:r>
      <w:r w:rsidRPr="00CA58F3">
        <w:t xml:space="preserve"> </w:t>
      </w:r>
      <w:r w:rsidRPr="00935AC3">
        <w:rPr>
          <w:sz w:val="22"/>
        </w:rPr>
        <w:t>Stryker</w:t>
      </w:r>
      <w:del w:id="1341" w:author="Sai Praneetha Bhaskaruni" w:date="2022-03-24T12:11:00Z">
        <w:r w:rsidRPr="00935AC3" w:rsidDel="0048496B">
          <w:rPr>
            <w:sz w:val="22"/>
          </w:rPr>
          <w:delText>’s</w:delText>
        </w:r>
      </w:del>
      <w:r w:rsidRPr="00935AC3">
        <w:rPr>
          <w:sz w:val="22"/>
        </w:rPr>
        <w:t xml:space="preserve"> customer</w:t>
      </w:r>
      <w:ins w:id="1342" w:author="Sai Praneetha Bhaskaruni" w:date="2022-03-24T12:11:00Z">
        <w:r>
          <w:rPr>
            <w:sz w:val="22"/>
          </w:rPr>
          <w:t xml:space="preserve"> (HDO)</w:t>
        </w:r>
      </w:ins>
      <w:del w:id="1343" w:author="Sai Praneetha Bhaskaruni" w:date="2022-03-24T12:11:00Z">
        <w:r w:rsidRPr="00935AC3" w:rsidDel="0048496B">
          <w:rPr>
            <w:sz w:val="22"/>
          </w:rPr>
          <w:delText>s</w:delText>
        </w:r>
      </w:del>
      <w:r w:rsidRPr="00935AC3">
        <w:rPr>
          <w:sz w:val="22"/>
        </w:rPr>
        <w:t xml:space="preserve"> ha</w:t>
      </w:r>
      <w:r>
        <w:rPr>
          <w:sz w:val="22"/>
        </w:rPr>
        <w:t>ve</w:t>
      </w:r>
      <w:r w:rsidRPr="00935AC3">
        <w:rPr>
          <w:sz w:val="22"/>
        </w:rPr>
        <w:t xml:space="preserve"> to </w:t>
      </w:r>
      <w:r>
        <w:rPr>
          <w:sz w:val="22"/>
        </w:rPr>
        <w:t>en</w:t>
      </w:r>
      <w:r w:rsidRPr="00935AC3">
        <w:rPr>
          <w:sz w:val="22"/>
        </w:rPr>
        <w:t xml:space="preserve">sure that SmartMedic Device </w:t>
      </w:r>
      <w:r>
        <w:rPr>
          <w:sz w:val="22"/>
        </w:rPr>
        <w:t>i</w:t>
      </w:r>
      <w:r w:rsidRPr="00935AC3">
        <w:rPr>
          <w:sz w:val="22"/>
        </w:rPr>
        <w:t xml:space="preserve">s connected to the tablet and always </w:t>
      </w:r>
      <w:ins w:id="1344" w:author="Sai Praneetha Bhaskaruni" w:date="2022-03-24T12:15:00Z">
        <w:r>
          <w:rPr>
            <w:sz w:val="22"/>
          </w:rPr>
          <w:t>accessible.</w:t>
        </w:r>
      </w:ins>
      <w:del w:id="1345" w:author="Sai Praneetha Bhaskaruni" w:date="2022-03-24T12:15:00Z">
        <w:r w:rsidRPr="00872A62" w:rsidDel="00872A62">
          <w:rPr>
            <w:sz w:val="22"/>
          </w:rPr>
          <w:delText>up</w:delText>
        </w:r>
      </w:del>
      <w:r w:rsidRPr="00872A62">
        <w:rPr>
          <w:sz w:val="22"/>
        </w:rPr>
        <w:t xml:space="preserve"> </w:t>
      </w:r>
      <w:del w:id="1346" w:author="Sai Praneetha Bhaskaruni" w:date="2022-03-24T12:15:00Z">
        <w:r w:rsidRPr="00AD65DC" w:rsidDel="00872A62">
          <w:rPr>
            <w:sz w:val="22"/>
            <w:highlight w:val="yellow"/>
            <w:rPrChange w:id="1347" w:author="Sai Praneetha Bhaskaruni" w:date="2022-03-24T10:36:00Z">
              <w:rPr>
                <w:sz w:val="22"/>
              </w:rPr>
            </w:rPrChange>
          </w:rPr>
          <w:delText>&amp; running</w:delText>
        </w:r>
        <w:r w:rsidRPr="00AD65DC" w:rsidDel="00872A62">
          <w:rPr>
            <w:i/>
            <w:sz w:val="22"/>
            <w:highlight w:val="yellow"/>
            <w:rPrChange w:id="1348" w:author="Sai Praneetha Bhaskaruni" w:date="2022-03-24T10:36:00Z">
              <w:rPr>
                <w:i/>
                <w:sz w:val="22"/>
              </w:rPr>
            </w:rPrChange>
          </w:rPr>
          <w:delText xml:space="preserve"> </w:delText>
        </w:r>
        <w:r w:rsidRPr="00AD65DC" w:rsidDel="00872A62">
          <w:rPr>
            <w:sz w:val="22"/>
            <w:highlight w:val="yellow"/>
            <w:rPrChange w:id="1349" w:author="Sai Praneetha Bhaskaruni" w:date="2022-03-24T10:36:00Z">
              <w:rPr>
                <w:sz w:val="22"/>
              </w:rPr>
            </w:rPrChange>
          </w:rPr>
          <w:delText>and powered</w:delText>
        </w:r>
        <w:r w:rsidDel="00872A62">
          <w:rPr>
            <w:sz w:val="22"/>
          </w:rPr>
          <w:delText>,</w:delText>
        </w:r>
        <w:r w:rsidDel="00EB02CA">
          <w:rPr>
            <w:sz w:val="22"/>
          </w:rPr>
          <w:delText xml:space="preserve"> </w:delText>
        </w:r>
      </w:del>
      <w:ins w:id="1350" w:author="Sai Praneetha Bhaskaruni" w:date="2022-03-24T12:15:00Z">
        <w:r>
          <w:rPr>
            <w:sz w:val="22"/>
          </w:rPr>
          <w:t>H</w:t>
        </w:r>
      </w:ins>
      <w:del w:id="1351" w:author="Sai Praneetha Bhaskaruni" w:date="2022-03-24T12:15:00Z">
        <w:r w:rsidDel="00EB02CA">
          <w:rPr>
            <w:sz w:val="22"/>
          </w:rPr>
          <w:delText>h</w:delText>
        </w:r>
      </w:del>
      <w:r>
        <w:rPr>
          <w:sz w:val="22"/>
        </w:rPr>
        <w:t xml:space="preserve">ence, making it available 24x7. </w:t>
      </w:r>
      <w:r w:rsidRPr="00D0130A">
        <w:rPr>
          <w:sz w:val="22"/>
        </w:rPr>
        <w:t xml:space="preserve">All network connections </w:t>
      </w:r>
      <w:r>
        <w:rPr>
          <w:sz w:val="22"/>
        </w:rPr>
        <w:t xml:space="preserve">are </w:t>
      </w:r>
      <w:r w:rsidRPr="00D0130A">
        <w:rPr>
          <w:sz w:val="22"/>
        </w:rPr>
        <w:t>considered in determining appropriate security controls. The customer will provide the secure encrypted channel such as wireless connection like Wi-Fi (consider authentication protocols supported, such as WPA2 EAP-TLS) for the communication between the SmartMedic solution</w:t>
      </w:r>
      <w:del w:id="1352" w:author="Sai Praneetha Bhaskaruni" w:date="2022-03-24T12:16:00Z">
        <w:r w:rsidRPr="00D0130A" w:rsidDel="00223984">
          <w:rPr>
            <w:sz w:val="22"/>
          </w:rPr>
          <w:delText>’s</w:delText>
        </w:r>
      </w:del>
      <w:r w:rsidRPr="00D0130A">
        <w:rPr>
          <w:sz w:val="22"/>
        </w:rPr>
        <w:t xml:space="preserve"> components i.e.</w:t>
      </w:r>
      <w:ins w:id="1353" w:author="Sai Praneetha Bhaskaruni" w:date="2022-03-24T10:38:00Z">
        <w:r>
          <w:rPr>
            <w:sz w:val="22"/>
          </w:rPr>
          <w:t>,</w:t>
        </w:r>
      </w:ins>
      <w:r w:rsidRPr="00D0130A">
        <w:rPr>
          <w:sz w:val="22"/>
        </w:rPr>
        <w:t xml:space="preserve"> </w:t>
      </w:r>
      <w:r>
        <w:rPr>
          <w:sz w:val="22"/>
        </w:rPr>
        <w:t>Stryker C</w:t>
      </w:r>
      <w:r w:rsidRPr="00D0130A">
        <w:rPr>
          <w:sz w:val="22"/>
        </w:rPr>
        <w:t>loud</w:t>
      </w:r>
      <w:r>
        <w:rPr>
          <w:sz w:val="22"/>
        </w:rPr>
        <w:t xml:space="preserve"> and Nurse Station which will maintain the confidentiality. Stryker customer has to make sure that the SmartMedic Tablet is always connected to the internet and power.</w:t>
      </w:r>
      <w:r w:rsidRPr="00CA58F3">
        <w:rPr>
          <w:sz w:val="22"/>
        </w:rPr>
        <w:t xml:space="preserve"> </w:t>
      </w:r>
      <w:r w:rsidRPr="00530651">
        <w:rPr>
          <w:sz w:val="22"/>
        </w:rPr>
        <w:t xml:space="preserve">Stryker’s customer can access the Nurse Station web application using the </w:t>
      </w:r>
      <w:del w:id="1354" w:author="Sai Praneetha Bhaskaruni" w:date="2022-03-24T12:18:00Z">
        <w:r w:rsidRPr="00530651" w:rsidDel="003F21F0">
          <w:rPr>
            <w:sz w:val="22"/>
          </w:rPr>
          <w:delText xml:space="preserve">credentials </w:delText>
        </w:r>
      </w:del>
      <w:ins w:id="1355" w:author="Sai Praneetha Bhaskaruni" w:date="2022-03-24T12:18:00Z">
        <w:r>
          <w:rPr>
            <w:sz w:val="22"/>
          </w:rPr>
          <w:t>unique id</w:t>
        </w:r>
        <w:r w:rsidRPr="00530651">
          <w:rPr>
            <w:sz w:val="22"/>
          </w:rPr>
          <w:t xml:space="preserve"> </w:t>
        </w:r>
      </w:ins>
      <w:r w:rsidRPr="00530651">
        <w:rPr>
          <w:sz w:val="22"/>
        </w:rPr>
        <w:t>provided by Stryker</w:t>
      </w:r>
      <w:r>
        <w:rPr>
          <w:sz w:val="22"/>
        </w:rPr>
        <w:t>. Sharing of</w:t>
      </w:r>
      <w:del w:id="1356" w:author="Sai Praneetha Bhaskaruni" w:date="2022-03-25T15:23:00Z">
        <w:r w:rsidDel="00E02E43">
          <w:rPr>
            <w:sz w:val="22"/>
          </w:rPr>
          <w:delText xml:space="preserve"> </w:delText>
        </w:r>
      </w:del>
      <w:r>
        <w:rPr>
          <w:sz w:val="22"/>
        </w:rPr>
        <w:t xml:space="preserve"> the related credentials is not advised, in order to maintain confidentiality.</w:t>
      </w:r>
    </w:p>
    <w:p w14:paraId="4272F52E" w14:textId="7ECA59F6" w:rsidR="00296B3F" w:rsidRDefault="00296B3F" w:rsidP="00024BCE">
      <w:pPr>
        <w:pStyle w:val="Heading1"/>
        <w:rPr>
          <w:color w:val="FCC566"/>
          <w:sz w:val="40"/>
        </w:rPr>
      </w:pPr>
    </w:p>
    <w:p w14:paraId="3A2D022A" w14:textId="5F08CB98" w:rsidR="003C4269" w:rsidRDefault="003C4269" w:rsidP="003C4269">
      <w:pPr>
        <w:pStyle w:val="Heading1"/>
      </w:pPr>
      <w:bookmarkStart w:id="1357" w:name="_Toc109675015"/>
      <w:r>
        <w:rPr>
          <w:color w:val="FCC566"/>
          <w:sz w:val="40"/>
        </w:rPr>
        <w:t xml:space="preserve">23.3 </w:t>
      </w:r>
      <w:r w:rsidRPr="007558B4">
        <w:t>Information handling and retention</w:t>
      </w:r>
      <w:bookmarkEnd w:id="1357"/>
    </w:p>
    <w:p w14:paraId="6BB8D5BA" w14:textId="77777777" w:rsidR="003C4269" w:rsidRPr="001B0076" w:rsidRDefault="003C4269" w:rsidP="003C4269">
      <w:pPr>
        <w:spacing w:after="120"/>
        <w:ind w:left="129" w:hanging="14"/>
        <w:rPr>
          <w:b/>
          <w:i/>
          <w:sz w:val="22"/>
        </w:rPr>
      </w:pPr>
      <w:r w:rsidRPr="00CA58F3">
        <w:rPr>
          <w:b/>
          <w:i/>
          <w:sz w:val="22"/>
        </w:rPr>
        <w:t>Existing Security Features:</w:t>
      </w:r>
      <w:r>
        <w:rPr>
          <w:i/>
          <w:sz w:val="22"/>
        </w:rPr>
        <w:t xml:space="preserve"> </w:t>
      </w:r>
      <w:del w:id="1358" w:author="Sai Praneetha Bhaskaruni" w:date="2022-03-24T17:08:00Z">
        <w:r w:rsidRPr="00E846E8" w:rsidDel="00AE2388">
          <w:rPr>
            <w:sz w:val="22"/>
          </w:rPr>
          <w:delText>H</w:delText>
        </w:r>
        <w:r w:rsidRPr="00E846E8" w:rsidDel="0015441E">
          <w:rPr>
            <w:sz w:val="22"/>
          </w:rPr>
          <w:delText xml:space="preserve">ealth data </w:delText>
        </w:r>
        <w:r w:rsidDel="0015441E">
          <w:rPr>
            <w:sz w:val="22"/>
          </w:rPr>
          <w:delText xml:space="preserve">is </w:delText>
        </w:r>
        <w:r w:rsidRPr="00E846E8" w:rsidDel="0015441E">
          <w:rPr>
            <w:sz w:val="22"/>
          </w:rPr>
          <w:delText>retain</w:delText>
        </w:r>
        <w:r w:rsidDel="0015441E">
          <w:rPr>
            <w:sz w:val="22"/>
          </w:rPr>
          <w:delText>ed</w:delText>
        </w:r>
        <w:r w:rsidRPr="00E846E8" w:rsidDel="0015441E">
          <w:rPr>
            <w:sz w:val="22"/>
          </w:rPr>
          <w:delText xml:space="preserve"> in cloud</w:delText>
        </w:r>
        <w:r w:rsidDel="0015441E">
          <w:rPr>
            <w:sz w:val="22"/>
          </w:rPr>
          <w:delText xml:space="preserve">. </w:delText>
        </w:r>
      </w:del>
      <w:ins w:id="1359" w:author="Sai Praneetha Bhaskaruni" w:date="2022-03-24T17:08:00Z">
        <w:r>
          <w:rPr>
            <w:sz w:val="22"/>
          </w:rPr>
          <w:t xml:space="preserve">All the </w:t>
        </w:r>
        <w:r w:rsidRPr="0019059A">
          <w:rPr>
            <w:sz w:val="22"/>
          </w:rPr>
          <w:t>data</w:t>
        </w:r>
        <w:r>
          <w:rPr>
            <w:sz w:val="22"/>
          </w:rPr>
          <w:t xml:space="preserve"> transferred from the SmartMedic device to cloud using the tablet. Accumulated </w:t>
        </w:r>
        <w:r w:rsidRPr="0019059A">
          <w:rPr>
            <w:sz w:val="22"/>
          </w:rPr>
          <w:t>data</w:t>
        </w:r>
        <w:r w:rsidRPr="00E846E8">
          <w:rPr>
            <w:sz w:val="22"/>
          </w:rPr>
          <w:t xml:space="preserve"> </w:t>
        </w:r>
        <w:r>
          <w:rPr>
            <w:sz w:val="22"/>
          </w:rPr>
          <w:t xml:space="preserve">is </w:t>
        </w:r>
        <w:r w:rsidRPr="00E846E8">
          <w:rPr>
            <w:sz w:val="22"/>
          </w:rPr>
          <w:t>retain</w:t>
        </w:r>
        <w:r>
          <w:rPr>
            <w:sz w:val="22"/>
          </w:rPr>
          <w:t>ed</w:t>
        </w:r>
        <w:r w:rsidRPr="00E846E8">
          <w:rPr>
            <w:sz w:val="22"/>
          </w:rPr>
          <w:t xml:space="preserve"> in cloud</w:t>
        </w:r>
        <w:r>
          <w:rPr>
            <w:sz w:val="22"/>
          </w:rPr>
          <w:t xml:space="preserve">. </w:t>
        </w:r>
      </w:ins>
      <w:r>
        <w:rPr>
          <w:sz w:val="22"/>
        </w:rPr>
        <w:t>Retention</w:t>
      </w:r>
      <w:del w:id="1360" w:author="Sai Praneetha Bhaskaruni" w:date="2022-03-24T17:09:00Z">
        <w:r w:rsidDel="00AC1E1D">
          <w:rPr>
            <w:sz w:val="22"/>
          </w:rPr>
          <w:delText>s</w:delText>
        </w:r>
      </w:del>
      <w:r>
        <w:rPr>
          <w:sz w:val="22"/>
        </w:rPr>
        <w:t xml:space="preserve"> policy for the data storage is of 6 months. </w:t>
      </w:r>
      <w:ins w:id="1361" w:author="Sai Praneetha Bhaskaruni" w:date="2022-03-24T17:05:00Z">
        <w:r>
          <w:rPr>
            <w:sz w:val="22"/>
          </w:rPr>
          <w:t xml:space="preserve"> </w:t>
        </w:r>
      </w:ins>
    </w:p>
    <w:p w14:paraId="33EA2F80" w14:textId="77777777" w:rsidR="003C4269" w:rsidRDefault="003C4269" w:rsidP="00024BCE">
      <w:pPr>
        <w:pStyle w:val="Heading1"/>
        <w:rPr>
          <w:color w:val="FCC566"/>
          <w:sz w:val="40"/>
        </w:rPr>
      </w:pPr>
    </w:p>
    <w:p w14:paraId="0B5A5E75" w14:textId="0D30B8A1" w:rsidR="001857DA" w:rsidRDefault="00024BCE" w:rsidP="00024BCE">
      <w:pPr>
        <w:pStyle w:val="Heading1"/>
      </w:pPr>
      <w:bookmarkStart w:id="1362" w:name="_Toc109675016"/>
      <w:r>
        <w:rPr>
          <w:color w:val="FCC566"/>
          <w:sz w:val="40"/>
        </w:rPr>
        <w:t>24</w:t>
      </w:r>
      <w:r w:rsidRPr="00180992">
        <w:rPr>
          <w:color w:val="FFCC66"/>
          <w:sz w:val="40"/>
        </w:rPr>
        <w:t xml:space="preserve"> </w:t>
      </w:r>
      <w:r w:rsidR="00653E12">
        <w:t>REMOTE SERVICE</w:t>
      </w:r>
      <w:bookmarkEnd w:id="1362"/>
    </w:p>
    <w:p w14:paraId="7DFE5671" w14:textId="003B3B6D" w:rsidR="00A837C9" w:rsidRPr="00A837C9" w:rsidRDefault="00A837C9" w:rsidP="00A837C9">
      <w:pPr>
        <w:spacing w:before="120"/>
        <w:rPr>
          <w:sz w:val="22"/>
        </w:rPr>
      </w:pPr>
      <w:r>
        <w:rPr>
          <w:sz w:val="22"/>
        </w:rPr>
        <w:t>SmartMedic solution components doesn’t have r</w:t>
      </w:r>
      <w:r w:rsidRPr="00A837C9">
        <w:rPr>
          <w:sz w:val="22"/>
        </w:rPr>
        <w:t>emote service</w:t>
      </w:r>
      <w:r>
        <w:rPr>
          <w:sz w:val="22"/>
        </w:rPr>
        <w:t xml:space="preserve"> provided.</w:t>
      </w:r>
      <w:r w:rsidRPr="00A837C9">
        <w:rPr>
          <w:sz w:val="22"/>
        </w:rPr>
        <w:t xml:space="preserve"> </w:t>
      </w:r>
      <w:r>
        <w:rPr>
          <w:sz w:val="22"/>
        </w:rPr>
        <w:t>A</w:t>
      </w:r>
      <w:r w:rsidRPr="00A837C9">
        <w:rPr>
          <w:sz w:val="22"/>
        </w:rPr>
        <w:t xml:space="preserve">ll kinds of device maintenance activities performed by a service person via </w:t>
      </w:r>
      <w:r>
        <w:rPr>
          <w:sz w:val="22"/>
        </w:rPr>
        <w:t>local</w:t>
      </w:r>
      <w:r w:rsidRPr="00A837C9">
        <w:rPr>
          <w:sz w:val="22"/>
        </w:rPr>
        <w:t>.</w:t>
      </w:r>
    </w:p>
    <w:p w14:paraId="5112B1EB" w14:textId="77777777" w:rsidR="00100E69" w:rsidRPr="00180992" w:rsidRDefault="00100E69" w:rsidP="00024BCE">
      <w:pPr>
        <w:pStyle w:val="Heading1"/>
      </w:pPr>
    </w:p>
    <w:p w14:paraId="6843C9E0" w14:textId="1DF234C2" w:rsidR="008E0456" w:rsidRPr="00180992" w:rsidRDefault="008E0456" w:rsidP="008E0456">
      <w:pPr>
        <w:pStyle w:val="Heading1"/>
      </w:pPr>
      <w:bookmarkStart w:id="1363" w:name="_Toc109675017"/>
      <w:r>
        <w:rPr>
          <w:color w:val="FCC566"/>
          <w:sz w:val="40"/>
        </w:rPr>
        <w:t>2</w:t>
      </w:r>
      <w:r w:rsidR="00CE732F">
        <w:rPr>
          <w:color w:val="FCC566"/>
          <w:sz w:val="40"/>
        </w:rPr>
        <w:t>5</w:t>
      </w:r>
      <w:r w:rsidRPr="00180992">
        <w:rPr>
          <w:color w:val="FFCC66"/>
          <w:sz w:val="40"/>
        </w:rPr>
        <w:t xml:space="preserve"> </w:t>
      </w:r>
      <w:bookmarkStart w:id="1364" w:name="_Hlk99040420"/>
      <w:r w:rsidR="00A16D43" w:rsidRPr="009D4859">
        <w:t>SECURITY PROGRAM INTEGRATION</w:t>
      </w:r>
      <w:bookmarkEnd w:id="1363"/>
      <w:bookmarkEnd w:id="1364"/>
    </w:p>
    <w:p w14:paraId="0BA491C9" w14:textId="77777777" w:rsidR="008E0456" w:rsidRPr="00C11DBF" w:rsidRDefault="008E0456" w:rsidP="008E0456">
      <w:pPr>
        <w:shd w:val="clear" w:color="auto" w:fill="E7E6E6" w:themeFill="background2"/>
        <w:spacing w:after="0"/>
        <w:ind w:left="118"/>
        <w:rPr>
          <w:b/>
          <w:sz w:val="22"/>
        </w:rPr>
      </w:pPr>
      <w:r w:rsidRPr="00C11DBF">
        <w:rPr>
          <w:b/>
          <w:sz w:val="22"/>
        </w:rPr>
        <w:t>SmartMedic Solution Component</w:t>
      </w:r>
      <w:ins w:id="1365" w:author="Sai Praneetha Bhaskaruni" w:date="2022-03-25T10:04:00Z">
        <w:r>
          <w:rPr>
            <w:b/>
            <w:sz w:val="22"/>
          </w:rPr>
          <w:t>s</w:t>
        </w:r>
      </w:ins>
      <w:r w:rsidRPr="00C11DBF">
        <w:rPr>
          <w:b/>
          <w:sz w:val="22"/>
        </w:rPr>
        <w:t>: Device</w:t>
      </w:r>
      <w:r>
        <w:rPr>
          <w:b/>
          <w:sz w:val="22"/>
        </w:rPr>
        <w:t xml:space="preserve">, </w:t>
      </w:r>
      <w:r w:rsidRPr="00CC1180">
        <w:rPr>
          <w:b/>
          <w:sz w:val="22"/>
        </w:rPr>
        <w:t>Tablet</w:t>
      </w:r>
      <w:r>
        <w:rPr>
          <w:b/>
          <w:sz w:val="22"/>
        </w:rPr>
        <w:t xml:space="preserve"> &amp; </w:t>
      </w:r>
      <w:r w:rsidRPr="00CC1180">
        <w:rPr>
          <w:b/>
          <w:sz w:val="22"/>
        </w:rPr>
        <w:t>Nurse Station Application</w:t>
      </w:r>
    </w:p>
    <w:p w14:paraId="437985B7" w14:textId="77777777" w:rsidR="008E0456" w:rsidRDefault="008E0456" w:rsidP="008E0456">
      <w:pPr>
        <w:spacing w:after="120"/>
        <w:ind w:left="129" w:hanging="14"/>
        <w:rPr>
          <w:ins w:id="1366" w:author="Sai Praneetha Bhaskaruni" w:date="2022-03-25T10:57:00Z"/>
          <w:sz w:val="22"/>
        </w:rPr>
      </w:pPr>
      <w:r w:rsidRPr="00CA58F3">
        <w:rPr>
          <w:b/>
          <w:i/>
          <w:sz w:val="22"/>
        </w:rPr>
        <w:t>Existing Security Features:</w:t>
      </w:r>
      <w:r>
        <w:rPr>
          <w:i/>
          <w:sz w:val="22"/>
        </w:rPr>
        <w:t xml:space="preserve"> </w:t>
      </w:r>
      <w:r w:rsidRPr="00F922A0">
        <w:rPr>
          <w:sz w:val="22"/>
        </w:rPr>
        <w:t xml:space="preserve">Stryker will take care of the security program integration, </w:t>
      </w:r>
      <w:ins w:id="1367" w:author="Sai Praneetha Bhaskaruni" w:date="2022-03-25T10:50:00Z">
        <w:r>
          <w:rPr>
            <w:sz w:val="22"/>
          </w:rPr>
          <w:t>design &amp; code validation</w:t>
        </w:r>
      </w:ins>
      <w:del w:id="1368" w:author="Sai Praneetha Bhaskaruni" w:date="2022-03-25T10:50:00Z">
        <w:r w:rsidRPr="00F922A0" w:rsidDel="00F93A5F">
          <w:rPr>
            <w:sz w:val="22"/>
          </w:rPr>
          <w:delText>scanning</w:delText>
        </w:r>
      </w:del>
      <w:r w:rsidRPr="00F922A0">
        <w:rPr>
          <w:sz w:val="22"/>
        </w:rPr>
        <w:t>, security testing, and vulnerability management of SmartMedic</w:t>
      </w:r>
      <w:ins w:id="1369" w:author="Sai Praneetha Bhaskaruni" w:date="2022-03-25T10:57:00Z">
        <w:r>
          <w:rPr>
            <w:sz w:val="22"/>
          </w:rPr>
          <w:t xml:space="preserve"> </w:t>
        </w:r>
      </w:ins>
      <w:del w:id="1370" w:author="Sai Praneetha Bhaskaruni" w:date="2022-03-25T10:56:00Z">
        <w:r w:rsidRPr="00F922A0" w:rsidDel="00CE6E66">
          <w:rPr>
            <w:sz w:val="22"/>
          </w:rPr>
          <w:delText xml:space="preserve"> </w:delText>
        </w:r>
      </w:del>
      <w:ins w:id="1371" w:author="Sai Praneetha Bhaskaruni" w:date="2022-03-25T10:56:00Z">
        <w:r>
          <w:rPr>
            <w:sz w:val="22"/>
          </w:rPr>
          <w:t>platform</w:t>
        </w:r>
      </w:ins>
      <w:del w:id="1372" w:author="Sai Praneetha Bhaskaruni" w:date="2022-03-25T10:56:00Z">
        <w:r w:rsidRPr="00F922A0" w:rsidDel="00CE6E66">
          <w:rPr>
            <w:sz w:val="22"/>
          </w:rPr>
          <w:delText>solution</w:delText>
        </w:r>
        <w:r w:rsidDel="00CE6E66">
          <w:rPr>
            <w:sz w:val="22"/>
          </w:rPr>
          <w:delText xml:space="preserve"> for</w:delText>
        </w:r>
        <w:r w:rsidRPr="00F922A0" w:rsidDel="00CE6E66">
          <w:rPr>
            <w:sz w:val="22"/>
          </w:rPr>
          <w:delText xml:space="preserve"> this component</w:delText>
        </w:r>
      </w:del>
      <w:r w:rsidRPr="00275C89">
        <w:rPr>
          <w:sz w:val="22"/>
        </w:rPr>
        <w:t>.</w:t>
      </w:r>
      <w:ins w:id="1373" w:author="Sai Praneetha Bhaskaruni" w:date="2022-03-25T10:50:00Z">
        <w:r>
          <w:rPr>
            <w:sz w:val="22"/>
          </w:rPr>
          <w:t xml:space="preserve"> </w:t>
        </w:r>
      </w:ins>
    </w:p>
    <w:p w14:paraId="280B9214" w14:textId="77777777" w:rsidR="008E0456" w:rsidRDefault="008E0456" w:rsidP="008E0456">
      <w:pPr>
        <w:spacing w:after="120"/>
        <w:ind w:left="129" w:hanging="14"/>
        <w:rPr>
          <w:ins w:id="1374" w:author="Sai Praneetha Bhaskaruni" w:date="2022-03-25T10:50:00Z"/>
          <w:sz w:val="22"/>
        </w:rPr>
      </w:pPr>
      <w:ins w:id="1375" w:author="Sai Praneetha Bhaskaruni" w:date="2022-03-25T10:50:00Z">
        <w:r>
          <w:rPr>
            <w:sz w:val="22"/>
          </w:rPr>
          <w:t>In addition to this,</w:t>
        </w:r>
      </w:ins>
    </w:p>
    <w:p w14:paraId="5EEFBF83" w14:textId="77777777" w:rsidR="008E0456" w:rsidRPr="00DC055D" w:rsidRDefault="008E0456" w:rsidP="008E0456">
      <w:pPr>
        <w:rPr>
          <w:ins w:id="1376" w:author="Sai Praneetha Bhaskaruni" w:date="2022-03-25T10:50:00Z"/>
          <w:sz w:val="22"/>
          <w:rPrChange w:id="1377" w:author="Sai Praneetha Bhaskaruni" w:date="2022-03-25T10:51:00Z">
            <w:rPr>
              <w:ins w:id="1378" w:author="Sai Praneetha Bhaskaruni" w:date="2022-03-25T10:50:00Z"/>
            </w:rPr>
          </w:rPrChange>
        </w:rPr>
      </w:pPr>
      <w:ins w:id="1379" w:author="Sai Praneetha Bhaskaruni" w:date="2022-03-25T10:50:00Z">
        <w:r w:rsidRPr="00DC055D">
          <w:rPr>
            <w:sz w:val="22"/>
            <w:rPrChange w:id="1380" w:author="Sai Praneetha Bhaskaruni" w:date="2022-03-25T10:51:00Z">
              <w:rPr/>
            </w:rPrChange>
          </w:rPr>
          <w:t>1</w:t>
        </w:r>
      </w:ins>
      <w:ins w:id="1381" w:author="Sai Praneetha Bhaskaruni" w:date="2022-03-25T10:51:00Z">
        <w:r w:rsidRPr="00DC055D">
          <w:rPr>
            <w:sz w:val="22"/>
            <w:rPrChange w:id="1382" w:author="Sai Praneetha Bhaskaruni" w:date="2022-03-25T10:51:00Z">
              <w:rPr/>
            </w:rPrChange>
          </w:rPr>
          <w:t>.</w:t>
        </w:r>
      </w:ins>
      <w:ins w:id="1383" w:author="Sai Praneetha Bhaskaruni" w:date="2022-03-25T10:50:00Z">
        <w:r w:rsidRPr="00DC055D">
          <w:rPr>
            <w:sz w:val="22"/>
            <w:rPrChange w:id="1384" w:author="Sai Praneetha Bhaskaruni" w:date="2022-03-25T10:51:00Z">
              <w:rPr/>
            </w:rPrChange>
          </w:rPr>
          <w:t xml:space="preserve"> Stryke</w:t>
        </w:r>
      </w:ins>
      <w:ins w:id="1385" w:author="Sai Praneetha Bhaskaruni" w:date="2022-03-25T10:51:00Z">
        <w:r w:rsidRPr="00DC055D">
          <w:rPr>
            <w:sz w:val="22"/>
            <w:rPrChange w:id="1386" w:author="Sai Praneetha Bhaskaruni" w:date="2022-03-25T10:51:00Z">
              <w:rPr/>
            </w:rPrChange>
          </w:rPr>
          <w:t>r</w:t>
        </w:r>
      </w:ins>
      <w:ins w:id="1387" w:author="Sai Praneetha Bhaskaruni" w:date="2022-03-25T10:50:00Z">
        <w:r w:rsidRPr="00DC055D">
          <w:rPr>
            <w:sz w:val="22"/>
            <w:rPrChange w:id="1388" w:author="Sai Praneetha Bhaskaruni" w:date="2022-03-25T10:51:00Z">
              <w:rPr/>
            </w:rPrChange>
          </w:rPr>
          <w:t xml:space="preserve"> has established QMS procedures and trainings for security and safety to be considered during the design &amp; development and post market surveillance of any </w:t>
        </w:r>
      </w:ins>
      <w:ins w:id="1389" w:author="Sai Praneetha Bhaskaruni" w:date="2022-03-25T10:52:00Z">
        <w:r>
          <w:rPr>
            <w:sz w:val="22"/>
          </w:rPr>
          <w:t>software</w:t>
        </w:r>
      </w:ins>
      <w:ins w:id="1390" w:author="Sai Praneetha Bhaskaruni" w:date="2022-03-25T10:50:00Z">
        <w:r w:rsidRPr="00DC055D">
          <w:rPr>
            <w:sz w:val="22"/>
            <w:rPrChange w:id="1391" w:author="Sai Praneetha Bhaskaruni" w:date="2022-03-25T10:51:00Z">
              <w:rPr/>
            </w:rPrChange>
          </w:rPr>
          <w:t xml:space="preserve"> driven Medical Device from S</w:t>
        </w:r>
      </w:ins>
      <w:ins w:id="1392" w:author="Sai Praneetha Bhaskaruni" w:date="2022-03-25T10:51:00Z">
        <w:r w:rsidRPr="00DC055D">
          <w:rPr>
            <w:sz w:val="22"/>
            <w:rPrChange w:id="1393" w:author="Sai Praneetha Bhaskaruni" w:date="2022-03-25T10:51:00Z">
              <w:rPr/>
            </w:rPrChange>
          </w:rPr>
          <w:t>tryker</w:t>
        </w:r>
      </w:ins>
      <w:ins w:id="1394" w:author="Sai Praneetha Bhaskaruni" w:date="2022-03-25T10:50:00Z">
        <w:r w:rsidRPr="00DC055D">
          <w:rPr>
            <w:sz w:val="22"/>
            <w:rPrChange w:id="1395" w:author="Sai Praneetha Bhaskaruni" w:date="2022-03-25T10:51:00Z">
              <w:rPr/>
            </w:rPrChange>
          </w:rPr>
          <w:t>. These procedures include the specification of roles &amp; responsibilities.</w:t>
        </w:r>
      </w:ins>
    </w:p>
    <w:p w14:paraId="2E92F1E9" w14:textId="77777777" w:rsidR="008E0456" w:rsidRPr="00DC055D" w:rsidRDefault="008E0456" w:rsidP="008E0456">
      <w:pPr>
        <w:rPr>
          <w:ins w:id="1396" w:author="Sai Praneetha Bhaskaruni" w:date="2022-03-25T10:50:00Z"/>
          <w:sz w:val="22"/>
          <w:rPrChange w:id="1397" w:author="Sai Praneetha Bhaskaruni" w:date="2022-03-25T10:51:00Z">
            <w:rPr>
              <w:ins w:id="1398" w:author="Sai Praneetha Bhaskaruni" w:date="2022-03-25T10:50:00Z"/>
            </w:rPr>
          </w:rPrChange>
        </w:rPr>
      </w:pPr>
      <w:ins w:id="1399" w:author="Sai Praneetha Bhaskaruni" w:date="2022-03-25T10:50:00Z">
        <w:r w:rsidRPr="00DC055D">
          <w:rPr>
            <w:sz w:val="22"/>
            <w:rPrChange w:id="1400" w:author="Sai Praneetha Bhaskaruni" w:date="2022-03-25T10:51:00Z">
              <w:rPr/>
            </w:rPrChange>
          </w:rPr>
          <w:t>2</w:t>
        </w:r>
      </w:ins>
      <w:ins w:id="1401" w:author="Sai Praneetha Bhaskaruni" w:date="2022-03-25T10:51:00Z">
        <w:r w:rsidRPr="00DC055D">
          <w:rPr>
            <w:sz w:val="22"/>
            <w:rPrChange w:id="1402" w:author="Sai Praneetha Bhaskaruni" w:date="2022-03-25T10:51:00Z">
              <w:rPr/>
            </w:rPrChange>
          </w:rPr>
          <w:t>.</w:t>
        </w:r>
        <w:r>
          <w:rPr>
            <w:sz w:val="22"/>
          </w:rPr>
          <w:t xml:space="preserve"> </w:t>
        </w:r>
      </w:ins>
      <w:ins w:id="1403" w:author="Sai Praneetha Bhaskaruni" w:date="2022-03-25T10:53:00Z">
        <w:r>
          <w:rPr>
            <w:sz w:val="22"/>
          </w:rPr>
          <w:t>Product</w:t>
        </w:r>
      </w:ins>
      <w:ins w:id="1404" w:author="Sai Praneetha Bhaskaruni" w:date="2022-03-25T10:50:00Z">
        <w:r w:rsidRPr="00DC055D">
          <w:rPr>
            <w:sz w:val="22"/>
            <w:rPrChange w:id="1405" w:author="Sai Praneetha Bhaskaruni" w:date="2022-03-25T10:51:00Z">
              <w:rPr/>
            </w:rPrChange>
          </w:rPr>
          <w:t xml:space="preserve"> security planning: The PSSA, the security architecture and the PS risk analysis define </w:t>
        </w:r>
      </w:ins>
      <w:ins w:id="1406" w:author="Sai Praneetha Bhaskaruni" w:date="2022-03-25T10:54:00Z">
        <w:r>
          <w:rPr>
            <w:sz w:val="22"/>
          </w:rPr>
          <w:t>product</w:t>
        </w:r>
      </w:ins>
      <w:ins w:id="1407" w:author="Sai Praneetha Bhaskaruni" w:date="2022-03-25T10:50:00Z">
        <w:r w:rsidRPr="00DC055D">
          <w:rPr>
            <w:sz w:val="22"/>
            <w:rPrChange w:id="1408" w:author="Sai Praneetha Bhaskaruni" w:date="2022-03-25T10:51:00Z">
              <w:rPr/>
            </w:rPrChange>
          </w:rPr>
          <w:t xml:space="preserve"> specific security controls which shall be implemented in the </w:t>
        </w:r>
      </w:ins>
      <w:ins w:id="1409" w:author="Sai Praneetha Bhaskaruni" w:date="2022-03-25T10:54:00Z">
        <w:r>
          <w:rPr>
            <w:sz w:val="22"/>
          </w:rPr>
          <w:t>SmartMedic platform</w:t>
        </w:r>
      </w:ins>
      <w:ins w:id="1410" w:author="Sai Praneetha Bhaskaruni" w:date="2022-03-25T10:50:00Z">
        <w:r w:rsidRPr="00DC055D">
          <w:rPr>
            <w:sz w:val="22"/>
            <w:rPrChange w:id="1411" w:author="Sai Praneetha Bhaskaruni" w:date="2022-03-25T10:51:00Z">
              <w:rPr/>
            </w:rPrChange>
          </w:rPr>
          <w:t xml:space="preserve"> and </w:t>
        </w:r>
      </w:ins>
      <w:ins w:id="1412" w:author="Sai Praneetha Bhaskaruni" w:date="2022-03-25T10:54:00Z">
        <w:r>
          <w:rPr>
            <w:sz w:val="22"/>
          </w:rPr>
          <w:t xml:space="preserve">to be </w:t>
        </w:r>
      </w:ins>
      <w:ins w:id="1413" w:author="Sai Praneetha Bhaskaruni" w:date="2022-03-25T10:50:00Z">
        <w:r w:rsidRPr="00DC055D">
          <w:rPr>
            <w:sz w:val="22"/>
            <w:rPrChange w:id="1414" w:author="Sai Praneetha Bhaskaruni" w:date="2022-03-25T10:51:00Z">
              <w:rPr/>
            </w:rPrChange>
          </w:rPr>
          <w:t>considered in accompanying material (</w:t>
        </w:r>
      </w:ins>
      <w:ins w:id="1415" w:author="Sai Praneetha Bhaskaruni" w:date="2022-07-08T17:22:00Z">
        <w:r w:rsidRPr="00DC055D">
          <w:rPr>
            <w:sz w:val="22"/>
          </w:rPr>
          <w:t>e.g.,</w:t>
        </w:r>
      </w:ins>
      <w:ins w:id="1416" w:author="Sai Praneetha Bhaskaruni" w:date="2022-03-25T10:50:00Z">
        <w:r w:rsidRPr="00DC055D">
          <w:rPr>
            <w:sz w:val="22"/>
            <w:rPrChange w:id="1417" w:author="Sai Praneetha Bhaskaruni" w:date="2022-03-25T10:51:00Z">
              <w:rPr/>
            </w:rPrChange>
          </w:rPr>
          <w:t xml:space="preserve"> service manual)</w:t>
        </w:r>
      </w:ins>
      <w:ins w:id="1418" w:author="Sai Praneetha Bhaskaruni" w:date="2022-03-25T10:51:00Z">
        <w:r>
          <w:rPr>
            <w:sz w:val="22"/>
          </w:rPr>
          <w:t>.</w:t>
        </w:r>
      </w:ins>
    </w:p>
    <w:p w14:paraId="56575202" w14:textId="77777777" w:rsidR="008E0456" w:rsidRDefault="008E0456">
      <w:pPr>
        <w:rPr>
          <w:sz w:val="22"/>
        </w:rPr>
        <w:pPrChange w:id="1419" w:author="Sai Praneetha Bhaskaruni" w:date="2022-03-25T15:27:00Z">
          <w:pPr>
            <w:spacing w:after="120"/>
            <w:ind w:left="129" w:hanging="14"/>
          </w:pPr>
        </w:pPrChange>
      </w:pPr>
      <w:ins w:id="1420" w:author="Sai Praneetha Bhaskaruni" w:date="2022-03-25T10:50:00Z">
        <w:r w:rsidRPr="00DC055D">
          <w:rPr>
            <w:sz w:val="22"/>
            <w:rPrChange w:id="1421" w:author="Sai Praneetha Bhaskaruni" w:date="2022-03-25T10:51:00Z">
              <w:rPr/>
            </w:rPrChange>
          </w:rPr>
          <w:t>3</w:t>
        </w:r>
      </w:ins>
      <w:ins w:id="1422" w:author="Sai Praneetha Bhaskaruni" w:date="2022-03-25T10:51:00Z">
        <w:r w:rsidRPr="00DC055D">
          <w:rPr>
            <w:sz w:val="22"/>
            <w:rPrChange w:id="1423" w:author="Sai Praneetha Bhaskaruni" w:date="2022-03-25T10:51:00Z">
              <w:rPr/>
            </w:rPrChange>
          </w:rPr>
          <w:t>.</w:t>
        </w:r>
      </w:ins>
      <w:ins w:id="1424" w:author="Sai Praneetha Bhaskaruni" w:date="2022-03-25T10:50:00Z">
        <w:r w:rsidRPr="00DC055D">
          <w:rPr>
            <w:sz w:val="22"/>
            <w:rPrChange w:id="1425" w:author="Sai Praneetha Bhaskaruni" w:date="2022-03-25T10:51:00Z">
              <w:rPr/>
            </w:rPrChange>
          </w:rPr>
          <w:t xml:space="preserve"> Customer specific provisions: The SOM establishes application specific security controls and guidance to be considered by the HDO for </w:t>
        </w:r>
      </w:ins>
      <w:ins w:id="1426" w:author="Sai Praneetha Bhaskaruni" w:date="2022-03-25T10:55:00Z">
        <w:r>
          <w:rPr>
            <w:sz w:val="22"/>
          </w:rPr>
          <w:t>the</w:t>
        </w:r>
      </w:ins>
      <w:ins w:id="1427" w:author="Sai Praneetha Bhaskaruni" w:date="2022-03-25T10:50:00Z">
        <w:r w:rsidRPr="00DC055D">
          <w:rPr>
            <w:sz w:val="22"/>
            <w:rPrChange w:id="1428" w:author="Sai Praneetha Bhaskaruni" w:date="2022-03-25T10:51:00Z">
              <w:rPr/>
            </w:rPrChange>
          </w:rPr>
          <w:t xml:space="preserve"> security program planning purposes</w:t>
        </w:r>
      </w:ins>
      <w:ins w:id="1429" w:author="Sai Praneetha Bhaskaruni" w:date="2022-03-25T10:51:00Z">
        <w:r>
          <w:rPr>
            <w:sz w:val="22"/>
          </w:rPr>
          <w:t>.</w:t>
        </w:r>
      </w:ins>
    </w:p>
    <w:p w14:paraId="71A1D3B5" w14:textId="2AC3074B" w:rsidR="008E0456" w:rsidRPr="00301358" w:rsidRDefault="008E0456" w:rsidP="008E0456">
      <w:pPr>
        <w:pStyle w:val="Heading1"/>
        <w:rPr>
          <w:b w:val="0"/>
          <w:sz w:val="22"/>
        </w:rPr>
      </w:pPr>
      <w:bookmarkStart w:id="1430" w:name="_Toc109675018"/>
      <w:r>
        <w:rPr>
          <w:i/>
          <w:sz w:val="22"/>
        </w:rPr>
        <w:t>Recommendation for customer (HDO)</w:t>
      </w:r>
      <w:r w:rsidRPr="00CA58F3">
        <w:rPr>
          <w:i/>
          <w:sz w:val="22"/>
        </w:rPr>
        <w:t>:</w:t>
      </w:r>
      <w:r w:rsidRPr="00CA58F3">
        <w:t xml:space="preserve"> </w:t>
      </w:r>
      <w:ins w:id="1431" w:author="Sai Praneetha Bhaskaruni" w:date="2022-03-25T10:59:00Z">
        <w:r w:rsidRPr="00301358">
          <w:rPr>
            <w:b w:val="0"/>
            <w:sz w:val="22"/>
            <w:rPrChange w:id="1432" w:author="Sai Praneetha Bhaskaruni" w:date="2022-03-25T11:01:00Z">
              <w:rPr/>
            </w:rPrChange>
          </w:rPr>
          <w:t>Any</w:t>
        </w:r>
      </w:ins>
      <w:ins w:id="1433" w:author="Sai Praneetha Bhaskaruni" w:date="2022-03-25T11:00:00Z">
        <w:r w:rsidRPr="00301358">
          <w:rPr>
            <w:b w:val="0"/>
            <w:sz w:val="22"/>
            <w:rPrChange w:id="1434" w:author="Sai Praneetha Bhaskaruni" w:date="2022-03-25T11:01:00Z">
              <w:rPr/>
            </w:rPrChange>
          </w:rPr>
          <w:t xml:space="preserve"> info</w:t>
        </w:r>
      </w:ins>
      <w:ins w:id="1435" w:author="Sai Praneetha Bhaskaruni" w:date="2022-03-25T11:01:00Z">
        <w:r w:rsidRPr="00301358">
          <w:rPr>
            <w:b w:val="0"/>
            <w:sz w:val="22"/>
            <w:rPrChange w:id="1436" w:author="Sai Praneetha Bhaskaruni" w:date="2022-03-25T11:01:00Z">
              <w:rPr/>
            </w:rPrChange>
          </w:rPr>
          <w:t>rmation</w:t>
        </w:r>
      </w:ins>
      <w:ins w:id="1437" w:author="Sai Praneetha Bhaskaruni" w:date="2022-03-25T11:00:00Z">
        <w:r w:rsidRPr="00301358">
          <w:rPr>
            <w:b w:val="0"/>
            <w:sz w:val="22"/>
            <w:rPrChange w:id="1438" w:author="Sai Praneetha Bhaskaruni" w:date="2022-03-25T11:01:00Z">
              <w:rPr/>
            </w:rPrChange>
          </w:rPr>
          <w:t xml:space="preserve"> regarding Security </w:t>
        </w:r>
      </w:ins>
      <w:ins w:id="1439" w:author="Sai Praneetha Bhaskaruni" w:date="2022-03-25T11:01:00Z">
        <w:r w:rsidRPr="00301358">
          <w:rPr>
            <w:b w:val="0"/>
            <w:sz w:val="22"/>
            <w:rPrChange w:id="1440" w:author="Sai Praneetha Bhaskaruni" w:date="2022-03-25T11:01:00Z">
              <w:rPr/>
            </w:rPrChange>
          </w:rPr>
          <w:t xml:space="preserve">Program Integration </w:t>
        </w:r>
      </w:ins>
      <w:ins w:id="1441" w:author="Sai Praneetha Bhaskaruni" w:date="2022-03-25T11:00:00Z">
        <w:r w:rsidRPr="00301358">
          <w:rPr>
            <w:b w:val="0"/>
            <w:sz w:val="22"/>
            <w:rPrChange w:id="1442" w:author="Sai Praneetha Bhaskaruni" w:date="2022-03-25T11:01:00Z">
              <w:rPr/>
            </w:rPrChange>
          </w:rPr>
          <w:t>can be requested from Stryker.</w:t>
        </w:r>
      </w:ins>
      <w:bookmarkEnd w:id="1430"/>
    </w:p>
    <w:p w14:paraId="38096BC2" w14:textId="77777777" w:rsidR="003F5E95" w:rsidRDefault="003F5E95" w:rsidP="00960CBE">
      <w:pPr>
        <w:pStyle w:val="Heading1"/>
        <w:rPr>
          <w:color w:val="FCC566"/>
          <w:sz w:val="40"/>
        </w:rPr>
      </w:pPr>
    </w:p>
    <w:p w14:paraId="3793F094" w14:textId="0E06A391" w:rsidR="005613F4" w:rsidRPr="00180992" w:rsidRDefault="00831BF6" w:rsidP="005613F4">
      <w:pPr>
        <w:pStyle w:val="Heading1"/>
      </w:pPr>
      <w:bookmarkStart w:id="1443" w:name="_Toc109675019"/>
      <w:r>
        <w:rPr>
          <w:color w:val="FCC566"/>
          <w:sz w:val="40"/>
        </w:rPr>
        <w:t>25.1</w:t>
      </w:r>
      <w:r w:rsidR="005613F4">
        <w:rPr>
          <w:color w:val="FFCC66"/>
          <w:sz w:val="40"/>
        </w:rPr>
        <w:t xml:space="preserve"> </w:t>
      </w:r>
      <w:r w:rsidR="005613F4" w:rsidRPr="00D24168">
        <w:t>Incident Management, Response, Training, Testing, Handling, Monitoring &amp; Reporting</w:t>
      </w:r>
      <w:bookmarkEnd w:id="1443"/>
    </w:p>
    <w:p w14:paraId="41813728" w14:textId="77777777" w:rsidR="005613F4" w:rsidRPr="00C11DBF" w:rsidRDefault="005613F4" w:rsidP="005613F4">
      <w:pPr>
        <w:shd w:val="clear" w:color="auto" w:fill="E7E6E6" w:themeFill="background2"/>
        <w:spacing w:after="0"/>
        <w:ind w:left="118"/>
        <w:rPr>
          <w:b/>
          <w:sz w:val="22"/>
        </w:rPr>
      </w:pPr>
      <w:r w:rsidRPr="00C11DBF">
        <w:rPr>
          <w:b/>
          <w:sz w:val="22"/>
        </w:rPr>
        <w:t>SmartMedic Solution Component</w:t>
      </w:r>
      <w:ins w:id="1444" w:author="Sai Praneetha Bhaskaruni" w:date="2022-03-24T09:43:00Z">
        <w:r>
          <w:rPr>
            <w:b/>
            <w:sz w:val="22"/>
          </w:rPr>
          <w:t>s</w:t>
        </w:r>
      </w:ins>
      <w:r w:rsidRPr="00C11DBF">
        <w:rPr>
          <w:b/>
          <w:sz w:val="22"/>
        </w:rPr>
        <w:t>: Device</w:t>
      </w:r>
      <w:r>
        <w:rPr>
          <w:b/>
          <w:sz w:val="22"/>
        </w:rPr>
        <w:t>, Tablet and Nurse Station Application</w:t>
      </w:r>
    </w:p>
    <w:p w14:paraId="152DC7C2" w14:textId="77777777" w:rsidR="005613F4" w:rsidRDefault="005613F4" w:rsidP="005613F4">
      <w:pPr>
        <w:spacing w:after="120"/>
        <w:ind w:left="129" w:hanging="14"/>
        <w:rPr>
          <w:sz w:val="22"/>
        </w:rPr>
      </w:pPr>
      <w:r w:rsidRPr="00CA58F3">
        <w:rPr>
          <w:b/>
          <w:i/>
          <w:sz w:val="22"/>
        </w:rPr>
        <w:t>Existing Security Features:</w:t>
      </w:r>
      <w:r>
        <w:rPr>
          <w:i/>
          <w:sz w:val="22"/>
        </w:rPr>
        <w:t xml:space="preserve"> </w:t>
      </w:r>
      <w:ins w:id="1445" w:author="Sai Praneetha Bhaskaruni" w:date="2022-03-25T14:39:00Z">
        <w:r w:rsidRPr="00E2528A">
          <w:rPr>
            <w:sz w:val="22"/>
            <w:szCs w:val="24"/>
            <w:rPrChange w:id="1446" w:author="Sai Praneetha Bhaskaruni" w:date="2022-03-25T14:40:00Z">
              <w:rPr/>
            </w:rPrChange>
          </w:rPr>
          <w:t xml:space="preserve">Only Stryker’s service engineer is authorized to perform verification &amp; validation of the SmartMedic solutions component (device) </w:t>
        </w:r>
      </w:ins>
      <w:r>
        <w:rPr>
          <w:sz w:val="22"/>
          <w:szCs w:val="24"/>
        </w:rPr>
        <w:t xml:space="preserve">on </w:t>
      </w:r>
      <w:ins w:id="1447" w:author="Sai Praneetha Bhaskaruni" w:date="2022-03-25T14:39:00Z">
        <w:r w:rsidRPr="00E2528A">
          <w:rPr>
            <w:sz w:val="22"/>
            <w:szCs w:val="24"/>
            <w:rPrChange w:id="1448" w:author="Sai Praneetha Bhaskaruni" w:date="2022-03-25T14:40:00Z">
              <w:rPr/>
            </w:rPrChange>
          </w:rPr>
          <w:t>need</w:t>
        </w:r>
      </w:ins>
      <w:r>
        <w:rPr>
          <w:sz w:val="22"/>
          <w:szCs w:val="24"/>
        </w:rPr>
        <w:t xml:space="preserve"> basis</w:t>
      </w:r>
      <w:ins w:id="1449" w:author="Sai Praneetha Bhaskaruni" w:date="2022-03-25T14:39:00Z">
        <w:r w:rsidRPr="00E2528A">
          <w:rPr>
            <w:sz w:val="22"/>
            <w:szCs w:val="24"/>
            <w:rPrChange w:id="1450" w:author="Sai Praneetha Bhaskaruni" w:date="2022-03-25T14:40:00Z">
              <w:rPr/>
            </w:rPrChange>
          </w:rPr>
          <w:t>,</w:t>
        </w:r>
      </w:ins>
      <w:r>
        <w:rPr>
          <w:sz w:val="22"/>
          <w:szCs w:val="24"/>
        </w:rPr>
        <w:t xml:space="preserve"> maybe</w:t>
      </w:r>
      <w:ins w:id="1451" w:author="Sai Praneetha Bhaskaruni" w:date="2022-03-25T14:39:00Z">
        <w:r w:rsidRPr="00E2528A">
          <w:rPr>
            <w:sz w:val="22"/>
            <w:szCs w:val="24"/>
            <w:rPrChange w:id="1452" w:author="Sai Praneetha Bhaskaruni" w:date="2022-03-25T14:40:00Z">
              <w:rPr/>
            </w:rPrChange>
          </w:rPr>
          <w:t xml:space="preserve"> at the time of incident reported.</w:t>
        </w:r>
        <w:r>
          <w:t xml:space="preserve"> </w:t>
        </w:r>
      </w:ins>
      <w:del w:id="1453" w:author="Sai Praneetha Bhaskaruni" w:date="2022-03-25T14:39:00Z">
        <w:r w:rsidRPr="000019BA" w:rsidDel="00D91131">
          <w:rPr>
            <w:sz w:val="22"/>
            <w:highlight w:val="yellow"/>
            <w:rPrChange w:id="1454" w:author="Sai Praneetha Bhaskaruni" w:date="2022-03-24T09:59:00Z">
              <w:rPr>
                <w:sz w:val="22"/>
              </w:rPr>
            </w:rPrChange>
          </w:rPr>
          <w:delText>Only Stryker’s service engineer is authorized to perform testing and maintenance of the SmartMedic Solution’s component device, whenever needed, at the time of incident response.</w:delText>
        </w:r>
        <w:r w:rsidRPr="00275C89" w:rsidDel="00D91131">
          <w:delText xml:space="preserve"> </w:delText>
        </w:r>
      </w:del>
      <w:r w:rsidRPr="00275C89">
        <w:rPr>
          <w:sz w:val="22"/>
        </w:rPr>
        <w:t xml:space="preserve">When Stryker obtains vulnerability information through surveillance or other sources, an assessment of the vulnerability’s exploitability and impact </w:t>
      </w:r>
      <w:r>
        <w:rPr>
          <w:sz w:val="22"/>
        </w:rPr>
        <w:t xml:space="preserve">is </w:t>
      </w:r>
      <w:r w:rsidRPr="00275C89">
        <w:rPr>
          <w:sz w:val="22"/>
        </w:rPr>
        <w:t xml:space="preserve">conducted. Based on the assessment </w:t>
      </w:r>
      <w:r>
        <w:rPr>
          <w:sz w:val="22"/>
        </w:rPr>
        <w:t xml:space="preserve">report, </w:t>
      </w:r>
      <w:r w:rsidRPr="00275C89">
        <w:rPr>
          <w:sz w:val="22"/>
        </w:rPr>
        <w:t>Stryker determines if further actions</w:t>
      </w:r>
      <w:r>
        <w:rPr>
          <w:sz w:val="22"/>
        </w:rPr>
        <w:t xml:space="preserve"> similar to</w:t>
      </w:r>
      <w:r w:rsidRPr="00275C89">
        <w:rPr>
          <w:sz w:val="22"/>
        </w:rPr>
        <w:t xml:space="preserve"> providing security updates and/or providing </w:t>
      </w:r>
      <w:r>
        <w:rPr>
          <w:sz w:val="22"/>
        </w:rPr>
        <w:t>information</w:t>
      </w:r>
      <w:r w:rsidRPr="00275C89">
        <w:rPr>
          <w:sz w:val="22"/>
        </w:rPr>
        <w:t xml:space="preserve"> to the customer in </w:t>
      </w:r>
      <w:r>
        <w:rPr>
          <w:sz w:val="22"/>
        </w:rPr>
        <w:t>targeted</w:t>
      </w:r>
      <w:r w:rsidRPr="00275C89">
        <w:rPr>
          <w:sz w:val="22"/>
        </w:rPr>
        <w:t xml:space="preserve"> </w:t>
      </w:r>
      <w:r>
        <w:rPr>
          <w:sz w:val="22"/>
        </w:rPr>
        <w:t>time</w:t>
      </w:r>
      <w:r w:rsidRPr="00275C89">
        <w:rPr>
          <w:sz w:val="22"/>
        </w:rPr>
        <w:t>. Vulnerability information may also be requested from Stryker at any time.</w:t>
      </w:r>
      <w:r>
        <w:rPr>
          <w:sz w:val="22"/>
        </w:rPr>
        <w:t xml:space="preserve"> M</w:t>
      </w:r>
      <w:r w:rsidRPr="00907A2E">
        <w:rPr>
          <w:sz w:val="22"/>
        </w:rPr>
        <w:t xml:space="preserve">alware detection is crucial </w:t>
      </w:r>
      <w:ins w:id="1455" w:author="Sai Praneetha Bhaskaruni" w:date="2022-03-25T15:33:00Z">
        <w:r>
          <w:rPr>
            <w:sz w:val="22"/>
          </w:rPr>
          <w:t xml:space="preserve">as attackers </w:t>
        </w:r>
      </w:ins>
      <w:r>
        <w:rPr>
          <w:sz w:val="22"/>
        </w:rPr>
        <w:t xml:space="preserve">can </w:t>
      </w:r>
      <w:ins w:id="1456" w:author="Sai Praneetha Bhaskaruni" w:date="2022-03-25T15:33:00Z">
        <w:r>
          <w:rPr>
            <w:sz w:val="22"/>
          </w:rPr>
          <w:t>exploit the system in multiple ways</w:t>
        </w:r>
      </w:ins>
      <w:ins w:id="1457" w:author="Sai Praneetha Bhaskaruni" w:date="2022-03-25T15:34:00Z">
        <w:r>
          <w:rPr>
            <w:sz w:val="22"/>
          </w:rPr>
          <w:t xml:space="preserve"> </w:t>
        </w:r>
      </w:ins>
      <w:del w:id="1458" w:author="Sai Praneetha Bhaskaruni" w:date="2022-03-25T15:34:00Z">
        <w:r w:rsidRPr="00907A2E" w:rsidDel="00452CD5">
          <w:rPr>
            <w:sz w:val="22"/>
          </w:rPr>
          <w:delText xml:space="preserve">with </w:delText>
        </w:r>
        <w:r w:rsidRPr="007539B4" w:rsidDel="00452CD5">
          <w:rPr>
            <w:sz w:val="22"/>
            <w:highlight w:val="yellow"/>
            <w:rPrChange w:id="1459" w:author="Sai Praneetha Bhaskaruni" w:date="2022-03-23T16:40:00Z">
              <w:rPr>
                <w:sz w:val="22"/>
              </w:rPr>
            </w:rPrChange>
          </w:rPr>
          <w:delText>malware’s prevalence</w:delText>
        </w:r>
        <w:r w:rsidRPr="00907A2E" w:rsidDel="00452CD5">
          <w:rPr>
            <w:sz w:val="22"/>
          </w:rPr>
          <w:delText xml:space="preserve"> </w:delText>
        </w:r>
      </w:del>
      <w:del w:id="1460" w:author="Sai Praneetha Bhaskaruni" w:date="2022-03-25T15:35:00Z">
        <w:r w:rsidRPr="00907A2E" w:rsidDel="00062F09">
          <w:rPr>
            <w:sz w:val="22"/>
          </w:rPr>
          <w:delText>because</w:delText>
        </w:r>
      </w:del>
      <w:ins w:id="1461" w:author="Sai Praneetha Bhaskaruni" w:date="2022-03-25T15:35:00Z">
        <w:r>
          <w:rPr>
            <w:sz w:val="22"/>
          </w:rPr>
          <w:t>and hence</w:t>
        </w:r>
      </w:ins>
      <w:r w:rsidRPr="00907A2E">
        <w:rPr>
          <w:sz w:val="22"/>
        </w:rPr>
        <w:t xml:space="preserve"> it </w:t>
      </w:r>
      <w:ins w:id="1462" w:author="Sai Praneetha Bhaskaruni" w:date="2022-03-25T15:36:00Z">
        <w:r>
          <w:rPr>
            <w:sz w:val="22"/>
          </w:rPr>
          <w:t>can serve</w:t>
        </w:r>
      </w:ins>
      <w:del w:id="1463" w:author="Sai Praneetha Bhaskaruni" w:date="2022-03-25T15:36:00Z">
        <w:r w:rsidRPr="00907A2E" w:rsidDel="00652F15">
          <w:rPr>
            <w:sz w:val="22"/>
          </w:rPr>
          <w:delText>functions</w:delText>
        </w:r>
      </w:del>
      <w:r w:rsidRPr="00907A2E">
        <w:rPr>
          <w:sz w:val="22"/>
        </w:rPr>
        <w:t xml:space="preserve"> as an early warning regarding cyberattacks. </w:t>
      </w:r>
      <w:del w:id="1464" w:author="Sai Praneetha Bhaskaruni" w:date="2022-03-25T15:37:00Z">
        <w:r w:rsidRPr="00907A2E" w:rsidDel="001F0AA8">
          <w:rPr>
            <w:sz w:val="22"/>
          </w:rPr>
          <w:delText xml:space="preserve">It keeps hackers out of the </w:delText>
        </w:r>
      </w:del>
      <w:del w:id="1465" w:author="Sai Praneetha Bhaskaruni" w:date="2022-03-24T10:57:00Z">
        <w:r w:rsidRPr="00907A2E" w:rsidDel="00DB7A93">
          <w:rPr>
            <w:sz w:val="22"/>
          </w:rPr>
          <w:delText>computer</w:delText>
        </w:r>
      </w:del>
      <w:del w:id="1466" w:author="Sai Praneetha Bhaskaruni" w:date="2022-03-25T15:37:00Z">
        <w:r w:rsidRPr="00907A2E" w:rsidDel="001F0AA8">
          <w:rPr>
            <w:sz w:val="22"/>
          </w:rPr>
          <w:delText xml:space="preserve"> and prevents the information from being compromised. </w:delText>
        </w:r>
      </w:del>
      <w:r w:rsidRPr="00907A2E">
        <w:rPr>
          <w:sz w:val="22"/>
        </w:rPr>
        <w:t xml:space="preserve">Only Stryker Technical Team </w:t>
      </w:r>
      <w:r>
        <w:rPr>
          <w:sz w:val="22"/>
        </w:rPr>
        <w:t xml:space="preserve">is </w:t>
      </w:r>
      <w:r w:rsidRPr="00907A2E">
        <w:rPr>
          <w:sz w:val="22"/>
        </w:rPr>
        <w:t>authorized to repair or resolve issue</w:t>
      </w:r>
      <w:r>
        <w:rPr>
          <w:sz w:val="22"/>
        </w:rPr>
        <w:t>s</w:t>
      </w:r>
      <w:r w:rsidRPr="00907A2E">
        <w:rPr>
          <w:sz w:val="22"/>
        </w:rPr>
        <w:t xml:space="preserve"> whenever </w:t>
      </w:r>
      <w:r>
        <w:rPr>
          <w:sz w:val="22"/>
        </w:rPr>
        <w:t xml:space="preserve">a </w:t>
      </w:r>
      <w:r w:rsidRPr="00907A2E">
        <w:rPr>
          <w:sz w:val="22"/>
        </w:rPr>
        <w:t xml:space="preserve">severe malware </w:t>
      </w:r>
      <w:r>
        <w:rPr>
          <w:sz w:val="22"/>
        </w:rPr>
        <w:t>i</w:t>
      </w:r>
      <w:r w:rsidRPr="00907A2E">
        <w:rPr>
          <w:sz w:val="22"/>
        </w:rPr>
        <w:t>s detected</w:t>
      </w:r>
      <w:r w:rsidRPr="00275C89">
        <w:rPr>
          <w:sz w:val="22"/>
        </w:rPr>
        <w:t>.</w:t>
      </w:r>
    </w:p>
    <w:p w14:paraId="1855293B" w14:textId="77777777" w:rsidR="005613F4" w:rsidRPr="0023424E" w:rsidRDefault="005613F4" w:rsidP="005613F4">
      <w:pPr>
        <w:shd w:val="clear" w:color="auto" w:fill="FFFFFF"/>
        <w:spacing w:beforeAutospacing="1"/>
        <w:ind w:left="450"/>
        <w:rPr>
          <w:rFonts w:eastAsia="Times New Roman" w:cstheme="minorHAnsi"/>
          <w:bCs/>
          <w:sz w:val="22"/>
        </w:rPr>
      </w:pPr>
      <w:bookmarkStart w:id="1467" w:name="_Toc59610193"/>
      <w:ins w:id="1468" w:author="Sai Praneetha Bhaskaruni" w:date="2022-03-24T10:59:00Z">
        <w:r>
          <w:rPr>
            <w:rFonts w:eastAsia="Times New Roman" w:cstheme="minorHAnsi"/>
            <w:bCs/>
            <w:sz w:val="22"/>
          </w:rPr>
          <w:t>V</w:t>
        </w:r>
      </w:ins>
      <w:del w:id="1469" w:author="Sai Praneetha Bhaskaruni" w:date="2022-03-24T10:58:00Z">
        <w:r w:rsidRPr="0023424E" w:rsidDel="00E16BE0">
          <w:rPr>
            <w:rFonts w:eastAsia="Times New Roman" w:cstheme="minorHAnsi"/>
            <w:bCs/>
            <w:sz w:val="22"/>
          </w:rPr>
          <w:delText>V</w:delText>
        </w:r>
      </w:del>
      <w:r w:rsidRPr="0023424E">
        <w:rPr>
          <w:rFonts w:eastAsia="Times New Roman" w:cstheme="minorHAnsi"/>
          <w:bCs/>
          <w:sz w:val="22"/>
        </w:rPr>
        <w:t xml:space="preserve">ulnerability </w:t>
      </w:r>
      <w:ins w:id="1470" w:author="Sai Praneetha Bhaskaruni" w:date="2022-03-24T10:59:00Z">
        <w:r>
          <w:rPr>
            <w:rFonts w:eastAsia="Times New Roman" w:cstheme="minorHAnsi"/>
            <w:bCs/>
            <w:sz w:val="22"/>
          </w:rPr>
          <w:t>M</w:t>
        </w:r>
      </w:ins>
      <w:del w:id="1471" w:author="Sai Praneetha Bhaskaruni" w:date="2022-03-24T10:59:00Z">
        <w:r w:rsidRPr="0023424E" w:rsidDel="00E16BE0">
          <w:rPr>
            <w:rFonts w:eastAsia="Times New Roman" w:cstheme="minorHAnsi"/>
            <w:bCs/>
            <w:sz w:val="22"/>
          </w:rPr>
          <w:delText>M</w:delText>
        </w:r>
      </w:del>
      <w:r w:rsidRPr="0023424E">
        <w:rPr>
          <w:rFonts w:eastAsia="Times New Roman" w:cstheme="minorHAnsi"/>
          <w:bCs/>
          <w:sz w:val="22"/>
        </w:rPr>
        <w:t>anagement</w:t>
      </w:r>
      <w:bookmarkEnd w:id="1467"/>
      <w:ins w:id="1472" w:author="Sai Praneetha Bhaskaruni" w:date="2022-03-24T10:59:00Z">
        <w:r>
          <w:rPr>
            <w:rFonts w:eastAsia="Times New Roman" w:cstheme="minorHAnsi"/>
            <w:bCs/>
            <w:sz w:val="22"/>
          </w:rPr>
          <w:t xml:space="preserve"> </w:t>
        </w:r>
      </w:ins>
      <w:ins w:id="1473" w:author="Sai Praneetha Bhaskaruni" w:date="2022-03-24T11:04:00Z">
        <w:r>
          <w:rPr>
            <w:rFonts w:eastAsia="Times New Roman" w:cstheme="minorHAnsi"/>
            <w:bCs/>
            <w:sz w:val="22"/>
          </w:rPr>
          <w:t>Process/</w:t>
        </w:r>
      </w:ins>
      <w:ins w:id="1474" w:author="Sai Praneetha Bhaskaruni" w:date="2022-03-24T10:59:00Z">
        <w:r>
          <w:rPr>
            <w:rFonts w:eastAsia="Times New Roman" w:cstheme="minorHAnsi"/>
            <w:bCs/>
            <w:sz w:val="22"/>
          </w:rPr>
          <w:t>Practice</w:t>
        </w:r>
      </w:ins>
      <w:ins w:id="1475" w:author="Sai Praneetha Bhaskaruni" w:date="2022-03-24T11:04:00Z">
        <w:r>
          <w:rPr>
            <w:rFonts w:eastAsia="Times New Roman" w:cstheme="minorHAnsi"/>
            <w:bCs/>
            <w:sz w:val="22"/>
          </w:rPr>
          <w:t>(</w:t>
        </w:r>
      </w:ins>
      <w:ins w:id="1476" w:author="Sai Praneetha Bhaskaruni" w:date="2022-03-24T10:59:00Z">
        <w:r>
          <w:rPr>
            <w:rFonts w:eastAsia="Times New Roman" w:cstheme="minorHAnsi"/>
            <w:bCs/>
            <w:sz w:val="22"/>
          </w:rPr>
          <w:t>s</w:t>
        </w:r>
      </w:ins>
      <w:ins w:id="1477" w:author="Sai Praneetha Bhaskaruni" w:date="2022-03-24T11:04:00Z">
        <w:r>
          <w:rPr>
            <w:rFonts w:eastAsia="Times New Roman" w:cstheme="minorHAnsi"/>
            <w:bCs/>
            <w:sz w:val="22"/>
          </w:rPr>
          <w:t>)</w:t>
        </w:r>
      </w:ins>
      <w:r>
        <w:rPr>
          <w:rFonts w:eastAsia="Times New Roman" w:cstheme="minorHAnsi"/>
          <w:bCs/>
          <w:sz w:val="22"/>
        </w:rPr>
        <w:t xml:space="preserve"> usually followed includes</w:t>
      </w:r>
      <w:ins w:id="1478" w:author="Sai Praneetha Bhaskaruni" w:date="2022-03-24T10:59:00Z">
        <w:r>
          <w:rPr>
            <w:rFonts w:eastAsia="Times New Roman" w:cstheme="minorHAnsi"/>
            <w:bCs/>
            <w:sz w:val="22"/>
          </w:rPr>
          <w:t>:</w:t>
        </w:r>
      </w:ins>
    </w:p>
    <w:p w14:paraId="161B886A" w14:textId="77777777" w:rsidR="005613F4" w:rsidRPr="00BA5FC4" w:rsidRDefault="005613F4" w:rsidP="005613F4">
      <w:pPr>
        <w:pStyle w:val="ListParagraph"/>
        <w:numPr>
          <w:ilvl w:val="0"/>
          <w:numId w:val="14"/>
        </w:numPr>
        <w:spacing w:before="120" w:after="160" w:line="259" w:lineRule="auto"/>
        <w:jc w:val="left"/>
        <w:rPr>
          <w:rFonts w:eastAsia="Times New Roman" w:cstheme="minorHAnsi"/>
          <w:sz w:val="22"/>
          <w:lang w:eastAsia="de-DE"/>
        </w:rPr>
      </w:pPr>
      <w:r>
        <w:rPr>
          <w:rFonts w:eastAsia="Times New Roman" w:cstheme="minorHAnsi"/>
          <w:sz w:val="22"/>
          <w:lang w:eastAsia="de-DE"/>
        </w:rPr>
        <w:t>Usage</w:t>
      </w:r>
      <w:r w:rsidRPr="00BA5FC4">
        <w:rPr>
          <w:rFonts w:eastAsia="Times New Roman" w:cstheme="minorHAnsi"/>
          <w:sz w:val="22"/>
          <w:lang w:eastAsia="de-DE"/>
        </w:rPr>
        <w:t xml:space="preserve"> of </w:t>
      </w:r>
      <w:del w:id="1479" w:author="Sai Praneetha Bhaskaruni" w:date="2022-03-24T11:02:00Z">
        <w:r w:rsidRPr="00BA5FC4" w:rsidDel="008E4820">
          <w:rPr>
            <w:rFonts w:eastAsia="Times New Roman" w:cstheme="minorHAnsi"/>
            <w:sz w:val="22"/>
            <w:lang w:eastAsia="de-DE"/>
          </w:rPr>
          <w:delText xml:space="preserve">security </w:delText>
        </w:r>
      </w:del>
      <w:ins w:id="1480" w:author="Sai Praneetha Bhaskaruni" w:date="2022-03-24T11:03:00Z">
        <w:r>
          <w:rPr>
            <w:rFonts w:eastAsia="Times New Roman" w:cstheme="minorHAnsi"/>
            <w:sz w:val="22"/>
            <w:lang w:eastAsia="de-DE"/>
          </w:rPr>
          <w:t>V</w:t>
        </w:r>
      </w:ins>
      <w:ins w:id="1481" w:author="Sai Praneetha Bhaskaruni" w:date="2022-03-24T11:02:00Z">
        <w:r>
          <w:rPr>
            <w:rFonts w:eastAsia="Times New Roman" w:cstheme="minorHAnsi"/>
            <w:sz w:val="22"/>
            <w:lang w:eastAsia="de-DE"/>
          </w:rPr>
          <w:t>ulnerability</w:t>
        </w:r>
      </w:ins>
      <w:ins w:id="1482" w:author="Sai Praneetha Bhaskaruni" w:date="2022-03-24T11:03:00Z">
        <w:r>
          <w:rPr>
            <w:rFonts w:eastAsia="Times New Roman" w:cstheme="minorHAnsi"/>
            <w:sz w:val="22"/>
            <w:lang w:eastAsia="de-DE"/>
          </w:rPr>
          <w:t>/Malware</w:t>
        </w:r>
      </w:ins>
      <w:ins w:id="1483" w:author="Sai Praneetha Bhaskaruni" w:date="2022-03-24T11:02:00Z">
        <w:r w:rsidRPr="00BA5FC4">
          <w:rPr>
            <w:rFonts w:eastAsia="Times New Roman" w:cstheme="minorHAnsi"/>
            <w:sz w:val="22"/>
            <w:lang w:eastAsia="de-DE"/>
          </w:rPr>
          <w:t xml:space="preserve"> </w:t>
        </w:r>
      </w:ins>
      <w:r w:rsidRPr="00BA5FC4">
        <w:rPr>
          <w:rFonts w:eastAsia="Times New Roman" w:cstheme="minorHAnsi"/>
          <w:sz w:val="22"/>
          <w:lang w:eastAsia="de-DE"/>
        </w:rPr>
        <w:t>scanning tools</w:t>
      </w:r>
    </w:p>
    <w:p w14:paraId="394D0507" w14:textId="77777777" w:rsidR="005613F4" w:rsidRPr="00BA5FC4" w:rsidRDefault="005613F4" w:rsidP="005613F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Onboarding the application/infrastructure to the scanning tool</w:t>
      </w:r>
    </w:p>
    <w:p w14:paraId="5AC6B210" w14:textId="77777777" w:rsidR="005613F4" w:rsidRPr="00BA5FC4" w:rsidRDefault="005613F4" w:rsidP="005613F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lastRenderedPageBreak/>
        <w:t>Identif</w:t>
      </w:r>
      <w:r>
        <w:rPr>
          <w:rFonts w:eastAsia="Times New Roman" w:cstheme="minorHAnsi"/>
          <w:sz w:val="22"/>
          <w:lang w:eastAsia="de-DE"/>
        </w:rPr>
        <w:t>ication</w:t>
      </w:r>
      <w:r w:rsidRPr="00BA5FC4">
        <w:rPr>
          <w:rFonts w:eastAsia="Times New Roman" w:cstheme="minorHAnsi"/>
          <w:sz w:val="22"/>
          <w:lang w:eastAsia="de-DE"/>
        </w:rPr>
        <w:t xml:space="preserve"> and prioritization of the vulnerability as per vulnerability rating such as </w:t>
      </w:r>
      <w:r>
        <w:rPr>
          <w:rFonts w:eastAsia="Times New Roman" w:cstheme="minorHAnsi"/>
          <w:sz w:val="22"/>
          <w:lang w:eastAsia="de-DE"/>
        </w:rPr>
        <w:t>C</w:t>
      </w:r>
      <w:r w:rsidRPr="00BA5FC4">
        <w:rPr>
          <w:rFonts w:eastAsia="Times New Roman" w:cstheme="minorHAnsi"/>
          <w:sz w:val="22"/>
          <w:lang w:eastAsia="de-DE"/>
        </w:rPr>
        <w:t xml:space="preserve">ritical, High, Medium, </w:t>
      </w:r>
      <w:r>
        <w:rPr>
          <w:rFonts w:eastAsia="Times New Roman" w:cstheme="minorHAnsi"/>
          <w:sz w:val="22"/>
          <w:lang w:eastAsia="de-DE"/>
        </w:rPr>
        <w:t>and L</w:t>
      </w:r>
      <w:r w:rsidRPr="00BA5FC4">
        <w:rPr>
          <w:rFonts w:eastAsia="Times New Roman" w:cstheme="minorHAnsi"/>
          <w:sz w:val="22"/>
          <w:lang w:eastAsia="de-DE"/>
        </w:rPr>
        <w:t>ow</w:t>
      </w:r>
    </w:p>
    <w:p w14:paraId="13A9E575" w14:textId="77777777" w:rsidR="005613F4" w:rsidRPr="00BA5FC4" w:rsidRDefault="005613F4" w:rsidP="005613F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Planning the vulnerability remediation</w:t>
      </w:r>
      <w:r>
        <w:rPr>
          <w:rFonts w:eastAsia="Times New Roman" w:cstheme="minorHAnsi"/>
          <w:sz w:val="22"/>
          <w:lang w:eastAsia="de-DE"/>
        </w:rPr>
        <w:t>/</w:t>
      </w:r>
      <w:r w:rsidRPr="00BA5FC4">
        <w:rPr>
          <w:rFonts w:eastAsia="Times New Roman" w:cstheme="minorHAnsi"/>
          <w:sz w:val="22"/>
          <w:lang w:eastAsia="de-DE"/>
        </w:rPr>
        <w:t xml:space="preserve">mitigation </w:t>
      </w:r>
      <w:ins w:id="1484" w:author="Sai Praneetha Bhaskaruni" w:date="2022-03-24T11:06:00Z">
        <w:r>
          <w:rPr>
            <w:rFonts w:eastAsia="Times New Roman" w:cstheme="minorHAnsi"/>
            <w:sz w:val="22"/>
            <w:lang w:eastAsia="de-DE"/>
          </w:rPr>
          <w:t>steps</w:t>
        </w:r>
      </w:ins>
      <w:del w:id="1485" w:author="Sai Praneetha Bhaskaruni" w:date="2022-03-24T11:05:00Z">
        <w:r w:rsidRPr="00BA5FC4" w:rsidDel="00706416">
          <w:rPr>
            <w:rFonts w:eastAsia="Times New Roman" w:cstheme="minorHAnsi"/>
            <w:sz w:val="22"/>
            <w:lang w:eastAsia="de-DE"/>
          </w:rPr>
          <w:delText>options</w:delText>
        </w:r>
      </w:del>
    </w:p>
    <w:p w14:paraId="77D48494" w14:textId="77777777" w:rsidR="005613F4" w:rsidRPr="00BA5FC4" w:rsidRDefault="005613F4" w:rsidP="005613F4">
      <w:pPr>
        <w:pStyle w:val="ListParagraph"/>
        <w:numPr>
          <w:ilvl w:val="0"/>
          <w:numId w:val="14"/>
        </w:numPr>
        <w:spacing w:before="120" w:after="160" w:line="259" w:lineRule="auto"/>
        <w:jc w:val="left"/>
        <w:rPr>
          <w:rFonts w:eastAsia="Times New Roman" w:cstheme="minorHAnsi"/>
          <w:sz w:val="22"/>
          <w:lang w:eastAsia="de-DE"/>
        </w:rPr>
      </w:pPr>
      <w:del w:id="1486" w:author="Sai Praneetha Bhaskaruni" w:date="2022-03-24T11:07:00Z">
        <w:r w:rsidRPr="00BA5FC4" w:rsidDel="007F77BB">
          <w:rPr>
            <w:rFonts w:eastAsia="Times New Roman" w:cstheme="minorHAnsi"/>
            <w:sz w:val="22"/>
            <w:lang w:eastAsia="de-DE"/>
          </w:rPr>
          <w:delText xml:space="preserve">Tracking </w:delText>
        </w:r>
      </w:del>
      <w:ins w:id="1487" w:author="Sai Praneetha Bhaskaruni" w:date="2022-03-24T11:07:00Z">
        <w:r>
          <w:rPr>
            <w:rFonts w:eastAsia="Times New Roman" w:cstheme="minorHAnsi"/>
            <w:sz w:val="22"/>
            <w:lang w:eastAsia="de-DE"/>
          </w:rPr>
          <w:t>Integration</w:t>
        </w:r>
        <w:r w:rsidRPr="00BA5FC4">
          <w:rPr>
            <w:rFonts w:eastAsia="Times New Roman" w:cstheme="minorHAnsi"/>
            <w:sz w:val="22"/>
            <w:lang w:eastAsia="de-DE"/>
          </w:rPr>
          <w:t xml:space="preserve"> </w:t>
        </w:r>
      </w:ins>
      <w:r>
        <w:rPr>
          <w:rFonts w:eastAsia="Times New Roman" w:cstheme="minorHAnsi"/>
          <w:sz w:val="22"/>
          <w:lang w:eastAsia="de-DE"/>
        </w:rPr>
        <w:t xml:space="preserve">of the solution </w:t>
      </w:r>
      <w:r w:rsidRPr="00BA5FC4">
        <w:rPr>
          <w:rFonts w:eastAsia="Times New Roman" w:cstheme="minorHAnsi"/>
          <w:sz w:val="22"/>
          <w:lang w:eastAsia="de-DE"/>
        </w:rPr>
        <w:t xml:space="preserve">and revalidation of the </w:t>
      </w:r>
      <w:r>
        <w:rPr>
          <w:rFonts w:eastAsia="Times New Roman" w:cstheme="minorHAnsi"/>
          <w:sz w:val="22"/>
          <w:lang w:eastAsia="de-DE"/>
        </w:rPr>
        <w:t xml:space="preserve">reported </w:t>
      </w:r>
      <w:r w:rsidRPr="00BA5FC4">
        <w:rPr>
          <w:rFonts w:eastAsia="Times New Roman" w:cstheme="minorHAnsi"/>
          <w:sz w:val="22"/>
          <w:lang w:eastAsia="de-DE"/>
        </w:rPr>
        <w:t>vulnerability</w:t>
      </w:r>
    </w:p>
    <w:p w14:paraId="2EEF221F" w14:textId="77777777" w:rsidR="005613F4" w:rsidRPr="0023424E" w:rsidRDefault="005613F4" w:rsidP="005613F4">
      <w:pPr>
        <w:shd w:val="clear" w:color="auto" w:fill="FFFFFF"/>
        <w:spacing w:beforeAutospacing="1"/>
        <w:ind w:left="450"/>
        <w:rPr>
          <w:rFonts w:eastAsia="Times New Roman" w:cstheme="minorHAnsi"/>
          <w:bCs/>
          <w:sz w:val="22"/>
        </w:rPr>
      </w:pPr>
      <w:bookmarkStart w:id="1488" w:name="_Toc59610194"/>
      <w:r>
        <w:rPr>
          <w:rFonts w:eastAsia="Times New Roman" w:cstheme="minorHAnsi"/>
          <w:bCs/>
          <w:sz w:val="22"/>
        </w:rPr>
        <w:t xml:space="preserve">For following observations </w:t>
      </w:r>
      <w:r w:rsidRPr="0023424E">
        <w:rPr>
          <w:rFonts w:eastAsia="Times New Roman" w:cstheme="minorHAnsi"/>
          <w:bCs/>
          <w:sz w:val="22"/>
        </w:rPr>
        <w:t>Incident</w:t>
      </w:r>
      <w:ins w:id="1489" w:author="Sai Praneetha Bhaskaruni" w:date="2022-03-24T11:26:00Z">
        <w:r>
          <w:rPr>
            <w:rFonts w:eastAsia="Times New Roman" w:cstheme="minorHAnsi"/>
            <w:bCs/>
            <w:sz w:val="22"/>
          </w:rPr>
          <w:t xml:space="preserve"> </w:t>
        </w:r>
      </w:ins>
      <w:del w:id="1490" w:author="Sai Praneetha Bhaskaruni" w:date="2022-03-24T11:26:00Z">
        <w:r w:rsidRPr="0023424E" w:rsidDel="00D31F3A">
          <w:rPr>
            <w:rFonts w:eastAsia="Times New Roman" w:cstheme="minorHAnsi"/>
            <w:bCs/>
            <w:sz w:val="22"/>
          </w:rPr>
          <w:delText xml:space="preserve"> </w:delText>
        </w:r>
      </w:del>
      <w:ins w:id="1491" w:author="Sai Praneetha Bhaskaruni" w:date="2022-03-24T11:11:00Z">
        <w:r>
          <w:rPr>
            <w:rFonts w:eastAsia="Times New Roman" w:cstheme="minorHAnsi"/>
            <w:bCs/>
            <w:sz w:val="22"/>
          </w:rPr>
          <w:t xml:space="preserve">Reporting &amp; </w:t>
        </w:r>
      </w:ins>
      <w:r w:rsidRPr="0023424E">
        <w:rPr>
          <w:rFonts w:eastAsia="Times New Roman" w:cstheme="minorHAnsi"/>
          <w:bCs/>
          <w:sz w:val="22"/>
        </w:rPr>
        <w:t>Re</w:t>
      </w:r>
      <w:ins w:id="1492" w:author="Sai Praneetha Bhaskaruni" w:date="2022-03-24T11:27:00Z">
        <w:r>
          <w:rPr>
            <w:rFonts w:eastAsia="Times New Roman" w:cstheme="minorHAnsi"/>
            <w:bCs/>
            <w:sz w:val="22"/>
          </w:rPr>
          <w:t>covery</w:t>
        </w:r>
      </w:ins>
      <w:del w:id="1493" w:author="Sai Praneetha Bhaskaruni" w:date="2022-03-24T11:27:00Z">
        <w:r w:rsidRPr="0023424E" w:rsidDel="00211957">
          <w:rPr>
            <w:rFonts w:eastAsia="Times New Roman" w:cstheme="minorHAnsi"/>
            <w:bCs/>
            <w:sz w:val="22"/>
          </w:rPr>
          <w:delText>sponse</w:delText>
        </w:r>
      </w:del>
      <w:bookmarkEnd w:id="1488"/>
      <w:ins w:id="1494" w:author="Sai Praneetha Bhaskaruni" w:date="2022-03-24T11:11:00Z">
        <w:r>
          <w:rPr>
            <w:rFonts w:eastAsia="Times New Roman" w:cstheme="minorHAnsi"/>
            <w:bCs/>
            <w:sz w:val="22"/>
          </w:rPr>
          <w:t xml:space="preserve"> </w:t>
        </w:r>
      </w:ins>
      <w:r>
        <w:rPr>
          <w:rFonts w:eastAsia="Times New Roman" w:cstheme="minorHAnsi"/>
          <w:bCs/>
          <w:sz w:val="22"/>
        </w:rPr>
        <w:t>can be initiated</w:t>
      </w:r>
      <w:ins w:id="1495" w:author="Sai Praneetha Bhaskaruni" w:date="2022-03-24T11:29:00Z">
        <w:r>
          <w:rPr>
            <w:rFonts w:eastAsia="Times New Roman" w:cstheme="minorHAnsi"/>
            <w:bCs/>
            <w:sz w:val="22"/>
          </w:rPr>
          <w:t>:</w:t>
        </w:r>
      </w:ins>
    </w:p>
    <w:p w14:paraId="26FCB895" w14:textId="77777777" w:rsidR="005613F4" w:rsidRPr="00BA5FC4" w:rsidRDefault="005613F4" w:rsidP="005613F4">
      <w:pPr>
        <w:pStyle w:val="ListParagraph"/>
        <w:numPr>
          <w:ilvl w:val="0"/>
          <w:numId w:val="14"/>
        </w:numPr>
        <w:spacing w:before="120" w:after="160" w:line="259" w:lineRule="auto"/>
        <w:jc w:val="left"/>
        <w:rPr>
          <w:rFonts w:eastAsia="Times New Roman" w:cstheme="minorHAnsi"/>
          <w:sz w:val="22"/>
          <w:lang w:eastAsia="de-DE"/>
        </w:rPr>
      </w:pPr>
      <w:bookmarkStart w:id="1496" w:name="_Hlk99105725"/>
      <w:ins w:id="1497" w:author="Sai Praneetha Bhaskaruni" w:date="2022-03-24T11:12:00Z">
        <w:r>
          <w:rPr>
            <w:rFonts w:eastAsia="Times New Roman" w:cstheme="minorHAnsi"/>
            <w:sz w:val="22"/>
            <w:lang w:eastAsia="de-DE"/>
          </w:rPr>
          <w:t>Any s</w:t>
        </w:r>
      </w:ins>
      <w:del w:id="1498" w:author="Sai Praneetha Bhaskaruni" w:date="2022-03-24T11:12:00Z">
        <w:r w:rsidRPr="00BA5FC4" w:rsidDel="00DB55F8">
          <w:rPr>
            <w:rFonts w:eastAsia="Times New Roman" w:cstheme="minorHAnsi"/>
            <w:sz w:val="22"/>
            <w:lang w:eastAsia="de-DE"/>
          </w:rPr>
          <w:delText>S</w:delText>
        </w:r>
      </w:del>
      <w:r w:rsidRPr="00BA5FC4">
        <w:rPr>
          <w:rFonts w:eastAsia="Times New Roman" w:cstheme="minorHAnsi"/>
          <w:sz w:val="22"/>
          <w:lang w:eastAsia="de-DE"/>
        </w:rPr>
        <w:t>uspected</w:t>
      </w:r>
      <w:ins w:id="1499" w:author="Sai Praneetha Bhaskaruni" w:date="2022-03-24T11:14:00Z">
        <w:r>
          <w:rPr>
            <w:rFonts w:eastAsia="Times New Roman" w:cstheme="minorHAnsi"/>
            <w:sz w:val="22"/>
            <w:lang w:eastAsia="de-DE"/>
          </w:rPr>
          <w:t>/confirmed</w:t>
        </w:r>
      </w:ins>
      <w:r w:rsidRPr="00BA5FC4">
        <w:rPr>
          <w:rFonts w:eastAsia="Times New Roman" w:cstheme="minorHAnsi"/>
          <w:sz w:val="22"/>
          <w:lang w:eastAsia="de-DE"/>
        </w:rPr>
        <w:t xml:space="preserve"> malware </w:t>
      </w:r>
      <w:ins w:id="1500" w:author="Sai Praneetha Bhaskaruni" w:date="2022-03-24T11:14:00Z">
        <w:r>
          <w:rPr>
            <w:rFonts w:eastAsia="Times New Roman" w:cstheme="minorHAnsi"/>
            <w:sz w:val="22"/>
            <w:lang w:eastAsia="de-DE"/>
          </w:rPr>
          <w:t xml:space="preserve">found </w:t>
        </w:r>
      </w:ins>
      <w:r w:rsidRPr="00BA5FC4">
        <w:rPr>
          <w:rFonts w:eastAsia="Times New Roman" w:cstheme="minorHAnsi"/>
          <w:sz w:val="22"/>
          <w:lang w:eastAsia="de-DE"/>
        </w:rPr>
        <w:t>on the system</w:t>
      </w:r>
    </w:p>
    <w:p w14:paraId="4842043F" w14:textId="77777777" w:rsidR="005613F4" w:rsidRPr="00BA5FC4" w:rsidDel="00822C8A" w:rsidRDefault="005613F4" w:rsidP="005613F4">
      <w:pPr>
        <w:pStyle w:val="ListParagraph"/>
        <w:numPr>
          <w:ilvl w:val="0"/>
          <w:numId w:val="14"/>
        </w:numPr>
        <w:spacing w:before="120" w:after="160" w:line="259" w:lineRule="auto"/>
        <w:jc w:val="left"/>
        <w:rPr>
          <w:del w:id="1501" w:author="Sai Praneetha Bhaskaruni" w:date="2022-03-24T11:16:00Z"/>
          <w:rFonts w:eastAsia="Times New Roman" w:cstheme="minorHAnsi"/>
          <w:sz w:val="22"/>
          <w:lang w:eastAsia="de-DE"/>
        </w:rPr>
      </w:pPr>
      <w:ins w:id="1502" w:author="Sai Praneetha Bhaskaruni" w:date="2022-03-24T11:16:00Z">
        <w:r>
          <w:rPr>
            <w:rFonts w:eastAsia="Times New Roman" w:cstheme="minorHAnsi"/>
            <w:sz w:val="22"/>
            <w:lang w:eastAsia="de-DE"/>
          </w:rPr>
          <w:t xml:space="preserve">Any </w:t>
        </w:r>
      </w:ins>
      <w:del w:id="1503" w:author="Sai Praneetha Bhaskaruni" w:date="2022-03-24T11:16:00Z">
        <w:r w:rsidRPr="00BA5FC4" w:rsidDel="00822C8A">
          <w:rPr>
            <w:rFonts w:eastAsia="Times New Roman" w:cstheme="minorHAnsi"/>
            <w:sz w:val="22"/>
            <w:lang w:eastAsia="de-DE"/>
          </w:rPr>
          <w:delText>Confirmed malware on the system</w:delText>
        </w:r>
      </w:del>
    </w:p>
    <w:p w14:paraId="27A9AFBE" w14:textId="77777777" w:rsidR="005613F4" w:rsidRDefault="005613F4" w:rsidP="005613F4">
      <w:pPr>
        <w:pStyle w:val="ListParagraph"/>
        <w:numPr>
          <w:ilvl w:val="0"/>
          <w:numId w:val="14"/>
        </w:numPr>
        <w:spacing w:before="120" w:after="160" w:line="259" w:lineRule="auto"/>
        <w:jc w:val="left"/>
        <w:rPr>
          <w:ins w:id="1504" w:author="Sai Praneetha Bhaskaruni" w:date="2022-03-24T11:19:00Z"/>
          <w:rFonts w:eastAsia="Times New Roman" w:cstheme="minorHAnsi"/>
          <w:sz w:val="22"/>
          <w:lang w:eastAsia="de-DE"/>
        </w:rPr>
      </w:pPr>
      <w:ins w:id="1505" w:author="Sai Praneetha Bhaskaruni" w:date="2022-03-24T11:16:00Z">
        <w:r>
          <w:rPr>
            <w:rFonts w:eastAsia="Times New Roman" w:cstheme="minorHAnsi"/>
            <w:sz w:val="22"/>
            <w:lang w:eastAsia="de-DE"/>
          </w:rPr>
          <w:t>u</w:t>
        </w:r>
      </w:ins>
      <w:del w:id="1506" w:author="Sai Praneetha Bhaskaruni" w:date="2022-03-24T11:16:00Z">
        <w:r w:rsidRPr="00BA5FC4" w:rsidDel="00822C8A">
          <w:rPr>
            <w:rFonts w:eastAsia="Times New Roman" w:cstheme="minorHAnsi"/>
            <w:sz w:val="22"/>
            <w:lang w:eastAsia="de-DE"/>
          </w:rPr>
          <w:delText>U</w:delText>
        </w:r>
      </w:del>
      <w:r w:rsidRPr="00BA5FC4">
        <w:rPr>
          <w:rFonts w:eastAsia="Times New Roman" w:cstheme="minorHAnsi"/>
          <w:sz w:val="22"/>
          <w:lang w:eastAsia="de-DE"/>
        </w:rPr>
        <w:t>nexpected system behavior</w:t>
      </w:r>
      <w:ins w:id="1507" w:author="Sai Praneetha Bhaskaruni" w:date="2022-03-24T11:16:00Z">
        <w:r>
          <w:rPr>
            <w:rFonts w:eastAsia="Times New Roman" w:cstheme="minorHAnsi"/>
            <w:sz w:val="22"/>
            <w:lang w:eastAsia="de-DE"/>
          </w:rPr>
          <w:t xml:space="preserve"> observed</w:t>
        </w:r>
      </w:ins>
    </w:p>
    <w:p w14:paraId="33C7D11C" w14:textId="77777777" w:rsidR="005613F4" w:rsidDel="009E060D" w:rsidRDefault="005613F4" w:rsidP="005613F4">
      <w:pPr>
        <w:pStyle w:val="ListParagraph"/>
        <w:numPr>
          <w:ilvl w:val="0"/>
          <w:numId w:val="14"/>
        </w:numPr>
        <w:spacing w:before="120" w:after="160" w:line="259" w:lineRule="auto"/>
        <w:jc w:val="left"/>
        <w:rPr>
          <w:del w:id="1508" w:author="Sai Praneetha Bhaskaruni" w:date="2022-03-24T11:19:00Z"/>
          <w:rFonts w:eastAsia="Times New Roman" w:cstheme="minorHAnsi"/>
          <w:sz w:val="22"/>
          <w:lang w:eastAsia="de-DE"/>
        </w:rPr>
      </w:pPr>
      <w:ins w:id="1509" w:author="Sai Praneetha Bhaskaruni" w:date="2022-03-24T11:19:00Z">
        <w:r>
          <w:rPr>
            <w:rFonts w:eastAsia="Times New Roman" w:cstheme="minorHAnsi"/>
            <w:sz w:val="22"/>
            <w:lang w:eastAsia="de-DE"/>
          </w:rPr>
          <w:t>Any s</w:t>
        </w:r>
      </w:ins>
      <w:moveToRangeStart w:id="1510" w:author="Sai Praneetha Bhaskaruni" w:date="2022-03-24T11:19:00Z" w:name="move99013170"/>
      <w:moveTo w:id="1511" w:author="Sai Praneetha Bhaskaruni" w:date="2022-03-24T11:19:00Z">
        <w:del w:id="1512" w:author="Sai Praneetha Bhaskaruni" w:date="2022-03-24T11:19:00Z">
          <w:r w:rsidRPr="00BA5FC4" w:rsidDel="00297F12">
            <w:rPr>
              <w:rFonts w:eastAsia="Times New Roman" w:cstheme="minorHAnsi"/>
              <w:sz w:val="22"/>
              <w:lang w:eastAsia="de-DE"/>
            </w:rPr>
            <w:delText>S</w:delText>
          </w:r>
        </w:del>
        <w:r w:rsidRPr="00BA5FC4">
          <w:rPr>
            <w:rFonts w:eastAsia="Times New Roman" w:cstheme="minorHAnsi"/>
            <w:sz w:val="22"/>
            <w:lang w:eastAsia="de-DE"/>
          </w:rPr>
          <w:t>uspected misuse of the device (</w:t>
        </w:r>
      </w:moveTo>
      <w:ins w:id="1513" w:author="Sai Praneetha Bhaskaruni" w:date="2022-03-24T11:19:00Z">
        <w:r>
          <w:rPr>
            <w:rFonts w:eastAsia="Times New Roman" w:cstheme="minorHAnsi"/>
            <w:sz w:val="22"/>
            <w:lang w:eastAsia="de-DE"/>
          </w:rPr>
          <w:t xml:space="preserve">can </w:t>
        </w:r>
      </w:ins>
      <w:moveTo w:id="1514" w:author="Sai Praneetha Bhaskaruni" w:date="2022-03-24T11:19:00Z">
        <w:del w:id="1515" w:author="Sai Praneetha Bhaskaruni" w:date="2022-03-24T11:19:00Z">
          <w:r w:rsidRPr="00BA5FC4" w:rsidDel="00297F12">
            <w:rPr>
              <w:rFonts w:eastAsia="Times New Roman" w:cstheme="minorHAnsi"/>
              <w:sz w:val="22"/>
              <w:lang w:eastAsia="de-DE"/>
            </w:rPr>
            <w:delText xml:space="preserve">how to </w:delText>
          </w:r>
        </w:del>
        <w:r w:rsidRPr="00BA5FC4">
          <w:rPr>
            <w:rFonts w:eastAsia="Times New Roman" w:cstheme="minorHAnsi"/>
            <w:sz w:val="22"/>
            <w:lang w:eastAsia="de-DE"/>
          </w:rPr>
          <w:t>confirm through logs)</w:t>
        </w:r>
      </w:moveTo>
    </w:p>
    <w:p w14:paraId="13ADE4C9" w14:textId="77777777" w:rsidR="005613F4" w:rsidRPr="00BA5FC4" w:rsidRDefault="005613F4" w:rsidP="005613F4">
      <w:pPr>
        <w:pStyle w:val="ListParagraph"/>
        <w:numPr>
          <w:ilvl w:val="0"/>
          <w:numId w:val="14"/>
        </w:numPr>
        <w:spacing w:before="120" w:after="160" w:line="259" w:lineRule="auto"/>
        <w:jc w:val="left"/>
        <w:rPr>
          <w:ins w:id="1516" w:author="Sai Praneetha Bhaskaruni" w:date="2022-03-24T11:22:00Z"/>
          <w:moveTo w:id="1517" w:author="Sai Praneetha Bhaskaruni" w:date="2022-03-24T11:19:00Z"/>
          <w:rFonts w:eastAsia="Times New Roman" w:cstheme="minorHAnsi"/>
          <w:sz w:val="22"/>
          <w:lang w:eastAsia="de-DE"/>
        </w:rPr>
      </w:pPr>
    </w:p>
    <w:moveToRangeEnd w:id="1510"/>
    <w:p w14:paraId="112E9CAF" w14:textId="77777777" w:rsidR="005613F4" w:rsidRDefault="005613F4" w:rsidP="005613F4">
      <w:pPr>
        <w:pStyle w:val="ListParagraph"/>
        <w:numPr>
          <w:ilvl w:val="0"/>
          <w:numId w:val="14"/>
        </w:numPr>
        <w:spacing w:before="120" w:after="160" w:line="259" w:lineRule="auto"/>
        <w:jc w:val="left"/>
        <w:rPr>
          <w:ins w:id="1518" w:author="Sai Praneetha Bhaskaruni" w:date="2022-03-24T11:28:00Z"/>
          <w:rFonts w:eastAsia="Times New Roman" w:cstheme="minorHAnsi"/>
          <w:sz w:val="22"/>
          <w:lang w:eastAsia="de-DE"/>
        </w:rPr>
      </w:pPr>
      <w:ins w:id="1519" w:author="Sai Praneetha Bhaskaruni" w:date="2022-03-24T11:23:00Z">
        <w:r>
          <w:rPr>
            <w:rFonts w:eastAsia="Times New Roman" w:cstheme="minorHAnsi"/>
            <w:sz w:val="22"/>
            <w:lang w:eastAsia="de-DE"/>
          </w:rPr>
          <w:t>Incorporated m</w:t>
        </w:r>
      </w:ins>
      <w:ins w:id="1520" w:author="Sai Praneetha Bhaskaruni" w:date="2022-03-24T11:22:00Z">
        <w:r w:rsidRPr="00BA5FC4">
          <w:rPr>
            <w:rFonts w:eastAsia="Times New Roman" w:cstheme="minorHAnsi"/>
            <w:sz w:val="22"/>
            <w:lang w:eastAsia="de-DE"/>
          </w:rPr>
          <w:t>ethods</w:t>
        </w:r>
      </w:ins>
      <w:ins w:id="1521" w:author="Sai Praneetha Bhaskaruni" w:date="2022-03-24T11:23:00Z">
        <w:r>
          <w:rPr>
            <w:rFonts w:eastAsia="Times New Roman" w:cstheme="minorHAnsi"/>
            <w:sz w:val="22"/>
            <w:lang w:eastAsia="de-DE"/>
          </w:rPr>
          <w:t xml:space="preserve"> detect </w:t>
        </w:r>
      </w:ins>
      <w:ins w:id="1522" w:author="Sai Praneetha Bhaskaruni" w:date="2022-03-24T11:24:00Z">
        <w:r>
          <w:rPr>
            <w:rFonts w:eastAsia="Times New Roman" w:cstheme="minorHAnsi"/>
            <w:sz w:val="22"/>
            <w:lang w:eastAsia="de-DE"/>
          </w:rPr>
          <w:t xml:space="preserve">that any </w:t>
        </w:r>
      </w:ins>
      <w:ins w:id="1523" w:author="Sai Praneetha Bhaskaruni" w:date="2022-03-24T11:22:00Z">
        <w:r w:rsidRPr="00BA5FC4">
          <w:rPr>
            <w:rFonts w:eastAsia="Times New Roman" w:cstheme="minorHAnsi"/>
            <w:sz w:val="22"/>
            <w:lang w:eastAsia="de-DE"/>
          </w:rPr>
          <w:t>data inappropriately accessed or copied from the device</w:t>
        </w:r>
      </w:ins>
    </w:p>
    <w:p w14:paraId="443D98C0" w14:textId="77777777" w:rsidR="005613F4" w:rsidRPr="00B82AFF" w:rsidRDefault="005613F4" w:rsidP="005613F4">
      <w:pPr>
        <w:pStyle w:val="ListParagraph"/>
        <w:numPr>
          <w:ilvl w:val="0"/>
          <w:numId w:val="14"/>
        </w:numPr>
        <w:spacing w:before="120" w:after="160" w:line="259" w:lineRule="auto"/>
        <w:jc w:val="left"/>
        <w:rPr>
          <w:rFonts w:eastAsia="Times New Roman" w:cstheme="minorHAnsi"/>
          <w:sz w:val="22"/>
          <w:lang w:eastAsia="de-DE"/>
          <w:rPrChange w:id="1524" w:author="Sai Praneetha Bhaskaruni" w:date="2022-03-24T11:28:00Z">
            <w:rPr>
              <w:lang w:eastAsia="de-DE"/>
            </w:rPr>
          </w:rPrChange>
        </w:rPr>
      </w:pPr>
      <w:ins w:id="1525" w:author="Sai Praneetha Bhaskaruni" w:date="2022-03-24T11:28:00Z">
        <w:r>
          <w:rPr>
            <w:rFonts w:eastAsia="Times New Roman" w:cstheme="minorHAnsi"/>
            <w:sz w:val="22"/>
            <w:lang w:eastAsia="de-DE"/>
          </w:rPr>
          <w:t>From the report of f</w:t>
        </w:r>
        <w:r w:rsidRPr="00BA5FC4">
          <w:rPr>
            <w:rFonts w:eastAsia="Times New Roman" w:cstheme="minorHAnsi"/>
            <w:sz w:val="22"/>
            <w:lang w:eastAsia="de-DE"/>
          </w:rPr>
          <w:t>orensic inspection of the device</w:t>
        </w:r>
      </w:ins>
    </w:p>
    <w:bookmarkEnd w:id="1496"/>
    <w:p w14:paraId="0A19D9EA" w14:textId="77777777" w:rsidR="005613F4" w:rsidRPr="00BA5FC4" w:rsidRDefault="005613F4" w:rsidP="005613F4">
      <w:pPr>
        <w:pStyle w:val="ListParagraph"/>
        <w:numPr>
          <w:ilvl w:val="0"/>
          <w:numId w:val="14"/>
        </w:numPr>
        <w:spacing w:before="120" w:after="160" w:line="259" w:lineRule="auto"/>
        <w:jc w:val="left"/>
        <w:rPr>
          <w:rFonts w:eastAsia="Times New Roman" w:cstheme="minorHAnsi"/>
          <w:sz w:val="22"/>
          <w:lang w:eastAsia="de-DE"/>
        </w:rPr>
      </w:pPr>
      <w:ins w:id="1526" w:author="Sai Praneetha Bhaskaruni" w:date="2022-03-24T11:18:00Z">
        <w:r>
          <w:rPr>
            <w:rFonts w:eastAsia="Times New Roman" w:cstheme="minorHAnsi"/>
            <w:sz w:val="22"/>
            <w:lang w:eastAsia="de-DE"/>
          </w:rPr>
          <w:t>Chances for r</w:t>
        </w:r>
      </w:ins>
      <w:del w:id="1527" w:author="Sai Praneetha Bhaskaruni" w:date="2022-03-24T11:18:00Z">
        <w:r w:rsidRPr="00BA5FC4" w:rsidDel="002346F3">
          <w:rPr>
            <w:rFonts w:eastAsia="Times New Roman" w:cstheme="minorHAnsi"/>
            <w:sz w:val="22"/>
            <w:lang w:eastAsia="de-DE"/>
          </w:rPr>
          <w:delText>R</w:delText>
        </w:r>
      </w:del>
      <w:r w:rsidRPr="00BA5FC4">
        <w:rPr>
          <w:rFonts w:eastAsia="Times New Roman" w:cstheme="minorHAnsi"/>
          <w:sz w:val="22"/>
          <w:lang w:eastAsia="de-DE"/>
        </w:rPr>
        <w:t>ecovery of data from a damaged or non-functional system</w:t>
      </w:r>
    </w:p>
    <w:p w14:paraId="1CC9A985" w14:textId="77777777" w:rsidR="005613F4" w:rsidRPr="00BA5FC4" w:rsidDel="00B82AFF" w:rsidRDefault="005613F4" w:rsidP="005613F4">
      <w:pPr>
        <w:pStyle w:val="ListParagraph"/>
        <w:numPr>
          <w:ilvl w:val="0"/>
          <w:numId w:val="14"/>
        </w:numPr>
        <w:spacing w:before="120" w:after="160" w:line="259" w:lineRule="auto"/>
        <w:jc w:val="left"/>
        <w:rPr>
          <w:del w:id="1528" w:author="Sai Praneetha Bhaskaruni" w:date="2022-03-24T11:28:00Z"/>
          <w:moveFrom w:id="1529" w:author="Sai Praneetha Bhaskaruni" w:date="2022-03-24T11:19:00Z"/>
          <w:rFonts w:eastAsia="Times New Roman" w:cstheme="minorHAnsi"/>
          <w:sz w:val="22"/>
          <w:lang w:eastAsia="de-DE"/>
        </w:rPr>
      </w:pPr>
      <w:moveFromRangeStart w:id="1530" w:author="Sai Praneetha Bhaskaruni" w:date="2022-03-24T11:19:00Z" w:name="move99013170"/>
      <w:moveFrom w:id="1531" w:author="Sai Praneetha Bhaskaruni" w:date="2022-03-24T11:19:00Z">
        <w:del w:id="1532" w:author="Sai Praneetha Bhaskaruni" w:date="2022-03-24T11:28:00Z">
          <w:r w:rsidRPr="00BA5FC4" w:rsidDel="00B82AFF">
            <w:rPr>
              <w:rFonts w:eastAsia="Times New Roman" w:cstheme="minorHAnsi"/>
              <w:sz w:val="22"/>
              <w:lang w:eastAsia="de-DE"/>
            </w:rPr>
            <w:delText>Suspected misuse of the device (how to confirm through logs)</w:delText>
          </w:r>
        </w:del>
      </w:moveFrom>
    </w:p>
    <w:moveFromRangeEnd w:id="1530"/>
    <w:p w14:paraId="7F79200A" w14:textId="77777777" w:rsidR="005613F4" w:rsidRPr="00BA5FC4" w:rsidDel="009E060D" w:rsidRDefault="005613F4" w:rsidP="005613F4">
      <w:pPr>
        <w:pStyle w:val="ListParagraph"/>
        <w:numPr>
          <w:ilvl w:val="0"/>
          <w:numId w:val="14"/>
        </w:numPr>
        <w:spacing w:before="120" w:after="160" w:line="259" w:lineRule="auto"/>
        <w:jc w:val="left"/>
        <w:rPr>
          <w:del w:id="1533" w:author="Sai Praneetha Bhaskaruni" w:date="2022-03-24T11:22:00Z"/>
          <w:rFonts w:eastAsia="Times New Roman" w:cstheme="minorHAnsi"/>
          <w:sz w:val="22"/>
          <w:lang w:eastAsia="de-DE"/>
        </w:rPr>
      </w:pPr>
      <w:del w:id="1534" w:author="Sai Praneetha Bhaskaruni" w:date="2022-03-24T11:22:00Z">
        <w:r w:rsidRPr="00BA5FC4" w:rsidDel="009E060D">
          <w:rPr>
            <w:rFonts w:eastAsia="Times New Roman" w:cstheme="minorHAnsi"/>
            <w:sz w:val="22"/>
            <w:lang w:eastAsia="de-DE"/>
          </w:rPr>
          <w:delText>Methods to determine if data was inappropriately accessed or copied from the device</w:delText>
        </w:r>
      </w:del>
    </w:p>
    <w:p w14:paraId="64CF1FD5" w14:textId="77777777" w:rsidR="005613F4" w:rsidRPr="00BA5FC4" w:rsidDel="00B82AFF" w:rsidRDefault="005613F4" w:rsidP="005613F4">
      <w:pPr>
        <w:pStyle w:val="ListParagraph"/>
        <w:numPr>
          <w:ilvl w:val="0"/>
          <w:numId w:val="14"/>
        </w:numPr>
        <w:spacing w:before="120" w:after="160" w:line="259" w:lineRule="auto"/>
        <w:jc w:val="left"/>
        <w:rPr>
          <w:del w:id="1535" w:author="Sai Praneetha Bhaskaruni" w:date="2022-03-24T11:28:00Z"/>
          <w:rFonts w:eastAsia="Times New Roman" w:cstheme="minorHAnsi"/>
          <w:sz w:val="22"/>
          <w:lang w:eastAsia="de-DE"/>
        </w:rPr>
      </w:pPr>
      <w:del w:id="1536" w:author="Sai Praneetha Bhaskaruni" w:date="2022-03-24T11:25:00Z">
        <w:r w:rsidRPr="00BA5FC4" w:rsidDel="00942172">
          <w:rPr>
            <w:rFonts w:eastAsia="Times New Roman" w:cstheme="minorHAnsi"/>
            <w:sz w:val="22"/>
            <w:lang w:eastAsia="de-DE"/>
          </w:rPr>
          <w:delText>F</w:delText>
        </w:r>
      </w:del>
      <w:del w:id="1537" w:author="Sai Praneetha Bhaskaruni" w:date="2022-03-24T11:28:00Z">
        <w:r w:rsidRPr="00BA5FC4" w:rsidDel="00B82AFF">
          <w:rPr>
            <w:rFonts w:eastAsia="Times New Roman" w:cstheme="minorHAnsi"/>
            <w:sz w:val="22"/>
            <w:lang w:eastAsia="de-DE"/>
          </w:rPr>
          <w:delText>orensic inspection of the device</w:delText>
        </w:r>
      </w:del>
    </w:p>
    <w:p w14:paraId="7905267C" w14:textId="77777777" w:rsidR="005613F4" w:rsidRPr="0023424E" w:rsidRDefault="005613F4" w:rsidP="005613F4">
      <w:pPr>
        <w:shd w:val="clear" w:color="auto" w:fill="FFFFFF"/>
        <w:spacing w:beforeAutospacing="1"/>
        <w:ind w:left="450"/>
        <w:rPr>
          <w:rFonts w:eastAsia="Times New Roman" w:cstheme="minorHAnsi"/>
          <w:bCs/>
          <w:sz w:val="22"/>
        </w:rPr>
      </w:pPr>
      <w:r>
        <w:rPr>
          <w:rFonts w:eastAsia="Times New Roman" w:cstheme="minorHAnsi"/>
          <w:bCs/>
          <w:sz w:val="22"/>
        </w:rPr>
        <w:t>Guidelines to the customer (HDO)</w:t>
      </w:r>
      <w:ins w:id="1538" w:author="Sai Praneetha Bhaskaruni" w:date="2022-03-24T11:36:00Z">
        <w:r>
          <w:rPr>
            <w:rFonts w:eastAsia="Times New Roman" w:cstheme="minorHAnsi"/>
            <w:bCs/>
            <w:sz w:val="22"/>
          </w:rPr>
          <w:t>:</w:t>
        </w:r>
      </w:ins>
    </w:p>
    <w:p w14:paraId="55A269C4" w14:textId="77777777" w:rsidR="005613F4" w:rsidRPr="00BA5FC4" w:rsidRDefault="005613F4" w:rsidP="005613F4">
      <w:pPr>
        <w:pStyle w:val="ListParagraph"/>
        <w:spacing w:before="120" w:after="160" w:line="259" w:lineRule="auto"/>
        <w:ind w:left="1080" w:firstLine="0"/>
        <w:jc w:val="left"/>
        <w:rPr>
          <w:rFonts w:eastAsia="Times New Roman" w:cstheme="minorHAnsi"/>
          <w:sz w:val="22"/>
          <w:lang w:eastAsia="de-DE"/>
        </w:rPr>
      </w:pPr>
      <w:r>
        <w:rPr>
          <w:rFonts w:eastAsia="Times New Roman" w:cstheme="minorHAnsi"/>
          <w:sz w:val="22"/>
          <w:lang w:eastAsia="de-DE"/>
        </w:rPr>
        <w:t>C</w:t>
      </w:r>
      <w:del w:id="1539" w:author="Sai Praneetha Bhaskaruni" w:date="2022-03-24T11:31:00Z">
        <w:r w:rsidRPr="00BA5FC4" w:rsidDel="008F5F36">
          <w:rPr>
            <w:rFonts w:eastAsia="Times New Roman" w:cstheme="minorHAnsi"/>
            <w:sz w:val="22"/>
            <w:lang w:eastAsia="de-DE"/>
          </w:rPr>
          <w:delText>C</w:delText>
        </w:r>
      </w:del>
      <w:r>
        <w:rPr>
          <w:rFonts w:eastAsia="Times New Roman" w:cstheme="minorHAnsi"/>
          <w:sz w:val="22"/>
          <w:lang w:eastAsia="de-DE"/>
        </w:rPr>
        <w:t>ustomer</w:t>
      </w:r>
      <w:ins w:id="1540" w:author="Sai Praneetha Bhaskaruni" w:date="2022-03-24T11:30:00Z">
        <w:r>
          <w:rPr>
            <w:rFonts w:eastAsia="Times New Roman" w:cstheme="minorHAnsi"/>
            <w:sz w:val="22"/>
            <w:lang w:eastAsia="de-DE"/>
          </w:rPr>
          <w:t xml:space="preserve"> (HDO)</w:t>
        </w:r>
      </w:ins>
      <w:r>
        <w:rPr>
          <w:rFonts w:eastAsia="Times New Roman" w:cstheme="minorHAnsi"/>
          <w:sz w:val="22"/>
          <w:lang w:eastAsia="de-DE"/>
        </w:rPr>
        <w:t xml:space="preserve"> is recommended</w:t>
      </w:r>
      <w:r w:rsidRPr="00BA5FC4">
        <w:rPr>
          <w:rFonts w:eastAsia="Times New Roman" w:cstheme="minorHAnsi"/>
          <w:sz w:val="22"/>
          <w:lang w:eastAsia="de-DE"/>
        </w:rPr>
        <w:t xml:space="preserve"> </w:t>
      </w:r>
      <w:del w:id="1541" w:author="Sai Praneetha Bhaskaruni" w:date="2022-03-24T11:31:00Z">
        <w:r w:rsidRPr="00BA5FC4" w:rsidDel="008F5F36">
          <w:rPr>
            <w:rFonts w:eastAsia="Times New Roman" w:cstheme="minorHAnsi"/>
            <w:sz w:val="22"/>
            <w:lang w:eastAsia="de-DE"/>
          </w:rPr>
          <w:delText>need</w:delText>
        </w:r>
        <w:r w:rsidDel="008F5F36">
          <w:rPr>
            <w:rFonts w:eastAsia="Times New Roman" w:cstheme="minorHAnsi"/>
            <w:sz w:val="22"/>
            <w:lang w:eastAsia="de-DE"/>
          </w:rPr>
          <w:delText>s</w:delText>
        </w:r>
        <w:r w:rsidRPr="00BA5FC4" w:rsidDel="008F5F36">
          <w:rPr>
            <w:rFonts w:eastAsia="Times New Roman" w:cstheme="minorHAnsi"/>
            <w:sz w:val="22"/>
            <w:lang w:eastAsia="de-DE"/>
          </w:rPr>
          <w:delText xml:space="preserve"> </w:delText>
        </w:r>
      </w:del>
      <w:r w:rsidRPr="00BA5FC4">
        <w:rPr>
          <w:rFonts w:eastAsia="Times New Roman" w:cstheme="minorHAnsi"/>
          <w:sz w:val="22"/>
          <w:lang w:eastAsia="de-DE"/>
        </w:rPr>
        <w:t>to</w:t>
      </w:r>
      <w:ins w:id="1542" w:author="Sai Praneetha Bhaskaruni" w:date="2022-03-24T11:31:00Z">
        <w:r>
          <w:rPr>
            <w:rFonts w:eastAsia="Times New Roman" w:cstheme="minorHAnsi"/>
            <w:sz w:val="22"/>
            <w:lang w:eastAsia="de-DE"/>
          </w:rPr>
          <w:t xml:space="preserve"> be</w:t>
        </w:r>
      </w:ins>
      <w:r w:rsidRPr="00BA5FC4">
        <w:rPr>
          <w:rFonts w:eastAsia="Times New Roman" w:cstheme="minorHAnsi"/>
          <w:sz w:val="22"/>
          <w:lang w:eastAsia="de-DE"/>
        </w:rPr>
        <w:t xml:space="preserve"> up</w:t>
      </w:r>
      <w:r>
        <w:rPr>
          <w:rFonts w:eastAsia="Times New Roman" w:cstheme="minorHAnsi"/>
          <w:sz w:val="22"/>
          <w:lang w:eastAsia="de-DE"/>
        </w:rPr>
        <w:t xml:space="preserve"> to date</w:t>
      </w:r>
      <w:ins w:id="1543" w:author="Sai Praneetha Bhaskaruni" w:date="2022-03-24T11:31:00Z">
        <w:r>
          <w:rPr>
            <w:rFonts w:eastAsia="Times New Roman" w:cstheme="minorHAnsi"/>
            <w:sz w:val="22"/>
            <w:lang w:eastAsia="de-DE"/>
          </w:rPr>
          <w:t xml:space="preserve"> with</w:t>
        </w:r>
      </w:ins>
      <w:r w:rsidRPr="00BA5FC4">
        <w:rPr>
          <w:rFonts w:eastAsia="Times New Roman" w:cstheme="minorHAnsi"/>
          <w:sz w:val="22"/>
          <w:lang w:eastAsia="de-DE"/>
        </w:rPr>
        <w:t xml:space="preserve"> the software </w:t>
      </w:r>
      <w:r>
        <w:rPr>
          <w:rFonts w:eastAsia="Times New Roman" w:cstheme="minorHAnsi"/>
          <w:sz w:val="22"/>
          <w:lang w:eastAsia="de-DE"/>
        </w:rPr>
        <w:t xml:space="preserve">being used </w:t>
      </w:r>
      <w:r w:rsidRPr="00BA5FC4">
        <w:rPr>
          <w:rFonts w:eastAsia="Times New Roman" w:cstheme="minorHAnsi"/>
          <w:sz w:val="22"/>
          <w:lang w:eastAsia="de-DE"/>
        </w:rPr>
        <w:t xml:space="preserve">or </w:t>
      </w:r>
      <w:r>
        <w:rPr>
          <w:rFonts w:eastAsia="Times New Roman" w:cstheme="minorHAnsi"/>
          <w:sz w:val="22"/>
          <w:lang w:eastAsia="de-DE"/>
        </w:rPr>
        <w:t xml:space="preserve">latest </w:t>
      </w:r>
      <w:r w:rsidRPr="00BA5FC4">
        <w:rPr>
          <w:rFonts w:eastAsia="Times New Roman" w:cstheme="minorHAnsi"/>
          <w:sz w:val="22"/>
          <w:lang w:eastAsia="de-DE"/>
        </w:rPr>
        <w:t>hardware</w:t>
      </w:r>
      <w:del w:id="1544" w:author="Sai Praneetha Bhaskaruni" w:date="2022-03-24T11:31:00Z">
        <w:r w:rsidRPr="00BA5FC4" w:rsidDel="00A20273">
          <w:rPr>
            <w:rFonts w:eastAsia="Times New Roman" w:cstheme="minorHAnsi"/>
            <w:sz w:val="22"/>
            <w:lang w:eastAsia="de-DE"/>
          </w:rPr>
          <w:delText xml:space="preserve"> if needed.</w:delText>
        </w:r>
      </w:del>
    </w:p>
    <w:p w14:paraId="52C074D2" w14:textId="77777777" w:rsidR="005613F4" w:rsidRPr="00BA5FC4" w:rsidRDefault="005613F4" w:rsidP="005613F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w:t>
      </w:r>
      <w:r>
        <w:rPr>
          <w:rFonts w:eastAsia="Times New Roman" w:cstheme="minorHAnsi"/>
          <w:sz w:val="22"/>
          <w:lang w:eastAsia="de-DE"/>
        </w:rPr>
        <w:t>ustomer</w:t>
      </w:r>
      <w:r w:rsidRPr="00BA5FC4">
        <w:rPr>
          <w:rFonts w:eastAsia="Times New Roman" w:cstheme="minorHAnsi"/>
          <w:sz w:val="22"/>
          <w:lang w:eastAsia="de-DE"/>
        </w:rPr>
        <w:t xml:space="preserve"> </w:t>
      </w:r>
      <w:ins w:id="1545" w:author="Sai Praneetha Bhaskaruni" w:date="2022-03-24T11:30:00Z">
        <w:r>
          <w:rPr>
            <w:rFonts w:eastAsia="Times New Roman" w:cstheme="minorHAnsi"/>
            <w:sz w:val="22"/>
            <w:lang w:eastAsia="de-DE"/>
          </w:rPr>
          <w:t xml:space="preserve">(HDO) </w:t>
        </w:r>
      </w:ins>
      <w:r w:rsidRPr="00BA5FC4">
        <w:rPr>
          <w:rFonts w:eastAsia="Times New Roman" w:cstheme="minorHAnsi"/>
          <w:sz w:val="22"/>
          <w:lang w:eastAsia="de-DE"/>
        </w:rPr>
        <w:t>need</w:t>
      </w:r>
      <w:r>
        <w:rPr>
          <w:rFonts w:eastAsia="Times New Roman" w:cstheme="minorHAnsi"/>
          <w:sz w:val="22"/>
          <w:lang w:eastAsia="de-DE"/>
        </w:rPr>
        <w:t>s</w:t>
      </w:r>
      <w:r w:rsidRPr="00BA5FC4">
        <w:rPr>
          <w:rFonts w:eastAsia="Times New Roman" w:cstheme="minorHAnsi"/>
          <w:sz w:val="22"/>
          <w:lang w:eastAsia="de-DE"/>
        </w:rPr>
        <w:t xml:space="preserve"> to test or validate the effectiveness of </w:t>
      </w:r>
      <w:r>
        <w:rPr>
          <w:rFonts w:eastAsia="Times New Roman" w:cstheme="minorHAnsi"/>
          <w:sz w:val="22"/>
          <w:lang w:eastAsia="de-DE"/>
        </w:rPr>
        <w:t xml:space="preserve">the </w:t>
      </w:r>
      <w:r w:rsidRPr="00BA5FC4">
        <w:rPr>
          <w:rFonts w:eastAsia="Times New Roman" w:cstheme="minorHAnsi"/>
          <w:sz w:val="22"/>
          <w:lang w:eastAsia="de-DE"/>
        </w:rPr>
        <w:t xml:space="preserve">system </w:t>
      </w:r>
      <w:ins w:id="1546" w:author="Sai Praneetha Bhaskaruni" w:date="2022-03-24T11:34:00Z">
        <w:r>
          <w:rPr>
            <w:rFonts w:eastAsia="Times New Roman" w:cstheme="minorHAnsi"/>
            <w:sz w:val="22"/>
            <w:lang w:eastAsia="de-DE"/>
          </w:rPr>
          <w:t xml:space="preserve">functionality from </w:t>
        </w:r>
      </w:ins>
      <w:r w:rsidRPr="00BA5FC4">
        <w:rPr>
          <w:rFonts w:eastAsia="Times New Roman" w:cstheme="minorHAnsi"/>
          <w:sz w:val="22"/>
          <w:lang w:eastAsia="de-DE"/>
        </w:rPr>
        <w:t xml:space="preserve">security </w:t>
      </w:r>
      <w:ins w:id="1547" w:author="Sai Praneetha Bhaskaruni" w:date="2022-03-24T11:35:00Z">
        <w:r>
          <w:rPr>
            <w:rFonts w:eastAsia="Times New Roman" w:cstheme="minorHAnsi"/>
            <w:sz w:val="22"/>
            <w:lang w:eastAsia="de-DE"/>
          </w:rPr>
          <w:t>perspective at regular intervals</w:t>
        </w:r>
      </w:ins>
      <w:del w:id="1548" w:author="Sai Praneetha Bhaskaruni" w:date="2022-03-24T11:34:00Z">
        <w:r w:rsidRPr="00BA5FC4" w:rsidDel="001D3FE9">
          <w:rPr>
            <w:rFonts w:eastAsia="Times New Roman" w:cstheme="minorHAnsi"/>
            <w:sz w:val="22"/>
            <w:lang w:eastAsia="de-DE"/>
          </w:rPr>
          <w:delText>function</w:delText>
        </w:r>
      </w:del>
    </w:p>
    <w:p w14:paraId="3C4E765A" w14:textId="77777777" w:rsidR="005613F4" w:rsidRPr="00BA5FC4" w:rsidRDefault="005613F4" w:rsidP="005613F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Functional testing should be performed to identify the </w:t>
      </w:r>
      <w:ins w:id="1549" w:author="Sai Praneetha Bhaskaruni" w:date="2022-03-24T11:35:00Z">
        <w:r>
          <w:rPr>
            <w:rFonts w:eastAsia="Times New Roman" w:cstheme="minorHAnsi"/>
            <w:sz w:val="22"/>
            <w:lang w:eastAsia="de-DE"/>
          </w:rPr>
          <w:t>weaknesses/vulnerabilities that ca</w:t>
        </w:r>
      </w:ins>
      <w:ins w:id="1550" w:author="Sai Praneetha Bhaskaruni" w:date="2022-03-24T11:36:00Z">
        <w:r>
          <w:rPr>
            <w:rFonts w:eastAsia="Times New Roman" w:cstheme="minorHAnsi"/>
            <w:sz w:val="22"/>
            <w:lang w:eastAsia="de-DE"/>
          </w:rPr>
          <w:t>n</w:t>
        </w:r>
      </w:ins>
      <w:ins w:id="1551" w:author="Sai Praneetha Bhaskaruni" w:date="2022-03-24T11:35:00Z">
        <w:r>
          <w:rPr>
            <w:rFonts w:eastAsia="Times New Roman" w:cstheme="minorHAnsi"/>
            <w:sz w:val="22"/>
            <w:lang w:eastAsia="de-DE"/>
          </w:rPr>
          <w:t xml:space="preserve"> be </w:t>
        </w:r>
      </w:ins>
      <w:del w:id="1552" w:author="Sai Praneetha Bhaskaruni" w:date="2022-03-24T11:35:00Z">
        <w:r w:rsidRPr="00BA5FC4" w:rsidDel="0020364C">
          <w:rPr>
            <w:rFonts w:eastAsia="Times New Roman" w:cstheme="minorHAnsi"/>
            <w:sz w:val="22"/>
            <w:lang w:eastAsia="de-DE"/>
          </w:rPr>
          <w:delText>loop hole</w:delText>
        </w:r>
      </w:del>
      <w:ins w:id="1553" w:author="Sai Praneetha Bhaskaruni" w:date="2022-03-24T11:35:00Z">
        <w:r>
          <w:rPr>
            <w:rFonts w:eastAsia="Times New Roman" w:cstheme="minorHAnsi"/>
            <w:sz w:val="22"/>
            <w:lang w:eastAsia="de-DE"/>
          </w:rPr>
          <w:t>exploit</w:t>
        </w:r>
      </w:ins>
      <w:ins w:id="1554" w:author="Sai Praneetha Bhaskaruni" w:date="2022-03-24T11:36:00Z">
        <w:r>
          <w:rPr>
            <w:rFonts w:eastAsia="Times New Roman" w:cstheme="minorHAnsi"/>
            <w:sz w:val="22"/>
            <w:lang w:eastAsia="de-DE"/>
          </w:rPr>
          <w:t>ed</w:t>
        </w:r>
      </w:ins>
      <w:del w:id="1555" w:author="Sai Praneetha Bhaskaruni" w:date="2022-03-24T11:35:00Z">
        <w:r w:rsidRPr="00BA5FC4" w:rsidDel="0020364C">
          <w:rPr>
            <w:rFonts w:eastAsia="Times New Roman" w:cstheme="minorHAnsi"/>
            <w:sz w:val="22"/>
            <w:lang w:eastAsia="de-DE"/>
          </w:rPr>
          <w:delText>s</w:delText>
        </w:r>
      </w:del>
    </w:p>
    <w:p w14:paraId="291F4146" w14:textId="77777777" w:rsidR="005613F4" w:rsidRPr="0023424E" w:rsidRDefault="005613F4" w:rsidP="005613F4">
      <w:pPr>
        <w:shd w:val="clear" w:color="auto" w:fill="FFFFFF"/>
        <w:spacing w:beforeAutospacing="1"/>
        <w:ind w:left="450"/>
        <w:rPr>
          <w:rFonts w:eastAsia="Times New Roman" w:cstheme="minorHAnsi"/>
          <w:bCs/>
          <w:sz w:val="22"/>
        </w:rPr>
      </w:pPr>
      <w:bookmarkStart w:id="1556" w:name="_Toc59610197"/>
      <w:r w:rsidRPr="0023424E">
        <w:rPr>
          <w:rFonts w:eastAsia="Times New Roman" w:cstheme="minorHAnsi"/>
          <w:bCs/>
          <w:sz w:val="22"/>
        </w:rPr>
        <w:t>Risk Management</w:t>
      </w:r>
      <w:bookmarkEnd w:id="1556"/>
      <w:ins w:id="1557" w:author="Sai Praneetha Bhaskaruni" w:date="2022-03-24T11:37:00Z">
        <w:r>
          <w:rPr>
            <w:rFonts w:eastAsia="Times New Roman" w:cstheme="minorHAnsi"/>
            <w:bCs/>
            <w:sz w:val="22"/>
          </w:rPr>
          <w:t>:</w:t>
        </w:r>
      </w:ins>
    </w:p>
    <w:p w14:paraId="2F17E775" w14:textId="77777777" w:rsidR="005613F4" w:rsidRPr="00BA5FC4" w:rsidRDefault="005613F4" w:rsidP="005613F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C</w:t>
      </w:r>
      <w:r>
        <w:rPr>
          <w:rFonts w:cstheme="minorHAnsi"/>
          <w:color w:val="000000" w:themeColor="text1"/>
          <w:sz w:val="22"/>
        </w:rPr>
        <w:t>ustomer</w:t>
      </w:r>
      <w:r w:rsidRPr="00BA5FC4">
        <w:rPr>
          <w:rFonts w:cstheme="minorHAnsi"/>
          <w:color w:val="000000" w:themeColor="text1"/>
          <w:sz w:val="22"/>
        </w:rPr>
        <w:t xml:space="preserve"> </w:t>
      </w:r>
      <w:ins w:id="1558" w:author="Sai Praneetha Bhaskaruni" w:date="2022-03-24T11:38:00Z">
        <w:r>
          <w:rPr>
            <w:rFonts w:cstheme="minorHAnsi"/>
            <w:color w:val="000000" w:themeColor="text1"/>
            <w:sz w:val="22"/>
          </w:rPr>
          <w:t xml:space="preserve">(HDO) </w:t>
        </w:r>
      </w:ins>
      <w:r w:rsidRPr="00BA5FC4">
        <w:rPr>
          <w:rFonts w:cstheme="minorHAnsi"/>
          <w:color w:val="000000" w:themeColor="text1"/>
          <w:sz w:val="22"/>
        </w:rPr>
        <w:t>need</w:t>
      </w:r>
      <w:r>
        <w:rPr>
          <w:rFonts w:cstheme="minorHAnsi"/>
          <w:color w:val="000000" w:themeColor="text1"/>
          <w:sz w:val="22"/>
        </w:rPr>
        <w:t>s</w:t>
      </w:r>
      <w:r w:rsidRPr="00BA5FC4">
        <w:rPr>
          <w:rFonts w:cstheme="minorHAnsi"/>
          <w:color w:val="000000" w:themeColor="text1"/>
          <w:sz w:val="22"/>
        </w:rPr>
        <w:t xml:space="preserve"> to</w:t>
      </w:r>
      <w:r w:rsidRPr="00BA5FC4">
        <w:rPr>
          <w:rFonts w:eastAsia="Times New Roman" w:cstheme="minorHAnsi"/>
          <w:sz w:val="22"/>
          <w:lang w:eastAsia="de-DE"/>
        </w:rPr>
        <w:t xml:space="preserve"> conduct security risk </w:t>
      </w:r>
      <w:ins w:id="1559" w:author="Sai Praneetha Bhaskaruni" w:date="2022-03-24T11:39:00Z">
        <w:r>
          <w:rPr>
            <w:rFonts w:eastAsia="Times New Roman" w:cstheme="minorHAnsi"/>
            <w:sz w:val="22"/>
            <w:lang w:eastAsia="de-DE"/>
          </w:rPr>
          <w:t xml:space="preserve">identification </w:t>
        </w:r>
      </w:ins>
      <w:del w:id="1560" w:author="Sai Praneetha Bhaskaruni" w:date="2022-03-24T11:39:00Z">
        <w:r w:rsidRPr="00BA5FC4" w:rsidDel="0034174E">
          <w:rPr>
            <w:rFonts w:eastAsia="Times New Roman" w:cstheme="minorHAnsi"/>
            <w:sz w:val="22"/>
            <w:lang w:eastAsia="de-DE"/>
          </w:rPr>
          <w:delText xml:space="preserve">management </w:delText>
        </w:r>
      </w:del>
      <w:r w:rsidRPr="00BA5FC4">
        <w:rPr>
          <w:rFonts w:eastAsia="Times New Roman" w:cstheme="minorHAnsi"/>
          <w:sz w:val="22"/>
          <w:lang w:eastAsia="de-DE"/>
        </w:rPr>
        <w:t>process which monitors the ongoing security posture of this device</w:t>
      </w:r>
      <w:ins w:id="1561" w:author="Sai Praneetha Bhaskaruni" w:date="2022-03-24T11:39:00Z">
        <w:r>
          <w:rPr>
            <w:rFonts w:eastAsia="Times New Roman" w:cstheme="minorHAnsi"/>
            <w:sz w:val="22"/>
            <w:lang w:eastAsia="de-DE"/>
          </w:rPr>
          <w:t>/infrastructure</w:t>
        </w:r>
      </w:ins>
      <w:r w:rsidRPr="00BA5FC4">
        <w:rPr>
          <w:rFonts w:eastAsia="Times New Roman" w:cstheme="minorHAnsi"/>
          <w:sz w:val="22"/>
          <w:lang w:eastAsia="de-DE"/>
        </w:rPr>
        <w:t xml:space="preserve"> and </w:t>
      </w:r>
      <w:ins w:id="1562" w:author="Sai Praneetha Bhaskaruni" w:date="2022-03-24T11:40:00Z">
        <w:r>
          <w:rPr>
            <w:rFonts w:eastAsia="Times New Roman" w:cstheme="minorHAnsi"/>
            <w:sz w:val="22"/>
            <w:lang w:eastAsia="de-DE"/>
          </w:rPr>
          <w:t>reports</w:t>
        </w:r>
      </w:ins>
      <w:del w:id="1563" w:author="Sai Praneetha Bhaskaruni" w:date="2022-03-24T11:40:00Z">
        <w:r w:rsidRPr="00BA5FC4" w:rsidDel="0032339C">
          <w:rPr>
            <w:rFonts w:eastAsia="Times New Roman" w:cstheme="minorHAnsi"/>
            <w:sz w:val="22"/>
            <w:lang w:eastAsia="de-DE"/>
          </w:rPr>
          <w:delText>addresses</w:delText>
        </w:r>
      </w:del>
      <w:r w:rsidRPr="00BA5FC4">
        <w:rPr>
          <w:rFonts w:eastAsia="Times New Roman" w:cstheme="minorHAnsi"/>
          <w:sz w:val="22"/>
          <w:lang w:eastAsia="de-DE"/>
        </w:rPr>
        <w:t xml:space="preserve"> any security incidents that might arise.</w:t>
      </w:r>
    </w:p>
    <w:p w14:paraId="431742DA" w14:textId="77777777" w:rsidR="005613F4" w:rsidRPr="00882D25" w:rsidRDefault="005613F4" w:rsidP="005613F4">
      <w:pPr>
        <w:pStyle w:val="ListParagraph"/>
        <w:numPr>
          <w:ilvl w:val="0"/>
          <w:numId w:val="14"/>
        </w:numPr>
        <w:spacing w:before="120" w:after="160" w:line="259" w:lineRule="auto"/>
        <w:jc w:val="left"/>
        <w:rPr>
          <w:rFonts w:eastAsia="Times New Roman" w:cstheme="minorHAnsi"/>
          <w:sz w:val="22"/>
          <w:lang w:eastAsia="de-DE"/>
          <w:rPrChange w:id="1564" w:author="Sai Praneetha Bhaskaruni" w:date="2022-03-24T11:41:00Z">
            <w:rPr>
              <w:lang w:eastAsia="de-DE"/>
            </w:rPr>
          </w:rPrChange>
        </w:rPr>
      </w:pPr>
      <w:r w:rsidRPr="00BA5FC4">
        <w:rPr>
          <w:rFonts w:eastAsia="Times New Roman" w:cstheme="minorHAnsi"/>
          <w:sz w:val="22"/>
          <w:lang w:eastAsia="de-DE"/>
        </w:rPr>
        <w:t>Risk assessment should be conducted within the organization to identify the gaps and p</w:t>
      </w:r>
      <w:ins w:id="1565" w:author="Sai Praneetha Bhaskaruni" w:date="2022-03-24T11:40:00Z">
        <w:r>
          <w:rPr>
            <w:rFonts w:eastAsia="Times New Roman" w:cstheme="minorHAnsi"/>
            <w:sz w:val="22"/>
            <w:lang w:eastAsia="de-DE"/>
          </w:rPr>
          <w:t>lan</w:t>
        </w:r>
      </w:ins>
      <w:del w:id="1566" w:author="Sai Praneetha Bhaskaruni" w:date="2022-03-24T11:40:00Z">
        <w:r w:rsidRPr="00BA5FC4" w:rsidDel="00AC4DC2">
          <w:rPr>
            <w:rFonts w:eastAsia="Times New Roman" w:cstheme="minorHAnsi"/>
            <w:sz w:val="22"/>
            <w:lang w:eastAsia="de-DE"/>
          </w:rPr>
          <w:delText>roves</w:delText>
        </w:r>
      </w:del>
      <w:r w:rsidRPr="00BA5FC4">
        <w:rPr>
          <w:rFonts w:eastAsia="Times New Roman" w:cstheme="minorHAnsi"/>
          <w:sz w:val="22"/>
          <w:lang w:eastAsia="de-DE"/>
        </w:rPr>
        <w:t xml:space="preserve"> improvements</w:t>
      </w:r>
    </w:p>
    <w:p w14:paraId="6E6C8CBE" w14:textId="11280C76" w:rsidR="005613F4" w:rsidRDefault="005613F4" w:rsidP="005613F4">
      <w:pPr>
        <w:shd w:val="clear" w:color="auto" w:fill="FFFFFF"/>
        <w:spacing w:beforeAutospacing="1"/>
        <w:ind w:left="450"/>
        <w:rPr>
          <w:rFonts w:eastAsia="Times New Roman" w:cstheme="minorHAnsi"/>
          <w:bCs/>
          <w:sz w:val="22"/>
        </w:rPr>
      </w:pPr>
      <w:bookmarkStart w:id="1567" w:name="_Toc59610198"/>
      <w:r w:rsidRPr="0023424E">
        <w:rPr>
          <w:rFonts w:eastAsia="Times New Roman" w:cstheme="minorHAnsi"/>
          <w:bCs/>
          <w:sz w:val="22"/>
        </w:rPr>
        <w:t>Training and Awareness</w:t>
      </w:r>
      <w:bookmarkEnd w:id="1567"/>
      <w:ins w:id="1568" w:author="Sai Praneetha Bhaskaruni" w:date="2022-03-24T11:41:00Z">
        <w:r>
          <w:rPr>
            <w:rFonts w:eastAsia="Times New Roman" w:cstheme="minorHAnsi"/>
            <w:bCs/>
            <w:sz w:val="22"/>
          </w:rPr>
          <w:t>:</w:t>
        </w:r>
      </w:ins>
    </w:p>
    <w:p w14:paraId="77E86603" w14:textId="01C69734" w:rsidR="00145598" w:rsidRDefault="00145598" w:rsidP="00145598">
      <w:pPr>
        <w:pStyle w:val="ListParagraph"/>
        <w:numPr>
          <w:ilvl w:val="0"/>
          <w:numId w:val="14"/>
        </w:numPr>
        <w:spacing w:before="120" w:after="160" w:line="259" w:lineRule="auto"/>
        <w:jc w:val="left"/>
        <w:rPr>
          <w:rFonts w:eastAsia="Times New Roman" w:cstheme="minorHAnsi"/>
          <w:sz w:val="22"/>
          <w:lang w:eastAsia="de-DE"/>
        </w:rPr>
      </w:pPr>
      <w:del w:id="1569" w:author="Sai Praneetha Bhaskaruni" w:date="2022-03-24T11:43:00Z">
        <w:r w:rsidDel="003D05A9">
          <w:rPr>
            <w:rFonts w:eastAsia="Times New Roman" w:cstheme="minorHAnsi"/>
            <w:sz w:val="22"/>
            <w:lang w:eastAsia="de-DE"/>
          </w:rPr>
          <w:delText>D</w:delText>
        </w:r>
        <w:r w:rsidRPr="00BA5FC4" w:rsidDel="003D05A9">
          <w:rPr>
            <w:rFonts w:eastAsia="Times New Roman" w:cstheme="minorHAnsi"/>
            <w:sz w:val="22"/>
            <w:lang w:eastAsia="de-DE"/>
          </w:rPr>
          <w:delText>evices functioni</w:delText>
        </w:r>
        <w:r w:rsidDel="003D05A9">
          <w:rPr>
            <w:rFonts w:eastAsia="Times New Roman" w:cstheme="minorHAnsi"/>
            <w:sz w:val="22"/>
            <w:lang w:eastAsia="de-DE"/>
          </w:rPr>
          <w:delText xml:space="preserve">ng </w:delText>
        </w:r>
      </w:del>
      <w:del w:id="1570" w:author="Sai Praneetha Bhaskaruni" w:date="2022-03-24T11:45:00Z">
        <w:r w:rsidDel="003D05A9">
          <w:rPr>
            <w:rFonts w:eastAsia="Times New Roman" w:cstheme="minorHAnsi"/>
            <w:sz w:val="22"/>
            <w:lang w:eastAsia="de-DE"/>
          </w:rPr>
          <w:delText>training should be provided</w:delText>
        </w:r>
        <w:r w:rsidRPr="00BA5FC4" w:rsidDel="003D05A9">
          <w:rPr>
            <w:rFonts w:eastAsia="Times New Roman" w:cstheme="minorHAnsi"/>
            <w:sz w:val="22"/>
            <w:lang w:eastAsia="de-DE"/>
          </w:rPr>
          <w:delText xml:space="preserve"> </w:delText>
        </w:r>
        <w:r w:rsidDel="003D05A9">
          <w:rPr>
            <w:rFonts w:eastAsia="Times New Roman" w:cstheme="minorHAnsi"/>
            <w:sz w:val="22"/>
            <w:lang w:eastAsia="de-DE"/>
          </w:rPr>
          <w:delText>to</w:delText>
        </w:r>
        <w:r w:rsidRPr="00BA5FC4" w:rsidDel="003D05A9">
          <w:rPr>
            <w:rFonts w:eastAsia="Times New Roman" w:cstheme="minorHAnsi"/>
            <w:sz w:val="22"/>
            <w:lang w:eastAsia="de-DE"/>
          </w:rPr>
          <w:delText xml:space="preserve"> </w:delText>
        </w:r>
      </w:del>
      <w:ins w:id="1571" w:author="Sai Praneetha Bhaskaruni" w:date="2022-03-24T11:45:00Z">
        <w:r>
          <w:rPr>
            <w:rFonts w:eastAsia="Times New Roman" w:cstheme="minorHAnsi"/>
            <w:sz w:val="22"/>
            <w:lang w:eastAsia="de-DE"/>
          </w:rPr>
          <w:t>S</w:t>
        </w:r>
      </w:ins>
      <w:del w:id="1572" w:author="Sai Praneetha Bhaskaruni" w:date="2022-03-24T11:45:00Z">
        <w:r w:rsidRPr="00BA5FC4" w:rsidDel="003D05A9">
          <w:rPr>
            <w:rFonts w:eastAsia="Times New Roman" w:cstheme="minorHAnsi"/>
            <w:sz w:val="22"/>
            <w:lang w:eastAsia="de-DE"/>
          </w:rPr>
          <w:delText>s</w:delText>
        </w:r>
      </w:del>
      <w:r w:rsidRPr="00BA5FC4">
        <w:rPr>
          <w:rFonts w:eastAsia="Times New Roman" w:cstheme="minorHAnsi"/>
          <w:sz w:val="22"/>
          <w:lang w:eastAsia="de-DE"/>
        </w:rPr>
        <w:t>taff members utilizing the devices</w:t>
      </w:r>
      <w:ins w:id="1573" w:author="Sai Praneetha Bhaskaruni" w:date="2022-03-24T11:43:00Z">
        <w:r>
          <w:rPr>
            <w:rFonts w:eastAsia="Times New Roman" w:cstheme="minorHAnsi"/>
            <w:sz w:val="22"/>
            <w:lang w:eastAsia="de-DE"/>
          </w:rPr>
          <w:t xml:space="preserve"> sho</w:t>
        </w:r>
      </w:ins>
      <w:ins w:id="1574" w:author="Sai Praneetha Bhaskaruni" w:date="2022-03-24T11:44:00Z">
        <w:r>
          <w:rPr>
            <w:rFonts w:eastAsia="Times New Roman" w:cstheme="minorHAnsi"/>
            <w:sz w:val="22"/>
            <w:lang w:eastAsia="de-DE"/>
          </w:rPr>
          <w:t xml:space="preserve">uld be provided with proper training including their functionality </w:t>
        </w:r>
      </w:ins>
    </w:p>
    <w:p w14:paraId="2A26601D" w14:textId="77777777" w:rsidR="00145598" w:rsidRPr="00BA5FC4" w:rsidRDefault="00145598" w:rsidP="00145598">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w:t>
      </w:r>
      <w:r>
        <w:rPr>
          <w:rFonts w:eastAsia="Times New Roman" w:cstheme="minorHAnsi"/>
          <w:sz w:val="22"/>
          <w:lang w:eastAsia="de-DE"/>
        </w:rPr>
        <w:t>ustomer</w:t>
      </w:r>
      <w:r w:rsidRPr="00BA5FC4">
        <w:rPr>
          <w:rFonts w:eastAsia="Times New Roman" w:cstheme="minorHAnsi"/>
          <w:sz w:val="22"/>
          <w:lang w:eastAsia="de-DE"/>
        </w:rPr>
        <w:t xml:space="preserve"> </w:t>
      </w:r>
      <w:ins w:id="1575" w:author="Sai Praneetha Bhaskaruni" w:date="2022-03-24T11:45:00Z">
        <w:r>
          <w:rPr>
            <w:rFonts w:eastAsia="Times New Roman" w:cstheme="minorHAnsi"/>
            <w:sz w:val="22"/>
            <w:lang w:eastAsia="de-DE"/>
          </w:rPr>
          <w:t xml:space="preserve">(HDO) </w:t>
        </w:r>
      </w:ins>
      <w:r w:rsidRPr="00BA5FC4">
        <w:rPr>
          <w:rFonts w:eastAsia="Times New Roman" w:cstheme="minorHAnsi"/>
          <w:sz w:val="22"/>
          <w:lang w:eastAsia="de-DE"/>
        </w:rPr>
        <w:t>need</w:t>
      </w:r>
      <w:r>
        <w:rPr>
          <w:rFonts w:eastAsia="Times New Roman" w:cstheme="minorHAnsi"/>
          <w:sz w:val="22"/>
          <w:lang w:eastAsia="de-DE"/>
        </w:rPr>
        <w:t>s</w:t>
      </w:r>
      <w:r w:rsidRPr="00BA5FC4">
        <w:rPr>
          <w:rFonts w:eastAsia="Times New Roman" w:cstheme="minorHAnsi"/>
          <w:sz w:val="22"/>
          <w:lang w:eastAsia="de-DE"/>
        </w:rPr>
        <w:t xml:space="preserve"> to evaluate the security training requirements for this product and </w:t>
      </w:r>
      <w:ins w:id="1576" w:author="Sai Praneetha Bhaskaruni" w:date="2022-03-24T11:46:00Z">
        <w:r>
          <w:rPr>
            <w:rFonts w:eastAsia="Times New Roman" w:cstheme="minorHAnsi"/>
            <w:sz w:val="22"/>
            <w:lang w:eastAsia="de-DE"/>
          </w:rPr>
          <w:t>also</w:t>
        </w:r>
      </w:ins>
      <w:del w:id="1577" w:author="Sai Praneetha Bhaskaruni" w:date="2022-03-24T11:46:00Z">
        <w:r w:rsidDel="00E63347">
          <w:rPr>
            <w:rFonts w:eastAsia="Times New Roman" w:cstheme="minorHAnsi"/>
            <w:sz w:val="22"/>
            <w:lang w:eastAsia="de-DE"/>
          </w:rPr>
          <w:delText>needs to</w:delText>
        </w:r>
      </w:del>
      <w:r>
        <w:rPr>
          <w:rFonts w:eastAsia="Times New Roman" w:cstheme="minorHAnsi"/>
          <w:sz w:val="22"/>
          <w:lang w:eastAsia="de-DE"/>
        </w:rPr>
        <w:t xml:space="preserve"> </w:t>
      </w:r>
      <w:ins w:id="1578" w:author="Sai Praneetha Bhaskaruni" w:date="2022-03-24T11:47:00Z">
        <w:r>
          <w:rPr>
            <w:rFonts w:eastAsia="Times New Roman" w:cstheme="minorHAnsi"/>
            <w:sz w:val="22"/>
            <w:lang w:eastAsia="de-DE"/>
          </w:rPr>
          <w:t>identify</w:t>
        </w:r>
      </w:ins>
      <w:del w:id="1579" w:author="Sai Praneetha Bhaskaruni" w:date="2022-03-24T11:47:00Z">
        <w:r w:rsidRPr="00BA5FC4" w:rsidDel="00E63347">
          <w:rPr>
            <w:rFonts w:eastAsia="Times New Roman" w:cstheme="minorHAnsi"/>
            <w:sz w:val="22"/>
            <w:lang w:eastAsia="de-DE"/>
          </w:rPr>
          <w:delText>determine</w:delText>
        </w:r>
      </w:del>
      <w:r w:rsidRPr="00BA5FC4">
        <w:rPr>
          <w:rFonts w:eastAsia="Times New Roman" w:cstheme="minorHAnsi"/>
          <w:sz w:val="22"/>
          <w:lang w:eastAsia="de-DE"/>
        </w:rPr>
        <w:t xml:space="preserve"> </w:t>
      </w:r>
      <w:del w:id="1580" w:author="Sai Praneetha Bhaskaruni" w:date="2022-03-24T11:46:00Z">
        <w:r w:rsidRPr="00BA5FC4" w:rsidDel="00E63347">
          <w:rPr>
            <w:rFonts w:eastAsia="Times New Roman" w:cstheme="minorHAnsi"/>
            <w:sz w:val="22"/>
            <w:lang w:eastAsia="de-DE"/>
          </w:rPr>
          <w:delText xml:space="preserve">that </w:delText>
        </w:r>
      </w:del>
      <w:ins w:id="1581" w:author="Sai Praneetha Bhaskaruni" w:date="2022-03-24T11:46:00Z">
        <w:r>
          <w:rPr>
            <w:rFonts w:eastAsia="Times New Roman" w:cstheme="minorHAnsi"/>
            <w:sz w:val="22"/>
            <w:lang w:eastAsia="de-DE"/>
          </w:rPr>
          <w:t>any</w:t>
        </w:r>
        <w:r w:rsidRPr="00BA5FC4">
          <w:rPr>
            <w:rFonts w:eastAsia="Times New Roman" w:cstheme="minorHAnsi"/>
            <w:sz w:val="22"/>
            <w:lang w:eastAsia="de-DE"/>
          </w:rPr>
          <w:t xml:space="preserve"> </w:t>
        </w:r>
      </w:ins>
      <w:r w:rsidRPr="00BA5FC4">
        <w:rPr>
          <w:rFonts w:eastAsia="Times New Roman" w:cstheme="minorHAnsi"/>
          <w:sz w:val="22"/>
          <w:lang w:eastAsia="de-DE"/>
        </w:rPr>
        <w:t xml:space="preserve">standard user security </w:t>
      </w:r>
      <w:del w:id="1582" w:author="Sai Praneetha Bhaskaruni" w:date="2022-03-24T11:47:00Z">
        <w:r w:rsidRPr="00BA5FC4" w:rsidDel="00E63347">
          <w:rPr>
            <w:rFonts w:eastAsia="Times New Roman" w:cstheme="minorHAnsi"/>
            <w:sz w:val="22"/>
            <w:lang w:eastAsia="de-DE"/>
          </w:rPr>
          <w:delText xml:space="preserve">and </w:delText>
        </w:r>
      </w:del>
      <w:r w:rsidRPr="00BA5FC4">
        <w:rPr>
          <w:rFonts w:eastAsia="Times New Roman" w:cstheme="minorHAnsi"/>
          <w:sz w:val="22"/>
          <w:lang w:eastAsia="de-DE"/>
        </w:rPr>
        <w:t>awareness training</w:t>
      </w:r>
      <w:ins w:id="1583" w:author="Sai Praneetha Bhaskaruni" w:date="2022-03-24T11:48:00Z">
        <w:r>
          <w:rPr>
            <w:rFonts w:eastAsia="Times New Roman" w:cstheme="minorHAnsi"/>
            <w:sz w:val="22"/>
            <w:lang w:eastAsia="de-DE"/>
          </w:rPr>
          <w:t xml:space="preserve"> needed</w:t>
        </w:r>
      </w:ins>
      <w:r w:rsidRPr="00BA5FC4">
        <w:rPr>
          <w:rFonts w:eastAsia="Times New Roman" w:cstheme="minorHAnsi"/>
          <w:sz w:val="22"/>
          <w:lang w:eastAsia="de-DE"/>
        </w:rPr>
        <w:t xml:space="preserve"> </w:t>
      </w:r>
      <w:ins w:id="1584" w:author="Sai Praneetha Bhaskaruni" w:date="2022-03-24T11:47:00Z">
        <w:r>
          <w:rPr>
            <w:rFonts w:eastAsia="Times New Roman" w:cstheme="minorHAnsi"/>
            <w:sz w:val="22"/>
            <w:lang w:eastAsia="de-DE"/>
          </w:rPr>
          <w:t>to users</w:t>
        </w:r>
      </w:ins>
      <w:ins w:id="1585" w:author="Sai Praneetha Bhaskaruni" w:date="2022-03-24T11:48:00Z">
        <w:r>
          <w:rPr>
            <w:rFonts w:eastAsia="Times New Roman" w:cstheme="minorHAnsi"/>
            <w:sz w:val="22"/>
            <w:lang w:eastAsia="de-DE"/>
          </w:rPr>
          <w:t xml:space="preserve"> from</w:t>
        </w:r>
      </w:ins>
      <w:del w:id="1586" w:author="Sai Praneetha Bhaskaruni" w:date="2022-03-24T11:47:00Z">
        <w:r w:rsidRPr="00BA5FC4" w:rsidDel="00C4338D">
          <w:rPr>
            <w:rFonts w:eastAsia="Times New Roman" w:cstheme="minorHAnsi"/>
            <w:sz w:val="22"/>
            <w:lang w:eastAsia="de-DE"/>
          </w:rPr>
          <w:delText>for</w:delText>
        </w:r>
      </w:del>
      <w:r w:rsidRPr="00BA5FC4">
        <w:rPr>
          <w:rFonts w:eastAsia="Times New Roman" w:cstheme="minorHAnsi"/>
          <w:sz w:val="22"/>
          <w:lang w:eastAsia="de-DE"/>
        </w:rPr>
        <w:t xml:space="preserve"> business</w:t>
      </w:r>
      <w:del w:id="1587" w:author="Sai Praneetha Bhaskaruni" w:date="2022-03-24T11:48:00Z">
        <w:r w:rsidRPr="00BA5FC4" w:rsidDel="00C4338D">
          <w:rPr>
            <w:rFonts w:eastAsia="Times New Roman" w:cstheme="minorHAnsi"/>
            <w:sz w:val="22"/>
            <w:lang w:eastAsia="de-DE"/>
          </w:rPr>
          <w:delText xml:space="preserve"> </w:delText>
        </w:r>
      </w:del>
      <w:ins w:id="1588" w:author="Sai Praneetha Bhaskaruni" w:date="2022-03-24T11:48:00Z">
        <w:r>
          <w:rPr>
            <w:rFonts w:eastAsia="Times New Roman" w:cstheme="minorHAnsi"/>
            <w:sz w:val="22"/>
            <w:lang w:eastAsia="de-DE"/>
          </w:rPr>
          <w:t xml:space="preserve"> perspective</w:t>
        </w:r>
      </w:ins>
      <w:del w:id="1589" w:author="Sai Praneetha Bhaskaruni" w:date="2022-03-24T11:48:00Z">
        <w:r w:rsidRPr="00BA5FC4" w:rsidDel="00C4338D">
          <w:rPr>
            <w:rFonts w:eastAsia="Times New Roman" w:cstheme="minorHAnsi"/>
            <w:sz w:val="22"/>
            <w:lang w:eastAsia="de-DE"/>
          </w:rPr>
          <w:delText>purpose to user</w:delText>
        </w:r>
        <w:r w:rsidDel="00C4338D">
          <w:rPr>
            <w:rFonts w:eastAsia="Times New Roman" w:cstheme="minorHAnsi"/>
            <w:sz w:val="22"/>
            <w:lang w:eastAsia="de-DE"/>
          </w:rPr>
          <w:delText>s</w:delText>
        </w:r>
      </w:del>
      <w:r w:rsidRPr="00BA5FC4">
        <w:rPr>
          <w:rFonts w:eastAsia="Times New Roman" w:cstheme="minorHAnsi"/>
          <w:sz w:val="22"/>
          <w:lang w:eastAsia="de-DE"/>
        </w:rPr>
        <w:t>.</w:t>
      </w:r>
    </w:p>
    <w:p w14:paraId="1D420869" w14:textId="77777777" w:rsidR="00145598" w:rsidRPr="00BA5FC4" w:rsidRDefault="00145598" w:rsidP="00145598">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Workforce members utilizing medical devices should be appropriately trained.</w:t>
      </w:r>
    </w:p>
    <w:p w14:paraId="09496FC0" w14:textId="77777777" w:rsidR="00145598" w:rsidRPr="00BA5FC4" w:rsidRDefault="00145598" w:rsidP="00145598">
      <w:pPr>
        <w:pStyle w:val="ListParagraph"/>
        <w:numPr>
          <w:ilvl w:val="0"/>
          <w:numId w:val="14"/>
        </w:numPr>
        <w:spacing w:before="120" w:after="160" w:line="259" w:lineRule="auto"/>
        <w:jc w:val="left"/>
        <w:rPr>
          <w:rFonts w:cstheme="minorHAnsi"/>
          <w:color w:val="000000" w:themeColor="text1"/>
          <w:sz w:val="22"/>
        </w:rPr>
      </w:pPr>
      <w:r w:rsidRPr="00BA5FC4">
        <w:rPr>
          <w:rFonts w:eastAsia="Times New Roman" w:cstheme="minorHAnsi"/>
          <w:sz w:val="22"/>
          <w:lang w:eastAsia="de-DE"/>
        </w:rPr>
        <w:t xml:space="preserve">Medical device owners or designees should train appropriate workforce members on the use of the medical device </w:t>
      </w:r>
      <w:del w:id="1590" w:author="Sai Praneetha Bhaskaruni" w:date="2022-03-24T11:50:00Z">
        <w:r w:rsidRPr="00BA5FC4" w:rsidDel="00CC49E8">
          <w:rPr>
            <w:rFonts w:eastAsia="Times New Roman" w:cstheme="minorHAnsi"/>
            <w:sz w:val="22"/>
            <w:lang w:eastAsia="de-DE"/>
          </w:rPr>
          <w:delText>to include</w:delText>
        </w:r>
      </w:del>
      <w:ins w:id="1591" w:author="Sai Praneetha Bhaskaruni" w:date="2022-03-24T11:50:00Z">
        <w:r>
          <w:rPr>
            <w:rFonts w:eastAsia="Times New Roman" w:cstheme="minorHAnsi"/>
            <w:sz w:val="22"/>
            <w:lang w:eastAsia="de-DE"/>
          </w:rPr>
          <w:t>that address</w:t>
        </w:r>
      </w:ins>
      <w:r w:rsidRPr="00BA5FC4">
        <w:rPr>
          <w:rFonts w:eastAsia="Times New Roman" w:cstheme="minorHAnsi"/>
          <w:sz w:val="22"/>
          <w:lang w:eastAsia="de-DE"/>
        </w:rPr>
        <w:t xml:space="preserve"> any</w:t>
      </w:r>
      <w:r w:rsidRPr="00BA5FC4">
        <w:rPr>
          <w:rFonts w:cstheme="minorHAnsi"/>
          <w:color w:val="000000" w:themeColor="text1"/>
          <w:sz w:val="22"/>
        </w:rPr>
        <w:t xml:space="preserve"> issues/concerns related to its use.</w:t>
      </w:r>
    </w:p>
    <w:p w14:paraId="3AA36A00" w14:textId="1F9A5380" w:rsidR="00145598" w:rsidRPr="00D75C49" w:rsidRDefault="00145598" w:rsidP="00D75C49">
      <w:pPr>
        <w:spacing w:after="120"/>
        <w:ind w:left="129" w:hanging="14"/>
        <w:rPr>
          <w:sz w:val="22"/>
        </w:rPr>
      </w:pPr>
      <w:r>
        <w:rPr>
          <w:b/>
          <w:i/>
          <w:sz w:val="22"/>
        </w:rPr>
        <w:t>Recommendation for customer (HDO)</w:t>
      </w:r>
      <w:r w:rsidRPr="00CA58F3">
        <w:rPr>
          <w:b/>
          <w:i/>
          <w:sz w:val="22"/>
        </w:rPr>
        <w:t>:</w:t>
      </w:r>
      <w:r w:rsidRPr="00CA58F3">
        <w:t xml:space="preserve"> </w:t>
      </w:r>
      <w:r>
        <w:rPr>
          <w:sz w:val="22"/>
          <w:szCs w:val="24"/>
        </w:rPr>
        <w:t>C</w:t>
      </w:r>
      <w:ins w:id="1592" w:author="Sai Praneetha Bhaskaruni" w:date="2022-03-24T11:56:00Z">
        <w:r w:rsidRPr="00345975">
          <w:rPr>
            <w:sz w:val="22"/>
            <w:szCs w:val="24"/>
            <w:rPrChange w:id="1593" w:author="Sai Praneetha Bhaskaruni" w:date="2022-03-24T11:57:00Z">
              <w:rPr/>
            </w:rPrChange>
          </w:rPr>
          <w:t>ustomer</w:t>
        </w:r>
      </w:ins>
      <w:r>
        <w:rPr>
          <w:sz w:val="22"/>
          <w:szCs w:val="24"/>
        </w:rPr>
        <w:t>’s role is limited to incident reporting &amp;</w:t>
      </w:r>
      <w:ins w:id="1594" w:author="Sai Praneetha Bhaskaruni" w:date="2022-03-24T11:56:00Z">
        <w:r w:rsidRPr="00345975">
          <w:rPr>
            <w:sz w:val="22"/>
            <w:szCs w:val="24"/>
            <w:rPrChange w:id="1595" w:author="Sai Praneetha Bhaskaruni" w:date="2022-03-24T11:57:00Z">
              <w:rPr/>
            </w:rPrChange>
          </w:rPr>
          <w:t xml:space="preserve"> </w:t>
        </w:r>
      </w:ins>
      <w:r>
        <w:rPr>
          <w:sz w:val="22"/>
          <w:szCs w:val="24"/>
        </w:rPr>
        <w:t>not</w:t>
      </w:r>
      <w:ins w:id="1596" w:author="Sai Praneetha Bhaskaruni" w:date="2022-03-24T11:56:00Z">
        <w:r w:rsidRPr="00345975">
          <w:rPr>
            <w:sz w:val="22"/>
            <w:szCs w:val="24"/>
            <w:rPrChange w:id="1597" w:author="Sai Praneetha Bhaskaruni" w:date="2022-03-24T11:57:00Z">
              <w:rPr/>
            </w:rPrChange>
          </w:rPr>
          <w:t xml:space="preserve"> </w:t>
        </w:r>
      </w:ins>
      <w:ins w:id="1598" w:author="Sai Praneetha Bhaskaruni" w:date="2022-03-24T11:57:00Z">
        <w:r w:rsidRPr="00345975">
          <w:rPr>
            <w:sz w:val="22"/>
            <w:szCs w:val="24"/>
          </w:rPr>
          <w:t>responsib</w:t>
        </w:r>
      </w:ins>
      <w:r>
        <w:rPr>
          <w:sz w:val="22"/>
          <w:szCs w:val="24"/>
        </w:rPr>
        <w:t>le</w:t>
      </w:r>
      <w:ins w:id="1599" w:author="Sai Praneetha Bhaskaruni" w:date="2022-03-24T11:57:00Z">
        <w:r w:rsidRPr="00345975">
          <w:rPr>
            <w:sz w:val="22"/>
            <w:szCs w:val="24"/>
          </w:rPr>
          <w:t xml:space="preserve"> for</w:t>
        </w:r>
      </w:ins>
      <w:ins w:id="1600" w:author="Sai Praneetha Bhaskaruni" w:date="2022-03-24T11:58:00Z">
        <w:r w:rsidRPr="00345975">
          <w:rPr>
            <w:sz w:val="22"/>
            <w:szCs w:val="24"/>
          </w:rPr>
          <w:t xml:space="preserve"> </w:t>
        </w:r>
      </w:ins>
      <w:ins w:id="1601" w:author="Sai Praneetha Bhaskaruni" w:date="2022-03-24T11:56:00Z">
        <w:r w:rsidRPr="00345975">
          <w:rPr>
            <w:sz w:val="22"/>
            <w:szCs w:val="24"/>
            <w:rPrChange w:id="1602" w:author="Sai Praneetha Bhaskaruni" w:date="2022-03-24T11:57:00Z">
              <w:rPr/>
            </w:rPrChange>
          </w:rPr>
          <w:t xml:space="preserve">the </w:t>
        </w:r>
      </w:ins>
      <w:r>
        <w:rPr>
          <w:sz w:val="22"/>
          <w:szCs w:val="24"/>
        </w:rPr>
        <w:t>remediation</w:t>
      </w:r>
      <w:del w:id="1603" w:author="Sai Praneetha Bhaskaruni" w:date="2022-03-24T11:57:00Z">
        <w:r w:rsidRPr="00D43301" w:rsidDel="00264018">
          <w:delText>C</w:delText>
        </w:r>
        <w:r w:rsidRPr="00D43301" w:rsidDel="00264018">
          <w:rPr>
            <w:sz w:val="22"/>
          </w:rPr>
          <w:delText xml:space="preserve">ustomer </w:delText>
        </w:r>
      </w:del>
      <w:del w:id="1604" w:author="Sai Praneetha Bhaskaruni" w:date="2022-03-24T11:53:00Z">
        <w:r w:rsidRPr="00D43301" w:rsidDel="00D43301">
          <w:rPr>
            <w:sz w:val="22"/>
          </w:rPr>
          <w:delText>are</w:delText>
        </w:r>
      </w:del>
      <w:del w:id="1605" w:author="Sai Praneetha Bhaskaruni" w:date="2022-03-24T11:57:00Z">
        <w:r w:rsidDel="00264018">
          <w:rPr>
            <w:sz w:val="22"/>
          </w:rPr>
          <w:delText xml:space="preserve"> not </w:delText>
        </w:r>
        <w:r w:rsidRPr="000F24D0" w:rsidDel="00264018">
          <w:rPr>
            <w:sz w:val="22"/>
          </w:rPr>
          <w:delText xml:space="preserve">allowed to </w:delText>
        </w:r>
      </w:del>
      <w:del w:id="1606" w:author="Sai Praneetha Bhaskaruni" w:date="2022-03-24T11:55:00Z">
        <w:r w:rsidRPr="000F24D0" w:rsidDel="00264018">
          <w:rPr>
            <w:sz w:val="22"/>
          </w:rPr>
          <w:delText>access this component</w:delText>
        </w:r>
      </w:del>
      <w:r>
        <w:rPr>
          <w:i/>
          <w:sz w:val="22"/>
        </w:rPr>
        <w:t xml:space="preserve">. </w:t>
      </w:r>
      <w:r w:rsidRPr="0023424E">
        <w:rPr>
          <w:sz w:val="22"/>
        </w:rPr>
        <w:t xml:space="preserve">Please reach out to Stryker Customer Care for </w:t>
      </w:r>
      <w:r>
        <w:rPr>
          <w:sz w:val="22"/>
        </w:rPr>
        <w:t xml:space="preserve">incident response. </w:t>
      </w:r>
      <w:r w:rsidRPr="00D24168">
        <w:rPr>
          <w:sz w:val="22"/>
        </w:rPr>
        <w:t xml:space="preserve">Whenever severe malware </w:t>
      </w:r>
      <w:r>
        <w:rPr>
          <w:sz w:val="22"/>
        </w:rPr>
        <w:t>i</w:t>
      </w:r>
      <w:r w:rsidRPr="00D24168">
        <w:rPr>
          <w:sz w:val="22"/>
        </w:rPr>
        <w:t>s detected</w:t>
      </w:r>
      <w:ins w:id="1607" w:author="Sai Praneetha Bhaskaruni" w:date="2022-03-24T10:17:00Z">
        <w:r>
          <w:rPr>
            <w:sz w:val="22"/>
          </w:rPr>
          <w:t>,</w:t>
        </w:r>
      </w:ins>
      <w:r w:rsidRPr="00D24168">
        <w:rPr>
          <w:sz w:val="22"/>
        </w:rPr>
        <w:t xml:space="preserve"> </w:t>
      </w:r>
      <w:r>
        <w:rPr>
          <w:sz w:val="22"/>
        </w:rPr>
        <w:t>it is</w:t>
      </w:r>
      <w:r w:rsidRPr="00D24168">
        <w:rPr>
          <w:sz w:val="22"/>
        </w:rPr>
        <w:t xml:space="preserve"> resolved by the </w:t>
      </w:r>
      <w:ins w:id="1608" w:author="Sai Praneetha Bhaskaruni" w:date="2022-03-24T11:59:00Z">
        <w:r>
          <w:rPr>
            <w:sz w:val="22"/>
          </w:rPr>
          <w:t xml:space="preserve">Stryker </w:t>
        </w:r>
      </w:ins>
      <w:r w:rsidRPr="00A22198">
        <w:rPr>
          <w:sz w:val="22"/>
        </w:rPr>
        <w:t>service</w:t>
      </w:r>
      <w:r w:rsidRPr="00D24168">
        <w:rPr>
          <w:sz w:val="22"/>
        </w:rPr>
        <w:t xml:space="preserve"> engineer. </w:t>
      </w:r>
      <w:r>
        <w:rPr>
          <w:sz w:val="22"/>
        </w:rPr>
        <w:t>The c</w:t>
      </w:r>
      <w:r w:rsidRPr="00D24168">
        <w:rPr>
          <w:sz w:val="22"/>
        </w:rPr>
        <w:t xml:space="preserve">ustomer has to block few </w:t>
      </w:r>
      <w:r w:rsidRPr="00167413">
        <w:rPr>
          <w:sz w:val="22"/>
        </w:rPr>
        <w:t>IOCs and IOAs</w:t>
      </w:r>
      <w:r w:rsidRPr="00D24168">
        <w:rPr>
          <w:sz w:val="22"/>
        </w:rPr>
        <w:t xml:space="preserve"> </w:t>
      </w:r>
      <w:r>
        <w:rPr>
          <w:sz w:val="22"/>
        </w:rPr>
        <w:t>in</w:t>
      </w:r>
      <w:r w:rsidRPr="00D24168">
        <w:rPr>
          <w:sz w:val="22"/>
        </w:rPr>
        <w:t xml:space="preserve"> their network devices. </w:t>
      </w:r>
      <w:r>
        <w:rPr>
          <w:sz w:val="22"/>
        </w:rPr>
        <w:t>The customer is h</w:t>
      </w:r>
      <w:r w:rsidRPr="00D24168">
        <w:rPr>
          <w:sz w:val="22"/>
        </w:rPr>
        <w:t xml:space="preserve">ighly </w:t>
      </w:r>
      <w:r>
        <w:rPr>
          <w:sz w:val="22"/>
        </w:rPr>
        <w:lastRenderedPageBreak/>
        <w:t>recommended to use</w:t>
      </w:r>
      <w:r w:rsidRPr="00D24168">
        <w:rPr>
          <w:sz w:val="22"/>
        </w:rPr>
        <w:t xml:space="preserve"> the network firewall. </w:t>
      </w:r>
      <w:r w:rsidRPr="00A22198">
        <w:rPr>
          <w:sz w:val="22"/>
        </w:rPr>
        <w:t>SmartMedic solution</w:t>
      </w:r>
      <w:r w:rsidRPr="00D24168">
        <w:rPr>
          <w:sz w:val="22"/>
        </w:rPr>
        <w:t xml:space="preserve"> should be behind </w:t>
      </w:r>
      <w:r>
        <w:rPr>
          <w:sz w:val="22"/>
        </w:rPr>
        <w:t xml:space="preserve">a </w:t>
      </w:r>
      <w:r w:rsidRPr="00D24168">
        <w:rPr>
          <w:sz w:val="22"/>
        </w:rPr>
        <w:t xml:space="preserve">stateful firewall. </w:t>
      </w:r>
      <w:r>
        <w:rPr>
          <w:sz w:val="22"/>
        </w:rPr>
        <w:t>The f</w:t>
      </w:r>
      <w:r w:rsidRPr="00D24168">
        <w:rPr>
          <w:sz w:val="22"/>
        </w:rPr>
        <w:t xml:space="preserve">irewall helps in preventing network access to devices. </w:t>
      </w:r>
      <w:r w:rsidRPr="00A22198">
        <w:rPr>
          <w:sz w:val="22"/>
        </w:rPr>
        <w:t>If properly</w:t>
      </w:r>
      <w:ins w:id="1609" w:author="Sai Praneetha Bhaskaruni" w:date="2022-03-24T11:59:00Z">
        <w:r w:rsidRPr="00A22198">
          <w:rPr>
            <w:sz w:val="22"/>
            <w:rPrChange w:id="1610" w:author="Sai Praneetha Bhaskaruni" w:date="2022-03-24T12:00:00Z">
              <w:rPr>
                <w:sz w:val="22"/>
                <w:highlight w:val="yellow"/>
              </w:rPr>
            </w:rPrChange>
          </w:rPr>
          <w:t xml:space="preserve"> </w:t>
        </w:r>
      </w:ins>
      <w:del w:id="1611" w:author="Sai Praneetha Bhaskaruni" w:date="2022-03-24T11:59:00Z">
        <w:r w:rsidRPr="004E605C" w:rsidDel="00B023E6">
          <w:rPr>
            <w:sz w:val="22"/>
          </w:rPr>
          <w:delText xml:space="preserve"> used and </w:delText>
        </w:r>
      </w:del>
      <w:r w:rsidRPr="004E605C">
        <w:rPr>
          <w:sz w:val="22"/>
        </w:rPr>
        <w:t>configured</w:t>
      </w:r>
      <w:ins w:id="1612" w:author="Sai Praneetha Bhaskaruni" w:date="2022-03-24T11:59:00Z">
        <w:r>
          <w:rPr>
            <w:sz w:val="22"/>
          </w:rPr>
          <w:t xml:space="preserve"> and used,</w:t>
        </w:r>
      </w:ins>
      <w:r w:rsidRPr="00D24168">
        <w:rPr>
          <w:sz w:val="22"/>
        </w:rPr>
        <w:t xml:space="preserve"> it can lead to protected and reliable accessibility. It can help in prevention of unauthorized access and network connections </w:t>
      </w:r>
      <w:r>
        <w:rPr>
          <w:sz w:val="22"/>
        </w:rPr>
        <w:t>that can lead to</w:t>
      </w:r>
      <w:r w:rsidRPr="00D24168">
        <w:rPr>
          <w:sz w:val="22"/>
        </w:rPr>
        <w:t xml:space="preserve"> external threats, IP spoofing &amp; routing attacks and malicious packets</w:t>
      </w:r>
      <w:r>
        <w:rPr>
          <w:sz w:val="22"/>
        </w:rPr>
        <w:t>.</w:t>
      </w:r>
    </w:p>
    <w:p w14:paraId="624D5D42" w14:textId="77777777" w:rsidR="00463E57" w:rsidRDefault="00463E57" w:rsidP="00463E57">
      <w:pPr>
        <w:pStyle w:val="Heading1"/>
        <w:ind w:left="0" w:firstLine="0"/>
        <w:rPr>
          <w:color w:val="FCC566"/>
          <w:sz w:val="40"/>
        </w:rPr>
      </w:pPr>
    </w:p>
    <w:p w14:paraId="076068E3" w14:textId="532C7F49" w:rsidR="006154C5" w:rsidRPr="00180992" w:rsidRDefault="006254AE" w:rsidP="006154C5">
      <w:pPr>
        <w:pStyle w:val="Heading1"/>
      </w:pPr>
      <w:bookmarkStart w:id="1613" w:name="_Toc109675020"/>
      <w:r>
        <w:rPr>
          <w:color w:val="FCC566"/>
          <w:sz w:val="40"/>
        </w:rPr>
        <w:t>25.2</w:t>
      </w:r>
      <w:r w:rsidR="006154C5" w:rsidRPr="00180992">
        <w:rPr>
          <w:color w:val="FFCC66"/>
          <w:sz w:val="40"/>
        </w:rPr>
        <w:t xml:space="preserve"> </w:t>
      </w:r>
      <w:r w:rsidR="006154C5" w:rsidRPr="000F24D0">
        <w:t>Security Awareness Training</w:t>
      </w:r>
      <w:bookmarkEnd w:id="1613"/>
    </w:p>
    <w:p w14:paraId="18A47502" w14:textId="77777777" w:rsidR="006154C5" w:rsidRPr="00C11DBF" w:rsidRDefault="006154C5" w:rsidP="006154C5">
      <w:pPr>
        <w:shd w:val="clear" w:color="auto" w:fill="E7E6E6" w:themeFill="background2"/>
        <w:spacing w:after="0"/>
        <w:ind w:left="118"/>
        <w:rPr>
          <w:b/>
          <w:sz w:val="22"/>
        </w:rPr>
      </w:pPr>
      <w:r w:rsidRPr="00C11DBF">
        <w:rPr>
          <w:b/>
          <w:sz w:val="22"/>
        </w:rPr>
        <w:t>SmartMedic Solution Component</w:t>
      </w:r>
      <w:ins w:id="1614" w:author="Sai Praneetha Bhaskaruni" w:date="2022-03-24T09:42:00Z">
        <w:r>
          <w:rPr>
            <w:b/>
            <w:sz w:val="22"/>
          </w:rPr>
          <w:t>s</w:t>
        </w:r>
      </w:ins>
      <w:r w:rsidRPr="00C11DBF">
        <w:rPr>
          <w:b/>
          <w:sz w:val="22"/>
        </w:rPr>
        <w:t>: Device</w:t>
      </w:r>
      <w:r>
        <w:t>,</w:t>
      </w:r>
      <w:r w:rsidRPr="00EA0403">
        <w:rPr>
          <w:b/>
          <w:sz w:val="22"/>
        </w:rPr>
        <w:t xml:space="preserve"> Tablet and Nurse Station Application</w:t>
      </w:r>
    </w:p>
    <w:p w14:paraId="78297C18" w14:textId="77777777" w:rsidR="006154C5" w:rsidRPr="00D91131" w:rsidDel="004F78D0" w:rsidRDefault="006154C5" w:rsidP="006154C5">
      <w:pPr>
        <w:spacing w:after="120"/>
        <w:ind w:left="129" w:hanging="14"/>
        <w:rPr>
          <w:del w:id="1615" w:author="Sai Praneetha Bhaskaruni" w:date="2022-03-25T14:38:00Z"/>
          <w:sz w:val="22"/>
          <w:rPrChange w:id="1616" w:author="Sai Praneetha Bhaskaruni" w:date="2022-03-25T14:38:00Z">
            <w:rPr>
              <w:del w:id="1617" w:author="Sai Praneetha Bhaskaruni" w:date="2022-03-25T14:38:00Z"/>
            </w:rPr>
          </w:rPrChange>
        </w:rPr>
      </w:pPr>
      <w:r>
        <w:rPr>
          <w:b/>
          <w:i/>
          <w:sz w:val="22"/>
        </w:rPr>
        <w:t>Recommendation for customer (HDO)</w:t>
      </w:r>
      <w:r w:rsidRPr="00CA58F3">
        <w:rPr>
          <w:b/>
          <w:i/>
          <w:sz w:val="22"/>
        </w:rPr>
        <w:t>:</w:t>
      </w:r>
      <w:r w:rsidRPr="00CA58F3">
        <w:t xml:space="preserve"> </w:t>
      </w:r>
      <w:r w:rsidRPr="00D91131">
        <w:rPr>
          <w:sz w:val="22"/>
          <w:rPrChange w:id="1618" w:author="Sai Praneetha Bhaskaruni" w:date="2022-03-25T14:38:00Z">
            <w:rPr/>
          </w:rPrChange>
        </w:rPr>
        <w:t>C</w:t>
      </w:r>
      <w:r w:rsidRPr="00D91131">
        <w:rPr>
          <w:sz w:val="22"/>
        </w:rPr>
        <w:t>ustomer</w:t>
      </w:r>
      <w:ins w:id="1619" w:author="Sai Praneetha Bhaskaruni" w:date="2022-03-24T09:52:00Z">
        <w:r w:rsidRPr="00D91131">
          <w:rPr>
            <w:sz w:val="22"/>
          </w:rPr>
          <w:t xml:space="preserve"> (HDO</w:t>
        </w:r>
      </w:ins>
      <w:ins w:id="1620" w:author="Sai Praneetha Bhaskaruni" w:date="2022-03-24T09:53:00Z">
        <w:r w:rsidRPr="00D91131">
          <w:rPr>
            <w:sz w:val="22"/>
          </w:rPr>
          <w:t>s</w:t>
        </w:r>
      </w:ins>
      <w:ins w:id="1621" w:author="Sai Praneetha Bhaskaruni" w:date="2022-03-24T09:52:00Z">
        <w:r w:rsidRPr="00D91131">
          <w:rPr>
            <w:sz w:val="22"/>
          </w:rPr>
          <w:t xml:space="preserve">) </w:t>
        </w:r>
      </w:ins>
      <w:ins w:id="1622" w:author="Sai Praneetha Bhaskaruni" w:date="2022-03-24T09:53:00Z">
        <w:r w:rsidRPr="00D91131">
          <w:rPr>
            <w:sz w:val="22"/>
          </w:rPr>
          <w:t>responsibility</w:t>
        </w:r>
      </w:ins>
      <w:r w:rsidRPr="00D91131">
        <w:rPr>
          <w:sz w:val="22"/>
        </w:rPr>
        <w:t xml:space="preserve"> </w:t>
      </w:r>
      <w:ins w:id="1623" w:author="Sai Praneetha Bhaskaruni" w:date="2022-03-24T09:53:00Z">
        <w:r w:rsidRPr="00D91131">
          <w:rPr>
            <w:sz w:val="22"/>
          </w:rPr>
          <w:t xml:space="preserve">to be </w:t>
        </w:r>
      </w:ins>
      <w:r w:rsidRPr="00D91131">
        <w:rPr>
          <w:sz w:val="22"/>
        </w:rPr>
        <w:t xml:space="preserve">aware and train the </w:t>
      </w:r>
      <w:ins w:id="1624" w:author="Sai Praneetha Bhaskaruni" w:date="2022-03-24T09:53:00Z">
        <w:r w:rsidRPr="00D91131">
          <w:rPr>
            <w:sz w:val="22"/>
          </w:rPr>
          <w:t xml:space="preserve">appropriate </w:t>
        </w:r>
      </w:ins>
      <w:r w:rsidRPr="00D91131">
        <w:rPr>
          <w:sz w:val="22"/>
        </w:rPr>
        <w:t>user</w:t>
      </w:r>
      <w:del w:id="1625" w:author="Sai Praneetha Bhaskaruni" w:date="2022-03-24T09:42:00Z">
        <w:r w:rsidRPr="00D91131" w:rsidDel="00566E16">
          <w:rPr>
            <w:sz w:val="22"/>
          </w:rPr>
          <w:delText xml:space="preserve"> </w:delText>
        </w:r>
      </w:del>
      <w:r w:rsidRPr="00D91131">
        <w:rPr>
          <w:sz w:val="22"/>
        </w:rPr>
        <w:t xml:space="preserve">. </w:t>
      </w:r>
      <w:ins w:id="1626" w:author="Sai Praneetha Bhaskaruni" w:date="2022-03-25T14:38:00Z">
        <w:r w:rsidRPr="00D91131">
          <w:rPr>
            <w:sz w:val="22"/>
            <w:rPrChange w:id="1627" w:author="Sai Praneetha Bhaskaruni" w:date="2022-03-25T14:38:00Z">
              <w:rPr/>
            </w:rPrChange>
          </w:rPr>
          <w:t>Only Stryker’s service engineer has authorization to access the SmartMedic solutions component (device) whenever needed, at the time of maintenance</w:t>
        </w:r>
      </w:ins>
      <w:del w:id="1628" w:author="Sai Praneetha Bhaskaruni" w:date="2022-03-25T14:38:00Z">
        <w:r w:rsidRPr="00D91131" w:rsidDel="004F78D0">
          <w:rPr>
            <w:sz w:val="22"/>
          </w:rPr>
          <w:delText>Only Stryker’s service engineer is authorized to access the SmartMedic solutions component device whenever needed, at the time of maintenance</w:delText>
        </w:r>
      </w:del>
      <w:r w:rsidRPr="00D91131">
        <w:rPr>
          <w:sz w:val="22"/>
        </w:rPr>
        <w:t>.</w:t>
      </w:r>
      <w:r w:rsidRPr="00D91131">
        <w:rPr>
          <w:sz w:val="22"/>
          <w:rPrChange w:id="1629" w:author="Sai Praneetha Bhaskaruni" w:date="2022-03-25T14:38:00Z">
            <w:rPr/>
          </w:rPrChange>
        </w:rPr>
        <w:t xml:space="preserve"> </w:t>
      </w:r>
      <w:ins w:id="1630" w:author="Sai Praneetha Bhaskaruni" w:date="2022-03-25T14:38:00Z">
        <w:r w:rsidRPr="00D91131">
          <w:rPr>
            <w:sz w:val="22"/>
            <w:rPrChange w:id="1631" w:author="Sai Praneetha Bhaskaruni" w:date="2022-03-25T14:38:00Z">
              <w:rPr/>
            </w:rPrChange>
          </w:rPr>
          <w:t>The access and management of the device and tablet is not provided for HDO.</w:t>
        </w:r>
      </w:ins>
      <w:del w:id="1632" w:author="Sai Praneetha Bhaskaruni" w:date="2022-03-25T14:38:00Z">
        <w:r w:rsidRPr="00D91131" w:rsidDel="004F78D0">
          <w:rPr>
            <w:sz w:val="22"/>
          </w:rPr>
          <w:delText>HDO is not allowed to access and manage the device and tablet component.</w:delText>
        </w:r>
      </w:del>
    </w:p>
    <w:p w14:paraId="6A8AA661" w14:textId="77777777" w:rsidR="006154C5" w:rsidRPr="00D91131" w:rsidRDefault="006154C5" w:rsidP="006154C5">
      <w:pPr>
        <w:spacing w:after="120"/>
        <w:ind w:left="129" w:hanging="14"/>
        <w:rPr>
          <w:ins w:id="1633" w:author="Sai Praneetha Bhaskaruni" w:date="2022-03-25T14:38:00Z"/>
          <w:sz w:val="22"/>
        </w:rPr>
      </w:pPr>
    </w:p>
    <w:p w14:paraId="641DD0FF" w14:textId="77777777" w:rsidR="006154C5" w:rsidRPr="00EA0403" w:rsidRDefault="006154C5" w:rsidP="006154C5">
      <w:pPr>
        <w:spacing w:after="120"/>
        <w:ind w:left="129" w:hanging="14"/>
        <w:rPr>
          <w:sz w:val="22"/>
        </w:rPr>
      </w:pPr>
      <w:r w:rsidRPr="00EA0403">
        <w:rPr>
          <w:sz w:val="22"/>
        </w:rPr>
        <w:t>HDO’s user can access the Nurse Station web application using the credentials provided by Stryker</w:t>
      </w:r>
      <w:r>
        <w:rPr>
          <w:sz w:val="22"/>
        </w:rPr>
        <w:t xml:space="preserve"> and can l</w:t>
      </w:r>
      <w:r w:rsidRPr="00EA0403">
        <w:rPr>
          <w:sz w:val="22"/>
        </w:rPr>
        <w:t xml:space="preserve">og out </w:t>
      </w:r>
      <w:r>
        <w:rPr>
          <w:sz w:val="22"/>
        </w:rPr>
        <w:t xml:space="preserve">of </w:t>
      </w:r>
      <w:r w:rsidRPr="00EA0403">
        <w:rPr>
          <w:sz w:val="22"/>
        </w:rPr>
        <w:t xml:space="preserve">the system whenever </w:t>
      </w:r>
      <w:r>
        <w:rPr>
          <w:sz w:val="22"/>
        </w:rPr>
        <w:t>the N</w:t>
      </w:r>
      <w:r w:rsidRPr="00EA0403">
        <w:rPr>
          <w:sz w:val="22"/>
        </w:rPr>
        <w:t xml:space="preserve">urse </w:t>
      </w:r>
      <w:r>
        <w:rPr>
          <w:sz w:val="22"/>
        </w:rPr>
        <w:t>S</w:t>
      </w:r>
      <w:r w:rsidRPr="00EA0403">
        <w:rPr>
          <w:sz w:val="22"/>
        </w:rPr>
        <w:t xml:space="preserve">tation application </w:t>
      </w:r>
      <w:r>
        <w:rPr>
          <w:sz w:val="22"/>
        </w:rPr>
        <w:t xml:space="preserve">is </w:t>
      </w:r>
      <w:r w:rsidRPr="00EA0403">
        <w:rPr>
          <w:sz w:val="22"/>
        </w:rPr>
        <w:t>not in use.</w:t>
      </w:r>
    </w:p>
    <w:p w14:paraId="54E6DC08" w14:textId="0A48BA7D" w:rsidR="005613F4" w:rsidRPr="002F2F55" w:rsidRDefault="006154C5" w:rsidP="006154C5">
      <w:pPr>
        <w:pStyle w:val="Heading1"/>
        <w:rPr>
          <w:b w:val="0"/>
          <w:sz w:val="22"/>
        </w:rPr>
      </w:pPr>
      <w:bookmarkStart w:id="1634" w:name="_Toc109675021"/>
      <w:r w:rsidRPr="002F2F55">
        <w:rPr>
          <w:b w:val="0"/>
          <w:sz w:val="22"/>
        </w:rPr>
        <w:t>All network connections are considered in determining appropriate security controls. The HDO IT team will provide a secure encrypted channel such as wireless connection like Wi-Fi (consider authentication protocols supported, such as WPA2 EAP-TLS) for the communication between the SmartMedic solution’s components i.e., the tablet and the Stryker cloud.</w:t>
      </w:r>
      <w:bookmarkEnd w:id="1634"/>
    </w:p>
    <w:p w14:paraId="1BD2FDA5" w14:textId="77777777" w:rsidR="001A6A57" w:rsidRDefault="001A6A57" w:rsidP="003F5E95">
      <w:pPr>
        <w:pStyle w:val="Heading1"/>
        <w:rPr>
          <w:color w:val="FCC566"/>
          <w:sz w:val="40"/>
        </w:rPr>
      </w:pPr>
    </w:p>
    <w:p w14:paraId="2A2C2261" w14:textId="77777777" w:rsidR="00463E57" w:rsidRDefault="00463E57" w:rsidP="003F5E95">
      <w:pPr>
        <w:pStyle w:val="Heading1"/>
        <w:rPr>
          <w:color w:val="FCC566"/>
          <w:sz w:val="40"/>
        </w:rPr>
      </w:pPr>
    </w:p>
    <w:p w14:paraId="1E28C25E" w14:textId="56459F47" w:rsidR="003F5E95" w:rsidRPr="00180992" w:rsidRDefault="003F5E95" w:rsidP="003F5E95">
      <w:pPr>
        <w:pStyle w:val="Heading1"/>
      </w:pPr>
      <w:bookmarkStart w:id="1635" w:name="_Toc109675022"/>
      <w:r>
        <w:rPr>
          <w:color w:val="FCC566"/>
          <w:sz w:val="40"/>
        </w:rPr>
        <w:t>2</w:t>
      </w:r>
      <w:r w:rsidR="004063F4">
        <w:rPr>
          <w:color w:val="FCC566"/>
          <w:sz w:val="40"/>
        </w:rPr>
        <w:t>6</w:t>
      </w:r>
      <w:r w:rsidRPr="00180992">
        <w:rPr>
          <w:color w:val="FFCC66"/>
          <w:sz w:val="40"/>
        </w:rPr>
        <w:t xml:space="preserve"> </w:t>
      </w:r>
      <w:r w:rsidRPr="009D4859">
        <w:t>Secure Decommissioning</w:t>
      </w:r>
      <w:bookmarkEnd w:id="1635"/>
    </w:p>
    <w:p w14:paraId="1CB55D67" w14:textId="77777777" w:rsidR="003F5E95" w:rsidRPr="00C11DBF" w:rsidRDefault="003F5E95" w:rsidP="003F5E95">
      <w:pPr>
        <w:shd w:val="clear" w:color="auto" w:fill="E7E6E6" w:themeFill="background2"/>
        <w:spacing w:after="0"/>
        <w:ind w:left="118"/>
        <w:rPr>
          <w:b/>
          <w:sz w:val="22"/>
        </w:rPr>
      </w:pPr>
      <w:r w:rsidRPr="00C11DBF">
        <w:rPr>
          <w:b/>
          <w:sz w:val="22"/>
        </w:rPr>
        <w:t>SmartMedic Solution Component</w:t>
      </w:r>
      <w:ins w:id="1636" w:author="Sai Praneetha Bhaskaruni" w:date="2022-03-25T10:04:00Z">
        <w:r>
          <w:rPr>
            <w:b/>
            <w:sz w:val="22"/>
          </w:rPr>
          <w:t>s</w:t>
        </w:r>
      </w:ins>
      <w:r w:rsidRPr="00C11DBF">
        <w:rPr>
          <w:b/>
          <w:sz w:val="22"/>
        </w:rPr>
        <w:t>: Device</w:t>
      </w:r>
      <w:r>
        <w:rPr>
          <w:b/>
          <w:sz w:val="22"/>
        </w:rPr>
        <w:t xml:space="preserve"> and Tablet</w:t>
      </w:r>
    </w:p>
    <w:p w14:paraId="74CCF64E" w14:textId="77777777" w:rsidR="003F5E95" w:rsidRPr="008423E6" w:rsidRDefault="003F5E95" w:rsidP="003F5E95">
      <w:pPr>
        <w:spacing w:after="120"/>
        <w:ind w:left="129" w:hanging="14"/>
        <w:rPr>
          <w:iCs/>
          <w:sz w:val="22"/>
          <w:rPrChange w:id="1637" w:author="Sai Praneetha Bhaskaruni" w:date="2022-03-25T11:09:00Z">
            <w:rPr>
              <w:i/>
              <w:sz w:val="22"/>
            </w:rPr>
          </w:rPrChange>
        </w:rPr>
      </w:pPr>
      <w:r>
        <w:rPr>
          <w:b/>
          <w:i/>
          <w:sz w:val="22"/>
        </w:rPr>
        <w:t>Recommendation for customer (HDO)</w:t>
      </w:r>
      <w:r w:rsidRPr="00CA58F3">
        <w:rPr>
          <w:b/>
          <w:i/>
          <w:sz w:val="22"/>
        </w:rPr>
        <w:t>:</w:t>
      </w:r>
      <w:ins w:id="1638" w:author="Sai Praneetha Bhaskaruni" w:date="2022-03-25T11:04:00Z">
        <w:r>
          <w:t xml:space="preserve"> </w:t>
        </w:r>
      </w:ins>
      <w:del w:id="1639" w:author="Sai Praneetha Bhaskaruni" w:date="2022-03-25T11:04:00Z">
        <w:r w:rsidRPr="00CA58F3" w:rsidDel="00890190">
          <w:delText xml:space="preserve"> </w:delText>
        </w:r>
      </w:del>
      <w:r w:rsidRPr="00802104">
        <w:rPr>
          <w:sz w:val="22"/>
        </w:rPr>
        <w:t>Please reach out to Stryker Customer Care for secured decommissioning</w:t>
      </w:r>
      <w:ins w:id="1640" w:author="Sai Praneetha Bhaskaruni" w:date="2022-03-25T11:04:00Z">
        <w:r>
          <w:rPr>
            <w:sz w:val="22"/>
          </w:rPr>
          <w:t xml:space="preserve"> of Stryker owned SmartMedic components</w:t>
        </w:r>
      </w:ins>
      <w:ins w:id="1641" w:author="Sai Praneetha Bhaskaruni" w:date="2022-03-25T11:05:00Z">
        <w:r>
          <w:rPr>
            <w:sz w:val="22"/>
          </w:rPr>
          <w:t xml:space="preserve"> such as (SmartMedic device, tablet)</w:t>
        </w:r>
      </w:ins>
      <w:r>
        <w:rPr>
          <w:i/>
          <w:sz w:val="22"/>
        </w:rPr>
        <w:t>.</w:t>
      </w:r>
      <w:ins w:id="1642" w:author="Sai Praneetha Bhaskaruni" w:date="2022-03-25T11:08:00Z">
        <w:r>
          <w:rPr>
            <w:i/>
            <w:sz w:val="22"/>
          </w:rPr>
          <w:t xml:space="preserve"> </w:t>
        </w:r>
        <w:r w:rsidRPr="008423E6">
          <w:rPr>
            <w:iCs/>
            <w:sz w:val="22"/>
            <w:rPrChange w:id="1643" w:author="Sai Praneetha Bhaskaruni" w:date="2022-03-25T11:09:00Z">
              <w:rPr>
                <w:i/>
                <w:sz w:val="22"/>
              </w:rPr>
            </w:rPrChange>
          </w:rPr>
          <w:t>Components owned by HDO should follow the HDO IT</w:t>
        </w:r>
      </w:ins>
      <w:ins w:id="1644" w:author="Sai Praneetha Bhaskaruni" w:date="2022-03-25T11:09:00Z">
        <w:r w:rsidRPr="008423E6">
          <w:rPr>
            <w:iCs/>
            <w:sz w:val="22"/>
            <w:rPrChange w:id="1645" w:author="Sai Praneetha Bhaskaruni" w:date="2022-03-25T11:09:00Z">
              <w:rPr>
                <w:i/>
                <w:sz w:val="22"/>
              </w:rPr>
            </w:rPrChange>
          </w:rPr>
          <w:t xml:space="preserve"> policies for secure decommissioning.</w:t>
        </w:r>
      </w:ins>
    </w:p>
    <w:p w14:paraId="77449C30" w14:textId="77777777" w:rsidR="003F5E95" w:rsidRDefault="003F5E95" w:rsidP="00960CBE">
      <w:pPr>
        <w:pStyle w:val="Heading1"/>
        <w:rPr>
          <w:color w:val="FCC566"/>
          <w:sz w:val="40"/>
        </w:rPr>
      </w:pPr>
    </w:p>
    <w:p w14:paraId="69F1C9B7" w14:textId="32F52AD7" w:rsidR="00CA58F3" w:rsidRDefault="00CA58F3" w:rsidP="00CA58F3">
      <w:pPr>
        <w:spacing w:after="120"/>
        <w:ind w:left="129" w:hanging="14"/>
        <w:rPr>
          <w:sz w:val="22"/>
        </w:rPr>
      </w:pPr>
    </w:p>
    <w:p w14:paraId="7C339C6D" w14:textId="77777777" w:rsidR="002F5F30" w:rsidRDefault="002F5F30" w:rsidP="00960CBE">
      <w:pPr>
        <w:pStyle w:val="Heading1"/>
        <w:rPr>
          <w:color w:val="FCC566"/>
          <w:sz w:val="40"/>
        </w:rPr>
      </w:pPr>
    </w:p>
    <w:p w14:paraId="1264DC6B" w14:textId="3A8A6179" w:rsidR="00530651" w:rsidRDefault="00530651" w:rsidP="00530651">
      <w:pPr>
        <w:spacing w:after="120"/>
        <w:ind w:left="129" w:hanging="14"/>
        <w:rPr>
          <w:sz w:val="22"/>
        </w:rPr>
      </w:pPr>
    </w:p>
    <w:p w14:paraId="0A5AA556" w14:textId="77777777" w:rsidR="000F24D0" w:rsidRDefault="000F24D0" w:rsidP="00C335C4">
      <w:pPr>
        <w:spacing w:after="0"/>
        <w:ind w:left="129" w:hanging="14"/>
        <w:rPr>
          <w:sz w:val="22"/>
        </w:rPr>
      </w:pPr>
    </w:p>
    <w:p w14:paraId="3206A42D" w14:textId="46423F1B" w:rsidR="000F24D0" w:rsidRDefault="000F24D0" w:rsidP="000F24D0">
      <w:pPr>
        <w:spacing w:after="120"/>
        <w:ind w:left="129" w:hanging="14"/>
        <w:rPr>
          <w:sz w:val="22"/>
        </w:rPr>
      </w:pPr>
      <w:r w:rsidRPr="00530651">
        <w:rPr>
          <w:sz w:val="22"/>
        </w:rPr>
        <w:t xml:space="preserve">  </w:t>
      </w:r>
    </w:p>
    <w:p w14:paraId="5FEEC821" w14:textId="77777777" w:rsidR="005613F4" w:rsidRDefault="005613F4" w:rsidP="000F24D0">
      <w:pPr>
        <w:spacing w:after="120"/>
        <w:ind w:left="129" w:hanging="14"/>
        <w:rPr>
          <w:sz w:val="22"/>
        </w:rPr>
      </w:pPr>
    </w:p>
    <w:p w14:paraId="43B197B7" w14:textId="77777777" w:rsidR="00275C89" w:rsidRDefault="00275C89" w:rsidP="00C335C4">
      <w:pPr>
        <w:spacing w:after="0"/>
        <w:ind w:left="129" w:hanging="14"/>
        <w:rPr>
          <w:sz w:val="22"/>
        </w:rPr>
      </w:pPr>
    </w:p>
    <w:p w14:paraId="5C3FC5B1" w14:textId="77777777" w:rsidR="007A4D9C" w:rsidRDefault="007A4D9C" w:rsidP="00C335C4">
      <w:pPr>
        <w:spacing w:after="0"/>
        <w:ind w:left="129" w:hanging="14"/>
        <w:rPr>
          <w:sz w:val="22"/>
        </w:rPr>
      </w:pPr>
    </w:p>
    <w:p w14:paraId="6FA37431" w14:textId="77777777" w:rsidR="00BC3603" w:rsidRDefault="00BC3603" w:rsidP="00BC3603">
      <w:pPr>
        <w:spacing w:after="0"/>
        <w:ind w:left="118"/>
        <w:rPr>
          <w:sz w:val="22"/>
        </w:rPr>
      </w:pPr>
    </w:p>
    <w:p w14:paraId="40125104" w14:textId="77777777" w:rsidR="007878F2" w:rsidRDefault="007878F2" w:rsidP="007878F2">
      <w:pPr>
        <w:spacing w:after="0"/>
        <w:ind w:left="118"/>
        <w:rPr>
          <w:sz w:val="22"/>
        </w:rPr>
      </w:pPr>
    </w:p>
    <w:p w14:paraId="6E0DCE59" w14:textId="445886D9" w:rsidR="007878F2" w:rsidRDefault="007878F2" w:rsidP="007878F2">
      <w:pPr>
        <w:spacing w:after="120"/>
        <w:ind w:left="129" w:hanging="14"/>
        <w:rPr>
          <w:sz w:val="22"/>
        </w:rPr>
      </w:pPr>
    </w:p>
    <w:p w14:paraId="1174BCD8" w14:textId="77777777" w:rsidR="00C335C4" w:rsidRPr="00CA58F3" w:rsidRDefault="00C335C4" w:rsidP="00C335C4">
      <w:pPr>
        <w:spacing w:after="0"/>
        <w:ind w:left="129" w:hanging="14"/>
        <w:rPr>
          <w:sz w:val="22"/>
        </w:rPr>
      </w:pPr>
    </w:p>
    <w:p w14:paraId="110F82FD" w14:textId="7FFFCE8D" w:rsidR="00D336F1" w:rsidRPr="00CA58F3" w:rsidDel="00993912" w:rsidRDefault="00E21A18" w:rsidP="00D336F1">
      <w:pPr>
        <w:spacing w:after="120"/>
        <w:ind w:left="129" w:hanging="14"/>
        <w:rPr>
          <w:del w:id="1646" w:author="Sai Praneetha Bhaskaruni" w:date="2022-03-25T12:40:00Z"/>
          <w:i/>
          <w:sz w:val="22"/>
        </w:rPr>
      </w:pPr>
      <w:del w:id="1647" w:author="Sai Praneetha Bhaskaruni" w:date="2022-03-25T12:40:00Z">
        <w:r w:rsidDel="00993912">
          <w:delText>The c</w:delText>
        </w:r>
        <w:r w:rsidRPr="000F24D0" w:rsidDel="00993912">
          <w:rPr>
            <w:sz w:val="22"/>
          </w:rPr>
          <w:delText>ustomer</w:delText>
        </w:r>
        <w:r w:rsidDel="00993912">
          <w:rPr>
            <w:sz w:val="22"/>
          </w:rPr>
          <w:delText xml:space="preserve"> is not </w:delText>
        </w:r>
        <w:r w:rsidR="00D336F1" w:rsidRPr="000F24D0" w:rsidDel="00993912">
          <w:rPr>
            <w:sz w:val="22"/>
          </w:rPr>
          <w:delText>allowed to access this component</w:delText>
        </w:r>
        <w:r w:rsidR="00D336F1" w:rsidDel="00993912">
          <w:rPr>
            <w:i/>
            <w:sz w:val="22"/>
          </w:rPr>
          <w:delText>.</w:delText>
        </w:r>
      </w:del>
    </w:p>
    <w:p w14:paraId="0C4E7A74" w14:textId="77777777" w:rsidR="00D336F1" w:rsidRDefault="00D336F1">
      <w:pPr>
        <w:spacing w:after="120"/>
        <w:ind w:left="129" w:hanging="14"/>
        <w:pPrChange w:id="1648" w:author="Sai Praneetha Bhaskaruni" w:date="2022-03-25T12:40:00Z">
          <w:pPr>
            <w:ind w:firstLine="0"/>
          </w:pPr>
        </w:pPrChange>
      </w:pPr>
    </w:p>
    <w:p w14:paraId="35159CCC" w14:textId="6880F6BF" w:rsidR="00D336F1" w:rsidRDefault="0039434D" w:rsidP="00D336F1">
      <w:pPr>
        <w:spacing w:after="120"/>
        <w:ind w:left="129" w:hanging="14"/>
        <w:rPr>
          <w:sz w:val="22"/>
        </w:rPr>
      </w:pPr>
      <w:del w:id="1649" w:author="Sai Praneetha Bhaskaruni" w:date="2022-03-25T10:59:00Z">
        <w:r w:rsidDel="009405C7">
          <w:delText>T</w:delText>
        </w:r>
      </w:del>
      <w:del w:id="1650" w:author="Sai Praneetha Bhaskaruni" w:date="2022-03-25T11:01:00Z">
        <w:r w:rsidDel="009405C7">
          <w:delText>he c</w:delText>
        </w:r>
        <w:r w:rsidRPr="000F24D0" w:rsidDel="009405C7">
          <w:rPr>
            <w:sz w:val="22"/>
          </w:rPr>
          <w:delText>ustomer</w:delText>
        </w:r>
        <w:r w:rsidDel="009405C7">
          <w:rPr>
            <w:sz w:val="22"/>
          </w:rPr>
          <w:delText xml:space="preserve"> is not </w:delText>
        </w:r>
        <w:r w:rsidR="00D336F1" w:rsidRPr="000F24D0" w:rsidDel="009405C7">
          <w:rPr>
            <w:sz w:val="22"/>
          </w:rPr>
          <w:delText>allowed to access this component</w:delText>
        </w:r>
        <w:r w:rsidR="00D336F1" w:rsidDel="009405C7">
          <w:rPr>
            <w:i/>
            <w:sz w:val="22"/>
          </w:rPr>
          <w:delText>.</w:delText>
        </w:r>
        <w:r w:rsidR="00F922A0" w:rsidDel="009405C7">
          <w:rPr>
            <w:i/>
            <w:sz w:val="22"/>
          </w:rPr>
          <w:delText xml:space="preserve"> </w:delText>
        </w:r>
        <w:r w:rsidR="00F922A0" w:rsidRPr="00CC1180" w:rsidDel="006F64E4">
          <w:rPr>
            <w:sz w:val="22"/>
          </w:rPr>
          <w:delText>Please reach out to Stryker Customer Care for security program integration</w:delText>
        </w:r>
        <w:r w:rsidDel="006F64E4">
          <w:rPr>
            <w:sz w:val="22"/>
          </w:rPr>
          <w:delText>.</w:delText>
        </w:r>
      </w:del>
    </w:p>
    <w:p w14:paraId="54A2D645" w14:textId="77777777" w:rsidR="009B05B1" w:rsidRPr="00CC1180" w:rsidRDefault="009B05B1" w:rsidP="009B05B1">
      <w:pPr>
        <w:spacing w:after="0"/>
        <w:ind w:left="129" w:hanging="14"/>
        <w:rPr>
          <w:sz w:val="22"/>
        </w:rPr>
      </w:pPr>
    </w:p>
    <w:p w14:paraId="5AF85A46" w14:textId="62136097" w:rsidR="009D4859" w:rsidRDefault="009D4859" w:rsidP="00BC2B73">
      <w:pPr>
        <w:ind w:firstLine="0"/>
      </w:pPr>
    </w:p>
    <w:p w14:paraId="750A5156" w14:textId="27DF3CE4" w:rsidR="00C42D64" w:rsidRDefault="00C42D64">
      <w:pPr>
        <w:spacing w:after="120"/>
        <w:ind w:left="129" w:hanging="14"/>
      </w:pPr>
    </w:p>
    <w:p w14:paraId="3A2FB8FE" w14:textId="53D8AAA9" w:rsidR="00C42D64" w:rsidRDefault="00C42D64">
      <w:pPr>
        <w:spacing w:after="120"/>
        <w:ind w:left="129" w:hanging="14"/>
      </w:pPr>
    </w:p>
    <w:p w14:paraId="3A17ECB0" w14:textId="42DFE6DE" w:rsidR="00C42D64" w:rsidRDefault="00C42D64">
      <w:pPr>
        <w:spacing w:after="120"/>
        <w:ind w:left="129" w:hanging="14"/>
      </w:pPr>
    </w:p>
    <w:p w14:paraId="22A89EB4" w14:textId="39DD20E1" w:rsidR="00C42D64" w:rsidRDefault="00C42D64">
      <w:pPr>
        <w:spacing w:after="120"/>
        <w:ind w:left="129" w:hanging="14"/>
      </w:pPr>
    </w:p>
    <w:p w14:paraId="73432822" w14:textId="77777777" w:rsidR="00C42D64" w:rsidRPr="00373223" w:rsidRDefault="00C42D64">
      <w:pPr>
        <w:spacing w:after="120"/>
        <w:ind w:left="129" w:hanging="14"/>
        <w:rPr>
          <w:sz w:val="22"/>
        </w:rPr>
      </w:pPr>
    </w:p>
    <w:p w14:paraId="22EE2D00" w14:textId="5A69A93A" w:rsidR="009D4859" w:rsidRDefault="009D4859" w:rsidP="00BC2B73">
      <w:pPr>
        <w:ind w:firstLine="0"/>
      </w:pPr>
    </w:p>
    <w:p w14:paraId="228E0724" w14:textId="15DE67F7" w:rsidR="009D4859" w:rsidRDefault="009D4859" w:rsidP="00BC2B73">
      <w:pPr>
        <w:ind w:firstLine="0"/>
      </w:pPr>
    </w:p>
    <w:p w14:paraId="3361AAAC" w14:textId="1432DC12" w:rsidR="009D4859" w:rsidRPr="008328CE" w:rsidRDefault="009D4859">
      <w:pPr>
        <w:spacing w:after="120"/>
        <w:ind w:left="129" w:hanging="14"/>
        <w:rPr>
          <w:sz w:val="22"/>
          <w:rPrChange w:id="1651" w:author="Sai Praneetha Bhaskaruni" w:date="2022-03-25T11:59:00Z">
            <w:rPr>
              <w:i/>
              <w:sz w:val="22"/>
            </w:rPr>
          </w:rPrChange>
        </w:rPr>
      </w:pPr>
      <w:del w:id="1652" w:author="Sai Praneetha Bhaskaruni" w:date="2022-03-25T11:59:00Z">
        <w:r w:rsidDel="00ED2450">
          <w:delText>C</w:delText>
        </w:r>
        <w:r w:rsidRPr="000F24D0" w:rsidDel="00ED2450">
          <w:rPr>
            <w:sz w:val="22"/>
          </w:rPr>
          <w:delText>ustomer</w:delText>
        </w:r>
        <w:r w:rsidDel="00ED2450">
          <w:rPr>
            <w:sz w:val="22"/>
          </w:rPr>
          <w:delText xml:space="preserve"> </w:delText>
        </w:r>
        <w:r w:rsidR="00660562" w:rsidDel="00ED2450">
          <w:rPr>
            <w:sz w:val="22"/>
          </w:rPr>
          <w:delText xml:space="preserve">is not </w:delText>
        </w:r>
        <w:r w:rsidRPr="000F24D0" w:rsidDel="00ED2450">
          <w:rPr>
            <w:sz w:val="22"/>
          </w:rPr>
          <w:delText>allowed to access this component</w:delText>
        </w:r>
        <w:r w:rsidDel="00ED2450">
          <w:rPr>
            <w:i/>
            <w:sz w:val="22"/>
          </w:rPr>
          <w:delText>.</w:delText>
        </w:r>
      </w:del>
    </w:p>
    <w:p w14:paraId="6B0B845C" w14:textId="54D58637" w:rsidR="009D4859" w:rsidRDefault="009D4859" w:rsidP="00BC2B73">
      <w:pPr>
        <w:ind w:firstLine="0"/>
      </w:pPr>
    </w:p>
    <w:p w14:paraId="3978CD3D" w14:textId="01D8C039" w:rsidR="009D4859" w:rsidRPr="00B26EF8" w:rsidRDefault="009D4859" w:rsidP="009D4859">
      <w:pPr>
        <w:spacing w:after="120"/>
        <w:ind w:left="129" w:hanging="14"/>
        <w:rPr>
          <w:sz w:val="22"/>
        </w:rPr>
      </w:pPr>
    </w:p>
    <w:p w14:paraId="068A3214" w14:textId="77777777" w:rsidR="00A0310B" w:rsidRDefault="00A0310B" w:rsidP="00BC2B73">
      <w:pPr>
        <w:ind w:firstLine="0"/>
      </w:pPr>
    </w:p>
    <w:p w14:paraId="21CCD2DC" w14:textId="18B4B909" w:rsidR="00672B7E" w:rsidRDefault="00672B7E" w:rsidP="0060199F">
      <w:pPr>
        <w:ind w:firstLine="0"/>
      </w:pPr>
    </w:p>
    <w:p w14:paraId="2429538D" w14:textId="2BBB27D4" w:rsidR="00E623C3" w:rsidRDefault="00E623C3">
      <w:pPr>
        <w:spacing w:after="0" w:line="292" w:lineRule="auto"/>
        <w:ind w:left="0" w:right="7" w:firstLine="0"/>
        <w:rPr>
          <w:b/>
          <w:i/>
        </w:rPr>
      </w:pPr>
    </w:p>
    <w:p w14:paraId="45F3BDA4" w14:textId="4831638F" w:rsidR="00A22982" w:rsidRDefault="00A22982">
      <w:pPr>
        <w:spacing w:after="0" w:line="292" w:lineRule="auto"/>
        <w:ind w:left="0" w:right="7" w:firstLine="0"/>
        <w:rPr>
          <w:b/>
          <w:i/>
        </w:rPr>
      </w:pPr>
    </w:p>
    <w:p w14:paraId="19345575" w14:textId="47645F00" w:rsidR="00A22982" w:rsidRDefault="00A22982">
      <w:pPr>
        <w:spacing w:after="0" w:line="292" w:lineRule="auto"/>
        <w:ind w:left="0" w:right="7" w:firstLine="0"/>
        <w:rPr>
          <w:b/>
          <w:i/>
        </w:rPr>
      </w:pPr>
    </w:p>
    <w:p w14:paraId="0B8CE1FE" w14:textId="5A6C3BCC" w:rsidR="009B05B1" w:rsidRDefault="009B05B1">
      <w:pPr>
        <w:spacing w:after="0" w:line="292" w:lineRule="auto"/>
        <w:ind w:left="0" w:right="7" w:firstLine="0"/>
        <w:rPr>
          <w:b/>
          <w:i/>
        </w:rPr>
      </w:pPr>
    </w:p>
    <w:p w14:paraId="053EE66B" w14:textId="39B62BBB" w:rsidR="007B0A35" w:rsidRDefault="007B0A35">
      <w:pPr>
        <w:spacing w:after="0" w:line="292" w:lineRule="auto"/>
        <w:ind w:left="0" w:right="7" w:firstLine="0"/>
        <w:rPr>
          <w:b/>
          <w:i/>
        </w:rPr>
      </w:pPr>
    </w:p>
    <w:p w14:paraId="1CB86D04" w14:textId="77777777" w:rsidR="007B0A35" w:rsidRDefault="007B0A35">
      <w:pPr>
        <w:spacing w:after="0" w:line="292" w:lineRule="auto"/>
        <w:ind w:left="0" w:right="7" w:firstLine="0"/>
        <w:rPr>
          <w:b/>
          <w:i/>
        </w:rPr>
      </w:pPr>
    </w:p>
    <w:p w14:paraId="58D37F39" w14:textId="7735633F" w:rsidR="009B05B1" w:rsidRDefault="009B05B1">
      <w:pPr>
        <w:spacing w:after="0" w:line="292" w:lineRule="auto"/>
        <w:ind w:left="0" w:right="7" w:firstLine="0"/>
        <w:rPr>
          <w:b/>
          <w:i/>
        </w:rPr>
      </w:pPr>
    </w:p>
    <w:p w14:paraId="562D611F" w14:textId="182A0B2F" w:rsidR="009B05B1" w:rsidRDefault="009B05B1">
      <w:pPr>
        <w:spacing w:after="0" w:line="292" w:lineRule="auto"/>
        <w:ind w:left="0" w:right="7" w:firstLine="0"/>
        <w:rPr>
          <w:b/>
          <w:i/>
        </w:rPr>
      </w:pPr>
    </w:p>
    <w:p w14:paraId="1FFBCC9D" w14:textId="7616F87F" w:rsidR="009B05B1" w:rsidRDefault="009B05B1">
      <w:pPr>
        <w:spacing w:after="0" w:line="292" w:lineRule="auto"/>
        <w:ind w:left="0" w:right="7" w:firstLine="0"/>
        <w:rPr>
          <w:b/>
          <w:i/>
        </w:rPr>
      </w:pPr>
    </w:p>
    <w:p w14:paraId="6A482582" w14:textId="1684CB9E" w:rsidR="009B05B1" w:rsidRDefault="009B05B1">
      <w:pPr>
        <w:spacing w:after="0" w:line="292" w:lineRule="auto"/>
        <w:ind w:left="0" w:right="7" w:firstLine="0"/>
        <w:rPr>
          <w:b/>
          <w:i/>
        </w:rPr>
      </w:pPr>
    </w:p>
    <w:p w14:paraId="7F842F28" w14:textId="6F757775" w:rsidR="009B05B1" w:rsidRDefault="009B05B1">
      <w:pPr>
        <w:spacing w:after="0" w:line="292" w:lineRule="auto"/>
        <w:ind w:left="0" w:right="7" w:firstLine="0"/>
        <w:rPr>
          <w:b/>
          <w:i/>
        </w:rPr>
      </w:pPr>
    </w:p>
    <w:p w14:paraId="0874BBEB" w14:textId="282E3EAE" w:rsidR="009B05B1" w:rsidRDefault="009B05B1">
      <w:pPr>
        <w:spacing w:after="0" w:line="292" w:lineRule="auto"/>
        <w:ind w:left="0" w:right="7" w:firstLine="0"/>
        <w:rPr>
          <w:b/>
          <w:i/>
        </w:rPr>
      </w:pPr>
    </w:p>
    <w:p w14:paraId="112758D4" w14:textId="5760A1CB" w:rsidR="009B05B1" w:rsidRDefault="009B05B1">
      <w:pPr>
        <w:spacing w:after="0" w:line="292" w:lineRule="auto"/>
        <w:ind w:left="0" w:right="7" w:firstLine="0"/>
        <w:rPr>
          <w:b/>
          <w:i/>
        </w:rPr>
      </w:pPr>
    </w:p>
    <w:p w14:paraId="312BCE93" w14:textId="6B1D6550" w:rsidR="009B05B1" w:rsidRDefault="009B05B1">
      <w:pPr>
        <w:spacing w:after="0" w:line="292" w:lineRule="auto"/>
        <w:ind w:left="0" w:right="7" w:firstLine="0"/>
        <w:rPr>
          <w:b/>
          <w:i/>
        </w:rPr>
      </w:pPr>
    </w:p>
    <w:p w14:paraId="61C4AC8A" w14:textId="0573371D" w:rsidR="009B05B1" w:rsidRDefault="009B05B1">
      <w:pPr>
        <w:spacing w:after="0" w:line="292" w:lineRule="auto"/>
        <w:ind w:left="0" w:right="7" w:firstLine="0"/>
        <w:rPr>
          <w:b/>
          <w:i/>
        </w:rPr>
      </w:pPr>
    </w:p>
    <w:p w14:paraId="30160956" w14:textId="5A55A0C0" w:rsidR="009B05B1" w:rsidRDefault="009B05B1">
      <w:pPr>
        <w:spacing w:after="0" w:line="292" w:lineRule="auto"/>
        <w:ind w:left="0" w:right="7" w:firstLine="0"/>
        <w:rPr>
          <w:b/>
          <w:i/>
        </w:rPr>
      </w:pPr>
    </w:p>
    <w:p w14:paraId="2204D638" w14:textId="50B9258B" w:rsidR="009B05B1" w:rsidRDefault="009B05B1">
      <w:pPr>
        <w:spacing w:after="0" w:line="292" w:lineRule="auto"/>
        <w:ind w:left="0" w:right="7" w:firstLine="0"/>
        <w:rPr>
          <w:b/>
          <w:i/>
        </w:rPr>
      </w:pPr>
    </w:p>
    <w:p w14:paraId="69E21CA3" w14:textId="66C8B710" w:rsidR="009B05B1" w:rsidRDefault="009B05B1">
      <w:pPr>
        <w:spacing w:after="0" w:line="292" w:lineRule="auto"/>
        <w:ind w:left="0" w:right="7" w:firstLine="0"/>
        <w:rPr>
          <w:b/>
          <w:i/>
        </w:rPr>
      </w:pPr>
    </w:p>
    <w:p w14:paraId="3D23D1F4" w14:textId="6D3FAD83" w:rsidR="009B05B1" w:rsidRDefault="009B05B1">
      <w:pPr>
        <w:spacing w:after="0" w:line="292" w:lineRule="auto"/>
        <w:ind w:left="0" w:right="7" w:firstLine="0"/>
        <w:rPr>
          <w:b/>
          <w:i/>
        </w:rPr>
      </w:pPr>
    </w:p>
    <w:p w14:paraId="3EF06297" w14:textId="641E4C28" w:rsidR="009B05B1" w:rsidRDefault="009B05B1">
      <w:pPr>
        <w:spacing w:after="0" w:line="292" w:lineRule="auto"/>
        <w:ind w:left="0" w:right="7" w:firstLine="0"/>
        <w:rPr>
          <w:b/>
          <w:i/>
        </w:rPr>
      </w:pPr>
    </w:p>
    <w:p w14:paraId="795C8FAE" w14:textId="558BB68F" w:rsidR="009B05B1" w:rsidRDefault="009B05B1">
      <w:pPr>
        <w:spacing w:after="0" w:line="292" w:lineRule="auto"/>
        <w:ind w:left="0" w:right="7" w:firstLine="0"/>
        <w:rPr>
          <w:b/>
          <w:i/>
        </w:rPr>
      </w:pPr>
    </w:p>
    <w:p w14:paraId="6BE75C92" w14:textId="64CBB3B9" w:rsidR="009B05B1" w:rsidRDefault="009B05B1">
      <w:pPr>
        <w:spacing w:after="0" w:line="292" w:lineRule="auto"/>
        <w:ind w:left="0" w:right="7" w:firstLine="0"/>
        <w:rPr>
          <w:b/>
          <w:i/>
        </w:rPr>
      </w:pPr>
    </w:p>
    <w:p w14:paraId="75BAA8D7" w14:textId="0CEAC3C6" w:rsidR="009B05B1" w:rsidRDefault="009B05B1">
      <w:pPr>
        <w:spacing w:after="0" w:line="292" w:lineRule="auto"/>
        <w:ind w:left="0" w:right="7" w:firstLine="0"/>
        <w:rPr>
          <w:b/>
          <w:i/>
        </w:rPr>
      </w:pPr>
    </w:p>
    <w:p w14:paraId="256530A3" w14:textId="16CD9DF0" w:rsidR="007B0A35" w:rsidRDefault="007B0A35">
      <w:pPr>
        <w:spacing w:after="0" w:line="292" w:lineRule="auto"/>
        <w:ind w:left="0" w:right="7" w:firstLine="0"/>
        <w:rPr>
          <w:b/>
          <w:i/>
        </w:rPr>
      </w:pPr>
    </w:p>
    <w:p w14:paraId="6930C019" w14:textId="30506F9E" w:rsidR="007B0A35" w:rsidRDefault="007B0A35">
      <w:pPr>
        <w:spacing w:after="0" w:line="292" w:lineRule="auto"/>
        <w:ind w:left="0" w:right="7" w:firstLine="0"/>
        <w:rPr>
          <w:b/>
          <w:i/>
        </w:rPr>
      </w:pPr>
    </w:p>
    <w:p w14:paraId="18D6CE1A" w14:textId="77777777" w:rsidR="007B0A35" w:rsidRDefault="007B0A35">
      <w:pPr>
        <w:spacing w:after="0" w:line="292" w:lineRule="auto"/>
        <w:ind w:left="0" w:right="7" w:firstLine="0"/>
        <w:rPr>
          <w:b/>
          <w:i/>
        </w:rPr>
      </w:pPr>
    </w:p>
    <w:p w14:paraId="066BC210" w14:textId="099B89A8" w:rsidR="009B05B1" w:rsidRDefault="009B05B1">
      <w:pPr>
        <w:spacing w:after="0" w:line="292" w:lineRule="auto"/>
        <w:ind w:left="0" w:right="7" w:firstLine="0"/>
        <w:rPr>
          <w:b/>
          <w:i/>
        </w:rPr>
      </w:pPr>
    </w:p>
    <w:p w14:paraId="2EFC9865" w14:textId="3BF6035C" w:rsidR="009B05B1" w:rsidRDefault="009B05B1">
      <w:pPr>
        <w:spacing w:after="0" w:line="292" w:lineRule="auto"/>
        <w:ind w:left="0" w:right="7" w:firstLine="0"/>
        <w:rPr>
          <w:b/>
          <w:i/>
        </w:rPr>
      </w:pPr>
    </w:p>
    <w:p w14:paraId="67EBABF3" w14:textId="3F6D4650" w:rsidR="009B05B1" w:rsidRDefault="009B05B1">
      <w:pPr>
        <w:spacing w:after="0" w:line="292" w:lineRule="auto"/>
        <w:ind w:left="0" w:right="7" w:firstLine="0"/>
        <w:rPr>
          <w:b/>
          <w:i/>
        </w:rPr>
      </w:pPr>
    </w:p>
    <w:p w14:paraId="5E2F4619" w14:textId="77777777" w:rsidR="009B05B1" w:rsidRDefault="009B05B1">
      <w:pPr>
        <w:spacing w:after="0" w:line="292" w:lineRule="auto"/>
        <w:ind w:left="0" w:right="7" w:firstLine="0"/>
        <w:rPr>
          <w:b/>
          <w:i/>
        </w:rPr>
      </w:pPr>
    </w:p>
    <w:p w14:paraId="4D62A0FD" w14:textId="77777777" w:rsidR="00A22982" w:rsidRDefault="00A22982">
      <w:pPr>
        <w:spacing w:after="0" w:line="292" w:lineRule="auto"/>
        <w:ind w:left="0" w:right="7" w:firstLine="0"/>
        <w:rPr>
          <w:b/>
          <w:i/>
        </w:rPr>
      </w:pPr>
    </w:p>
    <w:p w14:paraId="3CF05CE0" w14:textId="2B463A92" w:rsidR="00B11510" w:rsidRPr="001A3A39" w:rsidRDefault="00446FC2">
      <w:pPr>
        <w:spacing w:after="0" w:line="292" w:lineRule="auto"/>
        <w:ind w:left="0" w:right="7" w:firstLine="0"/>
        <w:rPr>
          <w:strike/>
        </w:rPr>
      </w:pPr>
      <w:r w:rsidRPr="001A3A39">
        <w:rPr>
          <w:rFonts w:eastAsia="Calibri"/>
          <w:strike/>
          <w:noProof/>
          <w:color w:val="000000"/>
          <w:sz w:val="22"/>
        </w:rPr>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7"/>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7B0A35" w:rsidRDefault="007B0A35">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7B0A35" w:rsidRDefault="007B0A35">
                              <w:pPr>
                                <w:spacing w:after="160" w:line="259" w:lineRule="auto"/>
                                <w:ind w:left="0" w:firstLine="0"/>
                                <w:jc w:val="left"/>
                              </w:pPr>
                              <w:r>
                                <w:t>Vatika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7B0A35" w:rsidRDefault="007B0A35">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7B0A35" w:rsidRDefault="007B0A35">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7B0A35" w:rsidRDefault="007B0A35">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7B0A35" w:rsidRDefault="007B0A35">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7B0A35" w:rsidRDefault="007B0A35">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7B0A35" w:rsidRDefault="007B0A35">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7B0A35" w:rsidRDefault="007B0A35">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28"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">
                <v:shape id="Picture 16913" o:spid="_x0000_s1029"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8" o:title=""/>
                </v:shape>
                <v:rect id="Rectangle 1043" o:spid="_x0000_s1030"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7B0A35" w:rsidRDefault="007B0A35">
                        <w:pPr>
                          <w:spacing w:after="160" w:line="259" w:lineRule="auto"/>
                          <w:ind w:left="0" w:firstLine="0"/>
                          <w:jc w:val="left"/>
                        </w:pPr>
                        <w:r>
                          <w:rPr>
                            <w:b/>
                          </w:rPr>
                          <w:t>Stryker Global Technology Center Private Limited</w:t>
                        </w:r>
                      </w:p>
                    </w:txbxContent>
                  </v:textbox>
                </v:rect>
                <v:rect id="Rectangle 1044" o:spid="_x0000_s1031"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7B0A35" w:rsidRDefault="007B0A35">
                        <w:pPr>
                          <w:spacing w:after="160" w:line="259" w:lineRule="auto"/>
                          <w:ind w:left="0" w:firstLine="0"/>
                          <w:jc w:val="left"/>
                        </w:pPr>
                        <w:r>
                          <w:t>Vatika Business Park, 10th Floor</w:t>
                        </w:r>
                      </w:p>
                    </w:txbxContent>
                  </v:textbox>
                </v:rect>
                <v:rect id="Rectangle 1045" o:spid="_x0000_s1032"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7B0A35" w:rsidRDefault="007B0A35">
                        <w:pPr>
                          <w:spacing w:after="160" w:line="259" w:lineRule="auto"/>
                          <w:ind w:left="0" w:firstLine="0"/>
                          <w:jc w:val="left"/>
                        </w:pPr>
                        <w:r>
                          <w:t>Block 2, Sector-49</w:t>
                        </w:r>
                      </w:p>
                    </w:txbxContent>
                  </v:textbox>
                </v:rect>
                <v:rect id="Rectangle 1046" o:spid="_x0000_s1033"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7B0A35" w:rsidRDefault="007B0A35">
                        <w:pPr>
                          <w:spacing w:after="160" w:line="259" w:lineRule="auto"/>
                          <w:ind w:left="0" w:firstLine="0"/>
                          <w:jc w:val="left"/>
                        </w:pPr>
                        <w:r>
                          <w:t>Sohna Road</w:t>
                        </w:r>
                      </w:p>
                    </w:txbxContent>
                  </v:textbox>
                </v:rect>
                <v:rect id="Rectangle 1047" o:spid="_x0000_s1034"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7B0A35" w:rsidRDefault="007B0A35">
                        <w:pPr>
                          <w:spacing w:after="160" w:line="259" w:lineRule="auto"/>
                          <w:ind w:left="0" w:firstLine="0"/>
                          <w:jc w:val="left"/>
                        </w:pPr>
                        <w:r>
                          <w:t>Gurgaon 122002</w:t>
                        </w:r>
                      </w:p>
                    </w:txbxContent>
                  </v:textbox>
                </v:rect>
                <v:rect id="Rectangle 1048" o:spid="_x0000_s1035"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7B0A35" w:rsidRDefault="007B0A35">
                        <w:pPr>
                          <w:spacing w:after="160" w:line="259" w:lineRule="auto"/>
                          <w:ind w:left="0" w:firstLine="0"/>
                          <w:jc w:val="left"/>
                        </w:pPr>
                        <w:r>
                          <w:t>Haryana</w:t>
                        </w:r>
                      </w:p>
                    </w:txbxContent>
                  </v:textbox>
                </v:rect>
                <v:rect id="Rectangle 1049" o:spid="_x0000_s1036"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7B0A35" w:rsidRDefault="007B0A35">
                        <w:pPr>
                          <w:spacing w:after="160" w:line="259" w:lineRule="auto"/>
                          <w:ind w:left="0" w:firstLine="0"/>
                          <w:jc w:val="left"/>
                        </w:pPr>
                        <w:r>
                          <w:t>India</w:t>
                        </w:r>
                      </w:p>
                    </w:txbxContent>
                  </v:textbox>
                </v:rect>
                <v:rect id="Rectangle 1050" o:spid="_x0000_s1037"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7B0A35" w:rsidRDefault="007B0A35">
                        <w:pPr>
                          <w:spacing w:after="160" w:line="259" w:lineRule="auto"/>
                          <w:ind w:left="0" w:firstLine="0"/>
                          <w:jc w:val="left"/>
                        </w:pPr>
                        <w:r>
                          <w:t>www.stryker.com</w:t>
                        </w:r>
                      </w:p>
                    </w:txbxContent>
                  </v:textbox>
                </v:rect>
                <v:shape id="Shape 1051" o:spid="_x0000_s1038"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39"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7B0A35" w:rsidRDefault="007B0A35">
                        <w:pPr>
                          <w:spacing w:after="160" w:line="259" w:lineRule="auto"/>
                          <w:ind w:left="0" w:firstLine="0"/>
                          <w:jc w:val="left"/>
                        </w:pPr>
                        <w:r>
                          <w:rPr>
                            <w:i/>
                          </w:rPr>
                          <w:t>Copyright © 2022 Stryker</w:t>
                        </w:r>
                      </w:p>
                    </w:txbxContent>
                  </v:textbox>
                </v:rect>
                <w10:wrap type="topAndBottom" anchorx="page" anchory="page"/>
              </v:group>
            </w:pict>
          </mc:Fallback>
        </mc:AlternateContent>
      </w:r>
      <w:r w:rsidRPr="001A3A39">
        <w:rPr>
          <w:b/>
          <w:i/>
          <w:strike/>
        </w:rPr>
        <w:t xml:space="preserve">Stryker Corporation or its divisions or other corporate affiliated entities own, </w:t>
      </w:r>
      <w:proofErr w:type="gramStart"/>
      <w:r w:rsidRPr="001A3A39">
        <w:rPr>
          <w:b/>
          <w:i/>
          <w:strike/>
        </w:rPr>
        <w:t>use</w:t>
      </w:r>
      <w:proofErr w:type="gramEnd"/>
      <w:r w:rsidRPr="001A3A39">
        <w:rPr>
          <w:b/>
          <w:i/>
          <w:strike/>
        </w:rPr>
        <w:t xml:space="preserve"> or have applied for the following trademarks or service marks: </w:t>
      </w:r>
      <w:r w:rsidR="00057E9B" w:rsidRPr="001A3A39">
        <w:rPr>
          <w:b/>
          <w:i/>
          <w:strike/>
        </w:rPr>
        <w:t>SmartMedic</w:t>
      </w:r>
      <w:r w:rsidR="000F2BAB" w:rsidRPr="001A3A39">
        <w:rPr>
          <w:b/>
          <w:i/>
          <w:strike/>
        </w:rPr>
        <w:t xml:space="preserve"> Solution</w:t>
      </w:r>
      <w:r w:rsidRPr="001A3A39">
        <w:rPr>
          <w:b/>
          <w:i/>
          <w:strike/>
        </w:rPr>
        <w:t xml:space="preserve">. All other trademarks are trademarks of their respective owners or </w:t>
      </w:r>
      <w:commentRangeStart w:id="1653"/>
      <w:r w:rsidRPr="001A3A39">
        <w:rPr>
          <w:b/>
          <w:i/>
          <w:strike/>
        </w:rPr>
        <w:t>holders</w:t>
      </w:r>
      <w:commentRangeEnd w:id="1653"/>
      <w:r w:rsidR="00E61800" w:rsidRPr="001A3A39">
        <w:rPr>
          <w:rStyle w:val="CommentReference"/>
          <w:strike/>
        </w:rPr>
        <w:commentReference w:id="1653"/>
      </w:r>
      <w:r w:rsidRPr="001A3A39">
        <w:rPr>
          <w:b/>
          <w:i/>
          <w:strike/>
        </w:rPr>
        <w:t>.</w:t>
      </w:r>
    </w:p>
    <w:sectPr w:rsidR="00B11510" w:rsidRPr="001A3A39" w:rsidSect="00713AD1">
      <w:headerReference w:type="default" r:id="rId29"/>
      <w:footerReference w:type="even" r:id="rId30"/>
      <w:footerReference w:type="default" r:id="rId31"/>
      <w:footerReference w:type="first" r:id="rId32"/>
      <w:pgSz w:w="12240" w:h="15840"/>
      <w:pgMar w:top="833" w:right="824" w:bottom="792" w:left="831" w:header="720" w:footer="4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2" w:author="T Londhe, Vinod (Contractor)" w:date="2022-07-09T13:25:00Z" w:initials="TLV(">
    <w:p w14:paraId="74D89077" w14:textId="77777777" w:rsidR="006249E5" w:rsidRDefault="006249E5">
      <w:pPr>
        <w:pStyle w:val="CommentText"/>
      </w:pPr>
      <w:r>
        <w:rPr>
          <w:rStyle w:val="CommentReference"/>
        </w:rPr>
        <w:annotationRef/>
      </w:r>
      <w:r>
        <w:t>Remove TM Symbol</w:t>
      </w:r>
      <w:r w:rsidR="00B97846">
        <w:t xml:space="preserve"> </w:t>
      </w:r>
    </w:p>
    <w:p w14:paraId="3FE995EA" w14:textId="0E94BC53" w:rsidR="00B97846" w:rsidRDefault="00B97846">
      <w:pPr>
        <w:pStyle w:val="CommentText"/>
      </w:pPr>
      <w:r>
        <w:t xml:space="preserve">Remove TM symbol from Struker logo- Use below logo </w:t>
      </w:r>
      <w:r w:rsidR="004A540C">
        <w:t xml:space="preserve">– Added Stryer Logo on top side RHS corner in header to print in all pages. </w:t>
      </w:r>
    </w:p>
    <w:p w14:paraId="636CD517" w14:textId="77777777" w:rsidR="00560731" w:rsidRDefault="00560731">
      <w:pPr>
        <w:pStyle w:val="CommentText"/>
      </w:pPr>
    </w:p>
    <w:p w14:paraId="709B41BC" w14:textId="3D0728BA" w:rsidR="00560731" w:rsidRDefault="00560731">
      <w:pPr>
        <w:pStyle w:val="CommentText"/>
      </w:pPr>
      <w:r>
        <w:rPr>
          <w:noProof/>
        </w:rPr>
        <w:drawing>
          <wp:inline distT="0" distB="0" distL="0" distR="0" wp14:anchorId="56B244A1" wp14:editId="0FFFC542">
            <wp:extent cx="1466557" cy="36576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comment>
  <w:comment w:id="180" w:author="Sai Praneetha Bhaskaruni" w:date="2022-07-14T11:08:00Z" w:initials="SPB">
    <w:p w14:paraId="166D8C1B" w14:textId="158FEDCB" w:rsidR="00B50F5C" w:rsidRDefault="00B50F5C" w:rsidP="00B50F5C">
      <w:pPr>
        <w:pStyle w:val="CommentText"/>
        <w:ind w:left="0" w:firstLine="0"/>
      </w:pPr>
      <w:r>
        <w:rPr>
          <w:rStyle w:val="CommentReference"/>
        </w:rPr>
        <w:annotationRef/>
      </w:r>
      <w:r>
        <w:rPr>
          <w:rStyle w:val="CommentReference"/>
        </w:rPr>
        <w:annotationRef/>
      </w:r>
      <w:r>
        <w:t>Referring to EU. Correct or not?</w:t>
      </w:r>
    </w:p>
  </w:comment>
  <w:comment w:id="216" w:author="T Londhe, Vinod (Contractor)" w:date="2022-07-09T13:34:00Z" w:initials="TLV(">
    <w:p w14:paraId="5A5B35EA" w14:textId="77777777" w:rsidR="000B7BFF" w:rsidRDefault="000B7BFF">
      <w:pPr>
        <w:pStyle w:val="CommentText"/>
      </w:pPr>
      <w:r>
        <w:rPr>
          <w:rStyle w:val="CommentReference"/>
        </w:rPr>
        <w:annotationRef/>
      </w:r>
      <w:r>
        <w:t>Please add below details as per Product Label</w:t>
      </w:r>
    </w:p>
    <w:p w14:paraId="3A74B4C0" w14:textId="77777777" w:rsidR="000B7BFF" w:rsidRDefault="000B7BFF">
      <w:pPr>
        <w:pStyle w:val="CommentText"/>
      </w:pPr>
    </w:p>
    <w:p w14:paraId="34C3C377" w14:textId="77777777" w:rsidR="000B7BFF" w:rsidRDefault="000B7BFF" w:rsidP="000B7BFF">
      <w:pPr>
        <w:spacing w:after="0"/>
        <w:ind w:firstLine="720"/>
        <w:rPr>
          <w:rFonts w:asciiTheme="minorHAnsi" w:eastAsia="MHei" w:hAnsiTheme="minorHAnsi" w:cstheme="minorHAnsi"/>
          <w:color w:val="FFFFFF" w:themeColor="background1"/>
        </w:rPr>
      </w:pPr>
      <w:r>
        <w:rPr>
          <w:rFonts w:eastAsia="MHei" w:cstheme="minorHAnsi"/>
          <w:color w:val="FFFFFF" w:themeColor="background1"/>
        </w:rPr>
        <w:t>Stryker Global Technology Center Pvt Ltd,</w:t>
      </w:r>
    </w:p>
    <w:p w14:paraId="552E8385"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Vatika Business Park, 10</w:t>
      </w:r>
      <w:r>
        <w:rPr>
          <w:rFonts w:eastAsia="MHei" w:cstheme="minorHAnsi"/>
          <w:color w:val="FFFFFF" w:themeColor="background1"/>
          <w:vertAlign w:val="superscript"/>
        </w:rPr>
        <w:t>th</w:t>
      </w:r>
      <w:r>
        <w:rPr>
          <w:rFonts w:eastAsia="MHei" w:cstheme="minorHAnsi"/>
          <w:color w:val="FFFFFF" w:themeColor="background1"/>
        </w:rPr>
        <w:t xml:space="preserve"> Floor, Block two,</w:t>
      </w:r>
    </w:p>
    <w:p w14:paraId="7478769B"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Sohna-Gurgaon Rd, Sector 49, Gurugram</w:t>
      </w:r>
    </w:p>
    <w:p w14:paraId="4C6B0AB9"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Haryana 122002, India</w:t>
      </w:r>
    </w:p>
    <w:p w14:paraId="33C021F4" w14:textId="3D4FD394" w:rsidR="000B7BFF" w:rsidRDefault="000B7BFF">
      <w:pPr>
        <w:pStyle w:val="CommentText"/>
      </w:pPr>
    </w:p>
  </w:comment>
  <w:comment w:id="242" w:author="T Londhe, Vinod (Contractor)" w:date="2022-07-09T13:40:00Z" w:initials="TLV(">
    <w:p w14:paraId="58CB3976" w14:textId="3E323AD9" w:rsidR="00F855A6" w:rsidRDefault="00F855A6">
      <w:pPr>
        <w:pStyle w:val="CommentText"/>
      </w:pPr>
      <w:r>
        <w:rPr>
          <w:rStyle w:val="CommentReference"/>
        </w:rPr>
        <w:annotationRef/>
      </w:r>
      <w:r>
        <w:t xml:space="preserve">Do not use Vital data in document. Description added as per SmartMedic other documents. Remove strikethrough </w:t>
      </w:r>
    </w:p>
  </w:comment>
  <w:comment w:id="306" w:author="Sai Praneetha Bhaskaruni" w:date="2022-07-08T14:09:00Z" w:initials="SPB">
    <w:p w14:paraId="4E0704BA" w14:textId="1E56F837" w:rsidR="00167413" w:rsidRDefault="00167413">
      <w:pPr>
        <w:pStyle w:val="CommentText"/>
      </w:pPr>
      <w:r>
        <w:rPr>
          <w:rStyle w:val="CommentReference"/>
        </w:rPr>
        <w:annotationRef/>
      </w:r>
      <w:r>
        <w:t>Info needed from Vinod</w:t>
      </w:r>
    </w:p>
  </w:comment>
  <w:comment w:id="307" w:author="T Londhe, Vinod (Contractor)" w:date="2022-07-09T13:32:00Z" w:initials="TLV(">
    <w:p w14:paraId="3315F6F7" w14:textId="6DBC8C46" w:rsidR="00C42663" w:rsidRDefault="00C42663">
      <w:pPr>
        <w:pStyle w:val="CommentText"/>
      </w:pPr>
      <w:r>
        <w:rPr>
          <w:rStyle w:val="CommentReference"/>
        </w:rPr>
        <w:annotationRef/>
      </w:r>
      <w:r>
        <w:t xml:space="preserve">Updated remove the strikethrough information </w:t>
      </w:r>
    </w:p>
  </w:comment>
  <w:comment w:id="403" w:author="T Londhe, Vinod (Contractor)" w:date="2022-07-09T13:41:00Z" w:initials="TLV(">
    <w:p w14:paraId="0E846F41" w14:textId="797DD381" w:rsidR="00F855A6" w:rsidRDefault="00F855A6">
      <w:pPr>
        <w:pStyle w:val="CommentText"/>
      </w:pPr>
      <w:r>
        <w:rPr>
          <w:rStyle w:val="CommentReference"/>
        </w:rPr>
        <w:annotationRef/>
      </w:r>
      <w:r>
        <w:t>Reove device word</w:t>
      </w:r>
    </w:p>
  </w:comment>
  <w:comment w:id="457" w:author="T Londhe, Vinod (Contractor)" w:date="2022-07-09T13:43:00Z" w:initials="TLV(">
    <w:p w14:paraId="582C6578" w14:textId="5E4684A2" w:rsidR="002D4CA4" w:rsidRDefault="002D4CA4">
      <w:pPr>
        <w:pStyle w:val="CommentText"/>
      </w:pPr>
      <w:r>
        <w:rPr>
          <w:rStyle w:val="CommentReference"/>
        </w:rPr>
        <w:annotationRef/>
      </w:r>
      <w:r>
        <w:t>Updated as per IFU, Remove strikethrough info</w:t>
      </w:r>
    </w:p>
  </w:comment>
  <w:comment w:id="753" w:author="T Londhe, Vinod (Contractor)" w:date="2022-07-09T13:50:00Z" w:initials="TLV(">
    <w:p w14:paraId="6A4A63FE" w14:textId="6E3D95AE" w:rsidR="00E35E69" w:rsidRDefault="00E35E69">
      <w:pPr>
        <w:pStyle w:val="CommentText"/>
      </w:pPr>
      <w:r>
        <w:rPr>
          <w:rStyle w:val="CommentReference"/>
        </w:rPr>
        <w:annotationRef/>
      </w:r>
      <w:r>
        <w:t>Remove Vital data and revisit to update</w:t>
      </w:r>
      <w:r w:rsidR="00745B52">
        <w:t xml:space="preserve"> whole section 3.6</w:t>
      </w:r>
    </w:p>
  </w:comment>
  <w:comment w:id="1653" w:author="T Londhe, Vinod (Contractor)" w:date="2022-07-09T13:55:00Z" w:initials="TLV(">
    <w:p w14:paraId="74FC8924" w14:textId="00548E11" w:rsidR="00E61800" w:rsidRDefault="00E61800">
      <w:pPr>
        <w:pStyle w:val="CommentText"/>
      </w:pPr>
      <w:r>
        <w:rPr>
          <w:rStyle w:val="CommentReference"/>
        </w:rPr>
        <w:annotationRef/>
      </w:r>
      <w:r>
        <w:t>Check if we need to add all address similar to IFU- Refer below Snap</w:t>
      </w:r>
    </w:p>
    <w:p w14:paraId="46DAD3EE" w14:textId="1B688C46" w:rsidR="00E61800" w:rsidRDefault="00E61800">
      <w:pPr>
        <w:pStyle w:val="CommentText"/>
      </w:pPr>
    </w:p>
    <w:p w14:paraId="14DA15FA" w14:textId="7D781CD1" w:rsidR="00E61800" w:rsidRDefault="00E61800">
      <w:pPr>
        <w:pStyle w:val="CommentText"/>
      </w:pPr>
      <w:r>
        <w:t>Check if Copyright can be used- TBC with Sreejith</w:t>
      </w:r>
    </w:p>
    <w:p w14:paraId="37ABD35F" w14:textId="77777777" w:rsidR="00E61800" w:rsidRDefault="00E61800">
      <w:pPr>
        <w:pStyle w:val="CommentText"/>
      </w:pPr>
    </w:p>
    <w:p w14:paraId="65BBB2B6" w14:textId="47F0E571" w:rsidR="00E61800" w:rsidRDefault="00E61800">
      <w:pPr>
        <w:pStyle w:val="CommentText"/>
      </w:pPr>
      <w:r>
        <w:rPr>
          <w:noProof/>
        </w:rPr>
        <w:drawing>
          <wp:inline distT="0" distB="0" distL="0" distR="0" wp14:anchorId="7F9EED86" wp14:editId="6EF5CD95">
            <wp:extent cx="6721475" cy="36626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721475" cy="366268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9B41BC" w15:done="0"/>
  <w15:commentEx w15:paraId="166D8C1B" w15:done="0"/>
  <w15:commentEx w15:paraId="33C021F4" w15:done="0"/>
  <w15:commentEx w15:paraId="58CB3976" w15:done="0"/>
  <w15:commentEx w15:paraId="4E0704BA" w15:done="0"/>
  <w15:commentEx w15:paraId="3315F6F7" w15:paraIdParent="4E0704BA" w15:done="0"/>
  <w15:commentEx w15:paraId="0E846F41" w15:done="0"/>
  <w15:commentEx w15:paraId="582C6578" w15:done="0"/>
  <w15:commentEx w15:paraId="6A4A63FE" w15:done="0"/>
  <w15:commentEx w15:paraId="65BBB2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4004E" w16cex:dateUtc="2022-07-09T07:55:00Z"/>
  <w16cex:commentExtensible w16cex:durableId="267A77A1" w16cex:dateUtc="2022-07-14T05:38:00Z"/>
  <w16cex:commentExtensible w16cex:durableId="26740250" w16cex:dateUtc="2022-07-09T08:04:00Z"/>
  <w16cex:commentExtensible w16cex:durableId="267403CC" w16cex:dateUtc="2022-07-09T08:10:00Z"/>
  <w16cex:commentExtensible w16cex:durableId="267401FB" w16cex:dateUtc="2022-07-09T08:02:00Z"/>
  <w16cex:commentExtensible w16cex:durableId="2674040F" w16cex:dateUtc="2022-07-09T08:11:00Z"/>
  <w16cex:commentExtensible w16cex:durableId="2674047F" w16cex:dateUtc="2022-07-09T08:13:00Z"/>
  <w16cex:commentExtensible w16cex:durableId="2674061D" w16cex:dateUtc="2022-07-09T08:20:00Z"/>
  <w16cex:commentExtensible w16cex:durableId="2674075F" w16cex:dateUtc="2022-07-09T0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9B41BC" w16cid:durableId="2674004E"/>
  <w16cid:commentId w16cid:paraId="166D8C1B" w16cid:durableId="267A77A1"/>
  <w16cid:commentId w16cid:paraId="33C021F4" w16cid:durableId="26740250"/>
  <w16cid:commentId w16cid:paraId="58CB3976" w16cid:durableId="267403CC"/>
  <w16cid:commentId w16cid:paraId="4E0704BA" w16cid:durableId="2674002B"/>
  <w16cid:commentId w16cid:paraId="3315F6F7" w16cid:durableId="267401FB"/>
  <w16cid:commentId w16cid:paraId="0E846F41" w16cid:durableId="2674040F"/>
  <w16cid:commentId w16cid:paraId="582C6578" w16cid:durableId="2674047F"/>
  <w16cid:commentId w16cid:paraId="6A4A63FE" w16cid:durableId="2674061D"/>
  <w16cid:commentId w16cid:paraId="65BBB2B6" w16cid:durableId="267407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39F22" w14:textId="77777777" w:rsidR="00E2067F" w:rsidRDefault="00E2067F">
      <w:pPr>
        <w:spacing w:after="0" w:line="240" w:lineRule="auto"/>
      </w:pPr>
      <w:r>
        <w:separator/>
      </w:r>
    </w:p>
  </w:endnote>
  <w:endnote w:type="continuationSeparator" w:id="0">
    <w:p w14:paraId="4C0DBCE5" w14:textId="77777777" w:rsidR="00E2067F" w:rsidRDefault="00E20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umanist Slabserif 712 Std Roma">
    <w:altName w:val="Times New Roman"/>
    <w:charset w:val="00"/>
    <w:family w:val="roman"/>
    <w:pitch w:val="variable"/>
  </w:font>
  <w:font w:name="Arial Narrow">
    <w:panose1 w:val="020B0606020202030204"/>
    <w:charset w:val="00"/>
    <w:family w:val="swiss"/>
    <w:pitch w:val="variable"/>
    <w:sig w:usb0="00000287" w:usb1="00000800" w:usb2="00000000" w:usb3="00000000" w:csb0="0000009F" w:csb1="00000000"/>
  </w:font>
  <w:font w:name="HP Simplified Light">
    <w:altName w:val="Calibri"/>
    <w:charset w:val="00"/>
    <w:family w:val="swiss"/>
    <w:pitch w:val="variable"/>
    <w:sig w:usb0="A00000AF" w:usb1="5000205B" w:usb2="00000000" w:usb3="00000000" w:csb0="00000093" w:csb1="00000000"/>
  </w:font>
  <w:font w:name="Roboto">
    <w:charset w:val="00"/>
    <w:family w:val="auto"/>
    <w:pitch w:val="variable"/>
    <w:sig w:usb0="E00002FF" w:usb1="5000205B" w:usb2="00000020" w:usb3="00000000" w:csb0="0000019F" w:csb1="00000000"/>
  </w:font>
  <w:font w:name="MHei">
    <w:altName w:val="Arial Unicode MS"/>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656" w:author="T Londhe, Vinod (Contractor)" w:date="2022-07-09T13:30:00Z"/>
  <w:sdt>
    <w:sdtPr>
      <w:id w:val="-1654904649"/>
      <w:docPartObj>
        <w:docPartGallery w:val="Page Numbers (Bottom of Page)"/>
        <w:docPartUnique/>
      </w:docPartObj>
    </w:sdtPr>
    <w:sdtEndPr/>
    <w:sdtContent>
      <w:customXmlInsRangeEnd w:id="1656"/>
      <w:customXmlInsRangeStart w:id="1657" w:author="T Londhe, Vinod (Contractor)" w:date="2022-07-09T13:30:00Z"/>
      <w:sdt>
        <w:sdtPr>
          <w:id w:val="-1769616900"/>
          <w:docPartObj>
            <w:docPartGallery w:val="Page Numbers (Top of Page)"/>
            <w:docPartUnique/>
          </w:docPartObj>
        </w:sdtPr>
        <w:sdtEndPr/>
        <w:sdtContent>
          <w:customXmlInsRangeEnd w:id="1657"/>
          <w:p w14:paraId="300D5B91" w14:textId="77777777" w:rsidR="00690C44" w:rsidRDefault="00690C44">
            <w:pPr>
              <w:pStyle w:val="Footer"/>
              <w:jc w:val="right"/>
              <w:rPr>
                <w:ins w:id="1658" w:author="T Londhe, Vinod (Contractor)" w:date="2022-07-09T13:30:00Z"/>
              </w:rPr>
            </w:pPr>
            <w:ins w:id="1659" w:author="T Londhe, Vinod (Contractor)" w:date="2022-07-09T13:30:00Z">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ins>
          </w:p>
          <w:customXmlInsRangeStart w:id="1660" w:author="T Londhe, Vinod (Contractor)" w:date="2022-07-09T13:30:00Z"/>
        </w:sdtContent>
      </w:sdt>
      <w:customXmlInsRangeEnd w:id="1660"/>
      <w:customXmlInsRangeStart w:id="1661" w:author="T Londhe, Vinod (Contractor)" w:date="2022-07-09T13:30:00Z"/>
    </w:sdtContent>
  </w:sdt>
  <w:customXmlInsRangeEnd w:id="1661"/>
  <w:p w14:paraId="44417E11" w14:textId="1423B721" w:rsidR="00560731" w:rsidRDefault="00560731">
    <w:pPr>
      <w:spacing w:after="0" w:line="259" w:lineRule="auto"/>
      <w:ind w:left="0" w:right="439" w:firstLine="0"/>
      <w:jc w:val="left"/>
      <w:pPrChange w:id="1662" w:author="T Londhe, Vinod (Contractor)" w:date="2022-07-09T13:58:00Z">
        <w:pPr>
          <w:spacing w:after="0" w:line="259" w:lineRule="auto"/>
          <w:ind w:left="0" w:right="439" w:firstLine="0"/>
          <w:jc w:val="center"/>
        </w:pPr>
      </w:pPrChange>
    </w:pPr>
    <w:ins w:id="1663" w:author="T Londhe, Vinod (Contractor)" w:date="2022-07-09T13:58:00Z">
      <w:r>
        <w:t xml:space="preserve">Document Number D0010200115 Rev 00 </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1653B" w14:textId="77777777" w:rsidR="00E2067F" w:rsidRDefault="00E2067F">
      <w:pPr>
        <w:spacing w:after="0" w:line="240" w:lineRule="auto"/>
      </w:pPr>
      <w:r>
        <w:separator/>
      </w:r>
    </w:p>
  </w:footnote>
  <w:footnote w:type="continuationSeparator" w:id="0">
    <w:p w14:paraId="49042547" w14:textId="77777777" w:rsidR="00E2067F" w:rsidRDefault="00E206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CE804" w14:textId="3010DBAA" w:rsidR="004A540C" w:rsidRDefault="004A540C">
    <w:pPr>
      <w:pStyle w:val="Header"/>
      <w:jc w:val="right"/>
      <w:pPrChange w:id="1654" w:author="T Londhe, Vinod (Contractor)" w:date="2022-07-09T14:00:00Z">
        <w:pPr>
          <w:pStyle w:val="Header"/>
        </w:pPr>
      </w:pPrChange>
    </w:pPr>
    <w:ins w:id="1655" w:author="T Londhe, Vinod (Contractor)" w:date="2022-07-09T14:00:00Z">
      <w:r>
        <w:rPr>
          <w:noProof/>
        </w:rPr>
        <w:drawing>
          <wp:inline distT="0" distB="0" distL="0" distR="0" wp14:anchorId="11C7D184" wp14:editId="39BD76BE">
            <wp:extent cx="1466557" cy="36576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69"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1"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2"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3"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4"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6" w15:restartNumberingAfterBreak="0">
    <w:nsid w:val="44C200DB"/>
    <w:multiLevelType w:val="hybridMultilevel"/>
    <w:tmpl w:val="07CEDEDC"/>
    <w:lvl w:ilvl="0" w:tplc="F8A09B7A">
      <w:start w:val="1"/>
      <w:numFmt w:val="decimal"/>
      <w:lvlText w:val="%1."/>
      <w:lvlJc w:val="left"/>
      <w:pPr>
        <w:ind w:left="475" w:hanging="360"/>
      </w:pPr>
      <w:rPr>
        <w:rFonts w:hint="default"/>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7"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9" w15:restartNumberingAfterBreak="0">
    <w:nsid w:val="5ADF587D"/>
    <w:multiLevelType w:val="hybridMultilevel"/>
    <w:tmpl w:val="CF2C5E4C"/>
    <w:lvl w:ilvl="0" w:tplc="2F52C1D6">
      <w:start w:val="1"/>
      <w:numFmt w:val="decimal"/>
      <w:lvlText w:val="%1."/>
      <w:lvlJc w:val="left"/>
      <w:pPr>
        <w:ind w:left="835" w:hanging="360"/>
      </w:pPr>
      <w:rPr>
        <w:rFonts w:hint="default"/>
      </w:rPr>
    </w:lvl>
    <w:lvl w:ilvl="1" w:tplc="40090019" w:tentative="1">
      <w:start w:val="1"/>
      <w:numFmt w:val="lowerLetter"/>
      <w:lvlText w:val="%2."/>
      <w:lvlJc w:val="left"/>
      <w:pPr>
        <w:ind w:left="1555" w:hanging="360"/>
      </w:pPr>
    </w:lvl>
    <w:lvl w:ilvl="2" w:tplc="4009001B" w:tentative="1">
      <w:start w:val="1"/>
      <w:numFmt w:val="lowerRoman"/>
      <w:lvlText w:val="%3."/>
      <w:lvlJc w:val="right"/>
      <w:pPr>
        <w:ind w:left="2275" w:hanging="180"/>
      </w:pPr>
    </w:lvl>
    <w:lvl w:ilvl="3" w:tplc="4009000F" w:tentative="1">
      <w:start w:val="1"/>
      <w:numFmt w:val="decimal"/>
      <w:lvlText w:val="%4."/>
      <w:lvlJc w:val="left"/>
      <w:pPr>
        <w:ind w:left="2995" w:hanging="360"/>
      </w:pPr>
    </w:lvl>
    <w:lvl w:ilvl="4" w:tplc="40090019" w:tentative="1">
      <w:start w:val="1"/>
      <w:numFmt w:val="lowerLetter"/>
      <w:lvlText w:val="%5."/>
      <w:lvlJc w:val="left"/>
      <w:pPr>
        <w:ind w:left="3715" w:hanging="360"/>
      </w:pPr>
    </w:lvl>
    <w:lvl w:ilvl="5" w:tplc="4009001B" w:tentative="1">
      <w:start w:val="1"/>
      <w:numFmt w:val="lowerRoman"/>
      <w:lvlText w:val="%6."/>
      <w:lvlJc w:val="right"/>
      <w:pPr>
        <w:ind w:left="4435" w:hanging="180"/>
      </w:pPr>
    </w:lvl>
    <w:lvl w:ilvl="6" w:tplc="4009000F" w:tentative="1">
      <w:start w:val="1"/>
      <w:numFmt w:val="decimal"/>
      <w:lvlText w:val="%7."/>
      <w:lvlJc w:val="left"/>
      <w:pPr>
        <w:ind w:left="5155" w:hanging="360"/>
      </w:pPr>
    </w:lvl>
    <w:lvl w:ilvl="7" w:tplc="40090019" w:tentative="1">
      <w:start w:val="1"/>
      <w:numFmt w:val="lowerLetter"/>
      <w:lvlText w:val="%8."/>
      <w:lvlJc w:val="left"/>
      <w:pPr>
        <w:ind w:left="5875" w:hanging="360"/>
      </w:pPr>
    </w:lvl>
    <w:lvl w:ilvl="8" w:tplc="4009001B" w:tentative="1">
      <w:start w:val="1"/>
      <w:numFmt w:val="lowerRoman"/>
      <w:lvlText w:val="%9."/>
      <w:lvlJc w:val="right"/>
      <w:pPr>
        <w:ind w:left="6595" w:hanging="180"/>
      </w:pPr>
    </w:lvl>
  </w:abstractNum>
  <w:abstractNum w:abstractNumId="20"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21"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2"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3"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4"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5"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036B9F"/>
    <w:multiLevelType w:val="hybridMultilevel"/>
    <w:tmpl w:val="C504AB4E"/>
    <w:lvl w:ilvl="0" w:tplc="FA264C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9"/>
  </w:num>
  <w:num w:numId="2">
    <w:abstractNumId w:val="27"/>
  </w:num>
  <w:num w:numId="3">
    <w:abstractNumId w:val="14"/>
  </w:num>
  <w:num w:numId="4">
    <w:abstractNumId w:val="20"/>
  </w:num>
  <w:num w:numId="5">
    <w:abstractNumId w:val="17"/>
  </w:num>
  <w:num w:numId="6">
    <w:abstractNumId w:val="25"/>
  </w:num>
  <w:num w:numId="7">
    <w:abstractNumId w:val="3"/>
  </w:num>
  <w:num w:numId="8">
    <w:abstractNumId w:val="7"/>
  </w:num>
  <w:num w:numId="9">
    <w:abstractNumId w:val="22"/>
  </w:num>
  <w:num w:numId="10">
    <w:abstractNumId w:val="18"/>
  </w:num>
  <w:num w:numId="11">
    <w:abstractNumId w:val="13"/>
  </w:num>
  <w:num w:numId="12">
    <w:abstractNumId w:val="2"/>
  </w:num>
  <w:num w:numId="13">
    <w:abstractNumId w:val="24"/>
  </w:num>
  <w:num w:numId="14">
    <w:abstractNumId w:val="4"/>
  </w:num>
  <w:num w:numId="15">
    <w:abstractNumId w:val="10"/>
  </w:num>
  <w:num w:numId="16">
    <w:abstractNumId w:val="11"/>
  </w:num>
  <w:num w:numId="17">
    <w:abstractNumId w:val="0"/>
  </w:num>
  <w:num w:numId="18">
    <w:abstractNumId w:val="1"/>
  </w:num>
  <w:num w:numId="19">
    <w:abstractNumId w:val="21"/>
  </w:num>
  <w:num w:numId="20">
    <w:abstractNumId w:val="6"/>
  </w:num>
  <w:num w:numId="21">
    <w:abstractNumId w:val="8"/>
  </w:num>
  <w:num w:numId="22">
    <w:abstractNumId w:val="5"/>
  </w:num>
  <w:num w:numId="23">
    <w:abstractNumId w:val="12"/>
  </w:num>
  <w:num w:numId="24">
    <w:abstractNumId w:val="15"/>
  </w:num>
  <w:num w:numId="25">
    <w:abstractNumId w:val="23"/>
  </w:num>
  <w:num w:numId="26">
    <w:abstractNumId w:val="16"/>
  </w:num>
  <w:num w:numId="27">
    <w:abstractNumId w:val="26"/>
  </w:num>
  <w:num w:numId="28">
    <w:abstractNumId w:val="1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 Londhe, Vinod (Contractor)">
    <w15:presenceInfo w15:providerId="AD" w15:userId="S::vinod.londhe@stryker.com::742cc54c-91ac-4c40-ba11-80d692a0346e"/>
  </w15:person>
  <w15:person w15:author="Sai Praneetha Bhaskaruni">
    <w15:presenceInfo w15:providerId="AD" w15:userId="S::praneetha.bhaskaruni@ltts.com::48ebe0ba-01a1-4a38-a734-61898a0c90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019BA"/>
    <w:rsid w:val="000034DA"/>
    <w:rsid w:val="000039AC"/>
    <w:rsid w:val="000062B9"/>
    <w:rsid w:val="00006B30"/>
    <w:rsid w:val="000100F8"/>
    <w:rsid w:val="00012081"/>
    <w:rsid w:val="00014365"/>
    <w:rsid w:val="00016491"/>
    <w:rsid w:val="00021F28"/>
    <w:rsid w:val="000228CB"/>
    <w:rsid w:val="00023077"/>
    <w:rsid w:val="00024BCE"/>
    <w:rsid w:val="000256C4"/>
    <w:rsid w:val="000347A6"/>
    <w:rsid w:val="00034F09"/>
    <w:rsid w:val="00036E19"/>
    <w:rsid w:val="0004070F"/>
    <w:rsid w:val="000407D5"/>
    <w:rsid w:val="0004162A"/>
    <w:rsid w:val="000445E6"/>
    <w:rsid w:val="000453EB"/>
    <w:rsid w:val="00047460"/>
    <w:rsid w:val="00047624"/>
    <w:rsid w:val="0005228E"/>
    <w:rsid w:val="00053915"/>
    <w:rsid w:val="00054073"/>
    <w:rsid w:val="00055890"/>
    <w:rsid w:val="000577BB"/>
    <w:rsid w:val="00057E9B"/>
    <w:rsid w:val="00062208"/>
    <w:rsid w:val="00062F09"/>
    <w:rsid w:val="00063229"/>
    <w:rsid w:val="00063EAC"/>
    <w:rsid w:val="00064410"/>
    <w:rsid w:val="000648DE"/>
    <w:rsid w:val="0006579D"/>
    <w:rsid w:val="0006769D"/>
    <w:rsid w:val="000707AF"/>
    <w:rsid w:val="00071A4F"/>
    <w:rsid w:val="000722E1"/>
    <w:rsid w:val="00073141"/>
    <w:rsid w:val="000818FD"/>
    <w:rsid w:val="000828CC"/>
    <w:rsid w:val="000916BA"/>
    <w:rsid w:val="000952F6"/>
    <w:rsid w:val="00096B48"/>
    <w:rsid w:val="000A0E6D"/>
    <w:rsid w:val="000A1471"/>
    <w:rsid w:val="000A1A34"/>
    <w:rsid w:val="000A4D74"/>
    <w:rsid w:val="000B23E5"/>
    <w:rsid w:val="000B3FEC"/>
    <w:rsid w:val="000B6BBA"/>
    <w:rsid w:val="000B7796"/>
    <w:rsid w:val="000B7BFF"/>
    <w:rsid w:val="000C27CA"/>
    <w:rsid w:val="000C38E9"/>
    <w:rsid w:val="000C3A22"/>
    <w:rsid w:val="000C3E6F"/>
    <w:rsid w:val="000D00CD"/>
    <w:rsid w:val="000D3778"/>
    <w:rsid w:val="000D7810"/>
    <w:rsid w:val="000E209E"/>
    <w:rsid w:val="000E26BC"/>
    <w:rsid w:val="000E3808"/>
    <w:rsid w:val="000F0365"/>
    <w:rsid w:val="000F24D0"/>
    <w:rsid w:val="000F2BAB"/>
    <w:rsid w:val="000F2E57"/>
    <w:rsid w:val="000F303D"/>
    <w:rsid w:val="000F680D"/>
    <w:rsid w:val="000F73EC"/>
    <w:rsid w:val="00100E69"/>
    <w:rsid w:val="001017E6"/>
    <w:rsid w:val="001057F9"/>
    <w:rsid w:val="00106899"/>
    <w:rsid w:val="00110D86"/>
    <w:rsid w:val="00111C42"/>
    <w:rsid w:val="00111FEA"/>
    <w:rsid w:val="0011497D"/>
    <w:rsid w:val="001167F2"/>
    <w:rsid w:val="0012151E"/>
    <w:rsid w:val="00121959"/>
    <w:rsid w:val="00122E0E"/>
    <w:rsid w:val="00123604"/>
    <w:rsid w:val="00123781"/>
    <w:rsid w:val="00123A91"/>
    <w:rsid w:val="00126854"/>
    <w:rsid w:val="00132313"/>
    <w:rsid w:val="00133097"/>
    <w:rsid w:val="00133647"/>
    <w:rsid w:val="00136059"/>
    <w:rsid w:val="00140A8A"/>
    <w:rsid w:val="00145598"/>
    <w:rsid w:val="00146F7A"/>
    <w:rsid w:val="001506C5"/>
    <w:rsid w:val="001509F8"/>
    <w:rsid w:val="00152F4E"/>
    <w:rsid w:val="0015441E"/>
    <w:rsid w:val="00154A4A"/>
    <w:rsid w:val="00156074"/>
    <w:rsid w:val="001568FD"/>
    <w:rsid w:val="00160455"/>
    <w:rsid w:val="001612F9"/>
    <w:rsid w:val="00162503"/>
    <w:rsid w:val="00164113"/>
    <w:rsid w:val="00165154"/>
    <w:rsid w:val="00166379"/>
    <w:rsid w:val="001668FA"/>
    <w:rsid w:val="00167413"/>
    <w:rsid w:val="001676E5"/>
    <w:rsid w:val="00170C62"/>
    <w:rsid w:val="00173C8E"/>
    <w:rsid w:val="00180992"/>
    <w:rsid w:val="00181A5C"/>
    <w:rsid w:val="00184769"/>
    <w:rsid w:val="001857DA"/>
    <w:rsid w:val="00186FE3"/>
    <w:rsid w:val="0019059A"/>
    <w:rsid w:val="001945E9"/>
    <w:rsid w:val="001967B5"/>
    <w:rsid w:val="00196D3F"/>
    <w:rsid w:val="001A05AD"/>
    <w:rsid w:val="001A0B74"/>
    <w:rsid w:val="001A0CFF"/>
    <w:rsid w:val="001A17F8"/>
    <w:rsid w:val="001A2F1B"/>
    <w:rsid w:val="001A3A39"/>
    <w:rsid w:val="001A3B81"/>
    <w:rsid w:val="001A4AC6"/>
    <w:rsid w:val="001A66C4"/>
    <w:rsid w:val="001A6A57"/>
    <w:rsid w:val="001A7DD4"/>
    <w:rsid w:val="001A7FA2"/>
    <w:rsid w:val="001B0076"/>
    <w:rsid w:val="001B0D28"/>
    <w:rsid w:val="001B11E2"/>
    <w:rsid w:val="001B1DD6"/>
    <w:rsid w:val="001B2A43"/>
    <w:rsid w:val="001B7488"/>
    <w:rsid w:val="001B7967"/>
    <w:rsid w:val="001C336C"/>
    <w:rsid w:val="001D10C8"/>
    <w:rsid w:val="001D2C81"/>
    <w:rsid w:val="001D3155"/>
    <w:rsid w:val="001D3FE9"/>
    <w:rsid w:val="001D407D"/>
    <w:rsid w:val="001D5133"/>
    <w:rsid w:val="001D5400"/>
    <w:rsid w:val="001D6EC9"/>
    <w:rsid w:val="001D7BCD"/>
    <w:rsid w:val="001E14F1"/>
    <w:rsid w:val="001E1BF7"/>
    <w:rsid w:val="001E2670"/>
    <w:rsid w:val="001E276D"/>
    <w:rsid w:val="001E3266"/>
    <w:rsid w:val="001E359D"/>
    <w:rsid w:val="001E486B"/>
    <w:rsid w:val="001E5A37"/>
    <w:rsid w:val="001F0AA8"/>
    <w:rsid w:val="001F288F"/>
    <w:rsid w:val="001F2E4E"/>
    <w:rsid w:val="001F3EEE"/>
    <w:rsid w:val="00201FB7"/>
    <w:rsid w:val="00203005"/>
    <w:rsid w:val="00203348"/>
    <w:rsid w:val="0020364C"/>
    <w:rsid w:val="002041FD"/>
    <w:rsid w:val="00205437"/>
    <w:rsid w:val="00206323"/>
    <w:rsid w:val="0021095F"/>
    <w:rsid w:val="00210FA1"/>
    <w:rsid w:val="00211574"/>
    <w:rsid w:val="00211957"/>
    <w:rsid w:val="002121C1"/>
    <w:rsid w:val="00212F26"/>
    <w:rsid w:val="0021375C"/>
    <w:rsid w:val="0021448F"/>
    <w:rsid w:val="002146D3"/>
    <w:rsid w:val="00214C7D"/>
    <w:rsid w:val="00220475"/>
    <w:rsid w:val="00220728"/>
    <w:rsid w:val="00223984"/>
    <w:rsid w:val="002264ED"/>
    <w:rsid w:val="00227FB6"/>
    <w:rsid w:val="0023274C"/>
    <w:rsid w:val="00232794"/>
    <w:rsid w:val="00232810"/>
    <w:rsid w:val="00233A3A"/>
    <w:rsid w:val="0023405C"/>
    <w:rsid w:val="0023424E"/>
    <w:rsid w:val="002346F3"/>
    <w:rsid w:val="002400A6"/>
    <w:rsid w:val="00240363"/>
    <w:rsid w:val="002404A6"/>
    <w:rsid w:val="0024252A"/>
    <w:rsid w:val="0024471B"/>
    <w:rsid w:val="002471F7"/>
    <w:rsid w:val="0024796E"/>
    <w:rsid w:val="00251099"/>
    <w:rsid w:val="002526F0"/>
    <w:rsid w:val="0025291F"/>
    <w:rsid w:val="0025484A"/>
    <w:rsid w:val="00261EFB"/>
    <w:rsid w:val="002631D3"/>
    <w:rsid w:val="00264018"/>
    <w:rsid w:val="00267278"/>
    <w:rsid w:val="002708C3"/>
    <w:rsid w:val="002720BA"/>
    <w:rsid w:val="00273588"/>
    <w:rsid w:val="00275C89"/>
    <w:rsid w:val="002803B1"/>
    <w:rsid w:val="0028295F"/>
    <w:rsid w:val="002849CB"/>
    <w:rsid w:val="00291FBD"/>
    <w:rsid w:val="002927CE"/>
    <w:rsid w:val="002937E9"/>
    <w:rsid w:val="00296A0A"/>
    <w:rsid w:val="00296B3F"/>
    <w:rsid w:val="00297F12"/>
    <w:rsid w:val="002A02FB"/>
    <w:rsid w:val="002A1B7B"/>
    <w:rsid w:val="002A2CDF"/>
    <w:rsid w:val="002A6172"/>
    <w:rsid w:val="002A6CC6"/>
    <w:rsid w:val="002A7950"/>
    <w:rsid w:val="002B3E40"/>
    <w:rsid w:val="002C05FB"/>
    <w:rsid w:val="002C0833"/>
    <w:rsid w:val="002C109E"/>
    <w:rsid w:val="002C1813"/>
    <w:rsid w:val="002C5DFF"/>
    <w:rsid w:val="002D12FE"/>
    <w:rsid w:val="002D30EC"/>
    <w:rsid w:val="002D4CA4"/>
    <w:rsid w:val="002E1A2E"/>
    <w:rsid w:val="002F258F"/>
    <w:rsid w:val="002F2F55"/>
    <w:rsid w:val="002F3256"/>
    <w:rsid w:val="002F3773"/>
    <w:rsid w:val="002F3F9F"/>
    <w:rsid w:val="002F4C33"/>
    <w:rsid w:val="002F5F30"/>
    <w:rsid w:val="002F70F4"/>
    <w:rsid w:val="002F7BB0"/>
    <w:rsid w:val="003010BA"/>
    <w:rsid w:val="00301358"/>
    <w:rsid w:val="00307201"/>
    <w:rsid w:val="003104BE"/>
    <w:rsid w:val="00313D59"/>
    <w:rsid w:val="00314D56"/>
    <w:rsid w:val="003163E2"/>
    <w:rsid w:val="00322B1C"/>
    <w:rsid w:val="00322EEC"/>
    <w:rsid w:val="00322F92"/>
    <w:rsid w:val="0032339C"/>
    <w:rsid w:val="00323D05"/>
    <w:rsid w:val="00324030"/>
    <w:rsid w:val="00324C51"/>
    <w:rsid w:val="00330CF0"/>
    <w:rsid w:val="00331164"/>
    <w:rsid w:val="00331AFC"/>
    <w:rsid w:val="00333F9D"/>
    <w:rsid w:val="00334E5B"/>
    <w:rsid w:val="00336DD4"/>
    <w:rsid w:val="003371AD"/>
    <w:rsid w:val="00340E18"/>
    <w:rsid w:val="0034174E"/>
    <w:rsid w:val="00341798"/>
    <w:rsid w:val="00342903"/>
    <w:rsid w:val="00344798"/>
    <w:rsid w:val="00345975"/>
    <w:rsid w:val="00347905"/>
    <w:rsid w:val="00357872"/>
    <w:rsid w:val="00360020"/>
    <w:rsid w:val="00360833"/>
    <w:rsid w:val="00363DD4"/>
    <w:rsid w:val="00364E05"/>
    <w:rsid w:val="00365063"/>
    <w:rsid w:val="00365EA2"/>
    <w:rsid w:val="003704E9"/>
    <w:rsid w:val="00370C9D"/>
    <w:rsid w:val="00371AF7"/>
    <w:rsid w:val="00371E91"/>
    <w:rsid w:val="00373223"/>
    <w:rsid w:val="003761D0"/>
    <w:rsid w:val="003762F1"/>
    <w:rsid w:val="00376E99"/>
    <w:rsid w:val="00380047"/>
    <w:rsid w:val="003810C7"/>
    <w:rsid w:val="0038228F"/>
    <w:rsid w:val="00383A69"/>
    <w:rsid w:val="0038508A"/>
    <w:rsid w:val="00385939"/>
    <w:rsid w:val="00385B17"/>
    <w:rsid w:val="003876E4"/>
    <w:rsid w:val="0039299E"/>
    <w:rsid w:val="0039434D"/>
    <w:rsid w:val="00395299"/>
    <w:rsid w:val="0039548E"/>
    <w:rsid w:val="003965E9"/>
    <w:rsid w:val="00397208"/>
    <w:rsid w:val="0039732F"/>
    <w:rsid w:val="00397A56"/>
    <w:rsid w:val="003A2A1E"/>
    <w:rsid w:val="003A2A93"/>
    <w:rsid w:val="003A3893"/>
    <w:rsid w:val="003A404A"/>
    <w:rsid w:val="003A467C"/>
    <w:rsid w:val="003A5A28"/>
    <w:rsid w:val="003A5B27"/>
    <w:rsid w:val="003A63A8"/>
    <w:rsid w:val="003A7650"/>
    <w:rsid w:val="003B150B"/>
    <w:rsid w:val="003B3B4D"/>
    <w:rsid w:val="003B7461"/>
    <w:rsid w:val="003C1A6B"/>
    <w:rsid w:val="003C4269"/>
    <w:rsid w:val="003C5230"/>
    <w:rsid w:val="003D05A9"/>
    <w:rsid w:val="003D318A"/>
    <w:rsid w:val="003D3346"/>
    <w:rsid w:val="003D4100"/>
    <w:rsid w:val="003D6BE3"/>
    <w:rsid w:val="003E0356"/>
    <w:rsid w:val="003E1C00"/>
    <w:rsid w:val="003E4B25"/>
    <w:rsid w:val="003E5BF1"/>
    <w:rsid w:val="003F15BA"/>
    <w:rsid w:val="003F1B54"/>
    <w:rsid w:val="003F21F0"/>
    <w:rsid w:val="003F5E95"/>
    <w:rsid w:val="004042AA"/>
    <w:rsid w:val="004063F4"/>
    <w:rsid w:val="00410C28"/>
    <w:rsid w:val="004115EC"/>
    <w:rsid w:val="00411EB1"/>
    <w:rsid w:val="00412C93"/>
    <w:rsid w:val="00413585"/>
    <w:rsid w:val="00414BC1"/>
    <w:rsid w:val="00417C23"/>
    <w:rsid w:val="004206CF"/>
    <w:rsid w:val="00420F77"/>
    <w:rsid w:val="0042207C"/>
    <w:rsid w:val="00422D5F"/>
    <w:rsid w:val="00423417"/>
    <w:rsid w:val="00424545"/>
    <w:rsid w:val="00424661"/>
    <w:rsid w:val="00425B12"/>
    <w:rsid w:val="004277C2"/>
    <w:rsid w:val="0043013C"/>
    <w:rsid w:val="00430D0C"/>
    <w:rsid w:val="004310DC"/>
    <w:rsid w:val="00433947"/>
    <w:rsid w:val="0043692A"/>
    <w:rsid w:val="004379B3"/>
    <w:rsid w:val="004427F8"/>
    <w:rsid w:val="004433EC"/>
    <w:rsid w:val="004435FB"/>
    <w:rsid w:val="00443D90"/>
    <w:rsid w:val="004443EA"/>
    <w:rsid w:val="00446FC2"/>
    <w:rsid w:val="00452453"/>
    <w:rsid w:val="00452CD5"/>
    <w:rsid w:val="0045319A"/>
    <w:rsid w:val="004534D1"/>
    <w:rsid w:val="00453CB9"/>
    <w:rsid w:val="004551FB"/>
    <w:rsid w:val="0045569B"/>
    <w:rsid w:val="004579A7"/>
    <w:rsid w:val="00460753"/>
    <w:rsid w:val="0046229A"/>
    <w:rsid w:val="004631FC"/>
    <w:rsid w:val="00463E57"/>
    <w:rsid w:val="00464E52"/>
    <w:rsid w:val="00466E69"/>
    <w:rsid w:val="00466EBF"/>
    <w:rsid w:val="00470058"/>
    <w:rsid w:val="00471D7C"/>
    <w:rsid w:val="00472561"/>
    <w:rsid w:val="00472FE3"/>
    <w:rsid w:val="0047483C"/>
    <w:rsid w:val="00475332"/>
    <w:rsid w:val="00476ACE"/>
    <w:rsid w:val="00481465"/>
    <w:rsid w:val="00481651"/>
    <w:rsid w:val="00482A8D"/>
    <w:rsid w:val="0048496B"/>
    <w:rsid w:val="004864E1"/>
    <w:rsid w:val="00487281"/>
    <w:rsid w:val="00490B10"/>
    <w:rsid w:val="0049154D"/>
    <w:rsid w:val="004931DE"/>
    <w:rsid w:val="004A2E7E"/>
    <w:rsid w:val="004A369C"/>
    <w:rsid w:val="004A4625"/>
    <w:rsid w:val="004A540C"/>
    <w:rsid w:val="004A5829"/>
    <w:rsid w:val="004A596D"/>
    <w:rsid w:val="004B2019"/>
    <w:rsid w:val="004B4C0D"/>
    <w:rsid w:val="004B7446"/>
    <w:rsid w:val="004B763F"/>
    <w:rsid w:val="004C3300"/>
    <w:rsid w:val="004C551C"/>
    <w:rsid w:val="004D6878"/>
    <w:rsid w:val="004E0989"/>
    <w:rsid w:val="004E399B"/>
    <w:rsid w:val="004E4A36"/>
    <w:rsid w:val="004E5F82"/>
    <w:rsid w:val="004E605C"/>
    <w:rsid w:val="004F1D5B"/>
    <w:rsid w:val="004F2B56"/>
    <w:rsid w:val="004F49EA"/>
    <w:rsid w:val="004F7152"/>
    <w:rsid w:val="004F78D0"/>
    <w:rsid w:val="0050028D"/>
    <w:rsid w:val="00502CA4"/>
    <w:rsid w:val="00504464"/>
    <w:rsid w:val="00507FEB"/>
    <w:rsid w:val="005114EF"/>
    <w:rsid w:val="00512AB3"/>
    <w:rsid w:val="00512CBE"/>
    <w:rsid w:val="00514449"/>
    <w:rsid w:val="0051482E"/>
    <w:rsid w:val="00516470"/>
    <w:rsid w:val="005165C2"/>
    <w:rsid w:val="00516798"/>
    <w:rsid w:val="00521022"/>
    <w:rsid w:val="005222E4"/>
    <w:rsid w:val="00525CBD"/>
    <w:rsid w:val="00525CD6"/>
    <w:rsid w:val="00526596"/>
    <w:rsid w:val="00530651"/>
    <w:rsid w:val="00531ABB"/>
    <w:rsid w:val="0053269E"/>
    <w:rsid w:val="005336AF"/>
    <w:rsid w:val="00533772"/>
    <w:rsid w:val="00535DC8"/>
    <w:rsid w:val="00536289"/>
    <w:rsid w:val="00537DF9"/>
    <w:rsid w:val="00540EAF"/>
    <w:rsid w:val="005453FB"/>
    <w:rsid w:val="0054542D"/>
    <w:rsid w:val="00546187"/>
    <w:rsid w:val="00546CF0"/>
    <w:rsid w:val="00547F95"/>
    <w:rsid w:val="00550E2F"/>
    <w:rsid w:val="0055154C"/>
    <w:rsid w:val="00552346"/>
    <w:rsid w:val="005544C5"/>
    <w:rsid w:val="00554BC7"/>
    <w:rsid w:val="00554C2F"/>
    <w:rsid w:val="00560731"/>
    <w:rsid w:val="00561071"/>
    <w:rsid w:val="005613F4"/>
    <w:rsid w:val="0056333E"/>
    <w:rsid w:val="00564437"/>
    <w:rsid w:val="00564B07"/>
    <w:rsid w:val="00564EC3"/>
    <w:rsid w:val="00565D73"/>
    <w:rsid w:val="00566E16"/>
    <w:rsid w:val="00567DD4"/>
    <w:rsid w:val="00571D2D"/>
    <w:rsid w:val="005733E7"/>
    <w:rsid w:val="0057369E"/>
    <w:rsid w:val="00574715"/>
    <w:rsid w:val="005755AA"/>
    <w:rsid w:val="00575BAA"/>
    <w:rsid w:val="0057721F"/>
    <w:rsid w:val="0058101E"/>
    <w:rsid w:val="005819A5"/>
    <w:rsid w:val="00581ED3"/>
    <w:rsid w:val="00584303"/>
    <w:rsid w:val="00584CD9"/>
    <w:rsid w:val="00585FA0"/>
    <w:rsid w:val="00593DD2"/>
    <w:rsid w:val="00595D74"/>
    <w:rsid w:val="00597A74"/>
    <w:rsid w:val="005A1BAA"/>
    <w:rsid w:val="005A456F"/>
    <w:rsid w:val="005A6592"/>
    <w:rsid w:val="005B0938"/>
    <w:rsid w:val="005B1A4E"/>
    <w:rsid w:val="005B1AF8"/>
    <w:rsid w:val="005B2CA4"/>
    <w:rsid w:val="005B4EDA"/>
    <w:rsid w:val="005B5243"/>
    <w:rsid w:val="005B5557"/>
    <w:rsid w:val="005B6BE3"/>
    <w:rsid w:val="005C1504"/>
    <w:rsid w:val="005C197A"/>
    <w:rsid w:val="005C3D7D"/>
    <w:rsid w:val="005C5CDA"/>
    <w:rsid w:val="005C6286"/>
    <w:rsid w:val="005D0FD5"/>
    <w:rsid w:val="005D128F"/>
    <w:rsid w:val="005D2C95"/>
    <w:rsid w:val="005D68B3"/>
    <w:rsid w:val="005E2F74"/>
    <w:rsid w:val="005E5BCD"/>
    <w:rsid w:val="005E63B6"/>
    <w:rsid w:val="005E6EAE"/>
    <w:rsid w:val="005E7549"/>
    <w:rsid w:val="005F03CF"/>
    <w:rsid w:val="005F11DC"/>
    <w:rsid w:val="005F2590"/>
    <w:rsid w:val="005F3210"/>
    <w:rsid w:val="005F4833"/>
    <w:rsid w:val="005F7457"/>
    <w:rsid w:val="0060199F"/>
    <w:rsid w:val="00605EA8"/>
    <w:rsid w:val="00610E12"/>
    <w:rsid w:val="0061293B"/>
    <w:rsid w:val="00613989"/>
    <w:rsid w:val="006149D4"/>
    <w:rsid w:val="006154C5"/>
    <w:rsid w:val="006213F4"/>
    <w:rsid w:val="006249E5"/>
    <w:rsid w:val="006254AE"/>
    <w:rsid w:val="006265EF"/>
    <w:rsid w:val="00626895"/>
    <w:rsid w:val="00632DB3"/>
    <w:rsid w:val="006334EF"/>
    <w:rsid w:val="00634B13"/>
    <w:rsid w:val="00643B98"/>
    <w:rsid w:val="0064471F"/>
    <w:rsid w:val="00652F15"/>
    <w:rsid w:val="006535CF"/>
    <w:rsid w:val="00653E12"/>
    <w:rsid w:val="00654253"/>
    <w:rsid w:val="006557BC"/>
    <w:rsid w:val="00655D96"/>
    <w:rsid w:val="00656013"/>
    <w:rsid w:val="00657D6C"/>
    <w:rsid w:val="00660562"/>
    <w:rsid w:val="0066064D"/>
    <w:rsid w:val="00660F6C"/>
    <w:rsid w:val="0066556F"/>
    <w:rsid w:val="00666A67"/>
    <w:rsid w:val="00667CBF"/>
    <w:rsid w:val="00670407"/>
    <w:rsid w:val="00672B7E"/>
    <w:rsid w:val="006743F2"/>
    <w:rsid w:val="00675C95"/>
    <w:rsid w:val="00676F6A"/>
    <w:rsid w:val="006778CE"/>
    <w:rsid w:val="006819B5"/>
    <w:rsid w:val="00683884"/>
    <w:rsid w:val="006841B5"/>
    <w:rsid w:val="00685F9D"/>
    <w:rsid w:val="006869F8"/>
    <w:rsid w:val="00690603"/>
    <w:rsid w:val="00690C44"/>
    <w:rsid w:val="00691A12"/>
    <w:rsid w:val="00691BAC"/>
    <w:rsid w:val="006957FC"/>
    <w:rsid w:val="00696933"/>
    <w:rsid w:val="006A3400"/>
    <w:rsid w:val="006A4F19"/>
    <w:rsid w:val="006A7758"/>
    <w:rsid w:val="006B0398"/>
    <w:rsid w:val="006B0BE7"/>
    <w:rsid w:val="006B1003"/>
    <w:rsid w:val="006C714B"/>
    <w:rsid w:val="006D05D4"/>
    <w:rsid w:val="006D1389"/>
    <w:rsid w:val="006D4B6A"/>
    <w:rsid w:val="006E0AE6"/>
    <w:rsid w:val="006E1C39"/>
    <w:rsid w:val="006E2719"/>
    <w:rsid w:val="006E2844"/>
    <w:rsid w:val="006E38F9"/>
    <w:rsid w:val="006E3CA9"/>
    <w:rsid w:val="006E416A"/>
    <w:rsid w:val="006E5BC3"/>
    <w:rsid w:val="006E5CCF"/>
    <w:rsid w:val="006E6D63"/>
    <w:rsid w:val="006E7661"/>
    <w:rsid w:val="006F087C"/>
    <w:rsid w:val="006F446A"/>
    <w:rsid w:val="006F4D28"/>
    <w:rsid w:val="006F64E4"/>
    <w:rsid w:val="006F6599"/>
    <w:rsid w:val="00703257"/>
    <w:rsid w:val="00703264"/>
    <w:rsid w:val="0070430F"/>
    <w:rsid w:val="00706416"/>
    <w:rsid w:val="00710A55"/>
    <w:rsid w:val="00711E91"/>
    <w:rsid w:val="007130F5"/>
    <w:rsid w:val="00713979"/>
    <w:rsid w:val="00713AD1"/>
    <w:rsid w:val="00715F19"/>
    <w:rsid w:val="00716008"/>
    <w:rsid w:val="00720AF0"/>
    <w:rsid w:val="00721202"/>
    <w:rsid w:val="00722B4E"/>
    <w:rsid w:val="007243FB"/>
    <w:rsid w:val="0072454F"/>
    <w:rsid w:val="00726F3A"/>
    <w:rsid w:val="00727866"/>
    <w:rsid w:val="00730E11"/>
    <w:rsid w:val="00731BEE"/>
    <w:rsid w:val="00732D46"/>
    <w:rsid w:val="007365C0"/>
    <w:rsid w:val="00745B52"/>
    <w:rsid w:val="00746075"/>
    <w:rsid w:val="00753580"/>
    <w:rsid w:val="007539B4"/>
    <w:rsid w:val="007558B4"/>
    <w:rsid w:val="007561CF"/>
    <w:rsid w:val="007577FA"/>
    <w:rsid w:val="00761083"/>
    <w:rsid w:val="00764581"/>
    <w:rsid w:val="00766ACE"/>
    <w:rsid w:val="00767E0B"/>
    <w:rsid w:val="00770BC7"/>
    <w:rsid w:val="007727F9"/>
    <w:rsid w:val="00773097"/>
    <w:rsid w:val="007732A6"/>
    <w:rsid w:val="00775E82"/>
    <w:rsid w:val="0077638E"/>
    <w:rsid w:val="007800E1"/>
    <w:rsid w:val="007804B4"/>
    <w:rsid w:val="0078211A"/>
    <w:rsid w:val="00783D66"/>
    <w:rsid w:val="00784A0C"/>
    <w:rsid w:val="00785BB3"/>
    <w:rsid w:val="00785D7C"/>
    <w:rsid w:val="00786CC8"/>
    <w:rsid w:val="00786E4B"/>
    <w:rsid w:val="007878F2"/>
    <w:rsid w:val="0079086F"/>
    <w:rsid w:val="007953D2"/>
    <w:rsid w:val="0079596F"/>
    <w:rsid w:val="007A1581"/>
    <w:rsid w:val="007A21A2"/>
    <w:rsid w:val="007A3515"/>
    <w:rsid w:val="007A3D1F"/>
    <w:rsid w:val="007A4D9C"/>
    <w:rsid w:val="007A61D6"/>
    <w:rsid w:val="007B0A35"/>
    <w:rsid w:val="007B2DE5"/>
    <w:rsid w:val="007B2E79"/>
    <w:rsid w:val="007B77A4"/>
    <w:rsid w:val="007C2354"/>
    <w:rsid w:val="007C398D"/>
    <w:rsid w:val="007C3AF9"/>
    <w:rsid w:val="007C7669"/>
    <w:rsid w:val="007D3176"/>
    <w:rsid w:val="007D42FB"/>
    <w:rsid w:val="007D6D24"/>
    <w:rsid w:val="007D7224"/>
    <w:rsid w:val="007E00A9"/>
    <w:rsid w:val="007E21B6"/>
    <w:rsid w:val="007E2EBF"/>
    <w:rsid w:val="007E3726"/>
    <w:rsid w:val="007E4034"/>
    <w:rsid w:val="007E40D5"/>
    <w:rsid w:val="007E440C"/>
    <w:rsid w:val="007E5CA8"/>
    <w:rsid w:val="007E7299"/>
    <w:rsid w:val="007E7D3C"/>
    <w:rsid w:val="007F160A"/>
    <w:rsid w:val="007F5969"/>
    <w:rsid w:val="007F721E"/>
    <w:rsid w:val="007F775E"/>
    <w:rsid w:val="007F77BB"/>
    <w:rsid w:val="00800C34"/>
    <w:rsid w:val="00802104"/>
    <w:rsid w:val="008027F0"/>
    <w:rsid w:val="00806D20"/>
    <w:rsid w:val="00810494"/>
    <w:rsid w:val="00811312"/>
    <w:rsid w:val="008117FD"/>
    <w:rsid w:val="008123C2"/>
    <w:rsid w:val="0081636C"/>
    <w:rsid w:val="00817846"/>
    <w:rsid w:val="00817A1B"/>
    <w:rsid w:val="0082099D"/>
    <w:rsid w:val="008229B2"/>
    <w:rsid w:val="00822C8A"/>
    <w:rsid w:val="00830706"/>
    <w:rsid w:val="00830E48"/>
    <w:rsid w:val="00830FDF"/>
    <w:rsid w:val="00831BF6"/>
    <w:rsid w:val="008328CE"/>
    <w:rsid w:val="00832C6A"/>
    <w:rsid w:val="00833A7A"/>
    <w:rsid w:val="00834080"/>
    <w:rsid w:val="0083659D"/>
    <w:rsid w:val="00836AB8"/>
    <w:rsid w:val="00837653"/>
    <w:rsid w:val="00842126"/>
    <w:rsid w:val="008423E6"/>
    <w:rsid w:val="0084352C"/>
    <w:rsid w:val="008439FB"/>
    <w:rsid w:val="008446BA"/>
    <w:rsid w:val="00850204"/>
    <w:rsid w:val="008531F3"/>
    <w:rsid w:val="00854EBF"/>
    <w:rsid w:val="00863271"/>
    <w:rsid w:val="00865087"/>
    <w:rsid w:val="00865C02"/>
    <w:rsid w:val="00866667"/>
    <w:rsid w:val="00866BB7"/>
    <w:rsid w:val="00867710"/>
    <w:rsid w:val="00872A62"/>
    <w:rsid w:val="00873F94"/>
    <w:rsid w:val="00875204"/>
    <w:rsid w:val="0087568D"/>
    <w:rsid w:val="0088084E"/>
    <w:rsid w:val="00882650"/>
    <w:rsid w:val="00882D25"/>
    <w:rsid w:val="00882E10"/>
    <w:rsid w:val="0088391A"/>
    <w:rsid w:val="00884017"/>
    <w:rsid w:val="00885F5E"/>
    <w:rsid w:val="00886DED"/>
    <w:rsid w:val="00890190"/>
    <w:rsid w:val="00890D44"/>
    <w:rsid w:val="008918B3"/>
    <w:rsid w:val="00893540"/>
    <w:rsid w:val="00895567"/>
    <w:rsid w:val="00895AA2"/>
    <w:rsid w:val="00897907"/>
    <w:rsid w:val="008A1EEC"/>
    <w:rsid w:val="008A2F16"/>
    <w:rsid w:val="008A37C9"/>
    <w:rsid w:val="008A463B"/>
    <w:rsid w:val="008A554A"/>
    <w:rsid w:val="008B066D"/>
    <w:rsid w:val="008B06B8"/>
    <w:rsid w:val="008B1B81"/>
    <w:rsid w:val="008B2521"/>
    <w:rsid w:val="008B26B1"/>
    <w:rsid w:val="008B2F5F"/>
    <w:rsid w:val="008B473D"/>
    <w:rsid w:val="008C2F5B"/>
    <w:rsid w:val="008C39CF"/>
    <w:rsid w:val="008C54DD"/>
    <w:rsid w:val="008D2256"/>
    <w:rsid w:val="008D31C7"/>
    <w:rsid w:val="008D5E9A"/>
    <w:rsid w:val="008E0456"/>
    <w:rsid w:val="008E1245"/>
    <w:rsid w:val="008E1DD4"/>
    <w:rsid w:val="008E3B01"/>
    <w:rsid w:val="008E40B8"/>
    <w:rsid w:val="008E4820"/>
    <w:rsid w:val="008E4FAD"/>
    <w:rsid w:val="008E5364"/>
    <w:rsid w:val="008E5887"/>
    <w:rsid w:val="008E7DA8"/>
    <w:rsid w:val="008F26EB"/>
    <w:rsid w:val="008F3B7B"/>
    <w:rsid w:val="008F40DB"/>
    <w:rsid w:val="008F5F36"/>
    <w:rsid w:val="008F7448"/>
    <w:rsid w:val="008F7671"/>
    <w:rsid w:val="0090276D"/>
    <w:rsid w:val="00905E95"/>
    <w:rsid w:val="00906714"/>
    <w:rsid w:val="0090757F"/>
    <w:rsid w:val="00907A2E"/>
    <w:rsid w:val="00911495"/>
    <w:rsid w:val="00912736"/>
    <w:rsid w:val="009127D7"/>
    <w:rsid w:val="00916BDB"/>
    <w:rsid w:val="009174FE"/>
    <w:rsid w:val="00921F37"/>
    <w:rsid w:val="00923384"/>
    <w:rsid w:val="00927689"/>
    <w:rsid w:val="00927C0C"/>
    <w:rsid w:val="0093046A"/>
    <w:rsid w:val="0093088B"/>
    <w:rsid w:val="009345AF"/>
    <w:rsid w:val="00935AC3"/>
    <w:rsid w:val="00935BDA"/>
    <w:rsid w:val="00935FBE"/>
    <w:rsid w:val="00937413"/>
    <w:rsid w:val="00940504"/>
    <w:rsid w:val="009405C7"/>
    <w:rsid w:val="00942172"/>
    <w:rsid w:val="00943479"/>
    <w:rsid w:val="0094388D"/>
    <w:rsid w:val="00944B14"/>
    <w:rsid w:val="009510C4"/>
    <w:rsid w:val="00952D1D"/>
    <w:rsid w:val="00953F6C"/>
    <w:rsid w:val="0095447F"/>
    <w:rsid w:val="00960CBE"/>
    <w:rsid w:val="009612D0"/>
    <w:rsid w:val="0096201E"/>
    <w:rsid w:val="009632E0"/>
    <w:rsid w:val="0096458F"/>
    <w:rsid w:val="009645B6"/>
    <w:rsid w:val="00964A46"/>
    <w:rsid w:val="00967BB4"/>
    <w:rsid w:val="009713AF"/>
    <w:rsid w:val="009731F3"/>
    <w:rsid w:val="00973480"/>
    <w:rsid w:val="00975BCC"/>
    <w:rsid w:val="009802E4"/>
    <w:rsid w:val="00980FE7"/>
    <w:rsid w:val="00981FC5"/>
    <w:rsid w:val="0098472B"/>
    <w:rsid w:val="009866FD"/>
    <w:rsid w:val="00993912"/>
    <w:rsid w:val="00993A34"/>
    <w:rsid w:val="00993A75"/>
    <w:rsid w:val="009941E4"/>
    <w:rsid w:val="00994743"/>
    <w:rsid w:val="00996052"/>
    <w:rsid w:val="00996641"/>
    <w:rsid w:val="00997731"/>
    <w:rsid w:val="009A649C"/>
    <w:rsid w:val="009A6C94"/>
    <w:rsid w:val="009A72B8"/>
    <w:rsid w:val="009A72ED"/>
    <w:rsid w:val="009B05B1"/>
    <w:rsid w:val="009B0E95"/>
    <w:rsid w:val="009B1EDF"/>
    <w:rsid w:val="009B1F29"/>
    <w:rsid w:val="009B371F"/>
    <w:rsid w:val="009B38BA"/>
    <w:rsid w:val="009B4ACC"/>
    <w:rsid w:val="009B5858"/>
    <w:rsid w:val="009B79D6"/>
    <w:rsid w:val="009C118E"/>
    <w:rsid w:val="009C179A"/>
    <w:rsid w:val="009C1D22"/>
    <w:rsid w:val="009C20F2"/>
    <w:rsid w:val="009C51C4"/>
    <w:rsid w:val="009C5FC2"/>
    <w:rsid w:val="009D235E"/>
    <w:rsid w:val="009D28D9"/>
    <w:rsid w:val="009D3161"/>
    <w:rsid w:val="009D3775"/>
    <w:rsid w:val="009D4859"/>
    <w:rsid w:val="009D70D1"/>
    <w:rsid w:val="009E01A0"/>
    <w:rsid w:val="009E060D"/>
    <w:rsid w:val="009E0D38"/>
    <w:rsid w:val="009E136E"/>
    <w:rsid w:val="009E2145"/>
    <w:rsid w:val="009E29B8"/>
    <w:rsid w:val="009E34EB"/>
    <w:rsid w:val="009E3DCF"/>
    <w:rsid w:val="009E5451"/>
    <w:rsid w:val="009F0512"/>
    <w:rsid w:val="009F060A"/>
    <w:rsid w:val="009F2B4C"/>
    <w:rsid w:val="009F7CFC"/>
    <w:rsid w:val="00A0136E"/>
    <w:rsid w:val="00A01928"/>
    <w:rsid w:val="00A0310B"/>
    <w:rsid w:val="00A048E4"/>
    <w:rsid w:val="00A065C3"/>
    <w:rsid w:val="00A11897"/>
    <w:rsid w:val="00A12FC6"/>
    <w:rsid w:val="00A13764"/>
    <w:rsid w:val="00A1382E"/>
    <w:rsid w:val="00A161BD"/>
    <w:rsid w:val="00A1657E"/>
    <w:rsid w:val="00A16D43"/>
    <w:rsid w:val="00A17C31"/>
    <w:rsid w:val="00A20032"/>
    <w:rsid w:val="00A20273"/>
    <w:rsid w:val="00A20835"/>
    <w:rsid w:val="00A21FF9"/>
    <w:rsid w:val="00A22198"/>
    <w:rsid w:val="00A22982"/>
    <w:rsid w:val="00A22A57"/>
    <w:rsid w:val="00A22D1B"/>
    <w:rsid w:val="00A24D77"/>
    <w:rsid w:val="00A25720"/>
    <w:rsid w:val="00A25D19"/>
    <w:rsid w:val="00A30DD4"/>
    <w:rsid w:val="00A33214"/>
    <w:rsid w:val="00A349EE"/>
    <w:rsid w:val="00A3696B"/>
    <w:rsid w:val="00A405C1"/>
    <w:rsid w:val="00A44105"/>
    <w:rsid w:val="00A44257"/>
    <w:rsid w:val="00A44AFE"/>
    <w:rsid w:val="00A51153"/>
    <w:rsid w:val="00A5118F"/>
    <w:rsid w:val="00A52B9D"/>
    <w:rsid w:val="00A535D2"/>
    <w:rsid w:val="00A53BA8"/>
    <w:rsid w:val="00A55C9B"/>
    <w:rsid w:val="00A60B45"/>
    <w:rsid w:val="00A63141"/>
    <w:rsid w:val="00A63C6F"/>
    <w:rsid w:val="00A63DA5"/>
    <w:rsid w:val="00A6421A"/>
    <w:rsid w:val="00A654AE"/>
    <w:rsid w:val="00A66FC9"/>
    <w:rsid w:val="00A67BF3"/>
    <w:rsid w:val="00A67D47"/>
    <w:rsid w:val="00A703F5"/>
    <w:rsid w:val="00A76B2E"/>
    <w:rsid w:val="00A806A0"/>
    <w:rsid w:val="00A82590"/>
    <w:rsid w:val="00A837C9"/>
    <w:rsid w:val="00A84EED"/>
    <w:rsid w:val="00A850F1"/>
    <w:rsid w:val="00A85A8F"/>
    <w:rsid w:val="00A87EE4"/>
    <w:rsid w:val="00A9030B"/>
    <w:rsid w:val="00A92A28"/>
    <w:rsid w:val="00AA0178"/>
    <w:rsid w:val="00AA2471"/>
    <w:rsid w:val="00AA3C1A"/>
    <w:rsid w:val="00AA5543"/>
    <w:rsid w:val="00AA747A"/>
    <w:rsid w:val="00AA7526"/>
    <w:rsid w:val="00AB18BF"/>
    <w:rsid w:val="00AB252B"/>
    <w:rsid w:val="00AB5C3B"/>
    <w:rsid w:val="00AB7E35"/>
    <w:rsid w:val="00AC1E1D"/>
    <w:rsid w:val="00AC2708"/>
    <w:rsid w:val="00AC29E3"/>
    <w:rsid w:val="00AC2A72"/>
    <w:rsid w:val="00AC3FD3"/>
    <w:rsid w:val="00AC400D"/>
    <w:rsid w:val="00AC4DC2"/>
    <w:rsid w:val="00AC5D53"/>
    <w:rsid w:val="00AC62C7"/>
    <w:rsid w:val="00AC66DF"/>
    <w:rsid w:val="00AD292A"/>
    <w:rsid w:val="00AD4E7C"/>
    <w:rsid w:val="00AD65DC"/>
    <w:rsid w:val="00AD69D0"/>
    <w:rsid w:val="00AD70BB"/>
    <w:rsid w:val="00AD7A61"/>
    <w:rsid w:val="00AE057E"/>
    <w:rsid w:val="00AE2388"/>
    <w:rsid w:val="00AE557C"/>
    <w:rsid w:val="00AF019A"/>
    <w:rsid w:val="00AF077E"/>
    <w:rsid w:val="00AF1DEB"/>
    <w:rsid w:val="00AF53C2"/>
    <w:rsid w:val="00B008D0"/>
    <w:rsid w:val="00B023E6"/>
    <w:rsid w:val="00B03952"/>
    <w:rsid w:val="00B0516B"/>
    <w:rsid w:val="00B06430"/>
    <w:rsid w:val="00B11510"/>
    <w:rsid w:val="00B12CF3"/>
    <w:rsid w:val="00B17841"/>
    <w:rsid w:val="00B17BE6"/>
    <w:rsid w:val="00B20C97"/>
    <w:rsid w:val="00B26EF8"/>
    <w:rsid w:val="00B273C6"/>
    <w:rsid w:val="00B30930"/>
    <w:rsid w:val="00B3307B"/>
    <w:rsid w:val="00B35CF1"/>
    <w:rsid w:val="00B36473"/>
    <w:rsid w:val="00B37652"/>
    <w:rsid w:val="00B41D30"/>
    <w:rsid w:val="00B45FA5"/>
    <w:rsid w:val="00B50831"/>
    <w:rsid w:val="00B50F5C"/>
    <w:rsid w:val="00B50FFE"/>
    <w:rsid w:val="00B52690"/>
    <w:rsid w:val="00B57B32"/>
    <w:rsid w:val="00B60201"/>
    <w:rsid w:val="00B61361"/>
    <w:rsid w:val="00B623F4"/>
    <w:rsid w:val="00B6253A"/>
    <w:rsid w:val="00B62CF9"/>
    <w:rsid w:val="00B65E06"/>
    <w:rsid w:val="00B66955"/>
    <w:rsid w:val="00B71BD9"/>
    <w:rsid w:val="00B71E98"/>
    <w:rsid w:val="00B7517A"/>
    <w:rsid w:val="00B7548E"/>
    <w:rsid w:val="00B82AFF"/>
    <w:rsid w:val="00B852A9"/>
    <w:rsid w:val="00B87387"/>
    <w:rsid w:val="00B909B2"/>
    <w:rsid w:val="00B90C08"/>
    <w:rsid w:val="00B923B4"/>
    <w:rsid w:val="00B95391"/>
    <w:rsid w:val="00B97536"/>
    <w:rsid w:val="00B97846"/>
    <w:rsid w:val="00BA1743"/>
    <w:rsid w:val="00BA1747"/>
    <w:rsid w:val="00BA4461"/>
    <w:rsid w:val="00BA5FC4"/>
    <w:rsid w:val="00BA75BA"/>
    <w:rsid w:val="00BB0397"/>
    <w:rsid w:val="00BB34E9"/>
    <w:rsid w:val="00BB5CF6"/>
    <w:rsid w:val="00BB6454"/>
    <w:rsid w:val="00BB798F"/>
    <w:rsid w:val="00BC1354"/>
    <w:rsid w:val="00BC2B73"/>
    <w:rsid w:val="00BC3603"/>
    <w:rsid w:val="00BC3E8E"/>
    <w:rsid w:val="00BC546B"/>
    <w:rsid w:val="00BC7807"/>
    <w:rsid w:val="00BD0FF3"/>
    <w:rsid w:val="00BD11D3"/>
    <w:rsid w:val="00BD1EA5"/>
    <w:rsid w:val="00BD544F"/>
    <w:rsid w:val="00BD62AF"/>
    <w:rsid w:val="00BD6925"/>
    <w:rsid w:val="00BD6A01"/>
    <w:rsid w:val="00BE0884"/>
    <w:rsid w:val="00BE5C63"/>
    <w:rsid w:val="00BF1538"/>
    <w:rsid w:val="00BF53C3"/>
    <w:rsid w:val="00BF65D5"/>
    <w:rsid w:val="00C028C5"/>
    <w:rsid w:val="00C02949"/>
    <w:rsid w:val="00C0317F"/>
    <w:rsid w:val="00C0382A"/>
    <w:rsid w:val="00C03BFE"/>
    <w:rsid w:val="00C0474A"/>
    <w:rsid w:val="00C058E9"/>
    <w:rsid w:val="00C11DBF"/>
    <w:rsid w:val="00C13164"/>
    <w:rsid w:val="00C14B49"/>
    <w:rsid w:val="00C1623E"/>
    <w:rsid w:val="00C16584"/>
    <w:rsid w:val="00C21AFF"/>
    <w:rsid w:val="00C24ED6"/>
    <w:rsid w:val="00C30740"/>
    <w:rsid w:val="00C335C4"/>
    <w:rsid w:val="00C42663"/>
    <w:rsid w:val="00C42CE4"/>
    <w:rsid w:val="00C42D64"/>
    <w:rsid w:val="00C4338D"/>
    <w:rsid w:val="00C447F5"/>
    <w:rsid w:val="00C44E93"/>
    <w:rsid w:val="00C45889"/>
    <w:rsid w:val="00C50743"/>
    <w:rsid w:val="00C51FDC"/>
    <w:rsid w:val="00C537D4"/>
    <w:rsid w:val="00C560D4"/>
    <w:rsid w:val="00C60C3E"/>
    <w:rsid w:val="00C60F1D"/>
    <w:rsid w:val="00C63C16"/>
    <w:rsid w:val="00C65554"/>
    <w:rsid w:val="00C65F24"/>
    <w:rsid w:val="00C70E75"/>
    <w:rsid w:val="00C72ABB"/>
    <w:rsid w:val="00C749CD"/>
    <w:rsid w:val="00C76FE7"/>
    <w:rsid w:val="00C80B5A"/>
    <w:rsid w:val="00C8187A"/>
    <w:rsid w:val="00C8399E"/>
    <w:rsid w:val="00C84756"/>
    <w:rsid w:val="00C857B6"/>
    <w:rsid w:val="00C86741"/>
    <w:rsid w:val="00C87669"/>
    <w:rsid w:val="00C9078D"/>
    <w:rsid w:val="00C929EE"/>
    <w:rsid w:val="00C943CC"/>
    <w:rsid w:val="00CA0409"/>
    <w:rsid w:val="00CA14E8"/>
    <w:rsid w:val="00CA2BCF"/>
    <w:rsid w:val="00CA58F3"/>
    <w:rsid w:val="00CB7080"/>
    <w:rsid w:val="00CB7821"/>
    <w:rsid w:val="00CC1072"/>
    <w:rsid w:val="00CC1180"/>
    <w:rsid w:val="00CC30B4"/>
    <w:rsid w:val="00CC3883"/>
    <w:rsid w:val="00CC49E8"/>
    <w:rsid w:val="00CC78D5"/>
    <w:rsid w:val="00CC7B6D"/>
    <w:rsid w:val="00CD012C"/>
    <w:rsid w:val="00CD42A5"/>
    <w:rsid w:val="00CD55CA"/>
    <w:rsid w:val="00CD5CC8"/>
    <w:rsid w:val="00CD7EB0"/>
    <w:rsid w:val="00CD7FFB"/>
    <w:rsid w:val="00CE00D5"/>
    <w:rsid w:val="00CE0A5D"/>
    <w:rsid w:val="00CE4932"/>
    <w:rsid w:val="00CE6745"/>
    <w:rsid w:val="00CE6E66"/>
    <w:rsid w:val="00CE732F"/>
    <w:rsid w:val="00CE7365"/>
    <w:rsid w:val="00CF014F"/>
    <w:rsid w:val="00CF3222"/>
    <w:rsid w:val="00CF40BB"/>
    <w:rsid w:val="00CF66FD"/>
    <w:rsid w:val="00D0130A"/>
    <w:rsid w:val="00D01949"/>
    <w:rsid w:val="00D03A96"/>
    <w:rsid w:val="00D03F92"/>
    <w:rsid w:val="00D04165"/>
    <w:rsid w:val="00D04758"/>
    <w:rsid w:val="00D066D2"/>
    <w:rsid w:val="00D06D54"/>
    <w:rsid w:val="00D07B87"/>
    <w:rsid w:val="00D07E0A"/>
    <w:rsid w:val="00D1241E"/>
    <w:rsid w:val="00D12C8B"/>
    <w:rsid w:val="00D13A03"/>
    <w:rsid w:val="00D1683A"/>
    <w:rsid w:val="00D20A1F"/>
    <w:rsid w:val="00D24168"/>
    <w:rsid w:val="00D26B1A"/>
    <w:rsid w:val="00D26E41"/>
    <w:rsid w:val="00D30676"/>
    <w:rsid w:val="00D30A1D"/>
    <w:rsid w:val="00D31F3A"/>
    <w:rsid w:val="00D33319"/>
    <w:rsid w:val="00D336F1"/>
    <w:rsid w:val="00D33B08"/>
    <w:rsid w:val="00D35D93"/>
    <w:rsid w:val="00D40347"/>
    <w:rsid w:val="00D42400"/>
    <w:rsid w:val="00D43301"/>
    <w:rsid w:val="00D4335B"/>
    <w:rsid w:val="00D45E07"/>
    <w:rsid w:val="00D45FF8"/>
    <w:rsid w:val="00D55307"/>
    <w:rsid w:val="00D62C16"/>
    <w:rsid w:val="00D65244"/>
    <w:rsid w:val="00D71148"/>
    <w:rsid w:val="00D72C2D"/>
    <w:rsid w:val="00D75C49"/>
    <w:rsid w:val="00D767F0"/>
    <w:rsid w:val="00D85C71"/>
    <w:rsid w:val="00D85E99"/>
    <w:rsid w:val="00D90C4F"/>
    <w:rsid w:val="00D91131"/>
    <w:rsid w:val="00D91563"/>
    <w:rsid w:val="00D93ABE"/>
    <w:rsid w:val="00D960D1"/>
    <w:rsid w:val="00D9649E"/>
    <w:rsid w:val="00D97D1A"/>
    <w:rsid w:val="00D97E25"/>
    <w:rsid w:val="00DA2062"/>
    <w:rsid w:val="00DA3F04"/>
    <w:rsid w:val="00DA435B"/>
    <w:rsid w:val="00DA510F"/>
    <w:rsid w:val="00DA6931"/>
    <w:rsid w:val="00DB0437"/>
    <w:rsid w:val="00DB3867"/>
    <w:rsid w:val="00DB55F8"/>
    <w:rsid w:val="00DB5F89"/>
    <w:rsid w:val="00DB7A93"/>
    <w:rsid w:val="00DC055D"/>
    <w:rsid w:val="00DC200E"/>
    <w:rsid w:val="00DC6245"/>
    <w:rsid w:val="00DC7632"/>
    <w:rsid w:val="00DD029C"/>
    <w:rsid w:val="00DD0EC9"/>
    <w:rsid w:val="00DD123E"/>
    <w:rsid w:val="00DD1817"/>
    <w:rsid w:val="00DD1FA6"/>
    <w:rsid w:val="00DD2E96"/>
    <w:rsid w:val="00DD3359"/>
    <w:rsid w:val="00DD654A"/>
    <w:rsid w:val="00DD7300"/>
    <w:rsid w:val="00DE00BC"/>
    <w:rsid w:val="00DE0FD4"/>
    <w:rsid w:val="00DE11A5"/>
    <w:rsid w:val="00DE3039"/>
    <w:rsid w:val="00DE5CAB"/>
    <w:rsid w:val="00DE6261"/>
    <w:rsid w:val="00DF4EEE"/>
    <w:rsid w:val="00DF6E81"/>
    <w:rsid w:val="00DF7007"/>
    <w:rsid w:val="00DF7F45"/>
    <w:rsid w:val="00E0102D"/>
    <w:rsid w:val="00E01474"/>
    <w:rsid w:val="00E02E43"/>
    <w:rsid w:val="00E05FF2"/>
    <w:rsid w:val="00E123DF"/>
    <w:rsid w:val="00E12C25"/>
    <w:rsid w:val="00E13FF2"/>
    <w:rsid w:val="00E160E5"/>
    <w:rsid w:val="00E16BE0"/>
    <w:rsid w:val="00E17989"/>
    <w:rsid w:val="00E17CCF"/>
    <w:rsid w:val="00E205E2"/>
    <w:rsid w:val="00E2067F"/>
    <w:rsid w:val="00E214C7"/>
    <w:rsid w:val="00E21A18"/>
    <w:rsid w:val="00E2447C"/>
    <w:rsid w:val="00E24600"/>
    <w:rsid w:val="00E2528A"/>
    <w:rsid w:val="00E25530"/>
    <w:rsid w:val="00E25942"/>
    <w:rsid w:val="00E26E58"/>
    <w:rsid w:val="00E26F4E"/>
    <w:rsid w:val="00E30ABF"/>
    <w:rsid w:val="00E30CD1"/>
    <w:rsid w:val="00E315E7"/>
    <w:rsid w:val="00E320C2"/>
    <w:rsid w:val="00E33F76"/>
    <w:rsid w:val="00E34081"/>
    <w:rsid w:val="00E345F2"/>
    <w:rsid w:val="00E34881"/>
    <w:rsid w:val="00E3549F"/>
    <w:rsid w:val="00E35DF8"/>
    <w:rsid w:val="00E35E69"/>
    <w:rsid w:val="00E36D00"/>
    <w:rsid w:val="00E37EFD"/>
    <w:rsid w:val="00E41F5C"/>
    <w:rsid w:val="00E42579"/>
    <w:rsid w:val="00E433E7"/>
    <w:rsid w:val="00E43B74"/>
    <w:rsid w:val="00E45092"/>
    <w:rsid w:val="00E46163"/>
    <w:rsid w:val="00E500C8"/>
    <w:rsid w:val="00E53596"/>
    <w:rsid w:val="00E54A5D"/>
    <w:rsid w:val="00E54E3B"/>
    <w:rsid w:val="00E5681A"/>
    <w:rsid w:val="00E61800"/>
    <w:rsid w:val="00E623C3"/>
    <w:rsid w:val="00E62410"/>
    <w:rsid w:val="00E63347"/>
    <w:rsid w:val="00E642D6"/>
    <w:rsid w:val="00E64AE9"/>
    <w:rsid w:val="00E701E7"/>
    <w:rsid w:val="00E70817"/>
    <w:rsid w:val="00E722DC"/>
    <w:rsid w:val="00E724A3"/>
    <w:rsid w:val="00E76957"/>
    <w:rsid w:val="00E805F6"/>
    <w:rsid w:val="00E817DF"/>
    <w:rsid w:val="00E817EF"/>
    <w:rsid w:val="00E8193F"/>
    <w:rsid w:val="00E822D8"/>
    <w:rsid w:val="00E8403D"/>
    <w:rsid w:val="00E846E8"/>
    <w:rsid w:val="00E90136"/>
    <w:rsid w:val="00E91BDF"/>
    <w:rsid w:val="00E924E7"/>
    <w:rsid w:val="00E929B7"/>
    <w:rsid w:val="00E92C84"/>
    <w:rsid w:val="00E965BC"/>
    <w:rsid w:val="00E968D1"/>
    <w:rsid w:val="00E96E75"/>
    <w:rsid w:val="00EA0403"/>
    <w:rsid w:val="00EA1B8C"/>
    <w:rsid w:val="00EA41C5"/>
    <w:rsid w:val="00EA679A"/>
    <w:rsid w:val="00EA7227"/>
    <w:rsid w:val="00EA7697"/>
    <w:rsid w:val="00EB02CA"/>
    <w:rsid w:val="00EB075C"/>
    <w:rsid w:val="00EB0EFC"/>
    <w:rsid w:val="00EB139C"/>
    <w:rsid w:val="00EB1AE4"/>
    <w:rsid w:val="00EB1B90"/>
    <w:rsid w:val="00EB466D"/>
    <w:rsid w:val="00EC0C40"/>
    <w:rsid w:val="00EC1A85"/>
    <w:rsid w:val="00EC210C"/>
    <w:rsid w:val="00EC421A"/>
    <w:rsid w:val="00EC45E8"/>
    <w:rsid w:val="00EC5F56"/>
    <w:rsid w:val="00EC659A"/>
    <w:rsid w:val="00ED00D6"/>
    <w:rsid w:val="00ED017A"/>
    <w:rsid w:val="00ED0767"/>
    <w:rsid w:val="00ED12FB"/>
    <w:rsid w:val="00ED1D82"/>
    <w:rsid w:val="00ED2450"/>
    <w:rsid w:val="00ED251B"/>
    <w:rsid w:val="00ED30F2"/>
    <w:rsid w:val="00ED4371"/>
    <w:rsid w:val="00ED7FC7"/>
    <w:rsid w:val="00EE0D3E"/>
    <w:rsid w:val="00EE65B0"/>
    <w:rsid w:val="00EE6850"/>
    <w:rsid w:val="00EE7088"/>
    <w:rsid w:val="00EF0668"/>
    <w:rsid w:val="00EF067B"/>
    <w:rsid w:val="00EF10E5"/>
    <w:rsid w:val="00EF444B"/>
    <w:rsid w:val="00EF457A"/>
    <w:rsid w:val="00EF472F"/>
    <w:rsid w:val="00EF4EBE"/>
    <w:rsid w:val="00EF5FFD"/>
    <w:rsid w:val="00EF74C9"/>
    <w:rsid w:val="00F02CE6"/>
    <w:rsid w:val="00F04E91"/>
    <w:rsid w:val="00F0684A"/>
    <w:rsid w:val="00F06E8C"/>
    <w:rsid w:val="00F11329"/>
    <w:rsid w:val="00F121B8"/>
    <w:rsid w:val="00F12B75"/>
    <w:rsid w:val="00F12E6C"/>
    <w:rsid w:val="00F140ED"/>
    <w:rsid w:val="00F165E3"/>
    <w:rsid w:val="00F2119D"/>
    <w:rsid w:val="00F22F48"/>
    <w:rsid w:val="00F2567F"/>
    <w:rsid w:val="00F26623"/>
    <w:rsid w:val="00F26D63"/>
    <w:rsid w:val="00F270A1"/>
    <w:rsid w:val="00F31F43"/>
    <w:rsid w:val="00F329F1"/>
    <w:rsid w:val="00F33361"/>
    <w:rsid w:val="00F3364C"/>
    <w:rsid w:val="00F33749"/>
    <w:rsid w:val="00F36D57"/>
    <w:rsid w:val="00F379F2"/>
    <w:rsid w:val="00F37BB1"/>
    <w:rsid w:val="00F427CF"/>
    <w:rsid w:val="00F4361A"/>
    <w:rsid w:val="00F44B25"/>
    <w:rsid w:val="00F4751F"/>
    <w:rsid w:val="00F61C1D"/>
    <w:rsid w:val="00F61FD9"/>
    <w:rsid w:val="00F624D0"/>
    <w:rsid w:val="00F67788"/>
    <w:rsid w:val="00F67B77"/>
    <w:rsid w:val="00F7030F"/>
    <w:rsid w:val="00F71FA5"/>
    <w:rsid w:val="00F72353"/>
    <w:rsid w:val="00F762DF"/>
    <w:rsid w:val="00F76DDE"/>
    <w:rsid w:val="00F80C06"/>
    <w:rsid w:val="00F839E8"/>
    <w:rsid w:val="00F855A6"/>
    <w:rsid w:val="00F858D3"/>
    <w:rsid w:val="00F922A0"/>
    <w:rsid w:val="00F93A5F"/>
    <w:rsid w:val="00F95EC1"/>
    <w:rsid w:val="00F96FB6"/>
    <w:rsid w:val="00FA1A16"/>
    <w:rsid w:val="00FA2AD3"/>
    <w:rsid w:val="00FA7311"/>
    <w:rsid w:val="00FB1742"/>
    <w:rsid w:val="00FB429D"/>
    <w:rsid w:val="00FB43CB"/>
    <w:rsid w:val="00FB4A5F"/>
    <w:rsid w:val="00FB6763"/>
    <w:rsid w:val="00FB69E5"/>
    <w:rsid w:val="00FC101A"/>
    <w:rsid w:val="00FC1942"/>
    <w:rsid w:val="00FC5392"/>
    <w:rsid w:val="00FD336D"/>
    <w:rsid w:val="00FD6E1A"/>
    <w:rsid w:val="00FD77F7"/>
    <w:rsid w:val="00FE672F"/>
    <w:rsid w:val="00FE74A2"/>
    <w:rsid w:val="00FF126B"/>
    <w:rsid w:val="00FF2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758"/>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960CBE"/>
    <w:pPr>
      <w:keepNext/>
      <w:keepLines/>
      <w:spacing w:after="0" w:line="240" w:lineRule="auto"/>
      <w:ind w:left="123" w:hanging="10"/>
      <w:jc w:val="both"/>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960CBE"/>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B0A35"/>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 w:type="paragraph" w:styleId="Revision">
    <w:name w:val="Revision"/>
    <w:hidden/>
    <w:uiPriority w:val="99"/>
    <w:semiHidden/>
    <w:rsid w:val="00DD123E"/>
    <w:pPr>
      <w:spacing w:after="0" w:line="240" w:lineRule="auto"/>
    </w:pPr>
    <w:rPr>
      <w:rFonts w:ascii="Arial" w:eastAsia="Arial" w:hAnsi="Arial" w:cs="Arial"/>
      <w:color w:val="181717"/>
      <w:sz w:val="20"/>
    </w:rPr>
  </w:style>
  <w:style w:type="character" w:styleId="Strong">
    <w:name w:val="Strong"/>
    <w:basedOn w:val="DefaultParagraphFont"/>
    <w:uiPriority w:val="22"/>
    <w:qFormat/>
    <w:rsid w:val="006557BC"/>
    <w:rPr>
      <w:b/>
      <w:bCs/>
    </w:rPr>
  </w:style>
  <w:style w:type="character" w:styleId="UnresolvedMention">
    <w:name w:val="Unresolved Mention"/>
    <w:basedOn w:val="DefaultParagraphFont"/>
    <w:uiPriority w:val="99"/>
    <w:semiHidden/>
    <w:unhideWhenUsed/>
    <w:rsid w:val="00365063"/>
    <w:rPr>
      <w:color w:val="605E5C"/>
      <w:shd w:val="clear" w:color="auto" w:fill="E1DFDD"/>
    </w:rPr>
  </w:style>
  <w:style w:type="table" w:styleId="TableGrid0">
    <w:name w:val="Table Grid"/>
    <w:basedOn w:val="TableNormal"/>
    <w:uiPriority w:val="39"/>
    <w:rsid w:val="00C02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975057">
      <w:bodyDiv w:val="1"/>
      <w:marLeft w:val="0"/>
      <w:marRight w:val="0"/>
      <w:marTop w:val="0"/>
      <w:marBottom w:val="0"/>
      <w:divBdr>
        <w:top w:val="none" w:sz="0" w:space="0" w:color="auto"/>
        <w:left w:val="none" w:sz="0" w:space="0" w:color="auto"/>
        <w:bottom w:val="none" w:sz="0" w:space="0" w:color="auto"/>
        <w:right w:val="none" w:sz="0" w:space="0" w:color="auto"/>
      </w:divBdr>
    </w:div>
    <w:div w:id="484904424">
      <w:bodyDiv w:val="1"/>
      <w:marLeft w:val="0"/>
      <w:marRight w:val="0"/>
      <w:marTop w:val="0"/>
      <w:marBottom w:val="0"/>
      <w:divBdr>
        <w:top w:val="none" w:sz="0" w:space="0" w:color="auto"/>
        <w:left w:val="none" w:sz="0" w:space="0" w:color="auto"/>
        <w:bottom w:val="none" w:sz="0" w:space="0" w:color="auto"/>
        <w:right w:val="none" w:sz="0" w:space="0" w:color="auto"/>
      </w:divBdr>
    </w:div>
    <w:div w:id="540553026">
      <w:bodyDiv w:val="1"/>
      <w:marLeft w:val="0"/>
      <w:marRight w:val="0"/>
      <w:marTop w:val="0"/>
      <w:marBottom w:val="0"/>
      <w:divBdr>
        <w:top w:val="none" w:sz="0" w:space="0" w:color="auto"/>
        <w:left w:val="none" w:sz="0" w:space="0" w:color="auto"/>
        <w:bottom w:val="none" w:sz="0" w:space="0" w:color="auto"/>
        <w:right w:val="none" w:sz="0" w:space="0" w:color="auto"/>
      </w:divBdr>
    </w:div>
    <w:div w:id="550770294">
      <w:bodyDiv w:val="1"/>
      <w:marLeft w:val="0"/>
      <w:marRight w:val="0"/>
      <w:marTop w:val="0"/>
      <w:marBottom w:val="0"/>
      <w:divBdr>
        <w:top w:val="none" w:sz="0" w:space="0" w:color="auto"/>
        <w:left w:val="none" w:sz="0" w:space="0" w:color="auto"/>
        <w:bottom w:val="none" w:sz="0" w:space="0" w:color="auto"/>
        <w:right w:val="none" w:sz="0" w:space="0" w:color="auto"/>
      </w:divBdr>
    </w:div>
    <w:div w:id="803040994">
      <w:bodyDiv w:val="1"/>
      <w:marLeft w:val="0"/>
      <w:marRight w:val="0"/>
      <w:marTop w:val="0"/>
      <w:marBottom w:val="0"/>
      <w:divBdr>
        <w:top w:val="none" w:sz="0" w:space="0" w:color="auto"/>
        <w:left w:val="none" w:sz="0" w:space="0" w:color="auto"/>
        <w:bottom w:val="none" w:sz="0" w:space="0" w:color="auto"/>
        <w:right w:val="none" w:sz="0" w:space="0" w:color="auto"/>
      </w:divBdr>
    </w:div>
    <w:div w:id="1507792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1.wd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c.europa.eu/health/md_sector/overview_en" TargetMode="External"/><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11F61-02C3-4252-BD14-DD495701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23</Pages>
  <Words>8560</Words>
  <Characters>48794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2</cp:revision>
  <cp:lastPrinted>2022-02-22T11:03:00Z</cp:lastPrinted>
  <dcterms:created xsi:type="dcterms:W3CDTF">2022-07-26T04:41:00Z</dcterms:created>
  <dcterms:modified xsi:type="dcterms:W3CDTF">2022-07-26T04:41:00Z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