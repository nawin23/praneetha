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E2ED3" w14:textId="77777777" w:rsidR="00B11510" w:rsidRDefault="00DC6245" w:rsidP="00DC6245">
      <w:pPr>
        <w:spacing w:after="616" w:line="259" w:lineRule="auto"/>
        <w:ind w:left="576" w:firstLine="0"/>
        <w:jc w:val="right"/>
      </w:pPr>
      <w:r>
        <w:rPr>
          <w:noProof/>
        </w:rPr>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581631" cy="477000"/>
                    </a:xfrm>
                    <a:prstGeom prst="rect">
                      <a:avLst/>
                    </a:prstGeom>
                  </pic:spPr>
                </pic:pic>
              </a:graphicData>
            </a:graphic>
          </wp:inline>
        </w:drawing>
      </w:r>
    </w:p>
    <w:p w14:paraId="04B7256E" w14:textId="51A89748" w:rsidR="00B11510" w:rsidRDefault="00057E9B">
      <w:pPr>
        <w:spacing w:after="231" w:line="259" w:lineRule="auto"/>
        <w:ind w:left="569" w:firstLine="0"/>
        <w:jc w:val="left"/>
      </w:pPr>
      <w:r>
        <w:rPr>
          <w:b/>
          <w:sz w:val="52"/>
        </w:rPr>
        <w:t>SmartMedic</w:t>
      </w:r>
      <w:r w:rsidR="00DC6245">
        <w:rPr>
          <w:b/>
          <w:sz w:val="52"/>
        </w:rPr>
        <w:t>™</w:t>
      </w:r>
      <w:r w:rsidR="000F2BAB">
        <w:rPr>
          <w:b/>
          <w:sz w:val="52"/>
        </w:rPr>
        <w:t xml:space="preserve"> </w:t>
      </w:r>
    </w:p>
    <w:p w14:paraId="01239919" w14:textId="1B6DBF97" w:rsidR="00B11510" w:rsidRDefault="0011497D">
      <w:pPr>
        <w:spacing w:after="0" w:line="259" w:lineRule="auto"/>
        <w:ind w:left="569" w:firstLine="0"/>
        <w:jc w:val="left"/>
      </w:pPr>
      <w:ins w:id="0" w:author="Sai Praneetha Bhaskaruni" w:date="2022-07-08T17:11:00Z">
        <w:r w:rsidRPr="0011497D">
          <w:rPr>
            <w:b/>
            <w:noProof/>
            <w:sz w:val="44"/>
          </w:rPr>
          <mc:AlternateContent>
            <mc:Choice Requires="wps">
              <w:drawing>
                <wp:anchor distT="45720" distB="45720" distL="114300" distR="114300" simplePos="0" relativeHeight="251670528" behindDoc="0" locked="0" layoutInCell="1" allowOverlap="1" wp14:anchorId="5C5BC0D8" wp14:editId="3F39542E">
                  <wp:simplePos x="0" y="0"/>
                  <wp:positionH relativeFrom="column">
                    <wp:posOffset>187325</wp:posOffset>
                  </wp:positionH>
                  <wp:positionV relativeFrom="paragraph">
                    <wp:posOffset>693243</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79ADF1A" w14:textId="5AF2B1AC" w:rsidR="0011497D" w:rsidRPr="004A369C" w:rsidRDefault="0011497D">
                              <w:pPr>
                                <w:rPr>
                                  <w:b/>
                                  <w:bCs/>
                                  <w:sz w:val="22"/>
                                  <w:szCs w:val="24"/>
                                  <w:rPrChange w:id="1" w:author="Sai Praneetha Bhaskaruni" w:date="2022-07-08T17:18:00Z">
                                    <w:rPr/>
                                  </w:rPrChange>
                                </w:rPr>
                              </w:pPr>
                              <w:ins w:id="2" w:author="Sai Praneetha Bhaskaruni" w:date="2022-07-08T17:11:00Z">
                                <w:r w:rsidRPr="004A369C">
                                  <w:rPr>
                                    <w:b/>
                                    <w:bCs/>
                                    <w:sz w:val="22"/>
                                    <w:szCs w:val="24"/>
                                    <w:rPrChange w:id="3" w:author="Sai Praneetha Bhaskaruni" w:date="2022-07-08T17:18:00Z">
                                      <w:rPr/>
                                    </w:rPrChange>
                                  </w:rPr>
                                  <w:t>Reference number:</w:t>
                                </w:r>
                              </w:ins>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C5BC0D8" id="_x0000_t202" coordsize="21600,21600" o:spt="202" path="m,l,21600r21600,l21600,xe">
                  <v:stroke joinstyle="miter"/>
                  <v:path gradientshapeok="t" o:connecttype="rect"/>
                </v:shapetype>
                <v:shape id="Text Box 2" o:spid="_x0000_s1026" type="#_x0000_t202" style="position:absolute;left:0;text-align:left;margin-left:14.75pt;margin-top:54.6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">
                  <v:textbox style="mso-fit-shape-to-text:t">
                    <w:txbxContent>
                      <w:p w14:paraId="479ADF1A" w14:textId="5AF2B1AC" w:rsidR="0011497D" w:rsidRPr="004A369C" w:rsidRDefault="0011497D">
                        <w:pPr>
                          <w:rPr>
                            <w:b/>
                            <w:bCs/>
                            <w:sz w:val="22"/>
                            <w:szCs w:val="24"/>
                            <w:rPrChange w:id="4" w:author="Sai Praneetha Bhaskaruni" w:date="2022-07-08T17:18:00Z">
                              <w:rPr/>
                            </w:rPrChange>
                          </w:rPr>
                        </w:pPr>
                        <w:ins w:id="5" w:author="Sai Praneetha Bhaskaruni" w:date="2022-07-08T17:11:00Z">
                          <w:r w:rsidRPr="004A369C">
                            <w:rPr>
                              <w:b/>
                              <w:bCs/>
                              <w:sz w:val="22"/>
                              <w:szCs w:val="24"/>
                              <w:rPrChange w:id="6" w:author="Sai Praneetha Bhaskaruni" w:date="2022-07-08T17:18:00Z">
                                <w:rPr/>
                              </w:rPrChange>
                            </w:rPr>
                            <w:t>Reference number:</w:t>
                          </w:r>
                        </w:ins>
                      </w:p>
                    </w:txbxContent>
                  </v:textbox>
                  <w10:wrap type="square"/>
                </v:shape>
              </w:pict>
            </mc:Fallback>
          </mc:AlternateContent>
        </w:r>
      </w:ins>
      <w:ins w:id="7" w:author="Sai Praneetha Bhaskaruni" w:date="2022-07-08T17:05:00Z">
        <w:r w:rsidR="00683884">
          <w:rPr>
            <w:noProof/>
            <w:lang w:val="en-IN" w:eastAsia="en-IN"/>
          </w:rPr>
          <w:drawing>
            <wp:anchor distT="0" distB="0" distL="114300" distR="114300" simplePos="0" relativeHeight="251668480" behindDoc="1" locked="0" layoutInCell="1" allowOverlap="1" wp14:anchorId="2F7404DA" wp14:editId="4287522D">
              <wp:simplePos x="0" y="0"/>
              <wp:positionH relativeFrom="page">
                <wp:posOffset>4780280</wp:posOffset>
              </wp:positionH>
              <wp:positionV relativeFrom="paragraph">
                <wp:posOffset>579755</wp:posOffset>
              </wp:positionV>
              <wp:extent cx="2763520" cy="2228850"/>
              <wp:effectExtent l="0" t="0" r="0" b="0"/>
              <wp:wrapTight wrapText="bothSides">
                <wp:wrapPolygon edited="0">
                  <wp:start x="298" y="0"/>
                  <wp:lineTo x="298" y="21415"/>
                  <wp:lineTo x="20697" y="21415"/>
                  <wp:lineTo x="20994" y="9785"/>
                  <wp:lineTo x="20697" y="0"/>
                  <wp:lineTo x="298"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3520" cy="2228850"/>
                      </a:xfrm>
                      <a:prstGeom prst="rect">
                        <a:avLst/>
                      </a:prstGeom>
                      <a:noFill/>
                    </pic:spPr>
                  </pic:pic>
                </a:graphicData>
              </a:graphic>
              <wp14:sizeRelH relativeFrom="margin">
                <wp14:pctWidth>0</wp14:pctWidth>
              </wp14:sizeRelH>
              <wp14:sizeRelV relativeFrom="margin">
                <wp14:pctHeight>0</wp14:pctHeight>
              </wp14:sizeRelV>
            </wp:anchor>
          </w:drawing>
        </w:r>
      </w:ins>
      <w:ins w:id="8" w:author="Sai Praneetha Bhaskaruni" w:date="2022-07-08T13:53:00Z">
        <w:r w:rsidR="00683884" w:rsidRPr="008A17D4">
          <w:rPr>
            <w:rFonts w:ascii="HP Simplified Light" w:hAnsi="HP Simplified Light" w:cstheme="minorHAnsi"/>
            <w:noProof/>
            <w:sz w:val="96"/>
            <w:szCs w:val="96"/>
          </w:rPr>
          <w:drawing>
            <wp:anchor distT="0" distB="0" distL="114300" distR="114300" simplePos="0" relativeHeight="251664384" behindDoc="1" locked="0" layoutInCell="1" allowOverlap="1" wp14:anchorId="16C58E36" wp14:editId="54A83652">
              <wp:simplePos x="0" y="0"/>
              <wp:positionH relativeFrom="page">
                <wp:posOffset>215265</wp:posOffset>
              </wp:positionH>
              <wp:positionV relativeFrom="paragraph">
                <wp:posOffset>1723390</wp:posOffset>
              </wp:positionV>
              <wp:extent cx="4280535" cy="2257425"/>
              <wp:effectExtent l="0" t="0" r="5715" b="9525"/>
              <wp:wrapTight wrapText="bothSides">
                <wp:wrapPolygon edited="0">
                  <wp:start x="5287" y="182"/>
                  <wp:lineTo x="2115" y="3463"/>
                  <wp:lineTo x="385" y="4010"/>
                  <wp:lineTo x="0" y="4557"/>
                  <wp:lineTo x="0" y="6744"/>
                  <wp:lineTo x="2692" y="9478"/>
                  <wp:lineTo x="12593" y="18046"/>
                  <wp:lineTo x="17015" y="21509"/>
                  <wp:lineTo x="17495" y="21509"/>
                  <wp:lineTo x="21148" y="12213"/>
                  <wp:lineTo x="21533" y="9843"/>
                  <wp:lineTo x="21533" y="9114"/>
                  <wp:lineTo x="17591" y="6197"/>
                  <wp:lineTo x="14996" y="5104"/>
                  <wp:lineTo x="10382" y="3463"/>
                  <wp:lineTo x="10478" y="2734"/>
                  <wp:lineTo x="8459" y="1458"/>
                  <wp:lineTo x="6152" y="182"/>
                  <wp:lineTo x="5287" y="18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5812" t="18825" r="8391" b="8069"/>
                      <a:stretch/>
                    </pic:blipFill>
                    <pic:spPr bwMode="auto">
                      <a:xfrm>
                        <a:off x="0" y="0"/>
                        <a:ext cx="4280535" cy="2257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r w:rsidR="00683884">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2A50A4BC" wp14:editId="6DA63518">
                <wp:simplePos x="0" y="0"/>
                <wp:positionH relativeFrom="page">
                  <wp:posOffset>123825</wp:posOffset>
                </wp:positionH>
                <wp:positionV relativeFrom="margin">
                  <wp:posOffset>2863850</wp:posOffset>
                </wp:positionV>
                <wp:extent cx="7410450" cy="3505200"/>
                <wp:effectExtent l="0" t="0" r="0" b="0"/>
                <wp:wrapTopAndBottom/>
                <wp:docPr id="12043" name="Group 12043"/>
                <wp:cNvGraphicFramePr/>
                <a:graphic xmlns:a="http://schemas.openxmlformats.org/drawingml/2006/main">
                  <a:graphicData uri="http://schemas.microsoft.com/office/word/2010/wordprocessingGroup">
                    <wpg:wgp>
                      <wpg:cNvGrpSpPr/>
                      <wpg:grpSpPr>
                        <a:xfrm>
                          <a:off x="0" y="0"/>
                          <a:ext cx="7410450" cy="3505200"/>
                          <a:chOff x="-3301" y="1105781"/>
                          <a:chExt cx="7763257" cy="3464632"/>
                        </a:xfrm>
                      </wpg:grpSpPr>
                      <pic:pic xmlns:pic="http://schemas.openxmlformats.org/drawingml/2006/picture">
                        <pic:nvPicPr>
                          <pic:cNvPr id="16911" name="Picture 16911"/>
                          <pic:cNvPicPr/>
                        </pic:nvPicPr>
                        <pic:blipFill>
                          <a:blip r:embed="rId12"/>
                          <a:stretch>
                            <a:fillRect/>
                          </a:stretch>
                        </pic:blipFill>
                        <pic:spPr>
                          <a:xfrm>
                            <a:off x="-3301" y="2668461"/>
                            <a:ext cx="7763257" cy="1901952"/>
                          </a:xfrm>
                          <a:prstGeom prst="rect">
                            <a:avLst/>
                          </a:prstGeom>
                        </pic:spPr>
                      </pic:pic>
                      <pic:pic xmlns:pic="http://schemas.openxmlformats.org/drawingml/2006/picture">
                        <pic:nvPicPr>
                          <pic:cNvPr id="16912" name="Picture 16912"/>
                          <pic:cNvPicPr/>
                        </pic:nvPicPr>
                        <pic:blipFill>
                          <a:blip r:embed="rId13"/>
                          <a:stretch>
                            <a:fillRect/>
                          </a:stretch>
                        </pic:blipFill>
                        <pic:spPr>
                          <a:xfrm>
                            <a:off x="46309" y="1105781"/>
                            <a:ext cx="4530513" cy="29468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FD4FF6" id="Group 12043" o:spid="_x0000_s1026" style="position:absolute;margin-left:9.75pt;margin-top:225.5pt;width:583.5pt;height:276pt;z-index:251658240;mso-position-horizontal-relative:page;mso-position-vertical-relative:margin;mso-width-relative:margin;mso-height-relative:margin" coordorigin="-33,11057" coordsize="77632,34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4" o:title=""/>
                </v:shape>
                <v:shape id="Picture 16912" o:spid="_x0000_s1028" type="#_x0000_t75" style="position:absolute;left:463;top:11057;width:45305;height:2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5" o:title=""/>
                </v:shape>
                <w10:wrap type="topAndBottom" anchorx="page" anchory="margin"/>
              </v:group>
            </w:pict>
          </mc:Fallback>
        </mc:AlternateContent>
      </w:r>
      <w:ins w:id="9" w:author="Sai Praneetha Bhaskaruni" w:date="2022-07-08T13:53:00Z">
        <w:r w:rsidR="001A3B81">
          <w:rPr>
            <w:noProof/>
          </w:rPr>
          <w:drawing>
            <wp:anchor distT="0" distB="0" distL="114300" distR="114300" simplePos="0" relativeHeight="251666432" behindDoc="1" locked="0" layoutInCell="1" allowOverlap="1" wp14:anchorId="1777382B" wp14:editId="2E86C2B7">
              <wp:simplePos x="0" y="0"/>
              <wp:positionH relativeFrom="column">
                <wp:posOffset>277495</wp:posOffset>
              </wp:positionH>
              <wp:positionV relativeFrom="paragraph">
                <wp:posOffset>5043871</wp:posOffset>
              </wp:positionV>
              <wp:extent cx="1487170" cy="2025015"/>
              <wp:effectExtent l="0" t="0" r="0" b="0"/>
              <wp:wrapTight wrapText="bothSides">
                <wp:wrapPolygon edited="0">
                  <wp:start x="1383" y="0"/>
                  <wp:lineTo x="0" y="406"/>
                  <wp:lineTo x="0" y="17475"/>
                  <wp:lineTo x="8854" y="19710"/>
                  <wp:lineTo x="9407" y="21336"/>
                  <wp:lineTo x="11621" y="21336"/>
                  <wp:lineTo x="12174" y="19710"/>
                  <wp:lineTo x="13834" y="19710"/>
                  <wp:lineTo x="21305" y="17069"/>
                  <wp:lineTo x="21028" y="610"/>
                  <wp:lineTo x="19645" y="0"/>
                  <wp:lineTo x="138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180" t="16363" r="31398"/>
                      <a:stretch/>
                    </pic:blipFill>
                    <pic:spPr bwMode="auto">
                      <a:xfrm>
                        <a:off x="0" y="0"/>
                        <a:ext cx="1487170"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del w:id="10" w:author="Sai Praneetha Bhaskaruni" w:date="2022-07-08T13:53:00Z">
        <w:r w:rsidR="00DC6245" w:rsidRPr="00DC6245" w:rsidDel="00BA1743">
          <w:rPr>
            <w:rFonts w:ascii="Calibri" w:eastAsia="Calibri" w:hAnsi="Calibri" w:cs="Calibri"/>
            <w:noProof/>
            <w:color w:val="000000"/>
            <w:sz w:val="22"/>
          </w:rPr>
          <w:drawing>
            <wp:anchor distT="0" distB="0" distL="114300" distR="114300" simplePos="0" relativeHeight="251662336" behindDoc="0" locked="0" layoutInCell="1" allowOverlap="1" wp14:anchorId="3CC5FF35" wp14:editId="7C5F9014">
              <wp:simplePos x="0" y="0"/>
              <wp:positionH relativeFrom="column">
                <wp:posOffset>514350</wp:posOffset>
              </wp:positionH>
              <wp:positionV relativeFrom="paragraph">
                <wp:posOffset>2050415</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95750" cy="2513859"/>
                      </a:xfrm>
                      <a:prstGeom prst="rect">
                        <a:avLst/>
                      </a:prstGeom>
                    </pic:spPr>
                  </pic:pic>
                </a:graphicData>
              </a:graphic>
              <wp14:sizeRelH relativeFrom="page">
                <wp14:pctWidth>0</wp14:pctWidth>
              </wp14:sizeRelH>
              <wp14:sizeRelV relativeFrom="page">
                <wp14:pctHeight>0</wp14:pctHeight>
              </wp14:sizeRelV>
            </wp:anchor>
          </w:drawing>
        </w:r>
      </w:del>
      <w:r w:rsidR="00446FC2">
        <w:rPr>
          <w:b/>
          <w:sz w:val="44"/>
        </w:rPr>
        <w:t xml:space="preserve">Security Operations </w:t>
      </w:r>
      <w:commentRangeStart w:id="11"/>
      <w:r w:rsidR="00446FC2">
        <w:rPr>
          <w:b/>
          <w:sz w:val="44"/>
        </w:rPr>
        <w:t>Manual</w:t>
      </w:r>
      <w:commentRangeEnd w:id="11"/>
      <w:r w:rsidR="00167413">
        <w:rPr>
          <w:rStyle w:val="CommentReference"/>
        </w:rPr>
        <w:commentReference w:id="11"/>
      </w:r>
      <w:r w:rsidR="00446FC2">
        <w:br w:type="page"/>
      </w:r>
    </w:p>
    <w:sdt>
      <w:sdtPr>
        <w:rPr>
          <w:rFonts w:ascii="Arial" w:eastAsia="Arial" w:hAnsi="Arial" w:cs="Arial"/>
          <w:color w:val="181717"/>
          <w:sz w:val="28"/>
          <w:szCs w:val="22"/>
        </w:rPr>
        <w:id w:val="-1333128351"/>
        <w:docPartObj>
          <w:docPartGallery w:val="Table of Contents"/>
          <w:docPartUnique/>
        </w:docPartObj>
      </w:sdtPr>
      <w:sdtEndPr>
        <w:rPr>
          <w:b/>
          <w:bCs/>
          <w:noProof/>
          <w:sz w:val="24"/>
        </w:rPr>
      </w:sdtEndPr>
      <w:sdtContent>
        <w:p w14:paraId="34DBAB87" w14:textId="77777777" w:rsidR="00446FC2" w:rsidRPr="00C335C4" w:rsidRDefault="00E54A5D" w:rsidP="00C335C4">
          <w:pPr>
            <w:pStyle w:val="TOCHeading"/>
            <w:shd w:val="clear" w:color="auto" w:fill="3B3838" w:themeFill="background2" w:themeFillShade="40"/>
            <w:jc w:val="center"/>
            <w:rPr>
              <w:b/>
              <w:color w:val="FFFFFF" w:themeColor="background1"/>
              <w:sz w:val="72"/>
            </w:rPr>
          </w:pPr>
          <w:r w:rsidRPr="00C335C4">
            <w:rPr>
              <w:b/>
              <w:color w:val="FFFFFF" w:themeColor="background1"/>
              <w:sz w:val="72"/>
            </w:rPr>
            <w:t>Table of C</w:t>
          </w:r>
          <w:r w:rsidR="00446FC2" w:rsidRPr="00C335C4">
            <w:rPr>
              <w:b/>
              <w:color w:val="FFFFFF" w:themeColor="background1"/>
              <w:sz w:val="72"/>
            </w:rPr>
            <w:t>ontents</w:t>
          </w:r>
        </w:p>
        <w:p w14:paraId="7685353F" w14:textId="71859BE9" w:rsidR="007B0A35" w:rsidRDefault="00016491" w:rsidP="007B0A35">
          <w:pPr>
            <w:pStyle w:val="TOC1"/>
            <w:rPr>
              <w:rFonts w:asciiTheme="minorHAnsi" w:hAnsiTheme="minorHAnsi" w:cstheme="minorBidi"/>
              <w:noProof/>
              <w:sz w:val="22"/>
            </w:rPr>
          </w:pPr>
          <w:r>
            <w:fldChar w:fldCharType="begin"/>
          </w:r>
          <w:r>
            <w:instrText xml:space="preserve"> TOC \o "1-3" \h \z \u </w:instrText>
          </w:r>
          <w:r>
            <w:fldChar w:fldCharType="separate"/>
          </w:r>
          <w:hyperlink w:anchor="_Toc98780909" w:history="1">
            <w:r w:rsidR="007B0A35" w:rsidRPr="00742F8B">
              <w:rPr>
                <w:rStyle w:val="Hyperlink"/>
                <w:noProof/>
              </w:rPr>
              <w:t>01 Purpose</w:t>
            </w:r>
            <w:r w:rsidR="007B0A35">
              <w:rPr>
                <w:noProof/>
                <w:webHidden/>
              </w:rPr>
              <w:tab/>
            </w:r>
            <w:r w:rsidR="007B0A35">
              <w:rPr>
                <w:noProof/>
                <w:webHidden/>
              </w:rPr>
              <w:fldChar w:fldCharType="begin"/>
            </w:r>
            <w:r w:rsidR="007B0A35">
              <w:rPr>
                <w:noProof/>
                <w:webHidden/>
              </w:rPr>
              <w:instrText xml:space="preserve"> PAGEREF _Toc98780909 \h </w:instrText>
            </w:r>
            <w:r w:rsidR="007B0A35">
              <w:rPr>
                <w:noProof/>
                <w:webHidden/>
              </w:rPr>
            </w:r>
            <w:r w:rsidR="007B0A35">
              <w:rPr>
                <w:noProof/>
                <w:webHidden/>
              </w:rPr>
              <w:fldChar w:fldCharType="separate"/>
            </w:r>
            <w:r w:rsidR="007B0A35">
              <w:rPr>
                <w:noProof/>
                <w:webHidden/>
              </w:rPr>
              <w:t>3</w:t>
            </w:r>
            <w:r w:rsidR="007B0A35">
              <w:rPr>
                <w:noProof/>
                <w:webHidden/>
              </w:rPr>
              <w:fldChar w:fldCharType="end"/>
            </w:r>
          </w:hyperlink>
        </w:p>
        <w:p w14:paraId="6F589F34" w14:textId="1778E1EC" w:rsidR="007B0A35" w:rsidRDefault="00F7030F" w:rsidP="007B0A35">
          <w:pPr>
            <w:pStyle w:val="TOC1"/>
            <w:rPr>
              <w:rFonts w:asciiTheme="minorHAnsi" w:hAnsiTheme="minorHAnsi" w:cstheme="minorBidi"/>
              <w:noProof/>
              <w:sz w:val="22"/>
            </w:rPr>
          </w:pPr>
          <w:hyperlink w:anchor="_Toc98780910" w:history="1">
            <w:r w:rsidR="007B0A35" w:rsidRPr="00742F8B">
              <w:rPr>
                <w:rStyle w:val="Hyperlink"/>
                <w:noProof/>
              </w:rPr>
              <w:t>02 Definitions</w:t>
            </w:r>
            <w:r w:rsidR="007B0A35">
              <w:rPr>
                <w:noProof/>
                <w:webHidden/>
              </w:rPr>
              <w:tab/>
            </w:r>
            <w:r w:rsidR="007B0A35">
              <w:rPr>
                <w:noProof/>
                <w:webHidden/>
              </w:rPr>
              <w:fldChar w:fldCharType="begin"/>
            </w:r>
            <w:r w:rsidR="007B0A35">
              <w:rPr>
                <w:noProof/>
                <w:webHidden/>
              </w:rPr>
              <w:instrText xml:space="preserve"> PAGEREF _Toc98780910 \h </w:instrText>
            </w:r>
            <w:r w:rsidR="007B0A35">
              <w:rPr>
                <w:noProof/>
                <w:webHidden/>
              </w:rPr>
            </w:r>
            <w:r w:rsidR="007B0A35">
              <w:rPr>
                <w:noProof/>
                <w:webHidden/>
              </w:rPr>
              <w:fldChar w:fldCharType="separate"/>
            </w:r>
            <w:r w:rsidR="007B0A35">
              <w:rPr>
                <w:noProof/>
                <w:webHidden/>
              </w:rPr>
              <w:t>3</w:t>
            </w:r>
            <w:r w:rsidR="007B0A35">
              <w:rPr>
                <w:noProof/>
                <w:webHidden/>
              </w:rPr>
              <w:fldChar w:fldCharType="end"/>
            </w:r>
          </w:hyperlink>
        </w:p>
        <w:p w14:paraId="35E08EB1" w14:textId="6CC5C8FA" w:rsidR="007B0A35" w:rsidRDefault="00F7030F" w:rsidP="007B0A35">
          <w:pPr>
            <w:pStyle w:val="TOC1"/>
            <w:rPr>
              <w:rFonts w:asciiTheme="minorHAnsi" w:hAnsiTheme="minorHAnsi" w:cstheme="minorBidi"/>
              <w:noProof/>
              <w:sz w:val="22"/>
            </w:rPr>
          </w:pPr>
          <w:hyperlink w:anchor="_Toc98780911" w:history="1">
            <w:r w:rsidR="007B0A35" w:rsidRPr="00742F8B">
              <w:rPr>
                <w:rStyle w:val="Hyperlink"/>
                <w:noProof/>
              </w:rPr>
              <w:t>03 Product Description</w:t>
            </w:r>
            <w:r w:rsidR="007B0A35">
              <w:rPr>
                <w:noProof/>
                <w:webHidden/>
              </w:rPr>
              <w:tab/>
            </w:r>
            <w:r w:rsidR="007B0A35">
              <w:rPr>
                <w:noProof/>
                <w:webHidden/>
              </w:rPr>
              <w:fldChar w:fldCharType="begin"/>
            </w:r>
            <w:r w:rsidR="007B0A35">
              <w:rPr>
                <w:noProof/>
                <w:webHidden/>
              </w:rPr>
              <w:instrText xml:space="preserve"> PAGEREF _Toc98780911 \h </w:instrText>
            </w:r>
            <w:r w:rsidR="007B0A35">
              <w:rPr>
                <w:noProof/>
                <w:webHidden/>
              </w:rPr>
            </w:r>
            <w:r w:rsidR="007B0A35">
              <w:rPr>
                <w:noProof/>
                <w:webHidden/>
              </w:rPr>
              <w:fldChar w:fldCharType="separate"/>
            </w:r>
            <w:r w:rsidR="007B0A35">
              <w:rPr>
                <w:noProof/>
                <w:webHidden/>
              </w:rPr>
              <w:t>4</w:t>
            </w:r>
            <w:r w:rsidR="007B0A35">
              <w:rPr>
                <w:noProof/>
                <w:webHidden/>
              </w:rPr>
              <w:fldChar w:fldCharType="end"/>
            </w:r>
          </w:hyperlink>
        </w:p>
        <w:p w14:paraId="02CEFF6F" w14:textId="486F9CD3" w:rsidR="007B0A35" w:rsidRDefault="00F7030F">
          <w:pPr>
            <w:pStyle w:val="TOC2"/>
            <w:rPr>
              <w:rFonts w:asciiTheme="minorHAnsi" w:hAnsiTheme="minorHAnsi" w:cstheme="minorBidi"/>
              <w:b w:val="0"/>
              <w:noProof/>
              <w:sz w:val="22"/>
            </w:rPr>
          </w:pPr>
          <w:hyperlink w:anchor="_Toc98780912" w:history="1">
            <w:r w:rsidR="007B0A35" w:rsidRPr="00742F8B">
              <w:rPr>
                <w:rStyle w:val="Hyperlink"/>
                <w:noProof/>
              </w:rPr>
              <w:t>3.1 Device and Manufacturer Identification</w:t>
            </w:r>
            <w:r w:rsidR="007B0A35">
              <w:rPr>
                <w:noProof/>
                <w:webHidden/>
              </w:rPr>
              <w:tab/>
            </w:r>
            <w:r w:rsidR="007B0A35">
              <w:rPr>
                <w:noProof/>
                <w:webHidden/>
              </w:rPr>
              <w:fldChar w:fldCharType="begin"/>
            </w:r>
            <w:r w:rsidR="007B0A35">
              <w:rPr>
                <w:noProof/>
                <w:webHidden/>
              </w:rPr>
              <w:instrText xml:space="preserve"> PAGEREF _Toc98780912 \h </w:instrText>
            </w:r>
            <w:r w:rsidR="007B0A35">
              <w:rPr>
                <w:noProof/>
                <w:webHidden/>
              </w:rPr>
            </w:r>
            <w:r w:rsidR="007B0A35">
              <w:rPr>
                <w:noProof/>
                <w:webHidden/>
              </w:rPr>
              <w:fldChar w:fldCharType="separate"/>
            </w:r>
            <w:r w:rsidR="007B0A35">
              <w:rPr>
                <w:noProof/>
                <w:webHidden/>
              </w:rPr>
              <w:t>5</w:t>
            </w:r>
            <w:r w:rsidR="007B0A35">
              <w:rPr>
                <w:noProof/>
                <w:webHidden/>
              </w:rPr>
              <w:fldChar w:fldCharType="end"/>
            </w:r>
          </w:hyperlink>
        </w:p>
        <w:p w14:paraId="5A2A04B6" w14:textId="09287B34" w:rsidR="007B0A35" w:rsidRDefault="00F7030F">
          <w:pPr>
            <w:pStyle w:val="TOC2"/>
            <w:rPr>
              <w:rFonts w:asciiTheme="minorHAnsi" w:hAnsiTheme="minorHAnsi" w:cstheme="minorBidi"/>
              <w:b w:val="0"/>
              <w:noProof/>
              <w:sz w:val="22"/>
            </w:rPr>
          </w:pPr>
          <w:hyperlink w:anchor="_Toc98780913" w:history="1">
            <w:r w:rsidR="007B0A35" w:rsidRPr="00742F8B">
              <w:rPr>
                <w:rStyle w:val="Hyperlink"/>
                <w:noProof/>
              </w:rPr>
              <w:t>3.2 Device Intended Use</w:t>
            </w:r>
            <w:r w:rsidR="007B0A35">
              <w:rPr>
                <w:noProof/>
                <w:webHidden/>
              </w:rPr>
              <w:tab/>
            </w:r>
            <w:r w:rsidR="007B0A35">
              <w:rPr>
                <w:noProof/>
                <w:webHidden/>
              </w:rPr>
              <w:fldChar w:fldCharType="begin"/>
            </w:r>
            <w:r w:rsidR="007B0A35">
              <w:rPr>
                <w:noProof/>
                <w:webHidden/>
              </w:rPr>
              <w:instrText xml:space="preserve"> PAGEREF _Toc98780913 \h </w:instrText>
            </w:r>
            <w:r w:rsidR="007B0A35">
              <w:rPr>
                <w:noProof/>
                <w:webHidden/>
              </w:rPr>
            </w:r>
            <w:r w:rsidR="007B0A35">
              <w:rPr>
                <w:noProof/>
                <w:webHidden/>
              </w:rPr>
              <w:fldChar w:fldCharType="separate"/>
            </w:r>
            <w:r w:rsidR="007B0A35">
              <w:rPr>
                <w:noProof/>
                <w:webHidden/>
              </w:rPr>
              <w:t>5</w:t>
            </w:r>
            <w:r w:rsidR="007B0A35">
              <w:rPr>
                <w:noProof/>
                <w:webHidden/>
              </w:rPr>
              <w:fldChar w:fldCharType="end"/>
            </w:r>
          </w:hyperlink>
        </w:p>
        <w:p w14:paraId="1903AD96" w14:textId="6044FD6E" w:rsidR="007B0A35" w:rsidRDefault="00F7030F">
          <w:pPr>
            <w:pStyle w:val="TOC2"/>
            <w:rPr>
              <w:rFonts w:asciiTheme="minorHAnsi" w:hAnsiTheme="minorHAnsi" w:cstheme="minorBidi"/>
              <w:b w:val="0"/>
              <w:noProof/>
              <w:sz w:val="22"/>
            </w:rPr>
          </w:pPr>
          <w:hyperlink w:anchor="_Toc98780914" w:history="1">
            <w:r w:rsidR="007B0A35" w:rsidRPr="00742F8B">
              <w:rPr>
                <w:rStyle w:val="Hyperlink"/>
                <w:noProof/>
              </w:rPr>
              <w:t>3.3 Vulnerability Intake and Monitoring</w:t>
            </w:r>
            <w:r w:rsidR="007B0A35">
              <w:rPr>
                <w:noProof/>
                <w:webHidden/>
              </w:rPr>
              <w:tab/>
            </w:r>
            <w:r w:rsidR="007B0A35">
              <w:rPr>
                <w:noProof/>
                <w:webHidden/>
              </w:rPr>
              <w:fldChar w:fldCharType="begin"/>
            </w:r>
            <w:r w:rsidR="007B0A35">
              <w:rPr>
                <w:noProof/>
                <w:webHidden/>
              </w:rPr>
              <w:instrText xml:space="preserve"> PAGEREF _Toc98780914 \h </w:instrText>
            </w:r>
            <w:r w:rsidR="007B0A35">
              <w:rPr>
                <w:noProof/>
                <w:webHidden/>
              </w:rPr>
            </w:r>
            <w:r w:rsidR="007B0A35">
              <w:rPr>
                <w:noProof/>
                <w:webHidden/>
              </w:rPr>
              <w:fldChar w:fldCharType="separate"/>
            </w:r>
            <w:r w:rsidR="007B0A35">
              <w:rPr>
                <w:noProof/>
                <w:webHidden/>
              </w:rPr>
              <w:t>6</w:t>
            </w:r>
            <w:r w:rsidR="007B0A35">
              <w:rPr>
                <w:noProof/>
                <w:webHidden/>
              </w:rPr>
              <w:fldChar w:fldCharType="end"/>
            </w:r>
          </w:hyperlink>
        </w:p>
        <w:p w14:paraId="3D271A73" w14:textId="34398536" w:rsidR="007B0A35" w:rsidRDefault="00F7030F">
          <w:pPr>
            <w:pStyle w:val="TOC2"/>
            <w:rPr>
              <w:rFonts w:asciiTheme="minorHAnsi" w:hAnsiTheme="minorHAnsi" w:cstheme="minorBidi"/>
              <w:b w:val="0"/>
              <w:noProof/>
              <w:sz w:val="22"/>
            </w:rPr>
          </w:pPr>
          <w:hyperlink w:anchor="_Toc98780915" w:history="1">
            <w:r w:rsidR="007B0A35" w:rsidRPr="00742F8B">
              <w:rPr>
                <w:rStyle w:val="Hyperlink"/>
                <w:noProof/>
              </w:rPr>
              <w:t>3.4 System Characterization and System Assets</w:t>
            </w:r>
            <w:r w:rsidR="007B0A35">
              <w:rPr>
                <w:noProof/>
                <w:webHidden/>
              </w:rPr>
              <w:tab/>
            </w:r>
            <w:r w:rsidR="007B0A35">
              <w:rPr>
                <w:noProof/>
                <w:webHidden/>
              </w:rPr>
              <w:fldChar w:fldCharType="begin"/>
            </w:r>
            <w:r w:rsidR="007B0A35">
              <w:rPr>
                <w:noProof/>
                <w:webHidden/>
              </w:rPr>
              <w:instrText xml:space="preserve"> PAGEREF _Toc98780915 \h </w:instrText>
            </w:r>
            <w:r w:rsidR="007B0A35">
              <w:rPr>
                <w:noProof/>
                <w:webHidden/>
              </w:rPr>
            </w:r>
            <w:r w:rsidR="007B0A35">
              <w:rPr>
                <w:noProof/>
                <w:webHidden/>
              </w:rPr>
              <w:fldChar w:fldCharType="separate"/>
            </w:r>
            <w:r w:rsidR="007B0A35">
              <w:rPr>
                <w:noProof/>
                <w:webHidden/>
              </w:rPr>
              <w:t>6</w:t>
            </w:r>
            <w:r w:rsidR="007B0A35">
              <w:rPr>
                <w:noProof/>
                <w:webHidden/>
              </w:rPr>
              <w:fldChar w:fldCharType="end"/>
            </w:r>
          </w:hyperlink>
        </w:p>
        <w:p w14:paraId="202E8825" w14:textId="4638D055" w:rsidR="007B0A35" w:rsidRDefault="00F7030F">
          <w:pPr>
            <w:pStyle w:val="TOC2"/>
            <w:rPr>
              <w:rFonts w:asciiTheme="minorHAnsi" w:hAnsiTheme="minorHAnsi" w:cstheme="minorBidi"/>
              <w:b w:val="0"/>
              <w:noProof/>
              <w:sz w:val="22"/>
            </w:rPr>
          </w:pPr>
          <w:hyperlink w:anchor="_Toc98780916" w:history="1">
            <w:r w:rsidR="007B0A35" w:rsidRPr="00742F8B">
              <w:rPr>
                <w:rStyle w:val="Hyperlink"/>
                <w:noProof/>
              </w:rPr>
              <w:t>3.5 System Security Context and Intended Environment</w:t>
            </w:r>
            <w:r w:rsidR="007B0A35">
              <w:rPr>
                <w:noProof/>
                <w:webHidden/>
              </w:rPr>
              <w:tab/>
            </w:r>
            <w:r w:rsidR="007B0A35">
              <w:rPr>
                <w:noProof/>
                <w:webHidden/>
              </w:rPr>
              <w:fldChar w:fldCharType="begin"/>
            </w:r>
            <w:r w:rsidR="007B0A35">
              <w:rPr>
                <w:noProof/>
                <w:webHidden/>
              </w:rPr>
              <w:instrText xml:space="preserve"> PAGEREF _Toc98780916 \h </w:instrText>
            </w:r>
            <w:r w:rsidR="007B0A35">
              <w:rPr>
                <w:noProof/>
                <w:webHidden/>
              </w:rPr>
            </w:r>
            <w:r w:rsidR="007B0A35">
              <w:rPr>
                <w:noProof/>
                <w:webHidden/>
              </w:rPr>
              <w:fldChar w:fldCharType="separate"/>
            </w:r>
            <w:r w:rsidR="007B0A35">
              <w:rPr>
                <w:noProof/>
                <w:webHidden/>
              </w:rPr>
              <w:t>6</w:t>
            </w:r>
            <w:r w:rsidR="007B0A35">
              <w:rPr>
                <w:noProof/>
                <w:webHidden/>
              </w:rPr>
              <w:fldChar w:fldCharType="end"/>
            </w:r>
          </w:hyperlink>
        </w:p>
        <w:p w14:paraId="3429A92B" w14:textId="37F6D892" w:rsidR="007B0A35" w:rsidRDefault="00F7030F">
          <w:pPr>
            <w:pStyle w:val="TOC2"/>
            <w:rPr>
              <w:rFonts w:asciiTheme="minorHAnsi" w:hAnsiTheme="minorHAnsi" w:cstheme="minorBidi"/>
              <w:b w:val="0"/>
              <w:noProof/>
              <w:sz w:val="22"/>
            </w:rPr>
          </w:pPr>
          <w:hyperlink w:anchor="_Toc98780917" w:history="1">
            <w:r w:rsidR="007B0A35" w:rsidRPr="00742F8B">
              <w:rPr>
                <w:rStyle w:val="Hyperlink"/>
                <w:noProof/>
              </w:rPr>
              <w:t>3.6 Smart Medic Solution’s Component</w:t>
            </w:r>
            <w:r w:rsidR="007B0A35">
              <w:rPr>
                <w:noProof/>
                <w:webHidden/>
              </w:rPr>
              <w:tab/>
            </w:r>
            <w:r w:rsidR="007B0A35">
              <w:rPr>
                <w:noProof/>
                <w:webHidden/>
              </w:rPr>
              <w:fldChar w:fldCharType="begin"/>
            </w:r>
            <w:r w:rsidR="007B0A35">
              <w:rPr>
                <w:noProof/>
                <w:webHidden/>
              </w:rPr>
              <w:instrText xml:space="preserve"> PAGEREF _Toc98780917 \h </w:instrText>
            </w:r>
            <w:r w:rsidR="007B0A35">
              <w:rPr>
                <w:noProof/>
                <w:webHidden/>
              </w:rPr>
            </w:r>
            <w:r w:rsidR="007B0A35">
              <w:rPr>
                <w:noProof/>
                <w:webHidden/>
              </w:rPr>
              <w:fldChar w:fldCharType="separate"/>
            </w:r>
            <w:r w:rsidR="007B0A35">
              <w:rPr>
                <w:noProof/>
                <w:webHidden/>
              </w:rPr>
              <w:t>7</w:t>
            </w:r>
            <w:r w:rsidR="007B0A35">
              <w:rPr>
                <w:noProof/>
                <w:webHidden/>
              </w:rPr>
              <w:fldChar w:fldCharType="end"/>
            </w:r>
          </w:hyperlink>
        </w:p>
        <w:p w14:paraId="3D4B932A" w14:textId="219AC95C" w:rsidR="007B0A35" w:rsidRDefault="00F7030F" w:rsidP="007B0A35">
          <w:pPr>
            <w:pStyle w:val="TOC1"/>
            <w:rPr>
              <w:rFonts w:asciiTheme="minorHAnsi" w:hAnsiTheme="minorHAnsi" w:cstheme="minorBidi"/>
              <w:noProof/>
              <w:sz w:val="22"/>
            </w:rPr>
          </w:pPr>
          <w:hyperlink w:anchor="_Toc98780918" w:history="1">
            <w:r w:rsidR="007B0A35" w:rsidRPr="00742F8B">
              <w:rPr>
                <w:rStyle w:val="Hyperlink"/>
                <w:noProof/>
              </w:rPr>
              <w:t>04 User Account Management</w:t>
            </w:r>
            <w:r w:rsidR="007B0A35">
              <w:rPr>
                <w:noProof/>
                <w:webHidden/>
              </w:rPr>
              <w:tab/>
            </w:r>
            <w:r w:rsidR="007B0A35">
              <w:rPr>
                <w:noProof/>
                <w:webHidden/>
              </w:rPr>
              <w:fldChar w:fldCharType="begin"/>
            </w:r>
            <w:r w:rsidR="007B0A35">
              <w:rPr>
                <w:noProof/>
                <w:webHidden/>
              </w:rPr>
              <w:instrText xml:space="preserve"> PAGEREF _Toc98780918 \h </w:instrText>
            </w:r>
            <w:r w:rsidR="007B0A35">
              <w:rPr>
                <w:noProof/>
                <w:webHidden/>
              </w:rPr>
            </w:r>
            <w:r w:rsidR="007B0A35">
              <w:rPr>
                <w:noProof/>
                <w:webHidden/>
              </w:rPr>
              <w:fldChar w:fldCharType="separate"/>
            </w:r>
            <w:r w:rsidR="007B0A35">
              <w:rPr>
                <w:noProof/>
                <w:webHidden/>
              </w:rPr>
              <w:t>7</w:t>
            </w:r>
            <w:r w:rsidR="007B0A35">
              <w:rPr>
                <w:noProof/>
                <w:webHidden/>
              </w:rPr>
              <w:fldChar w:fldCharType="end"/>
            </w:r>
          </w:hyperlink>
        </w:p>
        <w:p w14:paraId="1759831C" w14:textId="1712D418" w:rsidR="007B0A35" w:rsidRDefault="00F7030F" w:rsidP="007B0A35">
          <w:pPr>
            <w:pStyle w:val="TOC1"/>
            <w:rPr>
              <w:rFonts w:asciiTheme="minorHAnsi" w:hAnsiTheme="minorHAnsi" w:cstheme="minorBidi"/>
              <w:noProof/>
              <w:sz w:val="22"/>
            </w:rPr>
          </w:pPr>
          <w:hyperlink w:anchor="_Toc98780919" w:history="1">
            <w:r w:rsidR="007B0A35" w:rsidRPr="00742F8B">
              <w:rPr>
                <w:rStyle w:val="Hyperlink"/>
                <w:noProof/>
              </w:rPr>
              <w:t>05 Access control policy and management</w:t>
            </w:r>
            <w:r w:rsidR="007B0A35">
              <w:rPr>
                <w:noProof/>
                <w:webHidden/>
              </w:rPr>
              <w:tab/>
            </w:r>
            <w:r w:rsidR="007B0A35">
              <w:rPr>
                <w:noProof/>
                <w:webHidden/>
              </w:rPr>
              <w:fldChar w:fldCharType="begin"/>
            </w:r>
            <w:r w:rsidR="007B0A35">
              <w:rPr>
                <w:noProof/>
                <w:webHidden/>
              </w:rPr>
              <w:instrText xml:space="preserve"> PAGEREF _Toc98780919 \h </w:instrText>
            </w:r>
            <w:r w:rsidR="007B0A35">
              <w:rPr>
                <w:noProof/>
                <w:webHidden/>
              </w:rPr>
            </w:r>
            <w:r w:rsidR="007B0A35">
              <w:rPr>
                <w:noProof/>
                <w:webHidden/>
              </w:rPr>
              <w:fldChar w:fldCharType="separate"/>
            </w:r>
            <w:r w:rsidR="007B0A35">
              <w:rPr>
                <w:noProof/>
                <w:webHidden/>
              </w:rPr>
              <w:t>8</w:t>
            </w:r>
            <w:r w:rsidR="007B0A35">
              <w:rPr>
                <w:noProof/>
                <w:webHidden/>
              </w:rPr>
              <w:fldChar w:fldCharType="end"/>
            </w:r>
          </w:hyperlink>
        </w:p>
        <w:p w14:paraId="60077C45" w14:textId="48B65B6C" w:rsidR="007B0A35" w:rsidRDefault="00F7030F" w:rsidP="007B0A35">
          <w:pPr>
            <w:pStyle w:val="TOC1"/>
            <w:rPr>
              <w:rFonts w:asciiTheme="minorHAnsi" w:hAnsiTheme="minorHAnsi" w:cstheme="minorBidi"/>
              <w:noProof/>
              <w:sz w:val="22"/>
            </w:rPr>
          </w:pPr>
          <w:hyperlink w:anchor="_Toc98780920" w:history="1">
            <w:r w:rsidR="007B0A35" w:rsidRPr="00742F8B">
              <w:rPr>
                <w:rStyle w:val="Hyperlink"/>
                <w:noProof/>
              </w:rPr>
              <w:t>06 Security Awareness Training</w:t>
            </w:r>
            <w:r w:rsidR="007B0A35">
              <w:rPr>
                <w:noProof/>
                <w:webHidden/>
              </w:rPr>
              <w:tab/>
            </w:r>
            <w:r w:rsidR="007B0A35">
              <w:rPr>
                <w:noProof/>
                <w:webHidden/>
              </w:rPr>
              <w:fldChar w:fldCharType="begin"/>
            </w:r>
            <w:r w:rsidR="007B0A35">
              <w:rPr>
                <w:noProof/>
                <w:webHidden/>
              </w:rPr>
              <w:instrText xml:space="preserve"> PAGEREF _Toc98780920 \h </w:instrText>
            </w:r>
            <w:r w:rsidR="007B0A35">
              <w:rPr>
                <w:noProof/>
                <w:webHidden/>
              </w:rPr>
            </w:r>
            <w:r w:rsidR="007B0A35">
              <w:rPr>
                <w:noProof/>
                <w:webHidden/>
              </w:rPr>
              <w:fldChar w:fldCharType="separate"/>
            </w:r>
            <w:r w:rsidR="007B0A35">
              <w:rPr>
                <w:noProof/>
                <w:webHidden/>
              </w:rPr>
              <w:t>8</w:t>
            </w:r>
            <w:r w:rsidR="007B0A35">
              <w:rPr>
                <w:noProof/>
                <w:webHidden/>
              </w:rPr>
              <w:fldChar w:fldCharType="end"/>
            </w:r>
          </w:hyperlink>
        </w:p>
        <w:p w14:paraId="1A375EA0" w14:textId="13A8F4C6" w:rsidR="007B0A35" w:rsidRDefault="00F7030F" w:rsidP="007B0A35">
          <w:pPr>
            <w:pStyle w:val="TOC1"/>
            <w:rPr>
              <w:rFonts w:asciiTheme="minorHAnsi" w:hAnsiTheme="minorHAnsi" w:cstheme="minorBidi"/>
              <w:noProof/>
              <w:sz w:val="22"/>
            </w:rPr>
          </w:pPr>
          <w:hyperlink w:anchor="_Toc98780921" w:history="1">
            <w:r w:rsidR="007B0A35" w:rsidRPr="00742F8B">
              <w:rPr>
                <w:rStyle w:val="Hyperlink"/>
                <w:noProof/>
              </w:rPr>
              <w:t>07 Incident Management, Response, Training, Testing, Handling, Monitoring &amp; Reporting</w:t>
            </w:r>
            <w:r w:rsidR="007B0A35">
              <w:rPr>
                <w:noProof/>
                <w:webHidden/>
              </w:rPr>
              <w:tab/>
            </w:r>
            <w:r w:rsidR="007B0A35">
              <w:rPr>
                <w:noProof/>
                <w:webHidden/>
              </w:rPr>
              <w:fldChar w:fldCharType="begin"/>
            </w:r>
            <w:r w:rsidR="007B0A35">
              <w:rPr>
                <w:noProof/>
                <w:webHidden/>
              </w:rPr>
              <w:instrText xml:space="preserve"> PAGEREF _Toc98780921 \h </w:instrText>
            </w:r>
            <w:r w:rsidR="007B0A35">
              <w:rPr>
                <w:noProof/>
                <w:webHidden/>
              </w:rPr>
            </w:r>
            <w:r w:rsidR="007B0A35">
              <w:rPr>
                <w:noProof/>
                <w:webHidden/>
              </w:rPr>
              <w:fldChar w:fldCharType="separate"/>
            </w:r>
            <w:r w:rsidR="007B0A35">
              <w:rPr>
                <w:noProof/>
                <w:webHidden/>
              </w:rPr>
              <w:t>8</w:t>
            </w:r>
            <w:r w:rsidR="007B0A35">
              <w:rPr>
                <w:noProof/>
                <w:webHidden/>
              </w:rPr>
              <w:fldChar w:fldCharType="end"/>
            </w:r>
          </w:hyperlink>
        </w:p>
        <w:p w14:paraId="5935E7C1" w14:textId="0A11FFCC" w:rsidR="007B0A35" w:rsidRDefault="00F7030F" w:rsidP="007B0A35">
          <w:pPr>
            <w:pStyle w:val="TOC1"/>
            <w:rPr>
              <w:rFonts w:asciiTheme="minorHAnsi" w:hAnsiTheme="minorHAnsi" w:cstheme="minorBidi"/>
              <w:noProof/>
              <w:sz w:val="22"/>
            </w:rPr>
          </w:pPr>
          <w:hyperlink w:anchor="_Toc98780922" w:history="1">
            <w:r w:rsidR="007B0A35" w:rsidRPr="00742F8B">
              <w:rPr>
                <w:rStyle w:val="Hyperlink"/>
                <w:noProof/>
              </w:rPr>
              <w:t>08 Contingency Plan: Testing, Maintenance and Training</w:t>
            </w:r>
            <w:r w:rsidR="007B0A35">
              <w:rPr>
                <w:noProof/>
                <w:webHidden/>
              </w:rPr>
              <w:tab/>
            </w:r>
            <w:r w:rsidR="007B0A35">
              <w:rPr>
                <w:noProof/>
                <w:webHidden/>
              </w:rPr>
              <w:fldChar w:fldCharType="begin"/>
            </w:r>
            <w:r w:rsidR="007B0A35">
              <w:rPr>
                <w:noProof/>
                <w:webHidden/>
              </w:rPr>
              <w:instrText xml:space="preserve"> PAGEREF _Toc98780922 \h </w:instrText>
            </w:r>
            <w:r w:rsidR="007B0A35">
              <w:rPr>
                <w:noProof/>
                <w:webHidden/>
              </w:rPr>
            </w:r>
            <w:r w:rsidR="007B0A35">
              <w:rPr>
                <w:noProof/>
                <w:webHidden/>
              </w:rPr>
              <w:fldChar w:fldCharType="separate"/>
            </w:r>
            <w:r w:rsidR="007B0A35">
              <w:rPr>
                <w:noProof/>
                <w:webHidden/>
              </w:rPr>
              <w:t>9</w:t>
            </w:r>
            <w:r w:rsidR="007B0A35">
              <w:rPr>
                <w:noProof/>
                <w:webHidden/>
              </w:rPr>
              <w:fldChar w:fldCharType="end"/>
            </w:r>
          </w:hyperlink>
        </w:p>
        <w:p w14:paraId="0408C9D5" w14:textId="3408A415" w:rsidR="007B0A35" w:rsidRDefault="00F7030F" w:rsidP="007B0A35">
          <w:pPr>
            <w:pStyle w:val="TOC1"/>
            <w:rPr>
              <w:rFonts w:asciiTheme="minorHAnsi" w:hAnsiTheme="minorHAnsi" w:cstheme="minorBidi"/>
              <w:noProof/>
              <w:sz w:val="22"/>
            </w:rPr>
          </w:pPr>
          <w:hyperlink w:anchor="_Toc98780923" w:history="1">
            <w:r w:rsidR="007B0A35" w:rsidRPr="00742F8B">
              <w:rPr>
                <w:rStyle w:val="Hyperlink"/>
                <w:noProof/>
              </w:rPr>
              <w:t>09 Trustworthiness- CIA Triad &amp; Their Responsibilities</w:t>
            </w:r>
            <w:r w:rsidR="007B0A35">
              <w:rPr>
                <w:noProof/>
                <w:webHidden/>
              </w:rPr>
              <w:tab/>
            </w:r>
            <w:r w:rsidR="007B0A35">
              <w:rPr>
                <w:noProof/>
                <w:webHidden/>
              </w:rPr>
              <w:fldChar w:fldCharType="begin"/>
            </w:r>
            <w:r w:rsidR="007B0A35">
              <w:rPr>
                <w:noProof/>
                <w:webHidden/>
              </w:rPr>
              <w:instrText xml:space="preserve"> PAGEREF _Toc98780923 \h </w:instrText>
            </w:r>
            <w:r w:rsidR="007B0A35">
              <w:rPr>
                <w:noProof/>
                <w:webHidden/>
              </w:rPr>
            </w:r>
            <w:r w:rsidR="007B0A35">
              <w:rPr>
                <w:noProof/>
                <w:webHidden/>
              </w:rPr>
              <w:fldChar w:fldCharType="separate"/>
            </w:r>
            <w:r w:rsidR="007B0A35">
              <w:rPr>
                <w:noProof/>
                <w:webHidden/>
              </w:rPr>
              <w:t>10</w:t>
            </w:r>
            <w:r w:rsidR="007B0A35">
              <w:rPr>
                <w:noProof/>
                <w:webHidden/>
              </w:rPr>
              <w:fldChar w:fldCharType="end"/>
            </w:r>
          </w:hyperlink>
        </w:p>
        <w:p w14:paraId="6033A760" w14:textId="2A6D2F87" w:rsidR="007B0A35" w:rsidRDefault="00F7030F" w:rsidP="007B0A35">
          <w:pPr>
            <w:pStyle w:val="TOC1"/>
            <w:rPr>
              <w:rFonts w:asciiTheme="minorHAnsi" w:hAnsiTheme="minorHAnsi" w:cstheme="minorBidi"/>
              <w:noProof/>
              <w:sz w:val="22"/>
            </w:rPr>
          </w:pPr>
          <w:hyperlink w:anchor="_Toc98780924" w:history="1">
            <w:r w:rsidR="007B0A35" w:rsidRPr="00742F8B">
              <w:rPr>
                <w:rStyle w:val="Hyperlink"/>
                <w:noProof/>
              </w:rPr>
              <w:t>10 System Maintenance</w:t>
            </w:r>
            <w:r w:rsidR="007B0A35">
              <w:rPr>
                <w:noProof/>
                <w:webHidden/>
              </w:rPr>
              <w:tab/>
            </w:r>
            <w:r w:rsidR="007B0A35">
              <w:rPr>
                <w:noProof/>
                <w:webHidden/>
              </w:rPr>
              <w:fldChar w:fldCharType="begin"/>
            </w:r>
            <w:r w:rsidR="007B0A35">
              <w:rPr>
                <w:noProof/>
                <w:webHidden/>
              </w:rPr>
              <w:instrText xml:space="preserve"> PAGEREF _Toc98780924 \h </w:instrText>
            </w:r>
            <w:r w:rsidR="007B0A35">
              <w:rPr>
                <w:noProof/>
                <w:webHidden/>
              </w:rPr>
            </w:r>
            <w:r w:rsidR="007B0A35">
              <w:rPr>
                <w:noProof/>
                <w:webHidden/>
              </w:rPr>
              <w:fldChar w:fldCharType="separate"/>
            </w:r>
            <w:r w:rsidR="007B0A35">
              <w:rPr>
                <w:noProof/>
                <w:webHidden/>
              </w:rPr>
              <w:t>10</w:t>
            </w:r>
            <w:r w:rsidR="007B0A35">
              <w:rPr>
                <w:noProof/>
                <w:webHidden/>
              </w:rPr>
              <w:fldChar w:fldCharType="end"/>
            </w:r>
          </w:hyperlink>
        </w:p>
        <w:p w14:paraId="38A8F427" w14:textId="02EA4CD9" w:rsidR="007B0A35" w:rsidRDefault="00F7030F" w:rsidP="007B0A35">
          <w:pPr>
            <w:pStyle w:val="TOC1"/>
            <w:rPr>
              <w:rFonts w:asciiTheme="minorHAnsi" w:hAnsiTheme="minorHAnsi" w:cstheme="minorBidi"/>
              <w:noProof/>
              <w:sz w:val="22"/>
            </w:rPr>
          </w:pPr>
          <w:hyperlink w:anchor="_Toc98780925" w:history="1">
            <w:r w:rsidR="007B0A35" w:rsidRPr="00742F8B">
              <w:rPr>
                <w:rStyle w:val="Hyperlink"/>
                <w:noProof/>
              </w:rPr>
              <w:t>11 Configuration settings</w:t>
            </w:r>
            <w:r w:rsidR="007B0A35">
              <w:rPr>
                <w:noProof/>
                <w:webHidden/>
              </w:rPr>
              <w:tab/>
            </w:r>
            <w:r w:rsidR="007B0A35">
              <w:rPr>
                <w:noProof/>
                <w:webHidden/>
              </w:rPr>
              <w:fldChar w:fldCharType="begin"/>
            </w:r>
            <w:r w:rsidR="007B0A35">
              <w:rPr>
                <w:noProof/>
                <w:webHidden/>
              </w:rPr>
              <w:instrText xml:space="preserve"> PAGEREF _Toc98780925 \h </w:instrText>
            </w:r>
            <w:r w:rsidR="007B0A35">
              <w:rPr>
                <w:noProof/>
                <w:webHidden/>
              </w:rPr>
            </w:r>
            <w:r w:rsidR="007B0A35">
              <w:rPr>
                <w:noProof/>
                <w:webHidden/>
              </w:rPr>
              <w:fldChar w:fldCharType="separate"/>
            </w:r>
            <w:r w:rsidR="007B0A35">
              <w:rPr>
                <w:noProof/>
                <w:webHidden/>
              </w:rPr>
              <w:t>10</w:t>
            </w:r>
            <w:r w:rsidR="007B0A35">
              <w:rPr>
                <w:noProof/>
                <w:webHidden/>
              </w:rPr>
              <w:fldChar w:fldCharType="end"/>
            </w:r>
          </w:hyperlink>
        </w:p>
        <w:p w14:paraId="44AB53AF" w14:textId="460FA137" w:rsidR="007B0A35" w:rsidRDefault="00F7030F" w:rsidP="007B0A35">
          <w:pPr>
            <w:pStyle w:val="TOC1"/>
            <w:rPr>
              <w:rFonts w:asciiTheme="minorHAnsi" w:hAnsiTheme="minorHAnsi" w:cstheme="minorBidi"/>
              <w:noProof/>
              <w:sz w:val="22"/>
            </w:rPr>
          </w:pPr>
          <w:hyperlink w:anchor="_Toc98780926" w:history="1">
            <w:r w:rsidR="007B0A35" w:rsidRPr="00742F8B">
              <w:rPr>
                <w:rStyle w:val="Hyperlink"/>
                <w:noProof/>
              </w:rPr>
              <w:t>12 System and information integrity</w:t>
            </w:r>
            <w:r w:rsidR="007B0A35">
              <w:rPr>
                <w:noProof/>
                <w:webHidden/>
              </w:rPr>
              <w:tab/>
            </w:r>
            <w:r w:rsidR="007B0A35">
              <w:rPr>
                <w:noProof/>
                <w:webHidden/>
              </w:rPr>
              <w:fldChar w:fldCharType="begin"/>
            </w:r>
            <w:r w:rsidR="007B0A35">
              <w:rPr>
                <w:noProof/>
                <w:webHidden/>
              </w:rPr>
              <w:instrText xml:space="preserve"> PAGEREF _Toc98780926 \h </w:instrText>
            </w:r>
            <w:r w:rsidR="007B0A35">
              <w:rPr>
                <w:noProof/>
                <w:webHidden/>
              </w:rPr>
            </w:r>
            <w:r w:rsidR="007B0A35">
              <w:rPr>
                <w:noProof/>
                <w:webHidden/>
              </w:rPr>
              <w:fldChar w:fldCharType="separate"/>
            </w:r>
            <w:r w:rsidR="007B0A35">
              <w:rPr>
                <w:noProof/>
                <w:webHidden/>
              </w:rPr>
              <w:t>11</w:t>
            </w:r>
            <w:r w:rsidR="007B0A35">
              <w:rPr>
                <w:noProof/>
                <w:webHidden/>
              </w:rPr>
              <w:fldChar w:fldCharType="end"/>
            </w:r>
          </w:hyperlink>
        </w:p>
        <w:p w14:paraId="7BB64067" w14:textId="03D49D8F" w:rsidR="007B0A35" w:rsidRDefault="00F7030F" w:rsidP="007B0A35">
          <w:pPr>
            <w:pStyle w:val="TOC1"/>
            <w:rPr>
              <w:rFonts w:asciiTheme="minorHAnsi" w:hAnsiTheme="minorHAnsi" w:cstheme="minorBidi"/>
              <w:noProof/>
              <w:sz w:val="22"/>
            </w:rPr>
          </w:pPr>
          <w:hyperlink w:anchor="_Toc98780927" w:history="1">
            <w:r w:rsidR="007B0A35" w:rsidRPr="00742F8B">
              <w:rPr>
                <w:rStyle w:val="Hyperlink"/>
                <w:noProof/>
              </w:rPr>
              <w:t>13 Malicious code protection</w:t>
            </w:r>
            <w:r w:rsidR="007B0A35">
              <w:rPr>
                <w:noProof/>
                <w:webHidden/>
              </w:rPr>
              <w:tab/>
            </w:r>
            <w:r w:rsidR="007B0A35">
              <w:rPr>
                <w:noProof/>
                <w:webHidden/>
              </w:rPr>
              <w:fldChar w:fldCharType="begin"/>
            </w:r>
            <w:r w:rsidR="007B0A35">
              <w:rPr>
                <w:noProof/>
                <w:webHidden/>
              </w:rPr>
              <w:instrText xml:space="preserve"> PAGEREF _Toc98780927 \h </w:instrText>
            </w:r>
            <w:r w:rsidR="007B0A35">
              <w:rPr>
                <w:noProof/>
                <w:webHidden/>
              </w:rPr>
            </w:r>
            <w:r w:rsidR="007B0A35">
              <w:rPr>
                <w:noProof/>
                <w:webHidden/>
              </w:rPr>
              <w:fldChar w:fldCharType="separate"/>
            </w:r>
            <w:r w:rsidR="007B0A35">
              <w:rPr>
                <w:noProof/>
                <w:webHidden/>
              </w:rPr>
              <w:t>11</w:t>
            </w:r>
            <w:r w:rsidR="007B0A35">
              <w:rPr>
                <w:noProof/>
                <w:webHidden/>
              </w:rPr>
              <w:fldChar w:fldCharType="end"/>
            </w:r>
          </w:hyperlink>
        </w:p>
        <w:p w14:paraId="19D1BBD6" w14:textId="06669C15" w:rsidR="007B0A35" w:rsidRDefault="00F7030F" w:rsidP="007B0A35">
          <w:pPr>
            <w:pStyle w:val="TOC1"/>
            <w:rPr>
              <w:rFonts w:asciiTheme="minorHAnsi" w:hAnsiTheme="minorHAnsi" w:cstheme="minorBidi"/>
              <w:noProof/>
              <w:sz w:val="22"/>
            </w:rPr>
          </w:pPr>
          <w:hyperlink w:anchor="_Toc98780928" w:history="1">
            <w:r w:rsidR="007B0A35" w:rsidRPr="00742F8B">
              <w:rPr>
                <w:rStyle w:val="Hyperlink"/>
                <w:noProof/>
              </w:rPr>
              <w:t>14 Information system monitoring</w:t>
            </w:r>
            <w:r w:rsidR="007B0A35">
              <w:rPr>
                <w:noProof/>
                <w:webHidden/>
              </w:rPr>
              <w:tab/>
            </w:r>
            <w:r w:rsidR="007B0A35">
              <w:rPr>
                <w:noProof/>
                <w:webHidden/>
              </w:rPr>
              <w:fldChar w:fldCharType="begin"/>
            </w:r>
            <w:r w:rsidR="007B0A35">
              <w:rPr>
                <w:noProof/>
                <w:webHidden/>
              </w:rPr>
              <w:instrText xml:space="preserve"> PAGEREF _Toc98780928 \h </w:instrText>
            </w:r>
            <w:r w:rsidR="007B0A35">
              <w:rPr>
                <w:noProof/>
                <w:webHidden/>
              </w:rPr>
            </w:r>
            <w:r w:rsidR="007B0A35">
              <w:rPr>
                <w:noProof/>
                <w:webHidden/>
              </w:rPr>
              <w:fldChar w:fldCharType="separate"/>
            </w:r>
            <w:r w:rsidR="007B0A35">
              <w:rPr>
                <w:noProof/>
                <w:webHidden/>
              </w:rPr>
              <w:t>12</w:t>
            </w:r>
            <w:r w:rsidR="007B0A35">
              <w:rPr>
                <w:noProof/>
                <w:webHidden/>
              </w:rPr>
              <w:fldChar w:fldCharType="end"/>
            </w:r>
          </w:hyperlink>
        </w:p>
        <w:p w14:paraId="1E1FC381" w14:textId="170C7920" w:rsidR="007B0A35" w:rsidRDefault="00F7030F" w:rsidP="007B0A35">
          <w:pPr>
            <w:pStyle w:val="TOC1"/>
            <w:rPr>
              <w:rFonts w:asciiTheme="minorHAnsi" w:hAnsiTheme="minorHAnsi" w:cstheme="minorBidi"/>
              <w:noProof/>
              <w:sz w:val="22"/>
            </w:rPr>
          </w:pPr>
          <w:hyperlink w:anchor="_Toc98780929" w:history="1">
            <w:r w:rsidR="007B0A35" w:rsidRPr="00742F8B">
              <w:rPr>
                <w:rStyle w:val="Hyperlink"/>
                <w:noProof/>
              </w:rPr>
              <w:t>15 Information handling and retention</w:t>
            </w:r>
            <w:r w:rsidR="007B0A35">
              <w:rPr>
                <w:noProof/>
                <w:webHidden/>
              </w:rPr>
              <w:tab/>
            </w:r>
            <w:r w:rsidR="007B0A35">
              <w:rPr>
                <w:noProof/>
                <w:webHidden/>
              </w:rPr>
              <w:fldChar w:fldCharType="begin"/>
            </w:r>
            <w:r w:rsidR="007B0A35">
              <w:rPr>
                <w:noProof/>
                <w:webHidden/>
              </w:rPr>
              <w:instrText xml:space="preserve"> PAGEREF _Toc98780929 \h </w:instrText>
            </w:r>
            <w:r w:rsidR="007B0A35">
              <w:rPr>
                <w:noProof/>
                <w:webHidden/>
              </w:rPr>
            </w:r>
            <w:r w:rsidR="007B0A35">
              <w:rPr>
                <w:noProof/>
                <w:webHidden/>
              </w:rPr>
              <w:fldChar w:fldCharType="separate"/>
            </w:r>
            <w:r w:rsidR="007B0A35">
              <w:rPr>
                <w:noProof/>
                <w:webHidden/>
              </w:rPr>
              <w:t>12</w:t>
            </w:r>
            <w:r w:rsidR="007B0A35">
              <w:rPr>
                <w:noProof/>
                <w:webHidden/>
              </w:rPr>
              <w:fldChar w:fldCharType="end"/>
            </w:r>
          </w:hyperlink>
        </w:p>
        <w:p w14:paraId="439BFFA2" w14:textId="0F819B21" w:rsidR="007B0A35" w:rsidRDefault="00F7030F" w:rsidP="007B0A35">
          <w:pPr>
            <w:pStyle w:val="TOC1"/>
            <w:rPr>
              <w:rFonts w:asciiTheme="minorHAnsi" w:hAnsiTheme="minorHAnsi" w:cstheme="minorBidi"/>
              <w:noProof/>
              <w:sz w:val="22"/>
            </w:rPr>
          </w:pPr>
          <w:hyperlink w:anchor="_Toc98780930" w:history="1">
            <w:r w:rsidR="007B0A35" w:rsidRPr="00742F8B">
              <w:rPr>
                <w:rStyle w:val="Hyperlink"/>
                <w:noProof/>
              </w:rPr>
              <w:t>16 Transmission confidentiality and integrity</w:t>
            </w:r>
            <w:r w:rsidR="007B0A35">
              <w:rPr>
                <w:noProof/>
                <w:webHidden/>
              </w:rPr>
              <w:tab/>
            </w:r>
            <w:r w:rsidR="007B0A35">
              <w:rPr>
                <w:noProof/>
                <w:webHidden/>
              </w:rPr>
              <w:fldChar w:fldCharType="begin"/>
            </w:r>
            <w:r w:rsidR="007B0A35">
              <w:rPr>
                <w:noProof/>
                <w:webHidden/>
              </w:rPr>
              <w:instrText xml:space="preserve"> PAGEREF _Toc98780930 \h </w:instrText>
            </w:r>
            <w:r w:rsidR="007B0A35">
              <w:rPr>
                <w:noProof/>
                <w:webHidden/>
              </w:rPr>
            </w:r>
            <w:r w:rsidR="007B0A35">
              <w:rPr>
                <w:noProof/>
                <w:webHidden/>
              </w:rPr>
              <w:fldChar w:fldCharType="separate"/>
            </w:r>
            <w:r w:rsidR="007B0A35">
              <w:rPr>
                <w:noProof/>
                <w:webHidden/>
              </w:rPr>
              <w:t>12</w:t>
            </w:r>
            <w:r w:rsidR="007B0A35">
              <w:rPr>
                <w:noProof/>
                <w:webHidden/>
              </w:rPr>
              <w:fldChar w:fldCharType="end"/>
            </w:r>
          </w:hyperlink>
        </w:p>
        <w:p w14:paraId="52AAC689" w14:textId="1181F212" w:rsidR="007B0A35" w:rsidRDefault="00F7030F" w:rsidP="007B0A35">
          <w:pPr>
            <w:pStyle w:val="TOC1"/>
            <w:rPr>
              <w:rFonts w:asciiTheme="minorHAnsi" w:hAnsiTheme="minorHAnsi" w:cstheme="minorBidi"/>
              <w:noProof/>
              <w:sz w:val="22"/>
            </w:rPr>
          </w:pPr>
          <w:hyperlink w:anchor="_Toc98780931" w:history="1">
            <w:r w:rsidR="007B0A35" w:rsidRPr="00742F8B">
              <w:rPr>
                <w:rStyle w:val="Hyperlink"/>
                <w:noProof/>
              </w:rPr>
              <w:t>17 Security Alerts, Advisories, and Directives</w:t>
            </w:r>
            <w:r w:rsidR="007B0A35">
              <w:rPr>
                <w:noProof/>
                <w:webHidden/>
              </w:rPr>
              <w:tab/>
            </w:r>
            <w:r w:rsidR="007B0A35">
              <w:rPr>
                <w:noProof/>
                <w:webHidden/>
              </w:rPr>
              <w:fldChar w:fldCharType="begin"/>
            </w:r>
            <w:r w:rsidR="007B0A35">
              <w:rPr>
                <w:noProof/>
                <w:webHidden/>
              </w:rPr>
              <w:instrText xml:space="preserve"> PAGEREF _Toc98780931 \h </w:instrText>
            </w:r>
            <w:r w:rsidR="007B0A35">
              <w:rPr>
                <w:noProof/>
                <w:webHidden/>
              </w:rPr>
            </w:r>
            <w:r w:rsidR="007B0A35">
              <w:rPr>
                <w:noProof/>
                <w:webHidden/>
              </w:rPr>
              <w:fldChar w:fldCharType="separate"/>
            </w:r>
            <w:r w:rsidR="007B0A35">
              <w:rPr>
                <w:noProof/>
                <w:webHidden/>
              </w:rPr>
              <w:t>13</w:t>
            </w:r>
            <w:r w:rsidR="007B0A35">
              <w:rPr>
                <w:noProof/>
                <w:webHidden/>
              </w:rPr>
              <w:fldChar w:fldCharType="end"/>
            </w:r>
          </w:hyperlink>
        </w:p>
        <w:p w14:paraId="7C8F6A0E" w14:textId="79D2E934" w:rsidR="007B0A35" w:rsidRDefault="00F7030F" w:rsidP="007B0A35">
          <w:pPr>
            <w:pStyle w:val="TOC1"/>
            <w:rPr>
              <w:rFonts w:asciiTheme="minorHAnsi" w:hAnsiTheme="minorHAnsi" w:cstheme="minorBidi"/>
              <w:noProof/>
              <w:sz w:val="22"/>
            </w:rPr>
          </w:pPr>
          <w:hyperlink w:anchor="_Toc98780932" w:history="1">
            <w:r w:rsidR="007B0A35" w:rsidRPr="00742F8B">
              <w:rPr>
                <w:rStyle w:val="Hyperlink"/>
                <w:noProof/>
              </w:rPr>
              <w:t>18 Flaw remediation &amp; Vulnerability Management</w:t>
            </w:r>
            <w:r w:rsidR="007B0A35">
              <w:rPr>
                <w:noProof/>
                <w:webHidden/>
              </w:rPr>
              <w:tab/>
            </w:r>
            <w:r w:rsidR="007B0A35">
              <w:rPr>
                <w:noProof/>
                <w:webHidden/>
              </w:rPr>
              <w:fldChar w:fldCharType="begin"/>
            </w:r>
            <w:r w:rsidR="007B0A35">
              <w:rPr>
                <w:noProof/>
                <w:webHidden/>
              </w:rPr>
              <w:instrText xml:space="preserve"> PAGEREF _Toc98780932 \h </w:instrText>
            </w:r>
            <w:r w:rsidR="007B0A35">
              <w:rPr>
                <w:noProof/>
                <w:webHidden/>
              </w:rPr>
            </w:r>
            <w:r w:rsidR="007B0A35">
              <w:rPr>
                <w:noProof/>
                <w:webHidden/>
              </w:rPr>
              <w:fldChar w:fldCharType="separate"/>
            </w:r>
            <w:r w:rsidR="007B0A35">
              <w:rPr>
                <w:noProof/>
                <w:webHidden/>
              </w:rPr>
              <w:t>13</w:t>
            </w:r>
            <w:r w:rsidR="007B0A35">
              <w:rPr>
                <w:noProof/>
                <w:webHidden/>
              </w:rPr>
              <w:fldChar w:fldCharType="end"/>
            </w:r>
          </w:hyperlink>
        </w:p>
        <w:p w14:paraId="24E497B2" w14:textId="23E680B8" w:rsidR="007B0A35" w:rsidRDefault="00F7030F" w:rsidP="007B0A35">
          <w:pPr>
            <w:pStyle w:val="TOC1"/>
            <w:rPr>
              <w:rFonts w:asciiTheme="minorHAnsi" w:hAnsiTheme="minorHAnsi" w:cstheme="minorBidi"/>
              <w:noProof/>
              <w:sz w:val="22"/>
            </w:rPr>
          </w:pPr>
          <w:hyperlink w:anchor="_Toc98780933" w:history="1">
            <w:r w:rsidR="007B0A35" w:rsidRPr="00742F8B">
              <w:rPr>
                <w:rStyle w:val="Hyperlink"/>
                <w:noProof/>
              </w:rPr>
              <w:t>19 Cyber Security Product Upgrades</w:t>
            </w:r>
            <w:r w:rsidR="007B0A35">
              <w:rPr>
                <w:noProof/>
                <w:webHidden/>
              </w:rPr>
              <w:tab/>
            </w:r>
            <w:r w:rsidR="007B0A35">
              <w:rPr>
                <w:noProof/>
                <w:webHidden/>
              </w:rPr>
              <w:fldChar w:fldCharType="begin"/>
            </w:r>
            <w:r w:rsidR="007B0A35">
              <w:rPr>
                <w:noProof/>
                <w:webHidden/>
              </w:rPr>
              <w:instrText xml:space="preserve"> PAGEREF _Toc98780933 \h </w:instrText>
            </w:r>
            <w:r w:rsidR="007B0A35">
              <w:rPr>
                <w:noProof/>
                <w:webHidden/>
              </w:rPr>
            </w:r>
            <w:r w:rsidR="007B0A35">
              <w:rPr>
                <w:noProof/>
                <w:webHidden/>
              </w:rPr>
              <w:fldChar w:fldCharType="separate"/>
            </w:r>
            <w:r w:rsidR="007B0A35">
              <w:rPr>
                <w:noProof/>
                <w:webHidden/>
              </w:rPr>
              <w:t>13</w:t>
            </w:r>
            <w:r w:rsidR="007B0A35">
              <w:rPr>
                <w:noProof/>
                <w:webHidden/>
              </w:rPr>
              <w:fldChar w:fldCharType="end"/>
            </w:r>
          </w:hyperlink>
        </w:p>
        <w:p w14:paraId="709C3DD6" w14:textId="0DD5D154" w:rsidR="007B0A35" w:rsidRDefault="00F7030F" w:rsidP="007B0A35">
          <w:pPr>
            <w:pStyle w:val="TOC1"/>
            <w:rPr>
              <w:rFonts w:asciiTheme="minorHAnsi" w:hAnsiTheme="minorHAnsi" w:cstheme="minorBidi"/>
              <w:noProof/>
              <w:sz w:val="22"/>
            </w:rPr>
          </w:pPr>
          <w:hyperlink w:anchor="_Toc98780934" w:history="1">
            <w:r w:rsidR="007B0A35" w:rsidRPr="00742F8B">
              <w:rPr>
                <w:rStyle w:val="Hyperlink"/>
                <w:noProof/>
              </w:rPr>
              <w:t>20 Security Program Integration</w:t>
            </w:r>
            <w:r w:rsidR="007B0A35">
              <w:rPr>
                <w:noProof/>
                <w:webHidden/>
              </w:rPr>
              <w:tab/>
            </w:r>
            <w:r w:rsidR="007B0A35">
              <w:rPr>
                <w:noProof/>
                <w:webHidden/>
              </w:rPr>
              <w:fldChar w:fldCharType="begin"/>
            </w:r>
            <w:r w:rsidR="007B0A35">
              <w:rPr>
                <w:noProof/>
                <w:webHidden/>
              </w:rPr>
              <w:instrText xml:space="preserve"> PAGEREF _Toc98780934 \h </w:instrText>
            </w:r>
            <w:r w:rsidR="007B0A35">
              <w:rPr>
                <w:noProof/>
                <w:webHidden/>
              </w:rPr>
            </w:r>
            <w:r w:rsidR="007B0A35">
              <w:rPr>
                <w:noProof/>
                <w:webHidden/>
              </w:rPr>
              <w:fldChar w:fldCharType="separate"/>
            </w:r>
            <w:r w:rsidR="007B0A35">
              <w:rPr>
                <w:noProof/>
                <w:webHidden/>
              </w:rPr>
              <w:t>14</w:t>
            </w:r>
            <w:r w:rsidR="007B0A35">
              <w:rPr>
                <w:noProof/>
                <w:webHidden/>
              </w:rPr>
              <w:fldChar w:fldCharType="end"/>
            </w:r>
          </w:hyperlink>
        </w:p>
        <w:p w14:paraId="34FD2118" w14:textId="04F4D080" w:rsidR="007B0A35" w:rsidRDefault="00F7030F" w:rsidP="007B0A35">
          <w:pPr>
            <w:pStyle w:val="TOC1"/>
            <w:rPr>
              <w:rFonts w:asciiTheme="minorHAnsi" w:hAnsiTheme="minorHAnsi" w:cstheme="minorBidi"/>
              <w:noProof/>
              <w:sz w:val="22"/>
            </w:rPr>
          </w:pPr>
          <w:hyperlink w:anchor="_Toc98780935" w:history="1">
            <w:r w:rsidR="007B0A35" w:rsidRPr="00742F8B">
              <w:rPr>
                <w:rStyle w:val="Hyperlink"/>
                <w:noProof/>
              </w:rPr>
              <w:t>21 Secure Decommissioning</w:t>
            </w:r>
            <w:r w:rsidR="007B0A35">
              <w:rPr>
                <w:noProof/>
                <w:webHidden/>
              </w:rPr>
              <w:tab/>
            </w:r>
            <w:r w:rsidR="007B0A35">
              <w:rPr>
                <w:noProof/>
                <w:webHidden/>
              </w:rPr>
              <w:fldChar w:fldCharType="begin"/>
            </w:r>
            <w:r w:rsidR="007B0A35">
              <w:rPr>
                <w:noProof/>
                <w:webHidden/>
              </w:rPr>
              <w:instrText xml:space="preserve"> PAGEREF _Toc98780935 \h </w:instrText>
            </w:r>
            <w:r w:rsidR="007B0A35">
              <w:rPr>
                <w:noProof/>
                <w:webHidden/>
              </w:rPr>
            </w:r>
            <w:r w:rsidR="007B0A35">
              <w:rPr>
                <w:noProof/>
                <w:webHidden/>
              </w:rPr>
              <w:fldChar w:fldCharType="separate"/>
            </w:r>
            <w:r w:rsidR="007B0A35">
              <w:rPr>
                <w:noProof/>
                <w:webHidden/>
              </w:rPr>
              <w:t>14</w:t>
            </w:r>
            <w:r w:rsidR="007B0A35">
              <w:rPr>
                <w:noProof/>
                <w:webHidden/>
              </w:rPr>
              <w:fldChar w:fldCharType="end"/>
            </w:r>
          </w:hyperlink>
        </w:p>
        <w:p w14:paraId="6DEB745A" w14:textId="41C1FCCF" w:rsidR="007B0A35" w:rsidRDefault="00F7030F" w:rsidP="007B0A35">
          <w:pPr>
            <w:pStyle w:val="TOC1"/>
            <w:rPr>
              <w:rFonts w:asciiTheme="minorHAnsi" w:hAnsiTheme="minorHAnsi" w:cstheme="minorBidi"/>
              <w:noProof/>
              <w:sz w:val="22"/>
            </w:rPr>
          </w:pPr>
          <w:hyperlink w:anchor="_Toc98780936" w:history="1">
            <w:r w:rsidR="007B0A35" w:rsidRPr="00742F8B">
              <w:rPr>
                <w:rStyle w:val="Hyperlink"/>
                <w:noProof/>
              </w:rPr>
              <w:t>22 Cryptographic Protection &amp; Management</w:t>
            </w:r>
            <w:r w:rsidR="007B0A35">
              <w:rPr>
                <w:noProof/>
                <w:webHidden/>
              </w:rPr>
              <w:tab/>
            </w:r>
            <w:r w:rsidR="007B0A35">
              <w:rPr>
                <w:noProof/>
                <w:webHidden/>
              </w:rPr>
              <w:fldChar w:fldCharType="begin"/>
            </w:r>
            <w:r w:rsidR="007B0A35">
              <w:rPr>
                <w:noProof/>
                <w:webHidden/>
              </w:rPr>
              <w:instrText xml:space="preserve"> PAGEREF _Toc98780936 \h </w:instrText>
            </w:r>
            <w:r w:rsidR="007B0A35">
              <w:rPr>
                <w:noProof/>
                <w:webHidden/>
              </w:rPr>
            </w:r>
            <w:r w:rsidR="007B0A35">
              <w:rPr>
                <w:noProof/>
                <w:webHidden/>
              </w:rPr>
              <w:fldChar w:fldCharType="separate"/>
            </w:r>
            <w:r w:rsidR="007B0A35">
              <w:rPr>
                <w:noProof/>
                <w:webHidden/>
              </w:rPr>
              <w:t>14</w:t>
            </w:r>
            <w:r w:rsidR="007B0A35">
              <w:rPr>
                <w:noProof/>
                <w:webHidden/>
              </w:rPr>
              <w:fldChar w:fldCharType="end"/>
            </w:r>
          </w:hyperlink>
        </w:p>
        <w:p w14:paraId="7CDB8A57" w14:textId="216FBDE2" w:rsidR="007B0A35" w:rsidRDefault="00F7030F" w:rsidP="007B0A35">
          <w:pPr>
            <w:pStyle w:val="TOC1"/>
            <w:rPr>
              <w:rFonts w:asciiTheme="minorHAnsi" w:hAnsiTheme="minorHAnsi" w:cstheme="minorBidi"/>
              <w:noProof/>
              <w:sz w:val="22"/>
            </w:rPr>
          </w:pPr>
          <w:hyperlink w:anchor="_Toc98780937" w:history="1">
            <w:r w:rsidR="007B0A35" w:rsidRPr="00742F8B">
              <w:rPr>
                <w:rStyle w:val="Hyperlink"/>
                <w:noProof/>
              </w:rPr>
              <w:t>23 Malware Detection/Protection</w:t>
            </w:r>
            <w:r w:rsidR="007B0A35">
              <w:rPr>
                <w:noProof/>
                <w:webHidden/>
              </w:rPr>
              <w:tab/>
            </w:r>
            <w:r w:rsidR="007B0A35">
              <w:rPr>
                <w:noProof/>
                <w:webHidden/>
              </w:rPr>
              <w:fldChar w:fldCharType="begin"/>
            </w:r>
            <w:r w:rsidR="007B0A35">
              <w:rPr>
                <w:noProof/>
                <w:webHidden/>
              </w:rPr>
              <w:instrText xml:space="preserve"> PAGEREF _Toc98780937 \h </w:instrText>
            </w:r>
            <w:r w:rsidR="007B0A35">
              <w:rPr>
                <w:noProof/>
                <w:webHidden/>
              </w:rPr>
            </w:r>
            <w:r w:rsidR="007B0A35">
              <w:rPr>
                <w:noProof/>
                <w:webHidden/>
              </w:rPr>
              <w:fldChar w:fldCharType="separate"/>
            </w:r>
            <w:r w:rsidR="007B0A35">
              <w:rPr>
                <w:noProof/>
                <w:webHidden/>
              </w:rPr>
              <w:t>14</w:t>
            </w:r>
            <w:r w:rsidR="007B0A35">
              <w:rPr>
                <w:noProof/>
                <w:webHidden/>
              </w:rPr>
              <w:fldChar w:fldCharType="end"/>
            </w:r>
          </w:hyperlink>
        </w:p>
        <w:p w14:paraId="0D57304F" w14:textId="3C7961BC" w:rsidR="007B0A35" w:rsidRDefault="00F7030F" w:rsidP="007B0A35">
          <w:pPr>
            <w:pStyle w:val="TOC1"/>
            <w:rPr>
              <w:rFonts w:asciiTheme="minorHAnsi" w:hAnsiTheme="minorHAnsi" w:cstheme="minorBidi"/>
              <w:noProof/>
              <w:sz w:val="22"/>
            </w:rPr>
          </w:pPr>
          <w:hyperlink w:anchor="_Toc98780938" w:history="1">
            <w:r w:rsidR="007B0A35" w:rsidRPr="00742F8B">
              <w:rPr>
                <w:rStyle w:val="Hyperlink"/>
                <w:noProof/>
              </w:rPr>
              <w:t>24 Roadmap for Third Party Components in Device Life Cycle</w:t>
            </w:r>
            <w:r w:rsidR="007B0A35">
              <w:rPr>
                <w:noProof/>
                <w:webHidden/>
              </w:rPr>
              <w:tab/>
            </w:r>
            <w:r w:rsidR="007B0A35">
              <w:rPr>
                <w:noProof/>
                <w:webHidden/>
              </w:rPr>
              <w:fldChar w:fldCharType="begin"/>
            </w:r>
            <w:r w:rsidR="007B0A35">
              <w:rPr>
                <w:noProof/>
                <w:webHidden/>
              </w:rPr>
              <w:instrText xml:space="preserve"> PAGEREF _Toc98780938 \h </w:instrText>
            </w:r>
            <w:r w:rsidR="007B0A35">
              <w:rPr>
                <w:noProof/>
                <w:webHidden/>
              </w:rPr>
            </w:r>
            <w:r w:rsidR="007B0A35">
              <w:rPr>
                <w:noProof/>
                <w:webHidden/>
              </w:rPr>
              <w:fldChar w:fldCharType="separate"/>
            </w:r>
            <w:r w:rsidR="007B0A35">
              <w:rPr>
                <w:noProof/>
                <w:webHidden/>
              </w:rPr>
              <w:t>15</w:t>
            </w:r>
            <w:r w:rsidR="007B0A35">
              <w:rPr>
                <w:noProof/>
                <w:webHidden/>
              </w:rPr>
              <w:fldChar w:fldCharType="end"/>
            </w:r>
          </w:hyperlink>
        </w:p>
        <w:p w14:paraId="64E4EE2F" w14:textId="0ED62691" w:rsidR="007B0A35" w:rsidRDefault="00F7030F" w:rsidP="007B0A35">
          <w:pPr>
            <w:pStyle w:val="TOC1"/>
            <w:rPr>
              <w:rFonts w:asciiTheme="minorHAnsi" w:hAnsiTheme="minorHAnsi" w:cstheme="minorBidi"/>
              <w:noProof/>
              <w:sz w:val="22"/>
            </w:rPr>
          </w:pPr>
          <w:hyperlink w:anchor="_Toc98780939" w:history="1">
            <w:r w:rsidR="007B0A35" w:rsidRPr="00742F8B">
              <w:rPr>
                <w:rStyle w:val="Hyperlink"/>
                <w:noProof/>
              </w:rPr>
              <w:t>25 Health Data Storage Confidentiality</w:t>
            </w:r>
            <w:r w:rsidR="007B0A35">
              <w:rPr>
                <w:noProof/>
                <w:webHidden/>
              </w:rPr>
              <w:tab/>
            </w:r>
            <w:r w:rsidR="007B0A35">
              <w:rPr>
                <w:noProof/>
                <w:webHidden/>
              </w:rPr>
              <w:fldChar w:fldCharType="begin"/>
            </w:r>
            <w:r w:rsidR="007B0A35">
              <w:rPr>
                <w:noProof/>
                <w:webHidden/>
              </w:rPr>
              <w:instrText xml:space="preserve"> PAGEREF _Toc98780939 \h </w:instrText>
            </w:r>
            <w:r w:rsidR="007B0A35">
              <w:rPr>
                <w:noProof/>
                <w:webHidden/>
              </w:rPr>
            </w:r>
            <w:r w:rsidR="007B0A35">
              <w:rPr>
                <w:noProof/>
                <w:webHidden/>
              </w:rPr>
              <w:fldChar w:fldCharType="separate"/>
            </w:r>
            <w:r w:rsidR="007B0A35">
              <w:rPr>
                <w:noProof/>
                <w:webHidden/>
              </w:rPr>
              <w:t>15</w:t>
            </w:r>
            <w:r w:rsidR="007B0A35">
              <w:rPr>
                <w:noProof/>
                <w:webHidden/>
              </w:rPr>
              <w:fldChar w:fldCharType="end"/>
            </w:r>
          </w:hyperlink>
        </w:p>
        <w:p w14:paraId="3D9276B6" w14:textId="15127604" w:rsidR="007B0A35" w:rsidRDefault="00F7030F" w:rsidP="007B0A35">
          <w:pPr>
            <w:pStyle w:val="TOC1"/>
            <w:rPr>
              <w:rFonts w:asciiTheme="minorHAnsi" w:hAnsiTheme="minorHAnsi" w:cstheme="minorBidi"/>
              <w:noProof/>
              <w:sz w:val="22"/>
            </w:rPr>
          </w:pPr>
          <w:hyperlink w:anchor="_Toc98780940" w:history="1">
            <w:r w:rsidR="007B0A35" w:rsidRPr="00742F8B">
              <w:rPr>
                <w:rStyle w:val="Hyperlink"/>
                <w:noProof/>
              </w:rPr>
              <w:t>26 System and Application Hardening</w:t>
            </w:r>
            <w:r w:rsidR="007B0A35">
              <w:rPr>
                <w:noProof/>
                <w:webHidden/>
              </w:rPr>
              <w:tab/>
            </w:r>
            <w:r w:rsidR="007B0A35">
              <w:rPr>
                <w:noProof/>
                <w:webHidden/>
              </w:rPr>
              <w:fldChar w:fldCharType="begin"/>
            </w:r>
            <w:r w:rsidR="007B0A35">
              <w:rPr>
                <w:noProof/>
                <w:webHidden/>
              </w:rPr>
              <w:instrText xml:space="preserve"> PAGEREF _Toc98780940 \h </w:instrText>
            </w:r>
            <w:r w:rsidR="007B0A35">
              <w:rPr>
                <w:noProof/>
                <w:webHidden/>
              </w:rPr>
            </w:r>
            <w:r w:rsidR="007B0A35">
              <w:rPr>
                <w:noProof/>
                <w:webHidden/>
              </w:rPr>
              <w:fldChar w:fldCharType="separate"/>
            </w:r>
            <w:r w:rsidR="007B0A35">
              <w:rPr>
                <w:noProof/>
                <w:webHidden/>
              </w:rPr>
              <w:t>15</w:t>
            </w:r>
            <w:r w:rsidR="007B0A35">
              <w:rPr>
                <w:noProof/>
                <w:webHidden/>
              </w:rPr>
              <w:fldChar w:fldCharType="end"/>
            </w:r>
          </w:hyperlink>
        </w:p>
        <w:p w14:paraId="36E104B3" w14:textId="67B0185D" w:rsidR="007B0A35" w:rsidRDefault="00F7030F" w:rsidP="007B0A35">
          <w:pPr>
            <w:pStyle w:val="TOC1"/>
            <w:rPr>
              <w:rFonts w:asciiTheme="minorHAnsi" w:hAnsiTheme="minorHAnsi" w:cstheme="minorBidi"/>
              <w:noProof/>
              <w:sz w:val="22"/>
            </w:rPr>
          </w:pPr>
          <w:hyperlink w:anchor="_Toc98780941" w:history="1">
            <w:r w:rsidR="007B0A35" w:rsidRPr="00742F8B">
              <w:rPr>
                <w:rStyle w:val="Hyperlink"/>
                <w:noProof/>
              </w:rPr>
              <w:t>27 Physical Locks</w:t>
            </w:r>
            <w:r w:rsidR="007B0A35">
              <w:rPr>
                <w:noProof/>
                <w:webHidden/>
              </w:rPr>
              <w:tab/>
            </w:r>
            <w:r w:rsidR="007B0A35">
              <w:rPr>
                <w:noProof/>
                <w:webHidden/>
              </w:rPr>
              <w:fldChar w:fldCharType="begin"/>
            </w:r>
            <w:r w:rsidR="007B0A35">
              <w:rPr>
                <w:noProof/>
                <w:webHidden/>
              </w:rPr>
              <w:instrText xml:space="preserve"> PAGEREF _Toc98780941 \h </w:instrText>
            </w:r>
            <w:r w:rsidR="007B0A35">
              <w:rPr>
                <w:noProof/>
                <w:webHidden/>
              </w:rPr>
            </w:r>
            <w:r w:rsidR="007B0A35">
              <w:rPr>
                <w:noProof/>
                <w:webHidden/>
              </w:rPr>
              <w:fldChar w:fldCharType="separate"/>
            </w:r>
            <w:r w:rsidR="007B0A35">
              <w:rPr>
                <w:noProof/>
                <w:webHidden/>
              </w:rPr>
              <w:t>16</w:t>
            </w:r>
            <w:r w:rsidR="007B0A35">
              <w:rPr>
                <w:noProof/>
                <w:webHidden/>
              </w:rPr>
              <w:fldChar w:fldCharType="end"/>
            </w:r>
          </w:hyperlink>
        </w:p>
        <w:p w14:paraId="6AF3B164" w14:textId="336AB211" w:rsidR="00446FC2" w:rsidRPr="00016491" w:rsidRDefault="00016491">
          <w:pPr>
            <w:rPr>
              <w:b/>
              <w:sz w:val="24"/>
            </w:rPr>
          </w:pPr>
          <w:r>
            <w:rPr>
              <w:rFonts w:eastAsiaTheme="minorEastAsia" w:cs="Times New Roman"/>
              <w:color w:val="auto"/>
              <w:sz w:val="28"/>
            </w:rPr>
            <w:fldChar w:fldCharType="end"/>
          </w:r>
        </w:p>
      </w:sdtContent>
    </w:sdt>
    <w:p w14:paraId="21E92B56" w14:textId="77777777" w:rsidR="00212F26" w:rsidRPr="00016491" w:rsidRDefault="00212F26">
      <w:pPr>
        <w:spacing w:after="0" w:line="259" w:lineRule="auto"/>
        <w:ind w:left="80" w:firstLine="0"/>
        <w:jc w:val="left"/>
        <w:rPr>
          <w:b/>
          <w:sz w:val="24"/>
        </w:rPr>
      </w:pPr>
    </w:p>
    <w:p w14:paraId="1CE7FEB8" w14:textId="77777777" w:rsidR="00B11510" w:rsidRPr="00180992" w:rsidRDefault="00412C93" w:rsidP="00C335C4">
      <w:pPr>
        <w:pStyle w:val="Heading1"/>
      </w:pPr>
      <w:bookmarkStart w:id="12" w:name="_Toc98780909"/>
      <w:r w:rsidRPr="00180992">
        <w:rPr>
          <w:color w:val="FCC566"/>
          <w:sz w:val="40"/>
        </w:rPr>
        <w:lastRenderedPageBreak/>
        <w:t xml:space="preserve">01 </w:t>
      </w:r>
      <w:r w:rsidRPr="00180992">
        <w:t>Purpose</w:t>
      </w:r>
      <w:bookmarkEnd w:id="12"/>
    </w:p>
    <w:p w14:paraId="0B23A98C" w14:textId="77777777" w:rsidR="00B11510" w:rsidRPr="0005228E" w:rsidRDefault="00446FC2" w:rsidP="00713AD1">
      <w:pPr>
        <w:spacing w:after="265" w:line="265" w:lineRule="auto"/>
        <w:ind w:left="108"/>
        <w:rPr>
          <w:sz w:val="22"/>
        </w:rPr>
      </w:pPr>
      <w:r w:rsidRPr="0005228E">
        <w:rPr>
          <w:sz w:val="22"/>
        </w:rPr>
        <w:t>This Security Operations Manual (SOM) provides information that Stryker’s customers need to know in order to integrate a specific Stryker device or health IT solution into a customer’s IT network environment in a secured manner.</w:t>
      </w:r>
    </w:p>
    <w:p w14:paraId="722C0505" w14:textId="7480ECD3" w:rsidR="00B11510" w:rsidRPr="0005228E" w:rsidRDefault="00446FC2" w:rsidP="00713AD1">
      <w:pPr>
        <w:spacing w:after="0"/>
        <w:ind w:left="118"/>
        <w:rPr>
          <w:sz w:val="22"/>
        </w:rPr>
      </w:pPr>
      <w:r w:rsidRPr="0005228E">
        <w:rPr>
          <w:sz w:val="22"/>
        </w:rPr>
        <w:t xml:space="preserve">It also supports </w:t>
      </w:r>
      <w:r w:rsidR="00DD123E">
        <w:rPr>
          <w:sz w:val="22"/>
        </w:rPr>
        <w:t xml:space="preserve">the </w:t>
      </w:r>
      <w:r w:rsidRPr="0005228E">
        <w:rPr>
          <w:sz w:val="22"/>
        </w:rPr>
        <w:t>customer’s ability to perform risk management, to identify configu</w:t>
      </w:r>
      <w:r w:rsidR="00DC6245" w:rsidRPr="0005228E">
        <w:rPr>
          <w:sz w:val="22"/>
        </w:rPr>
        <w:t xml:space="preserve">rable security controls, and to </w:t>
      </w:r>
      <w:r w:rsidRPr="0005228E">
        <w:rPr>
          <w:sz w:val="22"/>
        </w:rPr>
        <w:t>better</w:t>
      </w:r>
      <w:r w:rsidR="00DC6245" w:rsidRPr="0005228E">
        <w:rPr>
          <w:sz w:val="22"/>
        </w:rPr>
        <w:t xml:space="preserve"> </w:t>
      </w:r>
      <w:r w:rsidRPr="0005228E">
        <w:rPr>
          <w:sz w:val="22"/>
        </w:rPr>
        <w:t>protect their systems.</w:t>
      </w:r>
    </w:p>
    <w:p w14:paraId="1DC9949E" w14:textId="77777777" w:rsidR="00FB69E5" w:rsidRPr="00180992" w:rsidRDefault="00FB69E5" w:rsidP="00FB69E5">
      <w:pPr>
        <w:spacing w:after="0"/>
        <w:ind w:left="118"/>
      </w:pPr>
    </w:p>
    <w:p w14:paraId="5957385B" w14:textId="77777777" w:rsidR="00B11510" w:rsidRPr="00180992" w:rsidRDefault="00446FC2" w:rsidP="00C335C4">
      <w:pPr>
        <w:pStyle w:val="Heading1"/>
      </w:pPr>
      <w:bookmarkStart w:id="13" w:name="_Toc98780910"/>
      <w:r w:rsidRPr="00180992">
        <w:rPr>
          <w:color w:val="FCC566"/>
          <w:sz w:val="40"/>
        </w:rPr>
        <w:t>02</w:t>
      </w:r>
      <w:r w:rsidRPr="00180992">
        <w:rPr>
          <w:color w:val="FFCC66"/>
          <w:sz w:val="40"/>
        </w:rPr>
        <w:t xml:space="preserve"> </w:t>
      </w:r>
      <w:r w:rsidRPr="00180992">
        <w:t>Definitions</w:t>
      </w:r>
      <w:bookmarkEnd w:id="13"/>
    </w:p>
    <w:p w14:paraId="0219D56D" w14:textId="77777777" w:rsidR="00B11510" w:rsidRPr="00180992" w:rsidRDefault="00446FC2" w:rsidP="00722B4E">
      <w:pPr>
        <w:shd w:val="clear" w:color="auto" w:fill="D9D9D9" w:themeFill="background1" w:themeFillShade="D9"/>
        <w:spacing w:before="240"/>
      </w:pPr>
      <w:r w:rsidRPr="00180992">
        <w:rPr>
          <w:b/>
          <w:sz w:val="28"/>
        </w:rPr>
        <w:t>API – Application Programming Interface</w:t>
      </w:r>
    </w:p>
    <w:p w14:paraId="341D6C53" w14:textId="77777777" w:rsidR="00B11510" w:rsidRPr="0005228E" w:rsidRDefault="00446FC2" w:rsidP="00722B4E">
      <w:pPr>
        <w:rPr>
          <w:sz w:val="22"/>
        </w:rPr>
      </w:pPr>
      <w:r w:rsidRPr="0005228E">
        <w:rPr>
          <w:sz w:val="22"/>
        </w:rPr>
        <w:t>An interface for computing that defines interactions between multiple software intermediaries.</w:t>
      </w:r>
    </w:p>
    <w:p w14:paraId="0DAC045B" w14:textId="77777777" w:rsidR="00B11510" w:rsidRPr="00180992" w:rsidRDefault="00446FC2" w:rsidP="00722B4E">
      <w:pPr>
        <w:shd w:val="clear" w:color="auto" w:fill="D9D9D9" w:themeFill="background1" w:themeFillShade="D9"/>
        <w:spacing w:before="240"/>
        <w:rPr>
          <w:b/>
          <w:sz w:val="28"/>
        </w:rPr>
      </w:pPr>
      <w:r w:rsidRPr="00180992">
        <w:rPr>
          <w:b/>
          <w:sz w:val="28"/>
        </w:rPr>
        <w:t>Customer</w:t>
      </w:r>
    </w:p>
    <w:p w14:paraId="1B2FC6B7" w14:textId="77777777" w:rsidR="00B11510" w:rsidRPr="0005228E" w:rsidRDefault="00446FC2" w:rsidP="00E54A5D">
      <w:pPr>
        <w:rPr>
          <w:sz w:val="22"/>
        </w:rPr>
      </w:pPr>
      <w:r w:rsidRPr="0005228E">
        <w:rPr>
          <w:sz w:val="22"/>
        </w:rPr>
        <w:t>The individual or organization responsible for procurement and operation of the device. See Owner and Operator.</w:t>
      </w:r>
    </w:p>
    <w:p w14:paraId="12E7220A" w14:textId="77777777" w:rsidR="00B11510" w:rsidRPr="00180992" w:rsidRDefault="00446FC2" w:rsidP="00722B4E">
      <w:pPr>
        <w:shd w:val="clear" w:color="auto" w:fill="D9D9D9" w:themeFill="background1" w:themeFillShade="D9"/>
        <w:spacing w:before="240"/>
        <w:rPr>
          <w:b/>
          <w:sz w:val="28"/>
        </w:rPr>
      </w:pPr>
      <w:r w:rsidRPr="00180992">
        <w:rPr>
          <w:b/>
          <w:sz w:val="28"/>
        </w:rPr>
        <w:t>Device</w:t>
      </w:r>
    </w:p>
    <w:p w14:paraId="48119F04" w14:textId="77777777"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14:paraId="001BF4E6" w14:textId="77777777"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14:paraId="4B8ED553" w14:textId="456CEB59" w:rsidR="00B11510" w:rsidRDefault="00446FC2" w:rsidP="00E54A5D">
      <w:pPr>
        <w:rPr>
          <w:ins w:id="14" w:author="Sai Praneetha Bhaskaruni" w:date="2022-07-08T14:00:00Z"/>
          <w:sz w:val="22"/>
        </w:rPr>
      </w:pPr>
      <w:r w:rsidRPr="0005228E">
        <w:rPr>
          <w:sz w:val="22"/>
        </w:rPr>
        <w:t xml:space="preserve">“Health Delivery Organization,” an organization or group of organizations that are involved with the delivery of healthcare services. A hospital is an HDO. If an HDO purchases and operates a Stryker device, the HDO is also the Customer, Owner, and Operator </w:t>
      </w:r>
      <w:r w:rsidR="00DD123E">
        <w:rPr>
          <w:sz w:val="22"/>
        </w:rPr>
        <w:t xml:space="preserve">as </w:t>
      </w:r>
      <w:r w:rsidRPr="0005228E">
        <w:rPr>
          <w:sz w:val="22"/>
        </w:rPr>
        <w:t>per the definitions of those terms.</w:t>
      </w:r>
    </w:p>
    <w:p w14:paraId="7E8D8FC4" w14:textId="19BC3D2D" w:rsidR="00C8187A" w:rsidRPr="008B26B1" w:rsidRDefault="00C8187A">
      <w:pPr>
        <w:shd w:val="clear" w:color="auto" w:fill="D9D9D9" w:themeFill="background1" w:themeFillShade="D9"/>
        <w:spacing w:before="240"/>
        <w:rPr>
          <w:ins w:id="15" w:author="Sai Praneetha Bhaskaruni" w:date="2022-07-08T14:07:00Z"/>
          <w:b/>
          <w:sz w:val="28"/>
          <w:rPrChange w:id="16" w:author="Sai Praneetha Bhaskaruni" w:date="2022-07-08T14:07:00Z">
            <w:rPr>
              <w:ins w:id="17" w:author="Sai Praneetha Bhaskaruni" w:date="2022-07-08T14:07:00Z"/>
              <w:sz w:val="22"/>
            </w:rPr>
          </w:rPrChange>
        </w:rPr>
        <w:pPrChange w:id="18" w:author="Sai Praneetha Bhaskaruni" w:date="2022-07-08T14:07:00Z">
          <w:pPr/>
        </w:pPrChange>
      </w:pPr>
      <w:ins w:id="19" w:author="Sai Praneetha Bhaskaruni" w:date="2022-07-08T14:00:00Z">
        <w:r w:rsidRPr="008B26B1">
          <w:rPr>
            <w:b/>
            <w:sz w:val="28"/>
            <w:rPrChange w:id="20" w:author="Sai Praneetha Bhaskaruni" w:date="2022-07-08T14:07:00Z">
              <w:rPr>
                <w:sz w:val="22"/>
              </w:rPr>
            </w:rPrChange>
          </w:rPr>
          <w:t>IO</w:t>
        </w:r>
      </w:ins>
      <w:ins w:id="21" w:author="Sai Praneetha Bhaskaruni" w:date="2022-07-08T14:01:00Z">
        <w:r w:rsidR="009E0D38" w:rsidRPr="008B26B1">
          <w:rPr>
            <w:b/>
            <w:sz w:val="28"/>
            <w:rPrChange w:id="22" w:author="Sai Praneetha Bhaskaruni" w:date="2022-07-08T14:07:00Z">
              <w:rPr>
                <w:sz w:val="22"/>
              </w:rPr>
            </w:rPrChange>
          </w:rPr>
          <w:t>A –</w:t>
        </w:r>
      </w:ins>
      <w:ins w:id="23" w:author="Sai Praneetha Bhaskaruni" w:date="2022-07-08T14:07:00Z">
        <w:r w:rsidR="008B26B1" w:rsidRPr="008B26B1">
          <w:rPr>
            <w:b/>
            <w:sz w:val="28"/>
            <w:rPrChange w:id="24" w:author="Sai Praneetha Bhaskaruni" w:date="2022-07-08T14:07:00Z">
              <w:rPr>
                <w:rFonts w:ascii="Roboto" w:hAnsi="Roboto"/>
                <w:color w:val="666666"/>
                <w:sz w:val="21"/>
                <w:szCs w:val="21"/>
                <w:shd w:val="clear" w:color="auto" w:fill="FFFFFF"/>
              </w:rPr>
            </w:rPrChange>
          </w:rPr>
          <w:t xml:space="preserve"> Indicators of attack</w:t>
        </w:r>
      </w:ins>
    </w:p>
    <w:p w14:paraId="65AB9954" w14:textId="294FEDB8" w:rsidR="00014365" w:rsidRPr="00550E2F" w:rsidRDefault="00014365" w:rsidP="00E54A5D">
      <w:pPr>
        <w:rPr>
          <w:ins w:id="25" w:author="Sai Praneetha Bhaskaruni" w:date="2022-07-08T14:01:00Z"/>
          <w:sz w:val="22"/>
        </w:rPr>
      </w:pPr>
      <w:ins w:id="26" w:author="Sai Praneetha Bhaskaruni" w:date="2022-07-08T14:07:00Z">
        <w:r w:rsidRPr="008B26B1">
          <w:rPr>
            <w:sz w:val="22"/>
            <w:rPrChange w:id="27" w:author="Sai Praneetha Bhaskaruni" w:date="2022-07-08T14:07:00Z">
              <w:rPr>
                <w:rFonts w:ascii="Roboto" w:hAnsi="Roboto"/>
                <w:color w:val="111111"/>
                <w:shd w:val="clear" w:color="auto" w:fill="FFFFFF"/>
              </w:rPr>
            </w:rPrChange>
          </w:rPr>
          <w:t>An</w:t>
        </w:r>
        <w:r w:rsidRPr="008B26B1">
          <w:rPr>
            <w:sz w:val="22"/>
            <w:rPrChange w:id="28" w:author="Sai Praneetha Bhaskaruni" w:date="2022-07-08T14:08:00Z">
              <w:rPr>
                <w:rStyle w:val="Strong"/>
                <w:rFonts w:ascii="Roboto" w:hAnsi="Roboto"/>
                <w:color w:val="111111"/>
                <w:shd w:val="clear" w:color="auto" w:fill="FFFFFF"/>
              </w:rPr>
            </w:rPrChange>
          </w:rPr>
          <w:t> </w:t>
        </w:r>
        <w:r w:rsidRPr="008B26B1">
          <w:rPr>
            <w:sz w:val="22"/>
            <w:rPrChange w:id="29" w:author="Sai Praneetha Bhaskaruni" w:date="2022-07-08T14:07:00Z">
              <w:rPr>
                <w:rStyle w:val="Strong"/>
                <w:rFonts w:ascii="Roboto" w:hAnsi="Roboto"/>
                <w:color w:val="111111"/>
                <w:shd w:val="clear" w:color="auto" w:fill="FFFFFF"/>
              </w:rPr>
            </w:rPrChange>
          </w:rPr>
          <w:t>IOA represents a series of actions that an adversary must conduct to succeed.</w:t>
        </w:r>
      </w:ins>
    </w:p>
    <w:p w14:paraId="2A0C4F42" w14:textId="0986C8D8" w:rsidR="009E0D38" w:rsidRPr="006557BC" w:rsidRDefault="009E0D38">
      <w:pPr>
        <w:shd w:val="clear" w:color="auto" w:fill="D9D9D9" w:themeFill="background1" w:themeFillShade="D9"/>
        <w:spacing w:before="240"/>
        <w:rPr>
          <w:ins w:id="30" w:author="Sai Praneetha Bhaskaruni" w:date="2022-07-08T14:04:00Z"/>
          <w:b/>
          <w:sz w:val="28"/>
          <w:rPrChange w:id="31" w:author="Sai Praneetha Bhaskaruni" w:date="2022-07-08T14:05:00Z">
            <w:rPr>
              <w:ins w:id="32" w:author="Sai Praneetha Bhaskaruni" w:date="2022-07-08T14:04:00Z"/>
              <w:sz w:val="22"/>
            </w:rPr>
          </w:rPrChange>
        </w:rPr>
        <w:pPrChange w:id="33" w:author="Sai Praneetha Bhaskaruni" w:date="2022-07-08T14:05:00Z">
          <w:pPr/>
        </w:pPrChange>
      </w:pPr>
      <w:ins w:id="34" w:author="Sai Praneetha Bhaskaruni" w:date="2022-07-08T14:01:00Z">
        <w:r w:rsidRPr="006557BC">
          <w:rPr>
            <w:b/>
            <w:sz w:val="28"/>
            <w:rPrChange w:id="35" w:author="Sai Praneetha Bhaskaruni" w:date="2022-07-08T14:05:00Z">
              <w:rPr>
                <w:sz w:val="22"/>
              </w:rPr>
            </w:rPrChange>
          </w:rPr>
          <w:t>IOC –</w:t>
        </w:r>
      </w:ins>
      <w:ins w:id="36" w:author="Sai Praneetha Bhaskaruni" w:date="2022-07-08T14:04:00Z">
        <w:r w:rsidR="006557BC" w:rsidRPr="00516470">
          <w:rPr>
            <w:sz w:val="28"/>
            <w:rPrChange w:id="37" w:author="Sai Praneetha Bhaskaruni" w:date="2022-07-08T14:05:00Z">
              <w:rPr>
                <w:rStyle w:val="Strong"/>
                <w:rFonts w:ascii="Roboto" w:hAnsi="Roboto"/>
                <w:color w:val="666666"/>
                <w:sz w:val="21"/>
                <w:szCs w:val="21"/>
                <w:shd w:val="clear" w:color="auto" w:fill="FFFFFF"/>
              </w:rPr>
            </w:rPrChange>
          </w:rPr>
          <w:t xml:space="preserve"> </w:t>
        </w:r>
        <w:r w:rsidR="006557BC" w:rsidRPr="0084352C">
          <w:rPr>
            <w:b/>
            <w:sz w:val="28"/>
            <w:rPrChange w:id="38" w:author="Sai Praneetha Bhaskaruni" w:date="2022-07-08T17:17:00Z">
              <w:rPr>
                <w:rStyle w:val="Strong"/>
                <w:rFonts w:ascii="Roboto" w:hAnsi="Roboto"/>
                <w:color w:val="666666"/>
                <w:sz w:val="21"/>
                <w:szCs w:val="21"/>
                <w:shd w:val="clear" w:color="auto" w:fill="FFFFFF"/>
              </w:rPr>
            </w:rPrChange>
          </w:rPr>
          <w:t>Indicator of compromise</w:t>
        </w:r>
        <w:r w:rsidR="006557BC" w:rsidRPr="006557BC">
          <w:rPr>
            <w:b/>
            <w:sz w:val="28"/>
            <w:rPrChange w:id="39" w:author="Sai Praneetha Bhaskaruni" w:date="2022-07-08T14:05:00Z">
              <w:rPr>
                <w:rFonts w:ascii="Roboto" w:hAnsi="Roboto"/>
                <w:color w:val="666666"/>
                <w:sz w:val="21"/>
                <w:szCs w:val="21"/>
                <w:shd w:val="clear" w:color="auto" w:fill="FFFFFF"/>
              </w:rPr>
            </w:rPrChange>
          </w:rPr>
          <w:t> </w:t>
        </w:r>
      </w:ins>
    </w:p>
    <w:p w14:paraId="4DAD1B41" w14:textId="5E906707" w:rsidR="006557BC" w:rsidRPr="0005228E" w:rsidRDefault="006557BC" w:rsidP="00550E2F">
      <w:pPr>
        <w:rPr>
          <w:sz w:val="22"/>
        </w:rPr>
      </w:pPr>
      <w:ins w:id="40" w:author="Sai Praneetha Bhaskaruni" w:date="2022-07-08T14:04:00Z">
        <w:r w:rsidRPr="006557BC">
          <w:rPr>
            <w:sz w:val="22"/>
            <w:rPrChange w:id="41" w:author="Sai Praneetha Bhaskaruni" w:date="2022-07-08T14:05:00Z">
              <w:rPr>
                <w:rStyle w:val="Strong"/>
                <w:rFonts w:ascii="Roboto" w:hAnsi="Roboto"/>
                <w:color w:val="666666"/>
                <w:sz w:val="21"/>
                <w:szCs w:val="21"/>
                <w:shd w:val="clear" w:color="auto" w:fill="FFFFFF"/>
              </w:rPr>
            </w:rPrChange>
          </w:rPr>
          <w:t>Indicator of compromise</w:t>
        </w:r>
        <w:r w:rsidRPr="006557BC">
          <w:rPr>
            <w:sz w:val="22"/>
            <w:rPrChange w:id="42" w:author="Sai Praneetha Bhaskaruni" w:date="2022-07-08T14:05:00Z">
              <w:rPr>
                <w:rFonts w:ascii="Roboto" w:hAnsi="Roboto"/>
                <w:color w:val="666666"/>
                <w:sz w:val="21"/>
                <w:szCs w:val="21"/>
                <w:shd w:val="clear" w:color="auto" w:fill="FFFFFF"/>
              </w:rPr>
            </w:rPrChange>
          </w:rPr>
          <w:t> or IOC is</w:t>
        </w:r>
        <w:r w:rsidRPr="006557BC">
          <w:rPr>
            <w:sz w:val="22"/>
            <w:rPrChange w:id="43" w:author="Sai Praneetha Bhaskaruni" w:date="2022-07-08T14:05:00Z">
              <w:rPr>
                <w:rStyle w:val="Strong"/>
                <w:rFonts w:ascii="Roboto" w:hAnsi="Roboto"/>
                <w:color w:val="666666"/>
                <w:sz w:val="21"/>
                <w:szCs w:val="21"/>
                <w:shd w:val="clear" w:color="auto" w:fill="FFFFFF"/>
              </w:rPr>
            </w:rPrChange>
          </w:rPr>
          <w:t> a forensic term that refers to the evidence on a device that points out to a security breach.</w:t>
        </w:r>
        <w:r w:rsidRPr="006557BC">
          <w:rPr>
            <w:sz w:val="22"/>
            <w:rPrChange w:id="44" w:author="Sai Praneetha Bhaskaruni" w:date="2022-07-08T14:05:00Z">
              <w:rPr>
                <w:rFonts w:ascii="Roboto" w:hAnsi="Roboto"/>
                <w:color w:val="666666"/>
                <w:sz w:val="21"/>
                <w:szCs w:val="21"/>
                <w:shd w:val="clear" w:color="auto" w:fill="FFFFFF"/>
              </w:rPr>
            </w:rPrChange>
          </w:rPr>
          <w:t> </w:t>
        </w:r>
      </w:ins>
    </w:p>
    <w:p w14:paraId="46A7F688" w14:textId="77777777"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14:paraId="34A98D55" w14:textId="77777777"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180992" w:rsidRDefault="00446FC2" w:rsidP="00722B4E">
      <w:pPr>
        <w:shd w:val="clear" w:color="auto" w:fill="BFBFBF" w:themeFill="background1" w:themeFillShade="BF"/>
        <w:spacing w:before="240"/>
      </w:pPr>
      <w:r w:rsidRPr="00180992">
        <w:rPr>
          <w:b/>
          <w:sz w:val="28"/>
        </w:rPr>
        <w:t>Manufacturer</w:t>
      </w:r>
    </w:p>
    <w:p w14:paraId="78669DB8" w14:textId="77777777" w:rsidR="00B11510" w:rsidRPr="0005228E" w:rsidRDefault="00446FC2" w:rsidP="00E54A5D">
      <w:pPr>
        <w:rPr>
          <w:sz w:val="22"/>
        </w:rPr>
      </w:pPr>
      <w:r w:rsidRPr="0005228E">
        <w:rPr>
          <w:sz w:val="22"/>
        </w:rPr>
        <w:t>The entity (Stryker) that builds the device and sells it to the customer.</w:t>
      </w:r>
    </w:p>
    <w:p w14:paraId="13BDA198" w14:textId="77777777" w:rsidR="00B11510" w:rsidRPr="0005228E" w:rsidRDefault="00446FC2" w:rsidP="00E54A5D">
      <w:pPr>
        <w:rPr>
          <w:sz w:val="22"/>
        </w:rPr>
      </w:pPr>
      <w:r w:rsidRPr="0005228E">
        <w:rPr>
          <w:sz w:val="22"/>
        </w:rPr>
        <w:t>MDR – European Union (EU) Medical Device Regulation of 2017</w:t>
      </w:r>
    </w:p>
    <w:p w14:paraId="6CED0089" w14:textId="77777777" w:rsidR="00B11510" w:rsidRPr="0005228E" w:rsidRDefault="00446FC2" w:rsidP="00E54A5D">
      <w:pPr>
        <w:rPr>
          <w:sz w:val="22"/>
        </w:rPr>
      </w:pPr>
      <w:r w:rsidRPr="0005228E">
        <w:rPr>
          <w:sz w:val="22"/>
        </w:rPr>
        <w:t xml:space="preserve">The European Union regulation concerning medical devices. </w:t>
      </w:r>
    </w:p>
    <w:p w14:paraId="5B3A6A13" w14:textId="77777777" w:rsidR="00722B4E" w:rsidRPr="0005228E" w:rsidRDefault="00722B4E" w:rsidP="00E54A5D">
      <w:pPr>
        <w:rPr>
          <w:sz w:val="22"/>
        </w:rPr>
      </w:pPr>
    </w:p>
    <w:p w14:paraId="6B0440BA" w14:textId="77777777" w:rsidR="00B11510" w:rsidRPr="0005228E" w:rsidRDefault="00446FC2" w:rsidP="00E54A5D">
      <w:pPr>
        <w:rPr>
          <w:sz w:val="22"/>
        </w:rPr>
      </w:pPr>
      <w:r w:rsidRPr="0005228E">
        <w:rPr>
          <w:sz w:val="22"/>
        </w:rPr>
        <w:t>Refer https://ec.europa.eu/health/md_sector/overview_en</w:t>
      </w:r>
    </w:p>
    <w:p w14:paraId="1D341A01" w14:textId="77777777" w:rsidR="00B11510" w:rsidRPr="00180992" w:rsidRDefault="00446FC2" w:rsidP="00722B4E">
      <w:pPr>
        <w:shd w:val="clear" w:color="auto" w:fill="BFBFBF" w:themeFill="background1" w:themeFillShade="BF"/>
        <w:spacing w:before="240"/>
        <w:rPr>
          <w:b/>
          <w:sz w:val="28"/>
        </w:rPr>
      </w:pPr>
      <w:r w:rsidRPr="00180992">
        <w:rPr>
          <w:b/>
          <w:sz w:val="28"/>
        </w:rPr>
        <w:t>Medical Device</w:t>
      </w:r>
    </w:p>
    <w:p w14:paraId="72D66AB5" w14:textId="77777777" w:rsidR="00B11510" w:rsidRPr="0005228E" w:rsidRDefault="00446FC2" w:rsidP="00E54A5D">
      <w:pPr>
        <w:rPr>
          <w:sz w:val="22"/>
        </w:rPr>
      </w:pPr>
      <w:r w:rsidRPr="0005228E">
        <w:rPr>
          <w:sz w:val="22"/>
        </w:rPr>
        <w:lastRenderedPageBreak/>
        <w:t>See the following sources if a precise definition is required: FDA, MDR (EU) 2017/745, ISO 14971:2007.</w:t>
      </w:r>
    </w:p>
    <w:p w14:paraId="260B3195" w14:textId="77777777" w:rsidR="00B11510" w:rsidRPr="00180992" w:rsidRDefault="00446FC2" w:rsidP="00722B4E">
      <w:pPr>
        <w:shd w:val="clear" w:color="auto" w:fill="BFBFBF" w:themeFill="background1" w:themeFillShade="BF"/>
        <w:spacing w:before="240"/>
        <w:rPr>
          <w:b/>
          <w:sz w:val="28"/>
        </w:rPr>
      </w:pPr>
      <w:r w:rsidRPr="00180992">
        <w:rPr>
          <w:b/>
          <w:sz w:val="28"/>
        </w:rPr>
        <w:t>Operator</w:t>
      </w:r>
    </w:p>
    <w:p w14:paraId="56B40574" w14:textId="7B739F2E" w:rsidR="00B11510" w:rsidRPr="0005228E" w:rsidRDefault="00446FC2" w:rsidP="00E623C3">
      <w:pPr>
        <w:rPr>
          <w:sz w:val="22"/>
        </w:rPr>
      </w:pPr>
      <w:r w:rsidRPr="0005228E">
        <w:rPr>
          <w:sz w:val="22"/>
        </w:rPr>
        <w:t>The person(s) using the device for its intended purpose. This term may also sometimes refer to the person or organization responsible for procuring the device (owner, customer).</w:t>
      </w:r>
    </w:p>
    <w:p w14:paraId="53421FF0" w14:textId="77777777" w:rsidR="00B11510" w:rsidRPr="00180992" w:rsidRDefault="00446FC2" w:rsidP="00722B4E">
      <w:pPr>
        <w:shd w:val="clear" w:color="auto" w:fill="BFBFBF" w:themeFill="background1" w:themeFillShade="BF"/>
        <w:spacing w:before="240"/>
        <w:rPr>
          <w:b/>
          <w:sz w:val="28"/>
        </w:rPr>
      </w:pPr>
      <w:r w:rsidRPr="00180992">
        <w:rPr>
          <w:b/>
          <w:sz w:val="28"/>
        </w:rPr>
        <w:t>Owner</w:t>
      </w:r>
    </w:p>
    <w:p w14:paraId="2AD00A23" w14:textId="77777777" w:rsidR="00B11510" w:rsidRPr="0005228E" w:rsidRDefault="00446FC2" w:rsidP="00E54A5D">
      <w:pPr>
        <w:rPr>
          <w:sz w:val="22"/>
        </w:rPr>
      </w:pPr>
      <w:r w:rsidRPr="0005228E">
        <w:rPr>
          <w:sz w:val="22"/>
        </w:rPr>
        <w:t>See Operator and Customer.</w:t>
      </w:r>
    </w:p>
    <w:p w14:paraId="0A21B34A" w14:textId="77777777"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14:paraId="49E7D7CD" w14:textId="77777777"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14:paraId="0DB46CB5" w14:textId="77777777" w:rsidR="00B11510" w:rsidRPr="0005228E" w:rsidRDefault="00446FC2" w:rsidP="00E54A5D">
      <w:pPr>
        <w:rPr>
          <w:sz w:val="22"/>
        </w:rPr>
      </w:pPr>
      <w:r w:rsidRPr="0005228E">
        <w:rPr>
          <w:sz w:val="22"/>
        </w:rPr>
        <w:t>Any information about an individual maintained by an agency, including the following:</w:t>
      </w:r>
    </w:p>
    <w:p w14:paraId="5DBB23D5" w14:textId="77777777" w:rsidR="00B11510" w:rsidRPr="0005228E" w:rsidRDefault="00446FC2" w:rsidP="00E54A5D">
      <w:pPr>
        <w:rPr>
          <w:sz w:val="22"/>
        </w:rPr>
      </w:pPr>
      <w:r w:rsidRPr="0005228E">
        <w:rPr>
          <w:sz w:val="22"/>
        </w:rPr>
        <w:t>Any information that can be used to distinguish or trace an individual’s identity.</w:t>
      </w:r>
    </w:p>
    <w:p w14:paraId="6F5A988A" w14:textId="77777777"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14:paraId="019AD122" w14:textId="77777777" w:rsidR="00B11510" w:rsidRPr="00180992" w:rsidRDefault="00446FC2" w:rsidP="00322EEC">
      <w:pPr>
        <w:shd w:val="clear" w:color="auto" w:fill="BFBFBF" w:themeFill="background1" w:themeFillShade="BF"/>
        <w:spacing w:before="240"/>
        <w:rPr>
          <w:b/>
          <w:sz w:val="28"/>
        </w:rPr>
      </w:pPr>
      <w:r w:rsidRPr="00180992">
        <w:rPr>
          <w:b/>
          <w:sz w:val="28"/>
        </w:rPr>
        <w:t>Product</w:t>
      </w:r>
    </w:p>
    <w:p w14:paraId="2B55C784" w14:textId="77777777" w:rsidR="00B11510" w:rsidRPr="0005228E" w:rsidRDefault="00446FC2" w:rsidP="00E54A5D">
      <w:pPr>
        <w:rPr>
          <w:sz w:val="22"/>
        </w:rPr>
      </w:pPr>
      <w:r w:rsidRPr="0005228E">
        <w:rPr>
          <w:sz w:val="22"/>
        </w:rPr>
        <w:t>See Device.</w:t>
      </w:r>
    </w:p>
    <w:p w14:paraId="0C19122C" w14:textId="77777777"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14:paraId="38DAE62B" w14:textId="77777777" w:rsidR="00B11510" w:rsidRPr="0005228E" w:rsidRDefault="00446FC2" w:rsidP="00E54A5D">
      <w:pPr>
        <w:rPr>
          <w:sz w:val="22"/>
        </w:rPr>
      </w:pPr>
      <w:r w:rsidRPr="0005228E">
        <w:rPr>
          <w:sz w:val="22"/>
        </w:rPr>
        <w:t>A product-specific guide to the secure integration of a product into a customer IT network (this document).</w:t>
      </w:r>
    </w:p>
    <w:p w14:paraId="40BCE4B3" w14:textId="77777777"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14:paraId="299E8224" w14:textId="77777777" w:rsidR="00B11510" w:rsidRPr="0005228E" w:rsidRDefault="00446FC2" w:rsidP="00E54A5D">
      <w:pPr>
        <w:rPr>
          <w:sz w:val="22"/>
        </w:rPr>
      </w:pPr>
      <w:r w:rsidRPr="0005228E">
        <w:rPr>
          <w:sz w:val="22"/>
        </w:rPr>
        <w:t>Third party software is software not developed by Stryker, and for which Stryker otherwise does not have complete ownership. See COTS and OSS.</w:t>
      </w:r>
    </w:p>
    <w:p w14:paraId="40F3741F" w14:textId="77777777" w:rsidR="00B11510" w:rsidRPr="00180992" w:rsidRDefault="00446FC2" w:rsidP="00322EEC">
      <w:pPr>
        <w:shd w:val="clear" w:color="auto" w:fill="BFBFBF" w:themeFill="background1" w:themeFillShade="BF"/>
        <w:spacing w:before="240"/>
        <w:rPr>
          <w:b/>
          <w:sz w:val="28"/>
        </w:rPr>
      </w:pPr>
      <w:r w:rsidRPr="00180992">
        <w:rPr>
          <w:b/>
          <w:sz w:val="28"/>
        </w:rPr>
        <w:t>User</w:t>
      </w:r>
    </w:p>
    <w:p w14:paraId="56BAA952" w14:textId="77777777" w:rsidR="00B11510" w:rsidRPr="0005228E" w:rsidRDefault="00446FC2" w:rsidP="00E54A5D">
      <w:pPr>
        <w:rPr>
          <w:sz w:val="22"/>
        </w:rPr>
      </w:pPr>
      <w:r w:rsidRPr="0005228E">
        <w:rPr>
          <w:sz w:val="22"/>
        </w:rPr>
        <w:t>See Operator.</w:t>
      </w:r>
    </w:p>
    <w:p w14:paraId="51FE8362" w14:textId="70270DA5" w:rsidR="00016491" w:rsidRDefault="00016491" w:rsidP="00E54A5D"/>
    <w:p w14:paraId="25437385" w14:textId="77777777" w:rsidR="00BF53C3" w:rsidRPr="00180992" w:rsidRDefault="00BF53C3" w:rsidP="00E54A5D"/>
    <w:p w14:paraId="2C032337" w14:textId="77777777" w:rsidR="00B11510" w:rsidRPr="00180992" w:rsidRDefault="00446FC2" w:rsidP="00C335C4">
      <w:pPr>
        <w:pStyle w:val="Heading1"/>
      </w:pPr>
      <w:bookmarkStart w:id="45" w:name="_Toc98780911"/>
      <w:r w:rsidRPr="00180992">
        <w:rPr>
          <w:color w:val="FCC566"/>
          <w:sz w:val="40"/>
        </w:rPr>
        <w:t>03</w:t>
      </w:r>
      <w:r w:rsidRPr="00180992">
        <w:rPr>
          <w:color w:val="FFCC66"/>
          <w:sz w:val="40"/>
        </w:rPr>
        <w:t xml:space="preserve"> </w:t>
      </w:r>
      <w:r w:rsidRPr="00180992">
        <w:t>Product Description</w:t>
      </w:r>
      <w:bookmarkEnd w:id="45"/>
    </w:p>
    <w:p w14:paraId="0F6ABBF1" w14:textId="73187379" w:rsidR="00B11510" w:rsidRPr="0005228E" w:rsidRDefault="00446FC2" w:rsidP="00BB6454">
      <w:pPr>
        <w:spacing w:after="265" w:line="265" w:lineRule="auto"/>
        <w:ind w:left="108"/>
        <w:rPr>
          <w:sz w:val="22"/>
        </w:rPr>
      </w:pPr>
      <w:r w:rsidRPr="0005228E">
        <w:rPr>
          <w:sz w:val="22"/>
        </w:rPr>
        <w:t xml:space="preserve">This Security Operations Manual (SOM) provides information that Stryker’s customers need to know </w:t>
      </w:r>
      <w:proofErr w:type="gramStart"/>
      <w:r w:rsidRPr="0005228E">
        <w:rPr>
          <w:sz w:val="22"/>
        </w:rPr>
        <w:t xml:space="preserve">in order </w:t>
      </w:r>
      <w:r w:rsidR="00057E9B">
        <w:rPr>
          <w:sz w:val="22"/>
        </w:rPr>
        <w:t>to</w:t>
      </w:r>
      <w:proofErr w:type="gramEnd"/>
      <w:r w:rsidR="00057E9B">
        <w:rPr>
          <w:sz w:val="22"/>
        </w:rPr>
        <w:t xml:space="preserve"> integrate Stryker’s SmartMedic </w:t>
      </w:r>
      <w:r w:rsidRPr="0005228E">
        <w:rPr>
          <w:sz w:val="22"/>
        </w:rPr>
        <w:t>solution into a customer’s IT network environment in a secured manner.</w:t>
      </w:r>
    </w:p>
    <w:p w14:paraId="0CB8C08E" w14:textId="4C910FDF" w:rsidR="00B11510" w:rsidRPr="0005228E" w:rsidRDefault="00446FC2">
      <w:pPr>
        <w:spacing w:after="108"/>
        <w:ind w:left="118"/>
        <w:rPr>
          <w:sz w:val="22"/>
        </w:rPr>
      </w:pPr>
      <w:r w:rsidRPr="0005228E">
        <w:rPr>
          <w:sz w:val="22"/>
        </w:rPr>
        <w:t xml:space="preserve">It also supports </w:t>
      </w:r>
      <w:r w:rsidR="00732D46">
        <w:rPr>
          <w:sz w:val="22"/>
        </w:rPr>
        <w:t xml:space="preserve">the </w:t>
      </w:r>
      <w:r w:rsidRPr="0005228E">
        <w:rPr>
          <w:sz w:val="22"/>
        </w:rPr>
        <w:t>customer’s ability to perform risk management, to identify configurable security controls, and to better protect their systems.</w:t>
      </w:r>
    </w:p>
    <w:p w14:paraId="26BFBD50" w14:textId="77777777" w:rsidR="00FB69E5" w:rsidRPr="00180992" w:rsidRDefault="00FB69E5">
      <w:pPr>
        <w:spacing w:after="108"/>
        <w:ind w:left="118"/>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180992" w:rsidRDefault="00446FC2">
            <w:pPr>
              <w:spacing w:after="0" w:line="259" w:lineRule="auto"/>
              <w:ind w:left="113" w:firstLine="0"/>
              <w:jc w:val="left"/>
            </w:pPr>
            <w:r w:rsidRPr="00180992">
              <w:rPr>
                <w:b/>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180992" w:rsidRDefault="00446FC2">
            <w:pPr>
              <w:spacing w:after="0" w:line="259" w:lineRule="auto"/>
              <w:ind w:left="0" w:firstLine="0"/>
              <w:jc w:val="left"/>
            </w:pPr>
            <w:r w:rsidRPr="00180992">
              <w:rPr>
                <w:noProof/>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2"/>
                          <a:stretch>
                            <a:fillRect/>
                          </a:stretch>
                        </pic:blipFill>
                        <pic:spPr>
                          <a:xfrm>
                            <a:off x="0" y="0"/>
                            <a:ext cx="703800" cy="212257"/>
                          </a:xfrm>
                          <a:prstGeom prst="rect">
                            <a:avLst/>
                          </a:prstGeom>
                        </pic:spPr>
                      </pic:pic>
                    </a:graphicData>
                  </a:graphic>
                </wp:inline>
              </w:drawing>
            </w:r>
          </w:p>
        </w:tc>
      </w:tr>
      <w:tr w:rsidR="00B11510" w:rsidRPr="00180992"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180992" w:rsidRDefault="00446FC2">
            <w:pPr>
              <w:spacing w:after="0" w:line="259" w:lineRule="auto"/>
              <w:ind w:left="0" w:firstLine="0"/>
              <w:jc w:val="left"/>
            </w:pPr>
            <w:r w:rsidRPr="00180992">
              <w:t>Stryker Global Technology Center</w:t>
            </w:r>
          </w:p>
        </w:tc>
      </w:tr>
      <w:tr w:rsidR="00B11510" w:rsidRPr="00180992"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180992" w:rsidRDefault="00446FC2">
            <w:pPr>
              <w:spacing w:after="0" w:line="259" w:lineRule="auto"/>
              <w:ind w:left="113" w:firstLine="0"/>
              <w:jc w:val="left"/>
            </w:pPr>
            <w:r w:rsidRPr="00180992">
              <w:rPr>
                <w:b/>
              </w:rPr>
              <w:lastRenderedPageBreak/>
              <w:t>Address</w:t>
            </w:r>
          </w:p>
        </w:tc>
        <w:tc>
          <w:tcPr>
            <w:tcW w:w="7318" w:type="dxa"/>
            <w:tcBorders>
              <w:top w:val="single" w:sz="8" w:space="0" w:color="181717"/>
              <w:left w:val="single" w:sz="8" w:space="0" w:color="181717"/>
              <w:bottom w:val="single" w:sz="8" w:space="0" w:color="181717"/>
              <w:right w:val="single" w:sz="8" w:space="0" w:color="181717"/>
            </w:tcBorders>
          </w:tcPr>
          <w:p w14:paraId="65E7D76B" w14:textId="77777777" w:rsidR="00B11510" w:rsidRPr="00180992" w:rsidRDefault="00446FC2">
            <w:pPr>
              <w:spacing w:after="232" w:line="259" w:lineRule="auto"/>
              <w:ind w:left="0" w:firstLine="0"/>
              <w:jc w:val="left"/>
            </w:pPr>
            <w:r w:rsidRPr="00180992">
              <w:rPr>
                <w:b/>
              </w:rPr>
              <w:t>Stryker Global Technology Center Private Limited</w:t>
            </w:r>
          </w:p>
          <w:p w14:paraId="0A4021C1" w14:textId="77777777" w:rsidR="00B11510" w:rsidRPr="00180992" w:rsidRDefault="00446FC2">
            <w:pPr>
              <w:spacing w:after="0" w:line="259" w:lineRule="auto"/>
              <w:ind w:left="0" w:firstLine="0"/>
              <w:jc w:val="left"/>
            </w:pPr>
            <w:r w:rsidRPr="00180992">
              <w:t>10th Floor, Vatika Business Park,</w:t>
            </w:r>
          </w:p>
          <w:p w14:paraId="595BA295" w14:textId="2B8785E0" w:rsidR="00B11510" w:rsidRPr="00180992" w:rsidRDefault="00446FC2">
            <w:pPr>
              <w:spacing w:after="0" w:line="259" w:lineRule="auto"/>
              <w:ind w:left="0" w:firstLine="0"/>
              <w:jc w:val="left"/>
            </w:pPr>
            <w:r w:rsidRPr="00180992">
              <w:t>Block Two, Sector-</w:t>
            </w:r>
            <w:del w:id="46" w:author="Sai Praneetha Bhaskaruni" w:date="2022-07-08T14:16:00Z">
              <w:r w:rsidRPr="00180992" w:rsidDel="00943479">
                <w:delText>49 ,Sohna</w:delText>
              </w:r>
            </w:del>
            <w:ins w:id="47" w:author="Sai Praneetha Bhaskaruni" w:date="2022-07-08T14:16:00Z">
              <w:r w:rsidR="00943479" w:rsidRPr="00180992">
                <w:t>49, Sohna</w:t>
              </w:r>
            </w:ins>
            <w:r w:rsidRPr="00180992">
              <w:t xml:space="preserve"> Road, </w:t>
            </w:r>
          </w:p>
          <w:p w14:paraId="2B79142F" w14:textId="77777777" w:rsidR="00B11510" w:rsidRPr="00180992" w:rsidRDefault="00446FC2">
            <w:pPr>
              <w:spacing w:after="0" w:line="259" w:lineRule="auto"/>
              <w:ind w:left="0" w:firstLine="0"/>
              <w:jc w:val="left"/>
            </w:pPr>
            <w:r w:rsidRPr="00180992">
              <w:t>Gurgaon 122002, Haryana, India</w:t>
            </w:r>
          </w:p>
        </w:tc>
      </w:tr>
      <w:tr w:rsidR="00B11510" w:rsidRPr="00180992"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180992" w:rsidRDefault="00446FC2">
            <w:pPr>
              <w:spacing w:after="0" w:line="259" w:lineRule="auto"/>
              <w:ind w:left="113" w:firstLine="0"/>
              <w:jc w:val="left"/>
            </w:pPr>
            <w:r w:rsidRPr="00180992">
              <w:rPr>
                <w:b/>
              </w:rPr>
              <w:t>Device Description</w:t>
            </w:r>
          </w:p>
        </w:tc>
        <w:tc>
          <w:tcPr>
            <w:tcW w:w="7318" w:type="dxa"/>
            <w:tcBorders>
              <w:top w:val="single" w:sz="8" w:space="0" w:color="181717"/>
              <w:left w:val="single" w:sz="8" w:space="0" w:color="181717"/>
              <w:bottom w:val="single" w:sz="8" w:space="0" w:color="181717"/>
              <w:right w:val="single" w:sz="8" w:space="0" w:color="181717"/>
            </w:tcBorders>
          </w:tcPr>
          <w:p w14:paraId="08C33480" w14:textId="23957B2A" w:rsidR="00B11510" w:rsidRPr="00180992" w:rsidRDefault="00057E9B" w:rsidP="009B5858">
            <w:pPr>
              <w:spacing w:after="0" w:line="259" w:lineRule="auto"/>
              <w:ind w:left="0" w:firstLine="0"/>
              <w:jc w:val="left"/>
            </w:pPr>
            <w:r>
              <w:t>SmartMedic</w:t>
            </w:r>
            <w:r w:rsidR="00C560D4" w:rsidRPr="00180992">
              <w:t xml:space="preserve"> Device</w:t>
            </w:r>
            <w:r w:rsidR="00784A0C" w:rsidRPr="00180992">
              <w:t xml:space="preserve"> </w:t>
            </w:r>
            <w:r>
              <w:t xml:space="preserve">solution </w:t>
            </w:r>
            <w:r w:rsidR="00784A0C" w:rsidRPr="00180992">
              <w:t xml:space="preserve">is </w:t>
            </w:r>
            <w:r w:rsidR="00446FC2" w:rsidRPr="00180992">
              <w:t xml:space="preserve">used to </w:t>
            </w:r>
            <w:r w:rsidR="00784A0C" w:rsidRPr="00180992">
              <w:t xml:space="preserve">monitor the health vital data </w:t>
            </w:r>
            <w:r w:rsidR="00732D46" w:rsidRPr="00180992">
              <w:t>i.e.</w:t>
            </w:r>
            <w:ins w:id="48" w:author="Sai Praneetha Bhaskaruni" w:date="2022-03-25T15:15:00Z">
              <w:r w:rsidR="00905E95">
                <w:t>,</w:t>
              </w:r>
            </w:ins>
            <w:r w:rsidR="00784A0C" w:rsidRPr="00180992">
              <w:t xml:space="preserve"> weight, </w:t>
            </w:r>
            <w:del w:id="49" w:author="Sai Praneetha Bhaskaruni" w:date="2022-03-25T15:15:00Z">
              <w:r w:rsidR="00784A0C" w:rsidRPr="00180992" w:rsidDel="00905E95">
                <w:delText xml:space="preserve">temperature, </w:delText>
              </w:r>
            </w:del>
            <w:r w:rsidR="00784A0C" w:rsidRPr="00180992">
              <w:t>position</w:t>
            </w:r>
            <w:r w:rsidR="00446FC2" w:rsidRPr="00180992">
              <w:t xml:space="preserve">. The </w:t>
            </w:r>
            <w:r>
              <w:t>SmartMedic</w:t>
            </w:r>
            <w:r w:rsidR="00C560D4" w:rsidRPr="00180992">
              <w:t xml:space="preserve"> Device</w:t>
            </w:r>
            <w:r w:rsidR="00446FC2" w:rsidRPr="00180992">
              <w:t xml:space="preserve"> is intended to provide </w:t>
            </w:r>
            <w:r w:rsidR="00784A0C" w:rsidRPr="00180992">
              <w:t>an</w:t>
            </w:r>
            <w:r w:rsidR="00446FC2" w:rsidRPr="00180992">
              <w:t xml:space="preserve"> </w:t>
            </w:r>
            <w:r w:rsidR="00784A0C" w:rsidRPr="00180992">
              <w:t>alert for un</w:t>
            </w:r>
            <w:ins w:id="50" w:author="Sai Praneetha Bhaskaruni" w:date="2022-03-25T15:16:00Z">
              <w:r w:rsidR="00905E95">
                <w:t>expected</w:t>
              </w:r>
            </w:ins>
            <w:del w:id="51" w:author="Sai Praneetha Bhaskaruni" w:date="2022-03-25T15:16:00Z">
              <w:r w:rsidR="00784A0C" w:rsidRPr="00180992" w:rsidDel="00905E95">
                <w:delText>wanted</w:delText>
              </w:r>
            </w:del>
            <w:r w:rsidR="00784A0C" w:rsidRPr="00180992">
              <w:t xml:space="preserve"> change </w:t>
            </w:r>
            <w:r w:rsidR="00732D46">
              <w:t xml:space="preserve">in </w:t>
            </w:r>
            <w:r w:rsidR="00784A0C" w:rsidRPr="00180992">
              <w:t>the health vital</w:t>
            </w:r>
            <w:r w:rsidR="00732D46">
              <w:t xml:space="preserve"> data</w:t>
            </w:r>
            <w:r w:rsidR="00784A0C" w:rsidRPr="00180992">
              <w:t>, that uses the device</w:t>
            </w:r>
            <w:del w:id="52" w:author="Sai Praneetha Bhaskaruni" w:date="2022-03-25T15:17:00Z">
              <w:r w:rsidR="00784A0C" w:rsidRPr="00180992" w:rsidDel="00CF40BB">
                <w:delText>’</w:delText>
              </w:r>
              <w:r w:rsidR="00446FC2" w:rsidRPr="00180992" w:rsidDel="00CF40BB">
                <w:delText>s</w:delText>
              </w:r>
            </w:del>
            <w:r w:rsidR="00446FC2" w:rsidRPr="00180992">
              <w:t xml:space="preserve"> </w:t>
            </w:r>
            <w:r w:rsidR="00CD012C">
              <w:t>data</w:t>
            </w:r>
            <w:ins w:id="53" w:author="Sai Praneetha Bhaskaruni" w:date="2022-03-25T15:17:00Z">
              <w:r w:rsidR="00CF40BB">
                <w:t xml:space="preserve"> can be used</w:t>
              </w:r>
            </w:ins>
            <w:r w:rsidR="00CD012C">
              <w:t xml:space="preserve"> </w:t>
            </w:r>
            <w:r w:rsidR="00446FC2" w:rsidRPr="00180992">
              <w:t xml:space="preserve">to visualize the </w:t>
            </w:r>
            <w:r w:rsidR="00784A0C" w:rsidRPr="00180992">
              <w:t>current health</w:t>
            </w:r>
            <w:r w:rsidR="00446FC2" w:rsidRPr="00180992">
              <w:t xml:space="preserve"> condition of </w:t>
            </w:r>
            <w:r w:rsidR="00732D46">
              <w:t xml:space="preserve">the </w:t>
            </w:r>
            <w:r w:rsidR="00784A0C" w:rsidRPr="00180992">
              <w:t>patient in real time</w:t>
            </w:r>
            <w:r w:rsidR="00732D46">
              <w:t>.</w:t>
            </w:r>
            <w:del w:id="54" w:author="Sai Praneetha Bhaskaruni" w:date="2022-03-25T15:18:00Z">
              <w:r w:rsidR="00732D46" w:rsidDel="00C45889">
                <w:delText xml:space="preserve"> This</w:delText>
              </w:r>
              <w:r w:rsidR="00784A0C" w:rsidRPr="00180992" w:rsidDel="00C45889">
                <w:delText xml:space="preserve"> </w:delText>
              </w:r>
              <w:r w:rsidR="00446FC2" w:rsidRPr="00180992" w:rsidDel="00C45889">
                <w:delText>enable</w:delText>
              </w:r>
              <w:r w:rsidR="00732D46" w:rsidDel="00C45889">
                <w:delText>s</w:delText>
              </w:r>
              <w:r w:rsidR="00446FC2" w:rsidRPr="00180992" w:rsidDel="00C45889">
                <w:delText xml:space="preserve"> effective decision making for the </w:delText>
              </w:r>
              <w:r w:rsidR="00784A0C" w:rsidRPr="00180992" w:rsidDel="00C45889">
                <w:delText xml:space="preserve">health </w:delText>
              </w:r>
              <w:r w:rsidR="00732D46" w:rsidDel="00C45889">
                <w:delText>personnel</w:delText>
              </w:r>
              <w:r w:rsidR="00732D46" w:rsidRPr="00180992" w:rsidDel="00C45889">
                <w:delText xml:space="preserve"> </w:delText>
              </w:r>
              <w:r w:rsidR="00446FC2" w:rsidRPr="00180992" w:rsidDel="00C45889">
                <w:delText>before they even go in</w:delText>
              </w:r>
              <w:r w:rsidR="00784A0C" w:rsidRPr="00180992" w:rsidDel="00C45889">
                <w:delText xml:space="preserve">to the operating room </w:delText>
              </w:r>
              <w:r w:rsidR="00732D46" w:rsidDel="00C45889">
                <w:delText>-for</w:delText>
              </w:r>
              <w:r w:rsidR="00732D46" w:rsidRPr="00180992" w:rsidDel="00C45889">
                <w:delText xml:space="preserve"> </w:delText>
              </w:r>
              <w:r w:rsidR="00784A0C" w:rsidRPr="00180992" w:rsidDel="00C45889">
                <w:delText>the daily health inspection</w:delText>
              </w:r>
              <w:r w:rsidR="00446FC2" w:rsidRPr="00180992" w:rsidDel="00C45889">
                <w:delText>.</w:delText>
              </w:r>
            </w:del>
          </w:p>
        </w:tc>
      </w:tr>
      <w:tr w:rsidR="00B11510" w:rsidRPr="00180992"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77777777" w:rsidR="00B11510" w:rsidRPr="00180992" w:rsidRDefault="00446FC2">
            <w:pPr>
              <w:spacing w:after="0" w:line="259" w:lineRule="auto"/>
              <w:ind w:left="113" w:firstLine="0"/>
              <w:jc w:val="left"/>
            </w:pPr>
            <w:r w:rsidRPr="00180992">
              <w:rPr>
                <w:b/>
              </w:rPr>
              <w:t>Device Model, Version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632CA8A4" w14:textId="77777777" w:rsidR="00B11510" w:rsidRPr="008E5364" w:rsidRDefault="00446FC2">
            <w:pPr>
              <w:spacing w:after="0" w:line="259" w:lineRule="auto"/>
              <w:ind w:left="0" w:firstLine="0"/>
              <w:jc w:val="left"/>
              <w:rPr>
                <w:strike/>
              </w:rPr>
            </w:pPr>
            <w:r w:rsidRPr="008E5364">
              <w:rPr>
                <w:b/>
                <w:strike/>
                <w:highlight w:val="cyan"/>
              </w:rPr>
              <w:t>6007-670-000</w:t>
            </w:r>
            <w:r w:rsidRPr="008E5364">
              <w:rPr>
                <w:b/>
                <w:strike/>
                <w:highlight w:val="cyan"/>
              </w:rPr>
              <w:tab/>
              <w:t>V1.0</w:t>
            </w:r>
            <w:r w:rsidRPr="008E5364">
              <w:rPr>
                <w:b/>
                <w:strike/>
                <w:highlight w:val="cyan"/>
              </w:rPr>
              <w:tab/>
              <w:t>(Further</w:t>
            </w:r>
            <w:r w:rsidRPr="008E5364">
              <w:rPr>
                <w:b/>
                <w:strike/>
                <w:highlight w:val="cyan"/>
              </w:rPr>
              <w:tab/>
              <w:t>digits</w:t>
            </w:r>
            <w:r w:rsidRPr="008E5364">
              <w:rPr>
                <w:b/>
                <w:strike/>
                <w:highlight w:val="cyan"/>
              </w:rPr>
              <w:tab/>
              <w:t>for</w:t>
            </w:r>
            <w:r w:rsidRPr="008E5364">
              <w:rPr>
                <w:b/>
                <w:strike/>
                <w:highlight w:val="cyan"/>
              </w:rPr>
              <w:tab/>
            </w:r>
            <w:commentRangeStart w:id="55"/>
            <w:r w:rsidRPr="008E5364">
              <w:rPr>
                <w:b/>
                <w:strike/>
                <w:highlight w:val="cyan"/>
              </w:rPr>
              <w:t>minor</w:t>
            </w:r>
            <w:commentRangeEnd w:id="55"/>
            <w:r w:rsidR="00167413">
              <w:rPr>
                <w:rStyle w:val="CommentReference"/>
              </w:rPr>
              <w:commentReference w:id="55"/>
            </w:r>
            <w:r w:rsidRPr="008E5364">
              <w:rPr>
                <w:b/>
                <w:strike/>
                <w:highlight w:val="cyan"/>
              </w:rPr>
              <w:tab/>
              <w:t>fixes</w:t>
            </w:r>
            <w:r w:rsidRPr="008E5364">
              <w:rPr>
                <w:b/>
                <w:strike/>
                <w:highlight w:val="cyan"/>
              </w:rPr>
              <w:tab/>
              <w:t>controlled</w:t>
            </w:r>
            <w:r w:rsidRPr="008E5364">
              <w:rPr>
                <w:b/>
                <w:strike/>
                <w:highlight w:val="cyan"/>
              </w:rPr>
              <w:tab/>
              <w:t>internally)</w:t>
            </w:r>
          </w:p>
        </w:tc>
      </w:tr>
      <w:tr w:rsidR="00B11510" w:rsidRPr="00180992"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180992" w:rsidRDefault="00446FC2">
            <w:pPr>
              <w:spacing w:after="0" w:line="259" w:lineRule="auto"/>
              <w:ind w:left="113" w:firstLine="0"/>
              <w:jc w:val="left"/>
            </w:pPr>
            <w:r w:rsidRPr="00180992">
              <w:rPr>
                <w:b/>
              </w:rPr>
              <w:t xml:space="preserve">Manufacturer Contact </w:t>
            </w:r>
          </w:p>
          <w:p w14:paraId="238DAA43" w14:textId="77777777"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14:paraId="0CC9A38F" w14:textId="77777777" w:rsidR="00B11510" w:rsidRPr="00180992" w:rsidRDefault="00446FC2">
            <w:pPr>
              <w:spacing w:after="232" w:line="259" w:lineRule="auto"/>
              <w:ind w:left="0" w:firstLine="0"/>
              <w:jc w:val="left"/>
            </w:pPr>
            <w:r w:rsidRPr="00180992">
              <w:rPr>
                <w:b/>
              </w:rPr>
              <w:t>Manufacturer:</w:t>
            </w:r>
          </w:p>
          <w:p w14:paraId="2E9468E9" w14:textId="77777777" w:rsidR="00B11510" w:rsidRPr="00180992" w:rsidRDefault="00446FC2">
            <w:pPr>
              <w:spacing w:after="0" w:line="259" w:lineRule="auto"/>
              <w:ind w:left="0" w:firstLine="0"/>
              <w:jc w:val="left"/>
            </w:pPr>
            <w:r w:rsidRPr="00180992">
              <w:rPr>
                <w:b/>
              </w:rPr>
              <w:t xml:space="preserve">Stryker Global Technology Center Private Limited  </w:t>
            </w:r>
          </w:p>
          <w:p w14:paraId="0E8982D2" w14:textId="77777777" w:rsidR="00B11510" w:rsidRPr="00180992" w:rsidRDefault="00446FC2">
            <w:pPr>
              <w:spacing w:after="240" w:line="250" w:lineRule="auto"/>
              <w:ind w:left="0" w:right="1556" w:firstLine="0"/>
              <w:jc w:val="left"/>
            </w:pPr>
            <w:r w:rsidRPr="00180992">
              <w:t>10th Floor, Vatika Business Park, Block Two, Sector-49, Sohna Road, Gurgaon 122002, Haryana, India</w:t>
            </w:r>
          </w:p>
          <w:p w14:paraId="4C6C7367" w14:textId="77777777" w:rsidR="00B11510" w:rsidRPr="00180992" w:rsidRDefault="00446FC2">
            <w:pPr>
              <w:spacing w:after="232" w:line="259" w:lineRule="auto"/>
              <w:ind w:left="0" w:firstLine="0"/>
              <w:jc w:val="left"/>
            </w:pPr>
            <w:r w:rsidRPr="00180992">
              <w:rPr>
                <w:b/>
              </w:rPr>
              <w:t>Distributed By</w:t>
            </w:r>
            <w:r w:rsidRPr="00180992">
              <w:t>:</w:t>
            </w:r>
          </w:p>
          <w:p w14:paraId="77940A56" w14:textId="77777777" w:rsidR="00B11510" w:rsidRPr="00180992" w:rsidRDefault="00446FC2">
            <w:pPr>
              <w:spacing w:after="0" w:line="259" w:lineRule="auto"/>
              <w:ind w:left="0" w:firstLine="0"/>
              <w:jc w:val="left"/>
            </w:pPr>
            <w:r w:rsidRPr="00180992">
              <w:rPr>
                <w:b/>
              </w:rPr>
              <w:t>Stryker Japan K.K</w:t>
            </w:r>
            <w:r w:rsidRPr="00180992">
              <w:t>.</w:t>
            </w:r>
          </w:p>
          <w:p w14:paraId="055D6FDE" w14:textId="1D80622F" w:rsidR="00B11510" w:rsidRPr="00180992" w:rsidRDefault="00446FC2">
            <w:pPr>
              <w:spacing w:after="240" w:line="250" w:lineRule="auto"/>
              <w:ind w:left="0" w:right="2519" w:firstLine="0"/>
              <w:jc w:val="left"/>
            </w:pPr>
            <w:r w:rsidRPr="00180992">
              <w:t>2-6-1, Koraku, Bunkyo-</w:t>
            </w:r>
            <w:del w:id="56" w:author="Sai Praneetha Bhaskaruni" w:date="2022-07-08T14:16:00Z">
              <w:r w:rsidRPr="00180992" w:rsidDel="008D2256">
                <w:delText>ku,Tokyo</w:delText>
              </w:r>
            </w:del>
            <w:ins w:id="57" w:author="Sai Praneetha Bhaskaruni" w:date="2022-07-08T14:16:00Z">
              <w:r w:rsidR="008D2256" w:rsidRPr="00180992">
                <w:t>ku, Tokyo</w:t>
              </w:r>
            </w:ins>
            <w:r w:rsidRPr="00180992">
              <w:t>, 112-004, Japan t/f: 03-6894-0000</w:t>
            </w:r>
          </w:p>
          <w:p w14:paraId="6C995D67" w14:textId="77777777" w:rsidR="00B11510" w:rsidRPr="00180992" w:rsidRDefault="00446FC2">
            <w:pPr>
              <w:spacing w:after="0" w:line="259" w:lineRule="auto"/>
              <w:ind w:left="0" w:firstLine="0"/>
              <w:jc w:val="left"/>
            </w:pPr>
            <w:r w:rsidRPr="00180992">
              <w:t>Additional information and contact links are available on Stryker’s Product Security webpage, https://www.stryker.com/us/en/about/governance/cyber-security.html.</w:t>
            </w:r>
          </w:p>
        </w:tc>
      </w:tr>
    </w:tbl>
    <w:p w14:paraId="0EA41679" w14:textId="77777777" w:rsidR="00B11510" w:rsidRPr="00180992" w:rsidRDefault="00446FC2" w:rsidP="00FB69E5">
      <w:pPr>
        <w:spacing w:after="0" w:line="265" w:lineRule="auto"/>
        <w:ind w:left="818" w:right="808"/>
        <w:jc w:val="center"/>
        <w:rPr>
          <w:i/>
          <w:sz w:val="12"/>
        </w:rPr>
      </w:pPr>
      <w:r w:rsidRPr="00180992">
        <w:rPr>
          <w:i/>
          <w:sz w:val="12"/>
        </w:rPr>
        <w:t>Table 1.1 Product Description</w:t>
      </w:r>
    </w:p>
    <w:p w14:paraId="47FEE471" w14:textId="77777777" w:rsidR="00FB69E5" w:rsidRPr="00180992" w:rsidRDefault="00FB69E5" w:rsidP="00FB69E5">
      <w:pPr>
        <w:spacing w:after="0" w:line="265" w:lineRule="auto"/>
        <w:ind w:left="818" w:right="808"/>
        <w:jc w:val="center"/>
        <w:rPr>
          <w:i/>
          <w:sz w:val="12"/>
        </w:rPr>
      </w:pPr>
    </w:p>
    <w:p w14:paraId="188E9DA4" w14:textId="77777777" w:rsidR="00FB69E5" w:rsidRPr="00180992" w:rsidRDefault="00FB69E5" w:rsidP="00FB69E5">
      <w:pPr>
        <w:spacing w:after="0" w:line="265" w:lineRule="auto"/>
        <w:ind w:left="818" w:right="808"/>
        <w:jc w:val="center"/>
      </w:pPr>
    </w:p>
    <w:p w14:paraId="32426735" w14:textId="77777777" w:rsidR="00B11510" w:rsidRPr="00180992" w:rsidRDefault="00446FC2" w:rsidP="00487281">
      <w:pPr>
        <w:pStyle w:val="Heading2"/>
        <w:shd w:val="clear" w:color="auto" w:fill="auto"/>
        <w:spacing w:after="113"/>
        <w:ind w:left="720" w:firstLine="0"/>
      </w:pPr>
      <w:bookmarkStart w:id="58" w:name="_Toc98780912"/>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58"/>
    </w:p>
    <w:p w14:paraId="387E32CC" w14:textId="77777777"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14:paraId="5C6F8E14" w14:textId="44A51AB5" w:rsidR="00B11510" w:rsidRPr="0005228E" w:rsidRDefault="00057E9B" w:rsidP="00487281">
      <w:pPr>
        <w:spacing w:after="0"/>
        <w:ind w:left="730"/>
        <w:rPr>
          <w:sz w:val="22"/>
        </w:rPr>
      </w:pPr>
      <w:r>
        <w:rPr>
          <w:sz w:val="22"/>
        </w:rPr>
        <w:t>SmartMedic</w:t>
      </w:r>
      <w:r w:rsidR="00FB69E5" w:rsidRPr="0005228E">
        <w:rPr>
          <w:sz w:val="22"/>
        </w:rPr>
        <w:t xml:space="preserve"> Device</w:t>
      </w:r>
    </w:p>
    <w:p w14:paraId="3EAA8A87" w14:textId="77777777"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14:paraId="2F914126" w14:textId="77777777" w:rsidR="00B11510" w:rsidRPr="0005228E" w:rsidRDefault="00446FC2" w:rsidP="00487281">
      <w:pPr>
        <w:spacing w:after="287" w:line="265" w:lineRule="auto"/>
        <w:ind w:left="720"/>
        <w:jc w:val="left"/>
        <w:rPr>
          <w:sz w:val="22"/>
        </w:rPr>
      </w:pPr>
      <w:r w:rsidRPr="0005228E">
        <w:rPr>
          <w:b/>
          <w:sz w:val="22"/>
        </w:rPr>
        <w:t>Stryker Global Technology Center Private Limited</w:t>
      </w:r>
    </w:p>
    <w:p w14:paraId="727D1C0E" w14:textId="77777777" w:rsidR="00B11510" w:rsidRPr="0005228E" w:rsidRDefault="00446FC2" w:rsidP="00487281">
      <w:pPr>
        <w:ind w:left="730"/>
        <w:rPr>
          <w:sz w:val="22"/>
        </w:rPr>
      </w:pPr>
      <w:r w:rsidRPr="0005228E">
        <w:rPr>
          <w:sz w:val="22"/>
        </w:rPr>
        <w:t>10th Floor, Vatika Business Park</w:t>
      </w:r>
    </w:p>
    <w:p w14:paraId="44AA2957" w14:textId="77777777" w:rsidR="00B11510" w:rsidRPr="0005228E" w:rsidRDefault="00446FC2" w:rsidP="00487281">
      <w:pPr>
        <w:ind w:left="730"/>
        <w:rPr>
          <w:sz w:val="22"/>
        </w:rPr>
      </w:pPr>
      <w:r w:rsidRPr="0005228E">
        <w:rPr>
          <w:sz w:val="22"/>
        </w:rPr>
        <w:t>Block Two, Sector-49, Sohna Road,</w:t>
      </w:r>
    </w:p>
    <w:p w14:paraId="4F00C9F1" w14:textId="77777777" w:rsidR="00B11510" w:rsidRPr="0005228E" w:rsidRDefault="00446FC2" w:rsidP="00487281">
      <w:pPr>
        <w:spacing w:after="0"/>
        <w:ind w:left="730"/>
        <w:rPr>
          <w:sz w:val="22"/>
        </w:rPr>
      </w:pPr>
      <w:r w:rsidRPr="0005228E">
        <w:rPr>
          <w:sz w:val="22"/>
        </w:rPr>
        <w:t>Gurgaon 122002, Haryana, India</w:t>
      </w:r>
    </w:p>
    <w:p w14:paraId="6C500C7F" w14:textId="77777777" w:rsidR="009B5858" w:rsidRPr="00180992" w:rsidRDefault="009B5858" w:rsidP="00487281">
      <w:pPr>
        <w:ind w:left="730"/>
      </w:pPr>
    </w:p>
    <w:p w14:paraId="55FC5E32" w14:textId="77777777" w:rsidR="00B11510" w:rsidRPr="00180992" w:rsidRDefault="00446FC2" w:rsidP="000952F6">
      <w:pPr>
        <w:pStyle w:val="Heading2"/>
        <w:shd w:val="clear" w:color="auto" w:fill="auto"/>
        <w:ind w:left="730"/>
      </w:pPr>
      <w:bookmarkStart w:id="59" w:name="_Toc98780913"/>
      <w:r w:rsidRPr="00180992">
        <w:rPr>
          <w:color w:val="FCC566"/>
          <w:sz w:val="40"/>
        </w:rPr>
        <w:t>3.2</w:t>
      </w:r>
      <w:r w:rsidRPr="00180992">
        <w:rPr>
          <w:color w:val="FFCC66"/>
          <w:sz w:val="40"/>
        </w:rPr>
        <w:t xml:space="preserve"> </w:t>
      </w:r>
      <w:r w:rsidRPr="00180992">
        <w:rPr>
          <w:sz w:val="36"/>
        </w:rPr>
        <w:t>Device Intended Use</w:t>
      </w:r>
      <w:bookmarkEnd w:id="59"/>
    </w:p>
    <w:p w14:paraId="08B06AC7" w14:textId="15944607" w:rsidR="00C03BFE" w:rsidRPr="0005228E" w:rsidRDefault="00057E9B" w:rsidP="00C03BFE">
      <w:pPr>
        <w:spacing w:after="300"/>
        <w:ind w:left="730" w:right="113"/>
        <w:rPr>
          <w:sz w:val="22"/>
        </w:rPr>
      </w:pPr>
      <w:bookmarkStart w:id="60" w:name="_Hlk98435189"/>
      <w:r>
        <w:rPr>
          <w:sz w:val="22"/>
        </w:rPr>
        <w:t>SmartMedic</w:t>
      </w:r>
      <w:r w:rsidR="00F11329" w:rsidRPr="0005228E">
        <w:rPr>
          <w:sz w:val="22"/>
        </w:rPr>
        <w:t xml:space="preserve"> </w:t>
      </w:r>
      <w:r>
        <w:rPr>
          <w:sz w:val="22"/>
        </w:rPr>
        <w:t>Solution</w:t>
      </w:r>
      <w:r w:rsidR="00F11329" w:rsidRPr="0005228E">
        <w:rPr>
          <w:sz w:val="22"/>
        </w:rPr>
        <w:t xml:space="preserve"> </w:t>
      </w:r>
      <w:r w:rsidR="008531F3">
        <w:rPr>
          <w:sz w:val="22"/>
        </w:rPr>
        <w:t xml:space="preserve">is </w:t>
      </w:r>
      <w:r w:rsidR="00784A0C" w:rsidRPr="0005228E">
        <w:rPr>
          <w:sz w:val="22"/>
        </w:rPr>
        <w:t xml:space="preserve">used to </w:t>
      </w:r>
      <w:r w:rsidR="00AA3C1A">
        <w:rPr>
          <w:sz w:val="22"/>
        </w:rPr>
        <w:t>retrieve</w:t>
      </w:r>
      <w:r w:rsidR="00784A0C" w:rsidRPr="0005228E">
        <w:rPr>
          <w:sz w:val="22"/>
        </w:rPr>
        <w:t xml:space="preserve"> the health vital data </w:t>
      </w:r>
      <w:r w:rsidR="00C03BFE" w:rsidRPr="0005228E">
        <w:rPr>
          <w:sz w:val="22"/>
        </w:rPr>
        <w:t>i.e.,</w:t>
      </w:r>
      <w:r w:rsidR="00784A0C" w:rsidRPr="0005228E">
        <w:rPr>
          <w:sz w:val="22"/>
        </w:rPr>
        <w:t xml:space="preserve"> weight, position</w:t>
      </w:r>
      <w:del w:id="61" w:author="Sai Praneetha Bhaskaruni" w:date="2022-03-25T14:44:00Z">
        <w:r w:rsidR="00AA3C1A" w:rsidDel="00C13164">
          <w:rPr>
            <w:sz w:val="22"/>
          </w:rPr>
          <w:delText xml:space="preserve"> et</w:delText>
        </w:r>
      </w:del>
      <w:del w:id="62" w:author="Sai Praneetha Bhaskaruni" w:date="2022-03-25T14:43:00Z">
        <w:r w:rsidR="00AA3C1A" w:rsidDel="00C13164">
          <w:rPr>
            <w:sz w:val="22"/>
          </w:rPr>
          <w:delText>c</w:delText>
        </w:r>
      </w:del>
      <w:r w:rsidR="00784A0C" w:rsidRPr="0005228E">
        <w:rPr>
          <w:sz w:val="22"/>
        </w:rPr>
        <w:t xml:space="preserve">. The </w:t>
      </w:r>
      <w:r>
        <w:rPr>
          <w:sz w:val="22"/>
        </w:rPr>
        <w:t>SmartMedic</w:t>
      </w:r>
      <w:r w:rsidR="00F11329" w:rsidRPr="0005228E">
        <w:rPr>
          <w:sz w:val="22"/>
        </w:rPr>
        <w:t xml:space="preserve"> Device </w:t>
      </w:r>
      <w:r w:rsidR="008531F3">
        <w:rPr>
          <w:sz w:val="22"/>
        </w:rPr>
        <w:t xml:space="preserve">is </w:t>
      </w:r>
      <w:r w:rsidR="00784A0C" w:rsidRPr="0005228E">
        <w:rPr>
          <w:sz w:val="22"/>
        </w:rPr>
        <w:t xml:space="preserve">intended to provide </w:t>
      </w:r>
      <w:r>
        <w:rPr>
          <w:sz w:val="22"/>
        </w:rPr>
        <w:t xml:space="preserve">an alert for </w:t>
      </w:r>
      <w:r w:rsidR="008531F3">
        <w:rPr>
          <w:sz w:val="22"/>
        </w:rPr>
        <w:t xml:space="preserve">any </w:t>
      </w:r>
      <w:r>
        <w:rPr>
          <w:sz w:val="22"/>
        </w:rPr>
        <w:t xml:space="preserve">unexpected </w:t>
      </w:r>
      <w:r w:rsidR="00784A0C" w:rsidRPr="0005228E">
        <w:rPr>
          <w:sz w:val="22"/>
        </w:rPr>
        <w:t xml:space="preserve">change </w:t>
      </w:r>
      <w:r w:rsidR="008531F3">
        <w:rPr>
          <w:sz w:val="22"/>
        </w:rPr>
        <w:t xml:space="preserve">in </w:t>
      </w:r>
      <w:r w:rsidR="00784A0C" w:rsidRPr="0005228E">
        <w:rPr>
          <w:sz w:val="22"/>
        </w:rPr>
        <w:t xml:space="preserve">the health </w:t>
      </w:r>
      <w:r w:rsidR="00BC7807" w:rsidRPr="0005228E">
        <w:rPr>
          <w:sz w:val="22"/>
        </w:rPr>
        <w:t>vital</w:t>
      </w:r>
      <w:r w:rsidR="008531F3">
        <w:rPr>
          <w:sz w:val="22"/>
        </w:rPr>
        <w:t>s</w:t>
      </w:r>
      <w:r w:rsidR="00BC7807" w:rsidRPr="0005228E">
        <w:rPr>
          <w:sz w:val="22"/>
        </w:rPr>
        <w:t xml:space="preserve">, </w:t>
      </w:r>
      <w:r w:rsidR="00C03BFE">
        <w:rPr>
          <w:sz w:val="22"/>
        </w:rPr>
        <w:t>and</w:t>
      </w:r>
      <w:r w:rsidR="00C03BFE" w:rsidRPr="0005228E">
        <w:rPr>
          <w:sz w:val="22"/>
        </w:rPr>
        <w:t xml:space="preserve"> </w:t>
      </w:r>
      <w:del w:id="63" w:author="Sai Praneetha Bhaskaruni" w:date="2022-03-25T14:45:00Z">
        <w:r w:rsidR="00784A0C" w:rsidRPr="0005228E" w:rsidDel="007A3D1F">
          <w:rPr>
            <w:sz w:val="22"/>
          </w:rPr>
          <w:delText>use</w:delText>
        </w:r>
      </w:del>
      <w:del w:id="64" w:author="Sai Praneetha Bhaskaruni" w:date="2022-03-25T14:44:00Z">
        <w:r w:rsidR="00784A0C" w:rsidRPr="0005228E" w:rsidDel="007A3D1F">
          <w:rPr>
            <w:sz w:val="22"/>
          </w:rPr>
          <w:delText>s</w:delText>
        </w:r>
      </w:del>
      <w:del w:id="65" w:author="Sai Praneetha Bhaskaruni" w:date="2022-03-25T14:45:00Z">
        <w:r w:rsidR="00784A0C" w:rsidRPr="0005228E" w:rsidDel="007A3D1F">
          <w:rPr>
            <w:sz w:val="22"/>
          </w:rPr>
          <w:delText xml:space="preserve"> </w:delText>
        </w:r>
      </w:del>
      <w:r w:rsidR="00784A0C" w:rsidRPr="0005228E">
        <w:rPr>
          <w:sz w:val="22"/>
        </w:rPr>
        <w:t>the device</w:t>
      </w:r>
      <w:ins w:id="66" w:author="Sai Praneetha Bhaskaruni" w:date="2022-03-25T14:45:00Z">
        <w:r w:rsidR="007A3D1F">
          <w:rPr>
            <w:sz w:val="22"/>
          </w:rPr>
          <w:t xml:space="preserve"> </w:t>
        </w:r>
      </w:ins>
      <w:del w:id="67" w:author="Sai Praneetha Bhaskaruni" w:date="2022-03-25T14:45:00Z">
        <w:r w:rsidR="00784A0C" w:rsidRPr="0005228E" w:rsidDel="007A3D1F">
          <w:rPr>
            <w:sz w:val="22"/>
          </w:rPr>
          <w:delText xml:space="preserve">’s </w:delText>
        </w:r>
      </w:del>
      <w:r w:rsidR="00CD012C">
        <w:rPr>
          <w:sz w:val="22"/>
        </w:rPr>
        <w:t xml:space="preserve">data </w:t>
      </w:r>
      <w:ins w:id="68" w:author="Sai Praneetha Bhaskaruni" w:date="2022-03-25T14:45:00Z">
        <w:r w:rsidR="007A3D1F">
          <w:rPr>
            <w:sz w:val="22"/>
          </w:rPr>
          <w:t xml:space="preserve">can be used </w:t>
        </w:r>
      </w:ins>
      <w:r w:rsidR="00784A0C" w:rsidRPr="0005228E">
        <w:rPr>
          <w:sz w:val="22"/>
        </w:rPr>
        <w:t xml:space="preserve">to visualize the current health condition of </w:t>
      </w:r>
      <w:r w:rsidR="008531F3">
        <w:rPr>
          <w:sz w:val="22"/>
        </w:rPr>
        <w:t xml:space="preserve">the </w:t>
      </w:r>
      <w:r w:rsidR="00784A0C" w:rsidRPr="0005228E">
        <w:rPr>
          <w:sz w:val="22"/>
        </w:rPr>
        <w:t>patient in real time</w:t>
      </w:r>
      <w:r w:rsidR="008531F3">
        <w:rPr>
          <w:sz w:val="22"/>
        </w:rPr>
        <w:t xml:space="preserve">. </w:t>
      </w:r>
      <w:del w:id="69" w:author="Sai Praneetha Bhaskaruni" w:date="2022-03-25T14:48:00Z">
        <w:r w:rsidR="008531F3" w:rsidDel="007A3D1F">
          <w:rPr>
            <w:sz w:val="22"/>
          </w:rPr>
          <w:delText>This</w:delText>
        </w:r>
        <w:r w:rsidR="00784A0C" w:rsidRPr="0005228E" w:rsidDel="007A3D1F">
          <w:rPr>
            <w:sz w:val="22"/>
          </w:rPr>
          <w:delText xml:space="preserve"> enable</w:delText>
        </w:r>
        <w:r w:rsidR="008531F3" w:rsidDel="007A3D1F">
          <w:rPr>
            <w:sz w:val="22"/>
          </w:rPr>
          <w:delText>s</w:delText>
        </w:r>
        <w:r w:rsidR="00784A0C" w:rsidRPr="0005228E" w:rsidDel="007A3D1F">
          <w:rPr>
            <w:sz w:val="22"/>
          </w:rPr>
          <w:delText xml:space="preserve"> effective decision making for the health </w:delText>
        </w:r>
        <w:r w:rsidR="008531F3" w:rsidRPr="0005228E" w:rsidDel="007A3D1F">
          <w:rPr>
            <w:sz w:val="22"/>
          </w:rPr>
          <w:delText>person</w:delText>
        </w:r>
        <w:r w:rsidR="008531F3" w:rsidDel="007A3D1F">
          <w:rPr>
            <w:sz w:val="22"/>
          </w:rPr>
          <w:delText>nel</w:delText>
        </w:r>
        <w:r w:rsidR="008531F3" w:rsidRPr="0005228E" w:rsidDel="007A3D1F">
          <w:rPr>
            <w:sz w:val="22"/>
          </w:rPr>
          <w:delText xml:space="preserve"> </w:delText>
        </w:r>
        <w:r w:rsidR="00784A0C" w:rsidRPr="0005228E" w:rsidDel="007A3D1F">
          <w:rPr>
            <w:sz w:val="22"/>
          </w:rPr>
          <w:delText xml:space="preserve">before they even go into the operating room </w:delText>
        </w:r>
        <w:r w:rsidR="008531F3" w:rsidDel="007A3D1F">
          <w:rPr>
            <w:sz w:val="22"/>
          </w:rPr>
          <w:delText>for</w:delText>
        </w:r>
        <w:r w:rsidR="008531F3" w:rsidRPr="0005228E" w:rsidDel="007A3D1F">
          <w:rPr>
            <w:sz w:val="22"/>
          </w:rPr>
          <w:delText xml:space="preserve"> </w:delText>
        </w:r>
        <w:r w:rsidR="00784A0C" w:rsidRPr="0005228E" w:rsidDel="007A3D1F">
          <w:rPr>
            <w:sz w:val="22"/>
          </w:rPr>
          <w:delText>the daily health inspection.</w:delText>
        </w:r>
      </w:del>
    </w:p>
    <w:bookmarkEnd w:id="60"/>
    <w:p w14:paraId="6C718504" w14:textId="3A1EC605" w:rsidR="00B11510" w:rsidRPr="0005228E" w:rsidRDefault="00446FC2" w:rsidP="00487281">
      <w:pPr>
        <w:spacing w:after="0" w:line="265" w:lineRule="auto"/>
        <w:ind w:left="720"/>
        <w:jc w:val="left"/>
        <w:rPr>
          <w:sz w:val="22"/>
        </w:rPr>
      </w:pPr>
      <w:r w:rsidRPr="0005228E">
        <w:rPr>
          <w:sz w:val="22"/>
        </w:rPr>
        <w:t xml:space="preserve">Functionality </w:t>
      </w:r>
      <w:r w:rsidR="007B0A35" w:rsidRPr="0005228E">
        <w:rPr>
          <w:sz w:val="22"/>
        </w:rPr>
        <w:t>includes</w:t>
      </w:r>
      <w:r w:rsidR="008531F3">
        <w:rPr>
          <w:sz w:val="22"/>
        </w:rPr>
        <w:t xml:space="preserve"> the following</w:t>
      </w:r>
      <w:r w:rsidRPr="0005228E">
        <w:rPr>
          <w:sz w:val="22"/>
        </w:rPr>
        <w:t>:</w:t>
      </w:r>
    </w:p>
    <w:p w14:paraId="5A08E290" w14:textId="2519D3F7" w:rsidR="00784A0C" w:rsidRPr="0005228E" w:rsidRDefault="00AA3C1A" w:rsidP="00EE6850">
      <w:pPr>
        <w:pStyle w:val="ListParagraph"/>
        <w:numPr>
          <w:ilvl w:val="0"/>
          <w:numId w:val="1"/>
        </w:numPr>
        <w:spacing w:after="49" w:line="259" w:lineRule="auto"/>
        <w:ind w:left="1440"/>
        <w:jc w:val="left"/>
        <w:rPr>
          <w:sz w:val="22"/>
        </w:rPr>
      </w:pPr>
      <w:r>
        <w:rPr>
          <w:sz w:val="22"/>
        </w:rPr>
        <w:lastRenderedPageBreak/>
        <w:t>Retrieve</w:t>
      </w:r>
      <w:r w:rsidR="00850204" w:rsidRPr="0005228E">
        <w:rPr>
          <w:sz w:val="22"/>
        </w:rPr>
        <w:t xml:space="preserve"> </w:t>
      </w:r>
      <w:r w:rsidR="00784A0C" w:rsidRPr="0005228E">
        <w:rPr>
          <w:sz w:val="22"/>
        </w:rPr>
        <w:t xml:space="preserve">the health vital data </w:t>
      </w:r>
      <w:r w:rsidRPr="0005228E">
        <w:rPr>
          <w:sz w:val="22"/>
        </w:rPr>
        <w:t>i.e.</w:t>
      </w:r>
      <w:ins w:id="70" w:author="Sai Praneetha Bhaskaruni" w:date="2022-03-25T14:49:00Z">
        <w:r w:rsidR="00AC62C7">
          <w:rPr>
            <w:sz w:val="22"/>
          </w:rPr>
          <w:t>,</w:t>
        </w:r>
      </w:ins>
      <w:r w:rsidR="00784A0C" w:rsidRPr="0005228E">
        <w:rPr>
          <w:sz w:val="22"/>
        </w:rPr>
        <w:t xml:space="preserve"> weight, position</w:t>
      </w:r>
      <w:del w:id="71" w:author="Sai Praneetha Bhaskaruni" w:date="2022-03-25T14:44:00Z">
        <w:r w:rsidR="00784A0C" w:rsidRPr="0005228E" w:rsidDel="007A3D1F">
          <w:rPr>
            <w:sz w:val="22"/>
          </w:rPr>
          <w:delText xml:space="preserve"> </w:delText>
        </w:r>
        <w:r w:rsidDel="007A3D1F">
          <w:rPr>
            <w:sz w:val="22"/>
          </w:rPr>
          <w:delText>etc</w:delText>
        </w:r>
      </w:del>
      <w:r>
        <w:rPr>
          <w:sz w:val="22"/>
        </w:rPr>
        <w:t>.</w:t>
      </w:r>
    </w:p>
    <w:p w14:paraId="21E88EBF" w14:textId="41787496" w:rsidR="00784A0C" w:rsidRPr="0005228E" w:rsidRDefault="00BB6454" w:rsidP="00EE6850">
      <w:pPr>
        <w:pStyle w:val="ListParagraph"/>
        <w:numPr>
          <w:ilvl w:val="0"/>
          <w:numId w:val="1"/>
        </w:numPr>
        <w:spacing w:after="49" w:line="259" w:lineRule="auto"/>
        <w:ind w:left="1440"/>
        <w:jc w:val="left"/>
        <w:rPr>
          <w:sz w:val="22"/>
        </w:rPr>
      </w:pPr>
      <w:del w:id="72" w:author="Sai Praneetha Bhaskaruni" w:date="2022-03-25T14:51:00Z">
        <w:r w:rsidDel="00AC62C7">
          <w:rPr>
            <w:sz w:val="22"/>
          </w:rPr>
          <w:delText>SmartMedic solution</w:delText>
        </w:r>
        <w:r w:rsidR="00784A0C" w:rsidRPr="0005228E" w:rsidDel="00AC62C7">
          <w:rPr>
            <w:sz w:val="22"/>
          </w:rPr>
          <w:delText xml:space="preserve"> </w:delText>
        </w:r>
      </w:del>
      <w:ins w:id="73" w:author="Sai Praneetha Bhaskaruni" w:date="2022-03-25T14:51:00Z">
        <w:r w:rsidR="00AC62C7">
          <w:rPr>
            <w:sz w:val="22"/>
          </w:rPr>
          <w:t>P</w:t>
        </w:r>
      </w:ins>
      <w:del w:id="74" w:author="Sai Praneetha Bhaskaruni" w:date="2022-03-25T14:51:00Z">
        <w:r w:rsidR="00784A0C" w:rsidRPr="0005228E" w:rsidDel="00AC62C7">
          <w:rPr>
            <w:sz w:val="22"/>
          </w:rPr>
          <w:delText>p</w:delText>
        </w:r>
      </w:del>
      <w:r w:rsidR="00784A0C" w:rsidRPr="0005228E">
        <w:rPr>
          <w:sz w:val="22"/>
        </w:rPr>
        <w:t>rovide</w:t>
      </w:r>
      <w:r w:rsidR="00DB0437">
        <w:rPr>
          <w:sz w:val="22"/>
        </w:rPr>
        <w:t>s</w:t>
      </w:r>
      <w:r w:rsidR="00784A0C" w:rsidRPr="0005228E">
        <w:rPr>
          <w:sz w:val="22"/>
        </w:rPr>
        <w:t xml:space="preserve"> an alert for the </w:t>
      </w:r>
      <w:r w:rsidR="00397208">
        <w:rPr>
          <w:sz w:val="22"/>
        </w:rPr>
        <w:t>unexpected</w:t>
      </w:r>
      <w:r w:rsidR="00784A0C" w:rsidRPr="0005228E">
        <w:rPr>
          <w:sz w:val="22"/>
        </w:rPr>
        <w:t xml:space="preserve"> change</w:t>
      </w:r>
      <w:r w:rsidR="00397208">
        <w:rPr>
          <w:sz w:val="22"/>
        </w:rPr>
        <w:t>s in</w:t>
      </w:r>
      <w:r w:rsidR="00784A0C" w:rsidRPr="0005228E">
        <w:rPr>
          <w:sz w:val="22"/>
        </w:rPr>
        <w:t xml:space="preserve"> the health vital</w:t>
      </w:r>
      <w:r w:rsidR="00850204" w:rsidRPr="0005228E">
        <w:rPr>
          <w:sz w:val="22"/>
        </w:rPr>
        <w:t>.</w:t>
      </w:r>
    </w:p>
    <w:p w14:paraId="71B90675" w14:textId="4E133252" w:rsidR="00850204" w:rsidRPr="0005228E" w:rsidRDefault="00850204" w:rsidP="00EE6850">
      <w:pPr>
        <w:pStyle w:val="ListParagraph"/>
        <w:numPr>
          <w:ilvl w:val="0"/>
          <w:numId w:val="1"/>
        </w:numPr>
        <w:spacing w:after="49" w:line="259" w:lineRule="auto"/>
        <w:ind w:left="1440"/>
        <w:jc w:val="left"/>
        <w:rPr>
          <w:sz w:val="22"/>
        </w:rPr>
      </w:pPr>
      <w:del w:id="75" w:author="Sai Praneetha Bhaskaruni" w:date="2022-03-25T14:51:00Z">
        <w:r w:rsidRPr="0005228E" w:rsidDel="00DD029C">
          <w:rPr>
            <w:sz w:val="22"/>
          </w:rPr>
          <w:delText xml:space="preserve">Device’s </w:delText>
        </w:r>
        <w:r w:rsidR="00CD012C" w:rsidDel="00DD029C">
          <w:rPr>
            <w:sz w:val="22"/>
          </w:rPr>
          <w:delText xml:space="preserve">data </w:delText>
        </w:r>
      </w:del>
      <w:ins w:id="76" w:author="Sai Praneetha Bhaskaruni" w:date="2022-03-25T14:51:00Z">
        <w:r w:rsidR="00DD029C">
          <w:rPr>
            <w:sz w:val="22"/>
          </w:rPr>
          <w:t>U</w:t>
        </w:r>
      </w:ins>
      <w:del w:id="77" w:author="Sai Praneetha Bhaskaruni" w:date="2022-03-25T14:51:00Z">
        <w:r w:rsidR="00DB0437" w:rsidDel="00DD029C">
          <w:rPr>
            <w:sz w:val="22"/>
          </w:rPr>
          <w:delText>u</w:delText>
        </w:r>
      </w:del>
      <w:r w:rsidR="00DB0437">
        <w:rPr>
          <w:sz w:val="22"/>
        </w:rPr>
        <w:t xml:space="preserve">sed </w:t>
      </w:r>
      <w:r w:rsidRPr="0005228E">
        <w:rPr>
          <w:sz w:val="22"/>
        </w:rPr>
        <w:t>to visualize the current health condition of patient in the real time.</w:t>
      </w:r>
    </w:p>
    <w:p w14:paraId="6239A4DF" w14:textId="2FB58F86" w:rsidR="00850204" w:rsidRPr="0005228E" w:rsidDel="001A4AC6" w:rsidRDefault="00850204" w:rsidP="00EE6850">
      <w:pPr>
        <w:pStyle w:val="ListParagraph"/>
        <w:numPr>
          <w:ilvl w:val="0"/>
          <w:numId w:val="1"/>
        </w:numPr>
        <w:spacing w:after="49" w:line="259" w:lineRule="auto"/>
        <w:ind w:left="1440"/>
        <w:jc w:val="left"/>
        <w:rPr>
          <w:del w:id="78" w:author="Sai Praneetha Bhaskaruni" w:date="2022-03-25T14:52:00Z"/>
          <w:sz w:val="22"/>
        </w:rPr>
      </w:pPr>
      <w:del w:id="79" w:author="Sai Praneetha Bhaskaruni" w:date="2022-03-25T14:52:00Z">
        <w:r w:rsidRPr="0005228E" w:rsidDel="001A4AC6">
          <w:rPr>
            <w:sz w:val="22"/>
          </w:rPr>
          <w:delText xml:space="preserve">Visualize the current health condition of </w:delText>
        </w:r>
        <w:r w:rsidR="008531F3" w:rsidDel="001A4AC6">
          <w:rPr>
            <w:sz w:val="22"/>
          </w:rPr>
          <w:delText xml:space="preserve">the </w:delText>
        </w:r>
        <w:r w:rsidRPr="0005228E" w:rsidDel="001A4AC6">
          <w:rPr>
            <w:sz w:val="22"/>
          </w:rPr>
          <w:delText>patient in real time.</w:delText>
        </w:r>
      </w:del>
    </w:p>
    <w:p w14:paraId="5876EE47" w14:textId="79E147C3" w:rsidR="00850204" w:rsidRPr="0005228E" w:rsidRDefault="00850204" w:rsidP="00EE6850">
      <w:pPr>
        <w:pStyle w:val="ListParagraph"/>
        <w:numPr>
          <w:ilvl w:val="0"/>
          <w:numId w:val="1"/>
        </w:numPr>
        <w:spacing w:after="49" w:line="259" w:lineRule="auto"/>
        <w:ind w:left="1440"/>
        <w:jc w:val="left"/>
        <w:rPr>
          <w:sz w:val="22"/>
        </w:rPr>
      </w:pPr>
      <w:r w:rsidRPr="0005228E">
        <w:rPr>
          <w:sz w:val="22"/>
        </w:rPr>
        <w:t xml:space="preserve">Enable effective decision making for the health </w:t>
      </w:r>
      <w:r w:rsidR="008531F3" w:rsidRPr="0005228E">
        <w:rPr>
          <w:sz w:val="22"/>
        </w:rPr>
        <w:t>person</w:t>
      </w:r>
      <w:r w:rsidR="008531F3">
        <w:rPr>
          <w:sz w:val="22"/>
        </w:rPr>
        <w:t>nel</w:t>
      </w:r>
    </w:p>
    <w:p w14:paraId="65A00FE1" w14:textId="77777777" w:rsidR="009B5858" w:rsidRPr="00180992" w:rsidRDefault="009B5858" w:rsidP="00487281">
      <w:pPr>
        <w:pStyle w:val="ListParagraph"/>
        <w:spacing w:after="49" w:line="259" w:lineRule="auto"/>
        <w:ind w:left="1440" w:firstLine="0"/>
        <w:jc w:val="left"/>
      </w:pPr>
    </w:p>
    <w:p w14:paraId="488E0EC4" w14:textId="77777777" w:rsidR="00B11510" w:rsidRPr="00180992" w:rsidRDefault="00446FC2" w:rsidP="000952F6">
      <w:pPr>
        <w:pStyle w:val="Heading2"/>
        <w:shd w:val="clear" w:color="auto" w:fill="auto"/>
        <w:ind w:left="730"/>
      </w:pPr>
      <w:bookmarkStart w:id="80" w:name="_Toc98780914"/>
      <w:r w:rsidRPr="00180992">
        <w:rPr>
          <w:color w:val="FCC566"/>
          <w:sz w:val="40"/>
        </w:rPr>
        <w:t>3.3</w:t>
      </w:r>
      <w:r w:rsidRPr="00180992">
        <w:rPr>
          <w:color w:val="FFCC66"/>
          <w:sz w:val="40"/>
        </w:rPr>
        <w:t xml:space="preserve"> </w:t>
      </w:r>
      <w:r w:rsidRPr="00180992">
        <w:rPr>
          <w:sz w:val="36"/>
        </w:rPr>
        <w:t>Vulnerability Intake and Monitoring</w:t>
      </w:r>
      <w:bookmarkEnd w:id="80"/>
    </w:p>
    <w:p w14:paraId="0CD961DA" w14:textId="528B0684"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w:t>
      </w:r>
      <w:r w:rsidR="008C39CF">
        <w:rPr>
          <w:sz w:val="22"/>
        </w:rPr>
        <w:t xml:space="preserve">is </w:t>
      </w:r>
      <w:r w:rsidRPr="0005228E">
        <w:rPr>
          <w:sz w:val="22"/>
        </w:rPr>
        <w:t xml:space="preserve">conducted. Based upon </w:t>
      </w:r>
      <w:r w:rsidR="00850204" w:rsidRPr="0005228E">
        <w:rPr>
          <w:sz w:val="22"/>
        </w:rPr>
        <w:t>the</w:t>
      </w:r>
      <w:r w:rsidRPr="0005228E">
        <w:rPr>
          <w:sz w:val="22"/>
        </w:rPr>
        <w:t xml:space="preserve"> assessment</w:t>
      </w:r>
      <w:r w:rsidR="00DB0437">
        <w:rPr>
          <w:sz w:val="22"/>
        </w:rPr>
        <w:t>,</w:t>
      </w:r>
      <w:r w:rsidRPr="0005228E">
        <w:rPr>
          <w:sz w:val="22"/>
        </w:rPr>
        <w:t xml:space="preserve"> Stryker determines if further actions are required </w:t>
      </w:r>
      <w:r w:rsidR="00850204" w:rsidRPr="0005228E">
        <w:rPr>
          <w:sz w:val="22"/>
        </w:rPr>
        <w:t>like,</w:t>
      </w:r>
      <w:r w:rsidRPr="0005228E">
        <w:rPr>
          <w:sz w:val="22"/>
        </w:rPr>
        <w:t xml:space="preserve"> providing security updates and/or providing communication to the customer in a timely manner. Vulnerability information may also be requested </w:t>
      </w:r>
      <w:r w:rsidR="008C39CF">
        <w:rPr>
          <w:sz w:val="22"/>
        </w:rPr>
        <w:t>by</w:t>
      </w:r>
      <w:r w:rsidR="008C39CF" w:rsidRPr="0005228E">
        <w:rPr>
          <w:sz w:val="22"/>
        </w:rPr>
        <w:t xml:space="preserve"> </w:t>
      </w:r>
      <w:r w:rsidRPr="0005228E">
        <w:rPr>
          <w:sz w:val="22"/>
        </w:rPr>
        <w:t>Stryker at any time.</w:t>
      </w:r>
    </w:p>
    <w:p w14:paraId="0A8BAA36" w14:textId="6499F1F0" w:rsidR="00B11510" w:rsidRPr="0005228E" w:rsidRDefault="00446FC2" w:rsidP="00487281">
      <w:pPr>
        <w:ind w:left="730" w:right="113"/>
        <w:rPr>
          <w:sz w:val="22"/>
        </w:rPr>
      </w:pPr>
      <w:r w:rsidRPr="0005228E">
        <w:rPr>
          <w:sz w:val="22"/>
        </w:rPr>
        <w:t xml:space="preserve">Any potential security vulnerabilities </w:t>
      </w:r>
      <w:r w:rsidR="008C39CF">
        <w:rPr>
          <w:sz w:val="22"/>
        </w:rPr>
        <w:t xml:space="preserve">that the </w:t>
      </w:r>
      <w:r w:rsidRPr="0005228E">
        <w:rPr>
          <w:sz w:val="22"/>
        </w:rPr>
        <w:t xml:space="preserve">customer may become aware of due to </w:t>
      </w:r>
      <w:r w:rsidR="00057E9B">
        <w:rPr>
          <w:sz w:val="22"/>
        </w:rPr>
        <w:t>SmartMedic</w:t>
      </w:r>
      <w:r w:rsidR="00C560D4" w:rsidRPr="0005228E">
        <w:rPr>
          <w:sz w:val="22"/>
        </w:rPr>
        <w:t xml:space="preserve"> Device</w:t>
      </w:r>
      <w:r w:rsidRPr="0005228E">
        <w:rPr>
          <w:sz w:val="22"/>
        </w:rPr>
        <w:t xml:space="preserve"> must be communicated to Stryker customer care and the same will be handled through the post market complaints management process to do the assessment and </w:t>
      </w:r>
      <w:r w:rsidR="008C39CF">
        <w:rPr>
          <w:sz w:val="22"/>
        </w:rPr>
        <w:t xml:space="preserve">take </w:t>
      </w:r>
      <w:r w:rsidRPr="0005228E">
        <w:rPr>
          <w:sz w:val="22"/>
        </w:rPr>
        <w:t>required actions including</w:t>
      </w:r>
      <w:del w:id="81" w:author="Sai Praneetha Bhaskaruni" w:date="2022-03-25T14:54:00Z">
        <w:r w:rsidRPr="0005228E" w:rsidDel="00DD1817">
          <w:rPr>
            <w:sz w:val="22"/>
          </w:rPr>
          <w:delText xml:space="preserve"> </w:delText>
        </w:r>
      </w:del>
      <w:del w:id="82" w:author="Sai Praneetha Bhaskaruni" w:date="2022-03-25T14:53:00Z">
        <w:r w:rsidRPr="0005228E" w:rsidDel="00A44AFE">
          <w:rPr>
            <w:sz w:val="22"/>
          </w:rPr>
          <w:delText>any</w:delText>
        </w:r>
      </w:del>
      <w:r w:rsidRPr="0005228E">
        <w:rPr>
          <w:sz w:val="22"/>
        </w:rPr>
        <w:t xml:space="preserve"> updates</w:t>
      </w:r>
      <w:ins w:id="83" w:author="Sai Praneetha Bhaskaruni" w:date="2022-03-25T14:54:00Z">
        <w:r w:rsidR="00DD1817">
          <w:rPr>
            <w:sz w:val="22"/>
          </w:rPr>
          <w:t>/pa</w:t>
        </w:r>
      </w:ins>
      <w:ins w:id="84" w:author="Sai Praneetha Bhaskaruni" w:date="2022-03-25T14:55:00Z">
        <w:r w:rsidR="00F95EC1">
          <w:rPr>
            <w:sz w:val="22"/>
          </w:rPr>
          <w:t>tc</w:t>
        </w:r>
      </w:ins>
      <w:ins w:id="85" w:author="Sai Praneetha Bhaskaruni" w:date="2022-03-25T14:54:00Z">
        <w:r w:rsidR="00DD1817">
          <w:rPr>
            <w:sz w:val="22"/>
          </w:rPr>
          <w:t>he</w:t>
        </w:r>
      </w:ins>
      <w:ins w:id="86" w:author="Sai Praneetha Bhaskaruni" w:date="2022-03-25T14:55:00Z">
        <w:r w:rsidR="00DD1817">
          <w:rPr>
            <w:sz w:val="22"/>
          </w:rPr>
          <w:t>s</w:t>
        </w:r>
      </w:ins>
      <w:del w:id="87" w:author="Sai Praneetha Bhaskaruni" w:date="2022-03-25T14:55:00Z">
        <w:r w:rsidRPr="0005228E" w:rsidDel="003C1A6B">
          <w:rPr>
            <w:sz w:val="22"/>
          </w:rPr>
          <w:delText xml:space="preserve"> needed</w:delText>
        </w:r>
      </w:del>
      <w:r w:rsidRPr="0005228E">
        <w:rPr>
          <w:sz w:val="22"/>
        </w:rPr>
        <w:t xml:space="preserve"> for the customers.</w:t>
      </w:r>
    </w:p>
    <w:p w14:paraId="2B0D8E12" w14:textId="77777777" w:rsidR="00850204" w:rsidRPr="00180992" w:rsidRDefault="00850204" w:rsidP="00487281">
      <w:pPr>
        <w:ind w:left="730" w:right="113"/>
      </w:pPr>
    </w:p>
    <w:p w14:paraId="421001B6" w14:textId="77777777" w:rsidR="00B11510" w:rsidRPr="00180992" w:rsidRDefault="00446FC2" w:rsidP="00487281">
      <w:pPr>
        <w:pStyle w:val="Heading2"/>
        <w:shd w:val="clear" w:color="auto" w:fill="auto"/>
        <w:spacing w:after="0"/>
        <w:ind w:left="730"/>
      </w:pPr>
      <w:bookmarkStart w:id="88" w:name="_Toc98780915"/>
      <w:r w:rsidRPr="00180992">
        <w:rPr>
          <w:color w:val="FCC566"/>
          <w:sz w:val="40"/>
        </w:rPr>
        <w:t>3.4</w:t>
      </w:r>
      <w:r w:rsidRPr="00180992">
        <w:rPr>
          <w:color w:val="FFCC66"/>
          <w:sz w:val="40"/>
        </w:rPr>
        <w:t xml:space="preserve"> </w:t>
      </w:r>
      <w:r w:rsidRPr="00180992">
        <w:rPr>
          <w:sz w:val="36"/>
        </w:rPr>
        <w:t>System Characterization and System Assets</w:t>
      </w:r>
      <w:bookmarkEnd w:id="88"/>
    </w:p>
    <w:p w14:paraId="136FC2D1" w14:textId="7912F092" w:rsidR="007B0A35" w:rsidRDefault="00BA4461" w:rsidP="007B0A35">
      <w:pPr>
        <w:spacing w:after="0"/>
        <w:ind w:left="730" w:right="113"/>
        <w:rPr>
          <w:sz w:val="22"/>
        </w:rPr>
      </w:pPr>
      <w:r>
        <w:rPr>
          <w:sz w:val="22"/>
        </w:rPr>
        <w:t>SmartMedic</w:t>
      </w:r>
      <w:r w:rsidRPr="0005228E">
        <w:rPr>
          <w:sz w:val="22"/>
        </w:rPr>
        <w:t xml:space="preserve"> </w:t>
      </w:r>
      <w:r>
        <w:rPr>
          <w:sz w:val="22"/>
        </w:rPr>
        <w:t>Solution</w:t>
      </w:r>
      <w:r w:rsidRPr="0005228E">
        <w:rPr>
          <w:sz w:val="22"/>
        </w:rPr>
        <w:t xml:space="preserve"> </w:t>
      </w:r>
      <w:r>
        <w:rPr>
          <w:sz w:val="22"/>
        </w:rPr>
        <w:t xml:space="preserve">is </w:t>
      </w:r>
      <w:r w:rsidRPr="0005228E">
        <w:rPr>
          <w:sz w:val="22"/>
        </w:rPr>
        <w:t xml:space="preserve">used to </w:t>
      </w:r>
      <w:r>
        <w:rPr>
          <w:sz w:val="22"/>
        </w:rPr>
        <w:t>retrieve</w:t>
      </w:r>
      <w:r w:rsidRPr="0005228E">
        <w:rPr>
          <w:sz w:val="22"/>
        </w:rPr>
        <w:t xml:space="preserve"> the health vital data </w:t>
      </w:r>
      <w:r w:rsidR="00DB0437" w:rsidRPr="0005228E">
        <w:rPr>
          <w:sz w:val="22"/>
        </w:rPr>
        <w:t>i.e.,</w:t>
      </w:r>
      <w:r w:rsidRPr="0005228E">
        <w:rPr>
          <w:sz w:val="22"/>
        </w:rPr>
        <w:t xml:space="preserve"> weight, position</w:t>
      </w:r>
      <w:del w:id="89" w:author="Sai Praneetha Bhaskaruni" w:date="2022-03-25T14:55:00Z">
        <w:r w:rsidDel="00AF53C2">
          <w:rPr>
            <w:sz w:val="22"/>
          </w:rPr>
          <w:delText xml:space="preserve"> etc</w:delText>
        </w:r>
      </w:del>
      <w:r w:rsidRPr="0005228E">
        <w:rPr>
          <w:sz w:val="22"/>
        </w:rPr>
        <w:t xml:space="preserve">. The </w:t>
      </w:r>
      <w:r>
        <w:rPr>
          <w:sz w:val="22"/>
        </w:rPr>
        <w:t>SmartMedic</w:t>
      </w:r>
      <w:r w:rsidRPr="0005228E">
        <w:rPr>
          <w:sz w:val="22"/>
        </w:rPr>
        <w:t xml:space="preserve"> Device </w:t>
      </w:r>
      <w:r>
        <w:rPr>
          <w:sz w:val="22"/>
        </w:rPr>
        <w:t xml:space="preserve">is </w:t>
      </w:r>
      <w:r w:rsidRPr="0005228E">
        <w:rPr>
          <w:sz w:val="22"/>
        </w:rPr>
        <w:t xml:space="preserve">intended to provide </w:t>
      </w:r>
      <w:r>
        <w:rPr>
          <w:sz w:val="22"/>
        </w:rPr>
        <w:t xml:space="preserve">an alert for any unexpected </w:t>
      </w:r>
      <w:r w:rsidRPr="0005228E">
        <w:rPr>
          <w:sz w:val="22"/>
        </w:rPr>
        <w:t xml:space="preserve">change </w:t>
      </w:r>
      <w:r>
        <w:rPr>
          <w:sz w:val="22"/>
        </w:rPr>
        <w:t xml:space="preserve">in </w:t>
      </w:r>
      <w:r w:rsidRPr="0005228E">
        <w:rPr>
          <w:sz w:val="22"/>
        </w:rPr>
        <w:t xml:space="preserve">the health </w:t>
      </w:r>
      <w:del w:id="90" w:author="Sai Praneetha Bhaskaruni" w:date="2022-03-25T15:22:00Z">
        <w:r w:rsidRPr="0005228E" w:rsidDel="00CF3222">
          <w:rPr>
            <w:sz w:val="22"/>
          </w:rPr>
          <w:delText>vital</w:delText>
        </w:r>
        <w:r w:rsidDel="00CF3222">
          <w:rPr>
            <w:sz w:val="22"/>
          </w:rPr>
          <w:delText>s</w:delText>
        </w:r>
        <w:r w:rsidRPr="0005228E" w:rsidDel="00CF3222">
          <w:rPr>
            <w:sz w:val="22"/>
          </w:rPr>
          <w:delText xml:space="preserve">, </w:delText>
        </w:r>
        <w:r w:rsidR="00DB0437" w:rsidDel="00CF3222">
          <w:rPr>
            <w:sz w:val="22"/>
          </w:rPr>
          <w:delText>and</w:delText>
        </w:r>
      </w:del>
      <w:ins w:id="91" w:author="Sai Praneetha Bhaskaruni" w:date="2022-03-25T15:22:00Z">
        <w:r w:rsidR="00CF3222" w:rsidRPr="0005228E">
          <w:rPr>
            <w:sz w:val="22"/>
          </w:rPr>
          <w:t>vital</w:t>
        </w:r>
        <w:r w:rsidR="00CF3222">
          <w:rPr>
            <w:sz w:val="22"/>
          </w:rPr>
          <w:t>s</w:t>
        </w:r>
        <w:r w:rsidR="00CF3222" w:rsidRPr="0005228E">
          <w:rPr>
            <w:sz w:val="22"/>
          </w:rPr>
          <w:t xml:space="preserve"> and</w:t>
        </w:r>
      </w:ins>
      <w:r w:rsidRPr="0005228E">
        <w:rPr>
          <w:sz w:val="22"/>
        </w:rPr>
        <w:t xml:space="preserve"> uses the device</w:t>
      </w:r>
      <w:del w:id="92" w:author="Sai Praneetha Bhaskaruni" w:date="2022-03-25T15:22:00Z">
        <w:r w:rsidRPr="0005228E" w:rsidDel="00CF3222">
          <w:rPr>
            <w:sz w:val="22"/>
          </w:rPr>
          <w:delText>’s</w:delText>
        </w:r>
      </w:del>
      <w:r w:rsidRPr="0005228E">
        <w:rPr>
          <w:sz w:val="22"/>
        </w:rPr>
        <w:t xml:space="preserve"> </w:t>
      </w:r>
      <w:r>
        <w:rPr>
          <w:sz w:val="22"/>
        </w:rPr>
        <w:t xml:space="preserve">data </w:t>
      </w:r>
      <w:r w:rsidRPr="0005228E">
        <w:rPr>
          <w:sz w:val="22"/>
        </w:rPr>
        <w:t xml:space="preserve">to visualize the current health condition of </w:t>
      </w:r>
      <w:r>
        <w:rPr>
          <w:sz w:val="22"/>
        </w:rPr>
        <w:t xml:space="preserve">the </w:t>
      </w:r>
      <w:r w:rsidRPr="0005228E">
        <w:rPr>
          <w:sz w:val="22"/>
        </w:rPr>
        <w:t>patient in real time</w:t>
      </w:r>
      <w:r>
        <w:rPr>
          <w:sz w:val="22"/>
        </w:rPr>
        <w:t xml:space="preserve">. </w:t>
      </w:r>
      <w:del w:id="93" w:author="Sai Praneetha Bhaskaruni" w:date="2022-03-25T14:57:00Z">
        <w:r w:rsidDel="00981FC5">
          <w:rPr>
            <w:sz w:val="22"/>
          </w:rPr>
          <w:delText>This</w:delText>
        </w:r>
        <w:r w:rsidRPr="0005228E" w:rsidDel="00981FC5">
          <w:rPr>
            <w:sz w:val="22"/>
          </w:rPr>
          <w:delText xml:space="preserve"> enable</w:delText>
        </w:r>
        <w:r w:rsidDel="00981FC5">
          <w:rPr>
            <w:sz w:val="22"/>
          </w:rPr>
          <w:delText>s</w:delText>
        </w:r>
        <w:r w:rsidRPr="0005228E" w:rsidDel="00981FC5">
          <w:rPr>
            <w:sz w:val="22"/>
          </w:rPr>
          <w:delText xml:space="preserve"> effective decision making for the health person</w:delText>
        </w:r>
        <w:r w:rsidDel="00981FC5">
          <w:rPr>
            <w:sz w:val="22"/>
          </w:rPr>
          <w:delText>nel</w:delText>
        </w:r>
        <w:r w:rsidRPr="0005228E" w:rsidDel="00981FC5">
          <w:rPr>
            <w:sz w:val="22"/>
          </w:rPr>
          <w:delText xml:space="preserve"> before they even go into the operating room </w:delText>
        </w:r>
        <w:r w:rsidDel="00981FC5">
          <w:rPr>
            <w:sz w:val="22"/>
          </w:rPr>
          <w:delText>for</w:delText>
        </w:r>
        <w:r w:rsidRPr="0005228E" w:rsidDel="00981FC5">
          <w:rPr>
            <w:sz w:val="22"/>
          </w:rPr>
          <w:delText xml:space="preserve"> the daily health inspection.</w:delText>
        </w:r>
      </w:del>
    </w:p>
    <w:p w14:paraId="7B1E6D4B" w14:textId="39014A23" w:rsidR="00B11510" w:rsidRPr="0005228E" w:rsidRDefault="00D767F0" w:rsidP="007B0A35">
      <w:pPr>
        <w:spacing w:after="0"/>
        <w:ind w:left="730" w:right="113"/>
        <w:rPr>
          <w:sz w:val="22"/>
        </w:rPr>
      </w:pPr>
      <w:r w:rsidRPr="0005228E">
        <w:rPr>
          <w:sz w:val="22"/>
        </w:rPr>
        <w:t xml:space="preserve">This device </w:t>
      </w:r>
      <w:r w:rsidR="00BA4461">
        <w:rPr>
          <w:sz w:val="22"/>
        </w:rPr>
        <w:t>is used</w:t>
      </w:r>
      <w:r w:rsidR="00BA4461" w:rsidRPr="0005228E">
        <w:rPr>
          <w:sz w:val="22"/>
        </w:rPr>
        <w:t xml:space="preserve"> </w:t>
      </w:r>
      <w:r w:rsidR="002849CB" w:rsidRPr="0005228E">
        <w:rPr>
          <w:sz w:val="22"/>
        </w:rPr>
        <w:t xml:space="preserve">for </w:t>
      </w:r>
      <w:r w:rsidRPr="0005228E">
        <w:rPr>
          <w:sz w:val="22"/>
        </w:rPr>
        <w:t>send</w:t>
      </w:r>
      <w:r w:rsidR="002849CB" w:rsidRPr="0005228E">
        <w:rPr>
          <w:sz w:val="22"/>
        </w:rPr>
        <w:t>ing</w:t>
      </w:r>
      <w:r w:rsidRPr="0005228E">
        <w:rPr>
          <w:sz w:val="22"/>
        </w:rPr>
        <w:t xml:space="preserve"> data and information</w:t>
      </w:r>
      <w:r w:rsidR="002849CB" w:rsidRPr="0005228E">
        <w:rPr>
          <w:sz w:val="22"/>
        </w:rPr>
        <w:t xml:space="preserve"> to</w:t>
      </w:r>
      <w:r w:rsidR="00446FC2" w:rsidRPr="0005228E">
        <w:rPr>
          <w:sz w:val="22"/>
        </w:rPr>
        <w:t xml:space="preserve"> </w:t>
      </w:r>
      <w:r w:rsidR="00057E9B">
        <w:rPr>
          <w:sz w:val="22"/>
        </w:rPr>
        <w:t>SmartMedic</w:t>
      </w:r>
      <w:r w:rsidR="00397208">
        <w:rPr>
          <w:sz w:val="22"/>
        </w:rPr>
        <w:t xml:space="preserve"> solution’s</w:t>
      </w:r>
      <w:r w:rsidRPr="0005228E">
        <w:rPr>
          <w:sz w:val="22"/>
        </w:rPr>
        <w:t xml:space="preserve"> tablet</w:t>
      </w:r>
      <w:r w:rsidR="00397208">
        <w:rPr>
          <w:sz w:val="22"/>
        </w:rPr>
        <w:t xml:space="preserve"> that</w:t>
      </w:r>
      <w:r w:rsidRPr="0005228E">
        <w:rPr>
          <w:sz w:val="22"/>
        </w:rPr>
        <w:t xml:space="preserve"> </w:t>
      </w:r>
      <w:r w:rsidR="00BA4461">
        <w:rPr>
          <w:sz w:val="22"/>
        </w:rPr>
        <w:t>in turn</w:t>
      </w:r>
      <w:r w:rsidR="00BA4461" w:rsidRPr="0005228E">
        <w:rPr>
          <w:sz w:val="22"/>
        </w:rPr>
        <w:t xml:space="preserve"> </w:t>
      </w:r>
      <w:r w:rsidRPr="0005228E">
        <w:rPr>
          <w:sz w:val="22"/>
        </w:rPr>
        <w:t>send</w:t>
      </w:r>
      <w:r w:rsidR="00397208">
        <w:rPr>
          <w:sz w:val="22"/>
        </w:rPr>
        <w:t>s</w:t>
      </w:r>
      <w:r w:rsidRPr="0005228E">
        <w:rPr>
          <w:sz w:val="22"/>
        </w:rPr>
        <w:t xml:space="preserve"> data to the Stryker cloud storage for further analysis. </w:t>
      </w:r>
      <w:r w:rsidR="00446FC2" w:rsidRPr="0005228E">
        <w:rPr>
          <w:sz w:val="22"/>
        </w:rPr>
        <w:t xml:space="preserve">This </w:t>
      </w:r>
      <w:r w:rsidRPr="0005228E">
        <w:rPr>
          <w:sz w:val="22"/>
        </w:rPr>
        <w:t>device</w:t>
      </w:r>
      <w:r w:rsidR="00446FC2" w:rsidRPr="0005228E">
        <w:rPr>
          <w:sz w:val="22"/>
        </w:rPr>
        <w:t xml:space="preserve"> will not allow </w:t>
      </w:r>
      <w:r w:rsidR="00BA4461">
        <w:rPr>
          <w:sz w:val="22"/>
        </w:rPr>
        <w:t xml:space="preserve">the </w:t>
      </w:r>
      <w:r w:rsidR="00446FC2" w:rsidRPr="0005228E">
        <w:rPr>
          <w:sz w:val="22"/>
        </w:rPr>
        <w:t>user to transfer the patient</w:t>
      </w:r>
      <w:r w:rsidR="00BA4461">
        <w:rPr>
          <w:sz w:val="22"/>
        </w:rPr>
        <w:t>’s</w:t>
      </w:r>
      <w:r w:rsidR="00446FC2" w:rsidRPr="0005228E">
        <w:rPr>
          <w:sz w:val="22"/>
        </w:rPr>
        <w:t xml:space="preserve"> data to any other external or connected system </w:t>
      </w:r>
      <w:r w:rsidR="00BA4461">
        <w:rPr>
          <w:sz w:val="22"/>
        </w:rPr>
        <w:t>for further processing</w:t>
      </w:r>
      <w:r w:rsidR="00446FC2" w:rsidRPr="0005228E">
        <w:rPr>
          <w:sz w:val="22"/>
        </w:rPr>
        <w:t xml:space="preserve">. </w:t>
      </w:r>
      <w:r w:rsidR="00397208">
        <w:rPr>
          <w:sz w:val="22"/>
        </w:rPr>
        <w:t>The</w:t>
      </w:r>
      <w:r w:rsidR="00446FC2" w:rsidRPr="0005228E">
        <w:rPr>
          <w:sz w:val="22"/>
        </w:rPr>
        <w:t xml:space="preserve"> pa</w:t>
      </w:r>
      <w:r w:rsidR="002849CB" w:rsidRPr="0005228E">
        <w:rPr>
          <w:sz w:val="22"/>
        </w:rPr>
        <w:t xml:space="preserve">tient data </w:t>
      </w:r>
      <w:r w:rsidR="00BA4461">
        <w:rPr>
          <w:sz w:val="22"/>
        </w:rPr>
        <w:t xml:space="preserve">is </w:t>
      </w:r>
      <w:ins w:id="94" w:author="Sai Praneetha Bhaskaruni" w:date="2022-03-25T14:58:00Z">
        <w:r w:rsidR="00656013">
          <w:rPr>
            <w:sz w:val="22"/>
          </w:rPr>
          <w:t xml:space="preserve">anonymized, </w:t>
        </w:r>
      </w:ins>
      <w:del w:id="95" w:author="Sai Praneetha Bhaskaruni" w:date="2022-07-08T14:13:00Z">
        <w:r w:rsidR="002849CB" w:rsidRPr="0005228E" w:rsidDel="00267278">
          <w:rPr>
            <w:sz w:val="22"/>
          </w:rPr>
          <w:delText>encrypted</w:delText>
        </w:r>
      </w:del>
      <w:del w:id="96" w:author="Sai Praneetha Bhaskaruni" w:date="2022-07-08T14:16:00Z">
        <w:r w:rsidR="00446FC2" w:rsidRPr="0005228E" w:rsidDel="00D20A1F">
          <w:rPr>
            <w:sz w:val="22"/>
          </w:rPr>
          <w:delText xml:space="preserve"> </w:delText>
        </w:r>
        <w:r w:rsidR="002849CB" w:rsidRPr="0005228E" w:rsidDel="00D20A1F">
          <w:rPr>
            <w:sz w:val="22"/>
          </w:rPr>
          <w:delText>and</w:delText>
        </w:r>
      </w:del>
      <w:ins w:id="97" w:author="Sai Praneetha Bhaskaruni" w:date="2022-07-08T14:16:00Z">
        <w:r w:rsidR="00D20A1F" w:rsidRPr="0005228E">
          <w:rPr>
            <w:sz w:val="22"/>
          </w:rPr>
          <w:t>encrypted and</w:t>
        </w:r>
      </w:ins>
      <w:r w:rsidR="002849CB" w:rsidRPr="0005228E">
        <w:rPr>
          <w:sz w:val="22"/>
        </w:rPr>
        <w:t xml:space="preserve"> </w:t>
      </w:r>
      <w:r w:rsidR="00446FC2" w:rsidRPr="0005228E">
        <w:rPr>
          <w:sz w:val="22"/>
        </w:rPr>
        <w:t>stored locally</w:t>
      </w:r>
      <w:r w:rsidR="002849CB" w:rsidRPr="0005228E">
        <w:rPr>
          <w:sz w:val="22"/>
        </w:rPr>
        <w:t xml:space="preserve"> </w:t>
      </w:r>
      <w:del w:id="98" w:author="Sai Praneetha Bhaskaruni" w:date="2022-03-25T14:58:00Z">
        <w:r w:rsidR="002849CB" w:rsidRPr="0005228E" w:rsidDel="00656013">
          <w:rPr>
            <w:sz w:val="22"/>
          </w:rPr>
          <w:delText xml:space="preserve">and </w:delText>
        </w:r>
      </w:del>
      <w:r w:rsidR="00BA4461">
        <w:rPr>
          <w:sz w:val="22"/>
        </w:rPr>
        <w:t xml:space="preserve">on the </w:t>
      </w:r>
      <w:r w:rsidR="002849CB" w:rsidRPr="0005228E">
        <w:rPr>
          <w:sz w:val="22"/>
        </w:rPr>
        <w:t>cloud</w:t>
      </w:r>
      <w:del w:id="99" w:author="Sai Praneetha Bhaskaruni" w:date="2022-03-25T14:58:00Z">
        <w:r w:rsidR="002849CB" w:rsidRPr="0005228E" w:rsidDel="008E40B8">
          <w:rPr>
            <w:sz w:val="22"/>
          </w:rPr>
          <w:delText xml:space="preserve"> under the p</w:delText>
        </w:r>
        <w:r w:rsidR="00397208" w:rsidDel="008E40B8">
          <w:rPr>
            <w:sz w:val="22"/>
          </w:rPr>
          <w:delText>articular logged user</w:delText>
        </w:r>
        <w:r w:rsidR="002849CB" w:rsidRPr="0005228E" w:rsidDel="008E40B8">
          <w:rPr>
            <w:sz w:val="22"/>
          </w:rPr>
          <w:delText xml:space="preserve"> hospital entity</w:delText>
        </w:r>
      </w:del>
      <w:r w:rsidR="00446FC2" w:rsidRPr="0005228E">
        <w:rPr>
          <w:sz w:val="22"/>
        </w:rPr>
        <w:t>.</w:t>
      </w:r>
    </w:p>
    <w:p w14:paraId="5953CFB4" w14:textId="77777777" w:rsidR="00850204" w:rsidRPr="00180992" w:rsidRDefault="00850204" w:rsidP="00487281">
      <w:pPr>
        <w:spacing w:after="0"/>
        <w:ind w:left="730" w:right="113"/>
      </w:pPr>
    </w:p>
    <w:p w14:paraId="7F541729" w14:textId="77777777" w:rsidR="00B11510" w:rsidRPr="00180992" w:rsidRDefault="00446FC2" w:rsidP="00487281">
      <w:pPr>
        <w:pStyle w:val="Heading2"/>
        <w:shd w:val="clear" w:color="auto" w:fill="auto"/>
        <w:spacing w:after="0"/>
        <w:ind w:left="730"/>
      </w:pPr>
      <w:bookmarkStart w:id="100" w:name="_Toc98780916"/>
      <w:r w:rsidRPr="00180992">
        <w:rPr>
          <w:color w:val="FCC566"/>
          <w:sz w:val="40"/>
        </w:rPr>
        <w:t xml:space="preserve">3.5 </w:t>
      </w:r>
      <w:r w:rsidRPr="00180992">
        <w:rPr>
          <w:sz w:val="36"/>
        </w:rPr>
        <w:t>System Security Context and Intended Environment</w:t>
      </w:r>
      <w:bookmarkEnd w:id="100"/>
    </w:p>
    <w:p w14:paraId="7E957B7C" w14:textId="77777777" w:rsidR="006778CE" w:rsidRDefault="006778CE" w:rsidP="00487281">
      <w:pPr>
        <w:spacing w:after="0" w:line="265" w:lineRule="auto"/>
        <w:ind w:left="720"/>
        <w:jc w:val="center"/>
        <w:rPr>
          <w:i/>
          <w:sz w:val="12"/>
        </w:rPr>
      </w:pPr>
    </w:p>
    <w:p w14:paraId="47AF4094" w14:textId="77777777" w:rsidR="00850204" w:rsidRPr="00180992" w:rsidRDefault="00850204" w:rsidP="00487281">
      <w:pPr>
        <w:spacing w:after="0" w:line="265" w:lineRule="auto"/>
        <w:ind w:left="720"/>
        <w:jc w:val="center"/>
        <w:rPr>
          <w:i/>
          <w:sz w:val="12"/>
        </w:rPr>
      </w:pPr>
      <w:r w:rsidRPr="00180992">
        <w:rPr>
          <w:i/>
          <w:noProof/>
          <w:sz w:val="12"/>
        </w:rPr>
        <w:drawing>
          <wp:inline distT="0" distB="0" distL="0" distR="0" wp14:anchorId="285AF063" wp14:editId="43C4C73A">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794" cy="3241479"/>
                    </a:xfrm>
                    <a:prstGeom prst="rect">
                      <a:avLst/>
                    </a:prstGeom>
                  </pic:spPr>
                </pic:pic>
              </a:graphicData>
            </a:graphic>
          </wp:inline>
        </w:drawing>
      </w:r>
    </w:p>
    <w:p w14:paraId="294D4369" w14:textId="77777777" w:rsidR="00B11510" w:rsidRPr="00180992" w:rsidRDefault="00446FC2" w:rsidP="00487281">
      <w:pPr>
        <w:spacing w:after="0" w:line="265" w:lineRule="auto"/>
        <w:ind w:left="720"/>
        <w:jc w:val="center"/>
      </w:pPr>
      <w:r w:rsidRPr="00180992">
        <w:rPr>
          <w:i/>
          <w:sz w:val="12"/>
        </w:rPr>
        <w:t>Figure 1: System Security</w:t>
      </w:r>
    </w:p>
    <w:p w14:paraId="141FDE3A" w14:textId="77777777" w:rsidR="00BC7807" w:rsidRPr="00180992" w:rsidRDefault="00BC7807" w:rsidP="00487281">
      <w:pPr>
        <w:ind w:left="750" w:right="113"/>
      </w:pPr>
    </w:p>
    <w:p w14:paraId="259D0AB3" w14:textId="5D42AD49" w:rsidR="00B11510" w:rsidRPr="0005228E" w:rsidRDefault="00446FC2" w:rsidP="00487281">
      <w:pPr>
        <w:ind w:left="750" w:right="113"/>
        <w:rPr>
          <w:sz w:val="22"/>
        </w:rPr>
      </w:pPr>
      <w:r w:rsidRPr="0005228E">
        <w:rPr>
          <w:sz w:val="22"/>
        </w:rPr>
        <w:lastRenderedPageBreak/>
        <w:t xml:space="preserve">While there is specific requirement for </w:t>
      </w:r>
      <w:r w:rsidR="00057E9B">
        <w:rPr>
          <w:sz w:val="22"/>
        </w:rPr>
        <w:t>SmartMedic</w:t>
      </w:r>
      <w:r w:rsidR="00C560D4" w:rsidRPr="0005228E">
        <w:rPr>
          <w:sz w:val="22"/>
        </w:rPr>
        <w:t xml:space="preserve"> </w:t>
      </w:r>
      <w:r w:rsidR="005544C5">
        <w:rPr>
          <w:sz w:val="22"/>
        </w:rPr>
        <w:t>solution</w:t>
      </w:r>
      <w:r w:rsidRPr="0005228E">
        <w:rPr>
          <w:sz w:val="22"/>
        </w:rPr>
        <w:t xml:space="preserve"> to </w:t>
      </w:r>
      <w:r w:rsidR="00CD7EB0">
        <w:rPr>
          <w:sz w:val="22"/>
        </w:rPr>
        <w:t>have</w:t>
      </w:r>
      <w:r w:rsidR="00CD7EB0" w:rsidRPr="0005228E">
        <w:rPr>
          <w:sz w:val="22"/>
        </w:rPr>
        <w:t xml:space="preserve"> </w:t>
      </w:r>
      <w:r w:rsidRPr="0005228E">
        <w:rPr>
          <w:sz w:val="22"/>
        </w:rPr>
        <w:t xml:space="preserve">a usual </w:t>
      </w:r>
      <w:r w:rsidR="00251099" w:rsidRPr="0005228E">
        <w:rPr>
          <w:sz w:val="22"/>
        </w:rPr>
        <w:t>good network security and communication tools</w:t>
      </w:r>
      <w:r w:rsidRPr="0005228E">
        <w:rPr>
          <w:sz w:val="22"/>
        </w:rPr>
        <w:t xml:space="preserve"> environment, however Stryker recommends the user to follow the best practice</w:t>
      </w:r>
      <w:r w:rsidR="00CD7EB0">
        <w:rPr>
          <w:sz w:val="22"/>
        </w:rPr>
        <w:t>d</w:t>
      </w:r>
      <w:r w:rsidRPr="0005228E">
        <w:rPr>
          <w:sz w:val="22"/>
        </w:rPr>
        <w:t xml:space="preserve"> security standards in order to run the </w:t>
      </w:r>
      <w:r w:rsidR="00A63DA5">
        <w:rPr>
          <w:sz w:val="22"/>
        </w:rPr>
        <w:t>SmartMedic solution</w:t>
      </w:r>
      <w:r w:rsidRPr="0005228E">
        <w:rPr>
          <w:sz w:val="22"/>
        </w:rPr>
        <w:t xml:space="preserve"> in a safe and secure environment as follows:</w:t>
      </w:r>
    </w:p>
    <w:p w14:paraId="14B02E47" w14:textId="2BB255BB" w:rsidR="00B11510" w:rsidRPr="0005228E" w:rsidRDefault="00446FC2" w:rsidP="00487281">
      <w:pPr>
        <w:spacing w:after="300"/>
        <w:ind w:left="750" w:right="113"/>
        <w:rPr>
          <w:sz w:val="22"/>
        </w:rPr>
      </w:pPr>
      <w:r w:rsidRPr="0005228E">
        <w:rPr>
          <w:sz w:val="22"/>
        </w:rPr>
        <w:t>Devices operating in the intended use environment should consider that their IT infrastructure must follow different risk management approaches associated with their networks.</w:t>
      </w:r>
      <w:r w:rsidR="0051482E">
        <w:rPr>
          <w:sz w:val="22"/>
        </w:rPr>
        <w:t xml:space="preserve"> Some recommendations are</w:t>
      </w:r>
      <w:r w:rsidRPr="0005228E">
        <w:rPr>
          <w:sz w:val="22"/>
        </w:rPr>
        <w:t>:</w:t>
      </w:r>
    </w:p>
    <w:p w14:paraId="45EC0494" w14:textId="7D4A0255" w:rsidR="00B11510" w:rsidRPr="0005228E" w:rsidRDefault="00446FC2" w:rsidP="00EE6850">
      <w:pPr>
        <w:pStyle w:val="ListParagraph"/>
        <w:numPr>
          <w:ilvl w:val="0"/>
          <w:numId w:val="2"/>
        </w:numPr>
        <w:ind w:left="1450"/>
        <w:rPr>
          <w:sz w:val="22"/>
        </w:rPr>
      </w:pPr>
      <w:r w:rsidRPr="0005228E">
        <w:rPr>
          <w:sz w:val="22"/>
        </w:rPr>
        <w:t xml:space="preserve">Good physical security to prevent unauthorized physical access to </w:t>
      </w:r>
      <w:r w:rsidR="00057E9B">
        <w:rPr>
          <w:sz w:val="22"/>
        </w:rPr>
        <w:t>SmartMedic</w:t>
      </w:r>
      <w:r w:rsidR="00C560D4" w:rsidRPr="0005228E">
        <w:rPr>
          <w:sz w:val="22"/>
        </w:rPr>
        <w:t xml:space="preserve"> Device</w:t>
      </w:r>
      <w:del w:id="101" w:author="Sai Praneetha Bhaskaruni" w:date="2022-03-25T14:59:00Z">
        <w:r w:rsidRPr="0005228E" w:rsidDel="00D33319">
          <w:rPr>
            <w:sz w:val="22"/>
          </w:rPr>
          <w:delText xml:space="preserve"> application</w:delText>
        </w:r>
      </w:del>
      <w:r w:rsidRPr="0005228E">
        <w:rPr>
          <w:sz w:val="22"/>
        </w:rPr>
        <w:t>.</w:t>
      </w:r>
    </w:p>
    <w:p w14:paraId="0A7870BE" w14:textId="2F392000" w:rsidR="00B11510" w:rsidRPr="0005228E" w:rsidRDefault="00446FC2" w:rsidP="00EE6850">
      <w:pPr>
        <w:pStyle w:val="ListParagraph"/>
        <w:numPr>
          <w:ilvl w:val="0"/>
          <w:numId w:val="2"/>
        </w:numPr>
        <w:ind w:left="1450"/>
        <w:rPr>
          <w:sz w:val="22"/>
        </w:rPr>
      </w:pPr>
      <w:r w:rsidRPr="0005228E">
        <w:rPr>
          <w:sz w:val="22"/>
        </w:rPr>
        <w:t xml:space="preserve">Access control measures to ensure only authenticated and authorized personnel are allowed access to network elements, stored information, </w:t>
      </w:r>
      <w:proofErr w:type="gramStart"/>
      <w:r w:rsidRPr="0005228E">
        <w:rPr>
          <w:sz w:val="22"/>
        </w:rPr>
        <w:t>services</w:t>
      </w:r>
      <w:proofErr w:type="gramEnd"/>
      <w:r w:rsidRPr="0005228E">
        <w:rPr>
          <w:sz w:val="22"/>
        </w:rPr>
        <w:t xml:space="preserve"> and applications.</w:t>
      </w:r>
    </w:p>
    <w:p w14:paraId="4989EDBC" w14:textId="6500C852" w:rsidR="009E2145" w:rsidRPr="0005228E" w:rsidRDefault="0051482E" w:rsidP="00EE6850">
      <w:pPr>
        <w:pStyle w:val="ListParagraph"/>
        <w:numPr>
          <w:ilvl w:val="0"/>
          <w:numId w:val="2"/>
        </w:numPr>
        <w:ind w:left="1450"/>
        <w:rPr>
          <w:sz w:val="22"/>
        </w:rPr>
      </w:pPr>
      <w:r>
        <w:rPr>
          <w:sz w:val="22"/>
        </w:rPr>
        <w:t xml:space="preserve">Communication between </w:t>
      </w:r>
      <w:r w:rsidR="00397208">
        <w:rPr>
          <w:sz w:val="22"/>
        </w:rPr>
        <w:t xml:space="preserve">SmartMedic solution’s tablet and </w:t>
      </w:r>
      <w:del w:id="102" w:author="Sai Praneetha Bhaskaruni" w:date="2022-03-25T15:00:00Z">
        <w:r w:rsidDel="00E3549F">
          <w:rPr>
            <w:sz w:val="22"/>
          </w:rPr>
          <w:delText xml:space="preserve">SmartMedic </w:delText>
        </w:r>
        <w:r w:rsidDel="00973480">
          <w:rPr>
            <w:sz w:val="22"/>
          </w:rPr>
          <w:delText xml:space="preserve">application </w:delText>
        </w:r>
      </w:del>
      <w:ins w:id="103" w:author="Sai Praneetha Bhaskaruni" w:date="2022-03-25T15:00:00Z">
        <w:r w:rsidR="00973480">
          <w:rPr>
            <w:sz w:val="22"/>
          </w:rPr>
          <w:t xml:space="preserve">device </w:t>
        </w:r>
      </w:ins>
      <w:r w:rsidR="009E2145" w:rsidRPr="0005228E">
        <w:rPr>
          <w:sz w:val="22"/>
        </w:rPr>
        <w:t>should be in the</w:t>
      </w:r>
      <w:ins w:id="104" w:author="Sai Praneetha Bhaskaruni" w:date="2022-03-25T15:02:00Z">
        <w:r w:rsidR="006A7758">
          <w:rPr>
            <w:sz w:val="22"/>
          </w:rPr>
          <w:t xml:space="preserve"> </w:t>
        </w:r>
      </w:ins>
      <w:del w:id="105" w:author="Sai Praneetha Bhaskaruni" w:date="2022-03-25T15:02:00Z">
        <w:r w:rsidR="009E2145" w:rsidRPr="0005228E" w:rsidDel="006A7758">
          <w:rPr>
            <w:sz w:val="22"/>
          </w:rPr>
          <w:delText xml:space="preserve"> encrypted </w:delText>
        </w:r>
      </w:del>
      <w:r w:rsidR="009E2145" w:rsidRPr="0005228E">
        <w:rPr>
          <w:sz w:val="22"/>
        </w:rPr>
        <w:t>secure</w:t>
      </w:r>
      <w:ins w:id="106" w:author="Sai Praneetha Bhaskaruni" w:date="2022-03-25T15:02:00Z">
        <w:r w:rsidR="00211574">
          <w:rPr>
            <w:sz w:val="22"/>
          </w:rPr>
          <w:t xml:space="preserve"> </w:t>
        </w:r>
      </w:ins>
      <w:del w:id="107" w:author="Sai Praneetha Bhaskaruni" w:date="2022-03-25T15:02:00Z">
        <w:r w:rsidR="009E2145" w:rsidRPr="0005228E" w:rsidDel="006A7758">
          <w:rPr>
            <w:sz w:val="22"/>
          </w:rPr>
          <w:delText xml:space="preserve"> </w:delText>
        </w:r>
      </w:del>
      <w:r w:rsidR="009E2145" w:rsidRPr="0005228E">
        <w:rPr>
          <w:sz w:val="22"/>
        </w:rPr>
        <w:t>channel</w:t>
      </w:r>
      <w:ins w:id="108" w:author="Sai Praneetha Bhaskaruni" w:date="2022-03-25T15:03:00Z">
        <w:r w:rsidR="00211574">
          <w:rPr>
            <w:sz w:val="22"/>
          </w:rPr>
          <w:t xml:space="preserve"> interface</w:t>
        </w:r>
      </w:ins>
      <w:r w:rsidR="009E2145" w:rsidRPr="0005228E">
        <w:rPr>
          <w:sz w:val="22"/>
        </w:rPr>
        <w:t>.</w:t>
      </w:r>
    </w:p>
    <w:p w14:paraId="4B720E6D" w14:textId="77777777" w:rsidR="00B11510" w:rsidRPr="0005228E" w:rsidRDefault="00446FC2" w:rsidP="00EE6850">
      <w:pPr>
        <w:pStyle w:val="ListParagraph"/>
        <w:numPr>
          <w:ilvl w:val="0"/>
          <w:numId w:val="2"/>
        </w:numPr>
        <w:spacing w:after="48"/>
        <w:ind w:left="1450"/>
        <w:rPr>
          <w:sz w:val="22"/>
        </w:rPr>
      </w:pPr>
      <w:r w:rsidRPr="0005228E">
        <w:rPr>
          <w:sz w:val="22"/>
        </w:rPr>
        <w:t>General patch management practices that ensure timely security patch updates.</w:t>
      </w:r>
    </w:p>
    <w:p w14:paraId="2E3298BD" w14:textId="77777777" w:rsidR="009E2145" w:rsidRPr="0005228E" w:rsidRDefault="009E2145" w:rsidP="00EE6850">
      <w:pPr>
        <w:pStyle w:val="ListParagraph"/>
        <w:numPr>
          <w:ilvl w:val="0"/>
          <w:numId w:val="2"/>
        </w:numPr>
        <w:spacing w:after="48"/>
        <w:ind w:left="1450"/>
        <w:rPr>
          <w:sz w:val="22"/>
        </w:rPr>
      </w:pPr>
      <w:r w:rsidRPr="0005228E">
        <w:rPr>
          <w:sz w:val="22"/>
        </w:rPr>
        <w:t>Use the good network security and communication tools.</w:t>
      </w:r>
    </w:p>
    <w:p w14:paraId="661A5237" w14:textId="77777777" w:rsidR="00B11510" w:rsidRPr="0005228E" w:rsidRDefault="00446FC2" w:rsidP="00EE6850">
      <w:pPr>
        <w:pStyle w:val="ListParagraph"/>
        <w:numPr>
          <w:ilvl w:val="0"/>
          <w:numId w:val="2"/>
        </w:numPr>
        <w:ind w:left="1450"/>
        <w:rPr>
          <w:sz w:val="22"/>
        </w:rPr>
      </w:pPr>
      <w:r w:rsidRPr="0005228E">
        <w:rPr>
          <w:sz w:val="22"/>
        </w:rPr>
        <w:t>Security awareness training.</w:t>
      </w:r>
    </w:p>
    <w:p w14:paraId="7E2F59C6" w14:textId="077CA61C" w:rsidR="000952F6" w:rsidRPr="00180992" w:rsidRDefault="00BC546B" w:rsidP="000952F6">
      <w:pPr>
        <w:pStyle w:val="Heading2"/>
        <w:shd w:val="clear" w:color="auto" w:fill="auto"/>
        <w:spacing w:before="240" w:after="0"/>
        <w:ind w:left="730"/>
      </w:pPr>
      <w:bookmarkStart w:id="109" w:name="_Toc98780917"/>
      <w:r>
        <w:rPr>
          <w:color w:val="FCC566"/>
          <w:sz w:val="40"/>
        </w:rPr>
        <w:t>3.6</w:t>
      </w:r>
      <w:r w:rsidR="000952F6" w:rsidRPr="00180992">
        <w:rPr>
          <w:color w:val="FFCC66"/>
          <w:sz w:val="40"/>
        </w:rPr>
        <w:t xml:space="preserve"> </w:t>
      </w:r>
      <w:r w:rsidR="000952F6">
        <w:rPr>
          <w:sz w:val="36"/>
        </w:rPr>
        <w:t>Smart</w:t>
      </w:r>
      <w:del w:id="110" w:author="Sai Praneetha Bhaskaruni" w:date="2022-07-08T17:19:00Z">
        <w:r w:rsidR="000952F6" w:rsidDel="00CE6745">
          <w:rPr>
            <w:sz w:val="36"/>
          </w:rPr>
          <w:delText xml:space="preserve"> </w:delText>
        </w:r>
      </w:del>
      <w:r w:rsidR="000952F6">
        <w:rPr>
          <w:sz w:val="36"/>
        </w:rPr>
        <w:t>Medic Solution</w:t>
      </w:r>
      <w:del w:id="111" w:author="Sai Praneetha Bhaskaruni" w:date="2022-03-25T15:03:00Z">
        <w:r w:rsidR="000952F6" w:rsidDel="008A2F16">
          <w:rPr>
            <w:sz w:val="36"/>
          </w:rPr>
          <w:delText>’s</w:delText>
        </w:r>
      </w:del>
      <w:r w:rsidR="000952F6">
        <w:rPr>
          <w:sz w:val="36"/>
        </w:rPr>
        <w:t xml:space="preserve"> Component</w:t>
      </w:r>
      <w:bookmarkEnd w:id="109"/>
      <w:ins w:id="112" w:author="Sai Praneetha Bhaskaruni" w:date="2022-03-25T15:03:00Z">
        <w:r w:rsidR="008A2F16">
          <w:rPr>
            <w:sz w:val="36"/>
          </w:rPr>
          <w:t>s</w:t>
        </w:r>
      </w:ins>
    </w:p>
    <w:p w14:paraId="72FDC974" w14:textId="0B862386" w:rsidR="000952F6" w:rsidRPr="00C11DBF" w:rsidRDefault="000952F6" w:rsidP="000952F6">
      <w:pPr>
        <w:shd w:val="clear" w:color="auto" w:fill="E7E6E6" w:themeFill="background2"/>
        <w:spacing w:after="0"/>
        <w:ind w:left="720" w:firstLine="0"/>
        <w:rPr>
          <w:b/>
          <w:sz w:val="22"/>
        </w:rPr>
      </w:pPr>
      <w:r w:rsidRPr="00C11DBF">
        <w:rPr>
          <w:b/>
          <w:sz w:val="22"/>
        </w:rPr>
        <w:t>SmartMedic Solution Component</w:t>
      </w:r>
      <w:ins w:id="113" w:author="Sai Praneetha Bhaskaruni" w:date="2022-03-25T15:03:00Z">
        <w:r w:rsidR="00830E48">
          <w:rPr>
            <w:b/>
            <w:sz w:val="22"/>
          </w:rPr>
          <w:t>s</w:t>
        </w:r>
      </w:ins>
      <w:r w:rsidRPr="00C11DBF">
        <w:rPr>
          <w:b/>
          <w:sz w:val="22"/>
        </w:rPr>
        <w:t>: Device</w:t>
      </w:r>
    </w:p>
    <w:p w14:paraId="0D266267" w14:textId="61FEB171" w:rsidR="000952F6" w:rsidRDefault="000952F6" w:rsidP="000952F6">
      <w:pPr>
        <w:spacing w:after="120"/>
        <w:ind w:left="720" w:firstLine="0"/>
        <w:rPr>
          <w:sz w:val="22"/>
        </w:rPr>
      </w:pPr>
      <w:r w:rsidRPr="00420F77">
        <w:rPr>
          <w:sz w:val="22"/>
        </w:rPr>
        <w:t>SmartMedic device</w:t>
      </w:r>
      <w:del w:id="114" w:author="Sai Praneetha Bhaskaruni" w:date="2022-03-25T15:03:00Z">
        <w:r w:rsidR="00CD7EB0" w:rsidDel="00036E19">
          <w:rPr>
            <w:sz w:val="22"/>
          </w:rPr>
          <w:delText>s</w:delText>
        </w:r>
      </w:del>
      <w:r w:rsidRPr="00420F77">
        <w:rPr>
          <w:sz w:val="22"/>
        </w:rPr>
        <w:t xml:space="preserve"> </w:t>
      </w:r>
      <w:r>
        <w:rPr>
          <w:sz w:val="22"/>
        </w:rPr>
        <w:t xml:space="preserve">consist of the sensors that </w:t>
      </w:r>
      <w:r w:rsidR="00CD7EB0">
        <w:rPr>
          <w:sz w:val="22"/>
        </w:rPr>
        <w:t xml:space="preserve">are </w:t>
      </w:r>
      <w:r w:rsidRPr="00420F77">
        <w:rPr>
          <w:sz w:val="22"/>
        </w:rPr>
        <w:t xml:space="preserve">used to </w:t>
      </w:r>
      <w:r w:rsidR="00AA3C1A">
        <w:rPr>
          <w:sz w:val="22"/>
        </w:rPr>
        <w:t xml:space="preserve">retrieve </w:t>
      </w:r>
      <w:r w:rsidR="00AA3C1A" w:rsidRPr="00420F77">
        <w:rPr>
          <w:sz w:val="22"/>
        </w:rPr>
        <w:t>the</w:t>
      </w:r>
      <w:r w:rsidRPr="00420F77">
        <w:rPr>
          <w:sz w:val="22"/>
        </w:rPr>
        <w:t xml:space="preserve"> health vita</w:t>
      </w:r>
      <w:r w:rsidR="00AA3C1A">
        <w:rPr>
          <w:sz w:val="22"/>
        </w:rPr>
        <w:t>l data such as weight, position</w:t>
      </w:r>
      <w:del w:id="115" w:author="Sai Praneetha Bhaskaruni" w:date="2022-03-25T15:04:00Z">
        <w:r w:rsidR="00AA3C1A" w:rsidDel="00036E19">
          <w:rPr>
            <w:sz w:val="22"/>
          </w:rPr>
          <w:delText xml:space="preserve"> etc</w:delText>
        </w:r>
      </w:del>
      <w:r w:rsidR="00AA3C1A">
        <w:rPr>
          <w:sz w:val="22"/>
        </w:rPr>
        <w:t>.</w:t>
      </w:r>
      <w:r w:rsidRPr="00420F77">
        <w:rPr>
          <w:sz w:val="22"/>
        </w:rPr>
        <w:t xml:space="preserve"> This</w:t>
      </w:r>
      <w:r w:rsidR="00AA3C1A">
        <w:rPr>
          <w:sz w:val="22"/>
        </w:rPr>
        <w:t xml:space="preserve"> device </w:t>
      </w:r>
      <w:r w:rsidR="00CD7EB0">
        <w:rPr>
          <w:sz w:val="22"/>
        </w:rPr>
        <w:t xml:space="preserve">is </w:t>
      </w:r>
      <w:r w:rsidR="00AA3C1A">
        <w:rPr>
          <w:sz w:val="22"/>
        </w:rPr>
        <w:t xml:space="preserve">only </w:t>
      </w:r>
      <w:r w:rsidR="00CD7EB0">
        <w:rPr>
          <w:sz w:val="22"/>
        </w:rPr>
        <w:t xml:space="preserve">used </w:t>
      </w:r>
      <w:r w:rsidR="00AA3C1A">
        <w:rPr>
          <w:sz w:val="22"/>
        </w:rPr>
        <w:t>for routing</w:t>
      </w:r>
      <w:r w:rsidRPr="00420F77">
        <w:rPr>
          <w:sz w:val="22"/>
        </w:rPr>
        <w:t xml:space="preserve"> data and information to </w:t>
      </w:r>
      <w:r w:rsidR="00CD7EB0">
        <w:rPr>
          <w:sz w:val="22"/>
        </w:rPr>
        <w:t xml:space="preserve">the </w:t>
      </w:r>
      <w:r w:rsidRPr="00420F77">
        <w:rPr>
          <w:sz w:val="22"/>
        </w:rPr>
        <w:t>SmartMedic solution’s tablet.</w:t>
      </w:r>
    </w:p>
    <w:p w14:paraId="39ABC45E" w14:textId="77777777" w:rsidR="000952F6" w:rsidRPr="00C11DBF" w:rsidRDefault="000952F6" w:rsidP="000952F6">
      <w:pPr>
        <w:shd w:val="clear" w:color="auto" w:fill="E7E6E6" w:themeFill="background2"/>
        <w:spacing w:after="0"/>
        <w:ind w:left="720" w:firstLine="0"/>
        <w:rPr>
          <w:b/>
          <w:sz w:val="22"/>
        </w:rPr>
      </w:pPr>
      <w:r w:rsidRPr="00C11DBF">
        <w:rPr>
          <w:b/>
          <w:sz w:val="22"/>
        </w:rPr>
        <w:t xml:space="preserve">SmartMedic: Tablet </w:t>
      </w:r>
    </w:p>
    <w:p w14:paraId="0D991202" w14:textId="13F9B67B" w:rsidR="000952F6" w:rsidRDefault="000952F6" w:rsidP="000952F6">
      <w:pPr>
        <w:spacing w:after="120"/>
        <w:ind w:left="720" w:firstLine="0"/>
        <w:rPr>
          <w:sz w:val="22"/>
        </w:rPr>
      </w:pPr>
      <w:r w:rsidRPr="00420F77">
        <w:rPr>
          <w:sz w:val="22"/>
        </w:rPr>
        <w:t xml:space="preserve">SmartMedic solution’s tablet that further </w:t>
      </w:r>
      <w:r w:rsidR="00CD012C">
        <w:rPr>
          <w:sz w:val="22"/>
        </w:rPr>
        <w:t>route</w:t>
      </w:r>
      <w:r w:rsidR="00CD7EB0">
        <w:rPr>
          <w:sz w:val="22"/>
        </w:rPr>
        <w:t>s</w:t>
      </w:r>
      <w:r w:rsidR="00CD012C">
        <w:rPr>
          <w:sz w:val="22"/>
        </w:rPr>
        <w:t xml:space="preserve"> data </w:t>
      </w:r>
      <w:r w:rsidRPr="00420F77">
        <w:rPr>
          <w:sz w:val="22"/>
        </w:rPr>
        <w:t xml:space="preserve">to the Stryker cloud storage for further analysis. The tablet collects the </w:t>
      </w:r>
      <w:r w:rsidR="00CD012C">
        <w:rPr>
          <w:sz w:val="22"/>
        </w:rPr>
        <w:t xml:space="preserve">data </w:t>
      </w:r>
      <w:r w:rsidRPr="00420F77">
        <w:rPr>
          <w:sz w:val="22"/>
        </w:rPr>
        <w:t xml:space="preserve">from all the </w:t>
      </w:r>
      <w:r w:rsidR="00CD7EB0">
        <w:rPr>
          <w:sz w:val="22"/>
        </w:rPr>
        <w:t>S</w:t>
      </w:r>
      <w:r w:rsidR="00CD7EB0" w:rsidRPr="00420F77">
        <w:rPr>
          <w:sz w:val="22"/>
        </w:rPr>
        <w:t>mart</w:t>
      </w:r>
      <w:r w:rsidR="00CD7EB0">
        <w:rPr>
          <w:sz w:val="22"/>
        </w:rPr>
        <w:t>M</w:t>
      </w:r>
      <w:r w:rsidRPr="00420F77">
        <w:rPr>
          <w:sz w:val="22"/>
        </w:rPr>
        <w:t xml:space="preserve">edic devices which </w:t>
      </w:r>
      <w:r w:rsidR="00CD7EB0">
        <w:rPr>
          <w:sz w:val="22"/>
        </w:rPr>
        <w:t xml:space="preserve">are </w:t>
      </w:r>
      <w:r w:rsidRPr="00420F77">
        <w:rPr>
          <w:sz w:val="22"/>
        </w:rPr>
        <w:t xml:space="preserve">configured to </w:t>
      </w:r>
      <w:r w:rsidR="00AA3C1A">
        <w:rPr>
          <w:sz w:val="22"/>
        </w:rPr>
        <w:t>route</w:t>
      </w:r>
      <w:r w:rsidRPr="00420F77">
        <w:rPr>
          <w:sz w:val="22"/>
        </w:rPr>
        <w:t xml:space="preserve"> the data towards the </w:t>
      </w:r>
      <w:r w:rsidR="00CD012C" w:rsidRPr="00CD012C">
        <w:rPr>
          <w:sz w:val="22"/>
        </w:rPr>
        <w:t>S</w:t>
      </w:r>
      <w:ins w:id="116" w:author="Sai Praneetha Bhaskaruni" w:date="2022-03-25T15:04:00Z">
        <w:r w:rsidR="00036E19">
          <w:rPr>
            <w:sz w:val="22"/>
          </w:rPr>
          <w:t>tryker</w:t>
        </w:r>
      </w:ins>
      <w:del w:id="117" w:author="Sai Praneetha Bhaskaruni" w:date="2022-03-25T15:04:00Z">
        <w:r w:rsidR="00CD012C" w:rsidRPr="00CD012C" w:rsidDel="00036E19">
          <w:rPr>
            <w:sz w:val="22"/>
          </w:rPr>
          <w:delText>martMedic</w:delText>
        </w:r>
      </w:del>
      <w:r w:rsidR="00CD012C" w:rsidRPr="00CD012C">
        <w:rPr>
          <w:sz w:val="22"/>
        </w:rPr>
        <w:t xml:space="preserve"> cloud</w:t>
      </w:r>
      <w:del w:id="118" w:author="Sai Praneetha Bhaskaruni" w:date="2022-03-25T15:04:00Z">
        <w:r w:rsidR="00CD012C" w:rsidRPr="00CD012C" w:rsidDel="00036E19">
          <w:rPr>
            <w:sz w:val="22"/>
          </w:rPr>
          <w:delText xml:space="preserve"> application</w:delText>
        </w:r>
      </w:del>
      <w:r w:rsidRPr="00C11DBF">
        <w:rPr>
          <w:sz w:val="22"/>
        </w:rPr>
        <w:t>.</w:t>
      </w:r>
    </w:p>
    <w:p w14:paraId="3FFF598E" w14:textId="77777777" w:rsidR="00C0382A" w:rsidRPr="00C11DBF" w:rsidRDefault="00C0382A" w:rsidP="00C0382A">
      <w:pPr>
        <w:shd w:val="clear" w:color="auto" w:fill="E7E6E6" w:themeFill="background2"/>
        <w:spacing w:after="0"/>
        <w:ind w:left="720" w:firstLine="0"/>
        <w:rPr>
          <w:b/>
          <w:sz w:val="22"/>
        </w:rPr>
      </w:pPr>
      <w:r w:rsidRPr="00C11DBF">
        <w:rPr>
          <w:b/>
          <w:sz w:val="22"/>
        </w:rPr>
        <w:t xml:space="preserve">SmartMedic: Nurse Station Application </w:t>
      </w:r>
    </w:p>
    <w:p w14:paraId="421B832A" w14:textId="1924BDBE" w:rsidR="00C0382A" w:rsidRDefault="00C0382A" w:rsidP="00C0382A">
      <w:pPr>
        <w:spacing w:after="120"/>
        <w:ind w:left="720" w:firstLine="0"/>
        <w:rPr>
          <w:sz w:val="22"/>
        </w:rPr>
      </w:pPr>
      <w:r w:rsidRPr="00420F77">
        <w:rPr>
          <w:sz w:val="22"/>
        </w:rPr>
        <w:t xml:space="preserve">SmartMedic: Nurse Station Application </w:t>
      </w:r>
      <w:r w:rsidR="00CD7EB0">
        <w:rPr>
          <w:sz w:val="22"/>
        </w:rPr>
        <w:t>receives</w:t>
      </w:r>
      <w:r w:rsidR="00CD7EB0" w:rsidRPr="00420F77">
        <w:rPr>
          <w:sz w:val="22"/>
        </w:rPr>
        <w:t xml:space="preserve"> </w:t>
      </w:r>
      <w:r w:rsidRPr="00420F77">
        <w:rPr>
          <w:sz w:val="22"/>
        </w:rPr>
        <w:t>an alert for the unexpected change</w:t>
      </w:r>
      <w:r w:rsidR="00CD012C">
        <w:rPr>
          <w:sz w:val="22"/>
        </w:rPr>
        <w:t xml:space="preserve"> of</w:t>
      </w:r>
      <w:r w:rsidRPr="00420F77">
        <w:rPr>
          <w:sz w:val="22"/>
        </w:rPr>
        <w:t xml:space="preserve"> the health vital, which uses the device’s </w:t>
      </w:r>
      <w:r w:rsidR="00CD012C">
        <w:rPr>
          <w:sz w:val="22"/>
        </w:rPr>
        <w:t xml:space="preserve">data </w:t>
      </w:r>
      <w:r w:rsidRPr="00420F77">
        <w:rPr>
          <w:sz w:val="22"/>
        </w:rPr>
        <w:t xml:space="preserve">to visualize the current health condition of </w:t>
      </w:r>
      <w:r w:rsidR="00CD7EB0">
        <w:rPr>
          <w:sz w:val="22"/>
        </w:rPr>
        <w:t xml:space="preserve">the </w:t>
      </w:r>
      <w:r w:rsidRPr="00420F77">
        <w:rPr>
          <w:sz w:val="22"/>
        </w:rPr>
        <w:t xml:space="preserve">patient in real time to enable effective decision making for the health </w:t>
      </w:r>
      <w:r w:rsidR="00CD7EB0" w:rsidRPr="00420F77">
        <w:rPr>
          <w:sz w:val="22"/>
        </w:rPr>
        <w:t>person</w:t>
      </w:r>
      <w:r w:rsidR="00CD7EB0">
        <w:rPr>
          <w:sz w:val="22"/>
        </w:rPr>
        <w:t>ne</w:t>
      </w:r>
      <w:r w:rsidR="00CD7EB0" w:rsidRPr="00420F77">
        <w:rPr>
          <w:sz w:val="22"/>
        </w:rPr>
        <w:t xml:space="preserve">l </w:t>
      </w:r>
      <w:del w:id="119" w:author="Sai Praneetha Bhaskaruni" w:date="2022-03-25T15:08:00Z">
        <w:r w:rsidRPr="00420F77" w:rsidDel="008F3B7B">
          <w:rPr>
            <w:sz w:val="22"/>
          </w:rPr>
          <w:delText>before they</w:delText>
        </w:r>
      </w:del>
      <w:ins w:id="120" w:author="Sai Praneetha Bhaskaruni" w:date="2022-03-25T15:08:00Z">
        <w:r w:rsidR="008F3B7B">
          <w:rPr>
            <w:sz w:val="22"/>
          </w:rPr>
          <w:t>without</w:t>
        </w:r>
      </w:ins>
      <w:r w:rsidRPr="00420F77">
        <w:rPr>
          <w:sz w:val="22"/>
        </w:rPr>
        <w:t xml:space="preserve"> even go</w:t>
      </w:r>
      <w:ins w:id="121" w:author="Sai Praneetha Bhaskaruni" w:date="2022-03-25T15:08:00Z">
        <w:r w:rsidR="008F3B7B">
          <w:rPr>
            <w:sz w:val="22"/>
          </w:rPr>
          <w:t>ing</w:t>
        </w:r>
      </w:ins>
      <w:r w:rsidRPr="00420F77">
        <w:rPr>
          <w:sz w:val="22"/>
        </w:rPr>
        <w:t xml:space="preserve"> into the </w:t>
      </w:r>
      <w:ins w:id="122" w:author="Sai Praneetha Bhaskaruni" w:date="2022-03-25T15:05:00Z">
        <w:r w:rsidR="003965E9">
          <w:rPr>
            <w:sz w:val="22"/>
          </w:rPr>
          <w:t>ICU</w:t>
        </w:r>
      </w:ins>
      <w:del w:id="123" w:author="Sai Praneetha Bhaskaruni" w:date="2022-03-25T15:06:00Z">
        <w:r w:rsidRPr="00420F77" w:rsidDel="008F3B7B">
          <w:rPr>
            <w:sz w:val="22"/>
          </w:rPr>
          <w:delText>operating</w:delText>
        </w:r>
      </w:del>
      <w:r w:rsidRPr="00420F77">
        <w:rPr>
          <w:sz w:val="22"/>
        </w:rPr>
        <w:t xml:space="preserve"> room </w:t>
      </w:r>
      <w:r w:rsidR="00CD7EB0">
        <w:rPr>
          <w:sz w:val="22"/>
        </w:rPr>
        <w:t>for</w:t>
      </w:r>
      <w:r w:rsidR="00CD7EB0" w:rsidRPr="00420F77">
        <w:rPr>
          <w:sz w:val="22"/>
        </w:rPr>
        <w:t xml:space="preserve"> </w:t>
      </w:r>
      <w:r w:rsidRPr="00420F77">
        <w:rPr>
          <w:sz w:val="22"/>
        </w:rPr>
        <w:t xml:space="preserve">the </w:t>
      </w:r>
      <w:del w:id="124" w:author="Sai Praneetha Bhaskaruni" w:date="2022-03-25T15:08:00Z">
        <w:r w:rsidRPr="00420F77" w:rsidDel="008F3B7B">
          <w:rPr>
            <w:sz w:val="22"/>
          </w:rPr>
          <w:delText xml:space="preserve">daily </w:delText>
        </w:r>
      </w:del>
      <w:r w:rsidRPr="00420F77">
        <w:rPr>
          <w:sz w:val="22"/>
        </w:rPr>
        <w:t>health inspection</w:t>
      </w:r>
      <w:r w:rsidRPr="00C11DBF">
        <w:rPr>
          <w:sz w:val="22"/>
        </w:rPr>
        <w:t>.</w:t>
      </w:r>
    </w:p>
    <w:p w14:paraId="4F9C440D" w14:textId="66C6063B" w:rsidR="00C0382A" w:rsidRPr="00C11DBF" w:rsidRDefault="00C0382A" w:rsidP="00C0382A">
      <w:pPr>
        <w:shd w:val="clear" w:color="auto" w:fill="E7E6E6" w:themeFill="background2"/>
        <w:spacing w:after="0"/>
        <w:ind w:left="720" w:firstLine="0"/>
        <w:rPr>
          <w:b/>
          <w:sz w:val="22"/>
        </w:rPr>
      </w:pPr>
      <w:r w:rsidRPr="00C11DBF">
        <w:rPr>
          <w:b/>
          <w:sz w:val="22"/>
        </w:rPr>
        <w:t>SmartMedic: Communication Networ</w:t>
      </w:r>
      <w:r>
        <w:rPr>
          <w:b/>
          <w:sz w:val="22"/>
        </w:rPr>
        <w:t>k</w:t>
      </w:r>
    </w:p>
    <w:p w14:paraId="38EB89A1" w14:textId="66C67677" w:rsidR="00C0382A" w:rsidRDefault="00C0382A" w:rsidP="00C0382A">
      <w:pPr>
        <w:spacing w:after="120"/>
        <w:ind w:left="720" w:firstLine="0"/>
        <w:rPr>
          <w:sz w:val="22"/>
        </w:rPr>
      </w:pPr>
      <w:r w:rsidRPr="00420F77">
        <w:rPr>
          <w:sz w:val="22"/>
        </w:rPr>
        <w:t xml:space="preserve">SmartMedic: </w:t>
      </w:r>
      <w:ins w:id="125" w:author="Sai Praneetha Bhaskaruni" w:date="2022-03-25T15:09:00Z">
        <w:r w:rsidR="00071A4F">
          <w:rPr>
            <w:sz w:val="22"/>
          </w:rPr>
          <w:t>C</w:t>
        </w:r>
      </w:ins>
      <w:del w:id="126" w:author="Sai Praneetha Bhaskaruni" w:date="2022-03-25T15:09:00Z">
        <w:r w:rsidRPr="00420F77" w:rsidDel="00071A4F">
          <w:rPr>
            <w:sz w:val="22"/>
          </w:rPr>
          <w:delText>c</w:delText>
        </w:r>
      </w:del>
      <w:r w:rsidRPr="00420F77">
        <w:rPr>
          <w:sz w:val="22"/>
        </w:rPr>
        <w:t xml:space="preserve">ommunication network </w:t>
      </w:r>
      <w:r w:rsidR="00CD7EB0">
        <w:rPr>
          <w:sz w:val="22"/>
        </w:rPr>
        <w:t xml:space="preserve">is </w:t>
      </w:r>
      <w:r w:rsidRPr="00420F77">
        <w:rPr>
          <w:sz w:val="22"/>
        </w:rPr>
        <w:t xml:space="preserve">used to transmit the information from </w:t>
      </w:r>
      <w:ins w:id="127" w:author="Sai Praneetha Bhaskaruni" w:date="2022-03-25T15:14:00Z">
        <w:r w:rsidR="00A048E4">
          <w:rPr>
            <w:sz w:val="22"/>
          </w:rPr>
          <w:t>hospital</w:t>
        </w:r>
        <w:r w:rsidR="00220728">
          <w:rPr>
            <w:sz w:val="22"/>
          </w:rPr>
          <w:t>’</w:t>
        </w:r>
        <w:r w:rsidR="00A048E4">
          <w:rPr>
            <w:sz w:val="22"/>
          </w:rPr>
          <w:t>s environment to cloud</w:t>
        </w:r>
      </w:ins>
      <w:del w:id="128" w:author="Sai Praneetha Bhaskaruni" w:date="2022-03-25T15:14:00Z">
        <w:r w:rsidRPr="00420F77" w:rsidDel="00A048E4">
          <w:rPr>
            <w:sz w:val="22"/>
          </w:rPr>
          <w:delText>the source to the destination</w:delText>
        </w:r>
      </w:del>
      <w:r w:rsidRPr="00420F77">
        <w:rPr>
          <w:sz w:val="22"/>
        </w:rPr>
        <w:t>.</w:t>
      </w:r>
    </w:p>
    <w:p w14:paraId="21EBC934" w14:textId="77777777" w:rsidR="00BC2B73" w:rsidRDefault="00BC2B73" w:rsidP="00BC2B73">
      <w:pPr>
        <w:ind w:firstLine="0"/>
      </w:pPr>
    </w:p>
    <w:p w14:paraId="4799021F" w14:textId="4A087310" w:rsidR="009F2B4C" w:rsidRPr="00180992" w:rsidRDefault="009F2B4C" w:rsidP="00C335C4">
      <w:pPr>
        <w:pStyle w:val="Heading1"/>
      </w:pPr>
      <w:bookmarkStart w:id="129" w:name="_Toc98780918"/>
      <w:r w:rsidRPr="00180992">
        <w:rPr>
          <w:color w:val="FCC566"/>
          <w:sz w:val="40"/>
        </w:rPr>
        <w:t>04</w:t>
      </w:r>
      <w:r w:rsidRPr="00180992">
        <w:rPr>
          <w:color w:val="FFCC66"/>
          <w:sz w:val="40"/>
        </w:rPr>
        <w:t xml:space="preserve"> </w:t>
      </w:r>
      <w:r w:rsidR="00C11DBF" w:rsidRPr="00C11DBF">
        <w:t>User Account Management</w:t>
      </w:r>
      <w:bookmarkEnd w:id="129"/>
    </w:p>
    <w:p w14:paraId="646E7648" w14:textId="02C315F0" w:rsidR="00C11DBF" w:rsidRPr="00C11DBF" w:rsidRDefault="00C11DBF" w:rsidP="00CA58F3">
      <w:pPr>
        <w:shd w:val="clear" w:color="auto" w:fill="E7E6E6" w:themeFill="background2"/>
        <w:spacing w:after="0"/>
        <w:ind w:left="118"/>
        <w:rPr>
          <w:b/>
          <w:sz w:val="22"/>
        </w:rPr>
      </w:pPr>
      <w:r w:rsidRPr="00C11DBF">
        <w:rPr>
          <w:b/>
          <w:sz w:val="22"/>
        </w:rPr>
        <w:t xml:space="preserve">SmartMedic: Tablet </w:t>
      </w:r>
    </w:p>
    <w:p w14:paraId="7553D772" w14:textId="043DF406" w:rsidR="00CA58F3" w:rsidRPr="001D5400" w:rsidRDefault="00CA58F3" w:rsidP="00CA58F3">
      <w:pPr>
        <w:spacing w:after="120"/>
        <w:ind w:left="129" w:hanging="14"/>
        <w:rPr>
          <w:sz w:val="22"/>
        </w:rPr>
      </w:pPr>
      <w:r w:rsidRPr="00CA58F3">
        <w:rPr>
          <w:b/>
          <w:i/>
          <w:sz w:val="22"/>
        </w:rPr>
        <w:t>Existing Security Features:</w:t>
      </w:r>
      <w:r>
        <w:rPr>
          <w:i/>
          <w:sz w:val="22"/>
        </w:rPr>
        <w:t xml:space="preserve"> </w:t>
      </w:r>
      <w:ins w:id="130" w:author="Sai Praneetha Bhaskaruni" w:date="2022-03-25T14:33:00Z">
        <w:r w:rsidR="008A37C9" w:rsidRPr="001D5400">
          <w:rPr>
            <w:sz w:val="22"/>
            <w:rPrChange w:id="131" w:author="Sai Praneetha Bhaskaruni" w:date="2022-03-25T14:35:00Z">
              <w:rPr/>
            </w:rPrChange>
          </w:rPr>
          <w:t>Only Stryker’s service engineer has an user account and been provided with the authorization to acces</w:t>
        </w:r>
        <w:r w:rsidR="006D4B6A" w:rsidRPr="001D5400">
          <w:rPr>
            <w:sz w:val="22"/>
            <w:rPrChange w:id="132" w:author="Sai Praneetha Bhaskaruni" w:date="2022-03-25T14:35:00Z">
              <w:rPr/>
            </w:rPrChange>
          </w:rPr>
          <w:t>s.</w:t>
        </w:r>
      </w:ins>
      <w:del w:id="133" w:author="Sai Praneetha Bhaskaruni" w:date="2022-03-25T14:33:00Z">
        <w:r w:rsidR="007558B4" w:rsidRPr="001D5400" w:rsidDel="008A37C9">
          <w:rPr>
            <w:sz w:val="22"/>
            <w:highlight w:val="yellow"/>
            <w:rPrChange w:id="134" w:author="Sai Praneetha Bhaskaruni" w:date="2022-03-25T14:35:00Z">
              <w:rPr>
                <w:sz w:val="22"/>
              </w:rPr>
            </w:rPrChange>
          </w:rPr>
          <w:delText xml:space="preserve">Only Stryker’s service engineer </w:delText>
        </w:r>
        <w:r w:rsidR="00CD7EB0" w:rsidRPr="001D5400" w:rsidDel="008A37C9">
          <w:rPr>
            <w:sz w:val="22"/>
            <w:highlight w:val="yellow"/>
            <w:rPrChange w:id="135" w:author="Sai Praneetha Bhaskaruni" w:date="2022-03-25T14:35:00Z">
              <w:rPr>
                <w:sz w:val="22"/>
              </w:rPr>
            </w:rPrChange>
          </w:rPr>
          <w:delText xml:space="preserve">is </w:delText>
        </w:r>
        <w:r w:rsidR="007558B4" w:rsidRPr="001D5400" w:rsidDel="008A37C9">
          <w:rPr>
            <w:sz w:val="22"/>
            <w:highlight w:val="yellow"/>
            <w:rPrChange w:id="136" w:author="Sai Praneetha Bhaskaruni" w:date="2022-03-25T14:35:00Z">
              <w:rPr>
                <w:sz w:val="22"/>
              </w:rPr>
            </w:rPrChange>
          </w:rPr>
          <w:delText>authorized to manage user account</w:delText>
        </w:r>
      </w:del>
    </w:p>
    <w:p w14:paraId="2C7D339D" w14:textId="0D5347E0" w:rsidR="00CA58F3" w:rsidRPr="00CA58F3" w:rsidRDefault="00CD012C" w:rsidP="00CA58F3">
      <w:pPr>
        <w:spacing w:after="120"/>
        <w:ind w:left="129" w:hanging="14"/>
        <w:rPr>
          <w:i/>
          <w:sz w:val="22"/>
        </w:rPr>
      </w:pPr>
      <w:r>
        <w:rPr>
          <w:b/>
          <w:i/>
          <w:sz w:val="22"/>
        </w:rPr>
        <w:t>Recommendation for customer (HDO)</w:t>
      </w:r>
      <w:r w:rsidR="00CA58F3" w:rsidRPr="00CA58F3">
        <w:rPr>
          <w:b/>
          <w:i/>
          <w:sz w:val="22"/>
        </w:rPr>
        <w:t>:</w:t>
      </w:r>
      <w:r w:rsidR="00CA58F3" w:rsidRPr="00CA58F3">
        <w:t xml:space="preserve"> </w:t>
      </w:r>
      <w:r w:rsidR="00CA58F3" w:rsidRPr="00F26D63">
        <w:rPr>
          <w:sz w:val="22"/>
          <w:rPrChange w:id="137" w:author="Sai Praneetha Bhaskaruni" w:date="2022-03-25T14:35:00Z">
            <w:rPr/>
          </w:rPrChange>
        </w:rPr>
        <w:t xml:space="preserve">No </w:t>
      </w:r>
      <w:r w:rsidR="00CA58F3" w:rsidRPr="00F26D63">
        <w:rPr>
          <w:sz w:val="22"/>
        </w:rPr>
        <w:t xml:space="preserve">user account management by </w:t>
      </w:r>
      <w:r w:rsidR="00AA3C1A" w:rsidRPr="00F26D63">
        <w:rPr>
          <w:sz w:val="22"/>
        </w:rPr>
        <w:t>HDO/hospital staff</w:t>
      </w:r>
      <w:r w:rsidR="00CA58F3" w:rsidRPr="00F26D63">
        <w:rPr>
          <w:sz w:val="22"/>
        </w:rPr>
        <w:t>.</w:t>
      </w:r>
    </w:p>
    <w:p w14:paraId="6C028984" w14:textId="21D9C643" w:rsidR="00C11DBF" w:rsidRPr="00C11DBF" w:rsidRDefault="00C11DBF" w:rsidP="00CA58F3">
      <w:pPr>
        <w:shd w:val="clear" w:color="auto" w:fill="E7E6E6" w:themeFill="background2"/>
        <w:spacing w:after="0"/>
        <w:ind w:left="118"/>
        <w:rPr>
          <w:b/>
          <w:sz w:val="22"/>
        </w:rPr>
      </w:pPr>
      <w:r w:rsidRPr="00C11DBF">
        <w:rPr>
          <w:b/>
          <w:sz w:val="22"/>
        </w:rPr>
        <w:t xml:space="preserve">SmartMedic: Nurse Station Application </w:t>
      </w:r>
    </w:p>
    <w:p w14:paraId="06F7C2BD" w14:textId="7F59E478" w:rsidR="00CA58F3" w:rsidRPr="00CA58F3" w:rsidRDefault="00CA58F3" w:rsidP="00CA58F3">
      <w:pPr>
        <w:spacing w:after="120"/>
        <w:ind w:left="129" w:hanging="14"/>
        <w:rPr>
          <w:sz w:val="22"/>
        </w:rPr>
      </w:pPr>
      <w:r w:rsidRPr="00530651">
        <w:rPr>
          <w:b/>
          <w:i/>
          <w:sz w:val="22"/>
        </w:rPr>
        <w:t>Existing Security Features:</w:t>
      </w:r>
      <w:r w:rsidRPr="00CA58F3">
        <w:rPr>
          <w:sz w:val="22"/>
        </w:rPr>
        <w:t xml:space="preserve"> </w:t>
      </w:r>
      <w:ins w:id="138" w:author="Sai Praneetha Bhaskaruni" w:date="2022-03-25T14:34:00Z">
        <w:r w:rsidR="00634B13" w:rsidRPr="001D5400">
          <w:rPr>
            <w:sz w:val="22"/>
            <w:rPrChange w:id="139" w:author="Sai Praneetha Bhaskaruni" w:date="2022-03-25T14:35:00Z">
              <w:rPr/>
            </w:rPrChange>
          </w:rPr>
          <w:t>HDO/hospital staff has an user account and been provided with the authorization to access</w:t>
        </w:r>
      </w:ins>
      <w:del w:id="140" w:author="Sai Praneetha Bhaskaruni" w:date="2022-03-25T14:34:00Z">
        <w:r w:rsidR="00AA3C1A" w:rsidRPr="001D5400" w:rsidDel="00634B13">
          <w:rPr>
            <w:sz w:val="22"/>
          </w:rPr>
          <w:delText xml:space="preserve">HDO/hospital staff </w:delText>
        </w:r>
        <w:r w:rsidR="00E924E7" w:rsidRPr="001D5400" w:rsidDel="00634B13">
          <w:rPr>
            <w:sz w:val="22"/>
          </w:rPr>
          <w:delText xml:space="preserve">is </w:delText>
        </w:r>
        <w:r w:rsidR="00530651" w:rsidRPr="001D5400" w:rsidDel="00634B13">
          <w:rPr>
            <w:sz w:val="22"/>
          </w:rPr>
          <w:delText xml:space="preserve">only authorized to </w:delText>
        </w:r>
        <w:r w:rsidR="000F24D0" w:rsidRPr="001D5400" w:rsidDel="00634B13">
          <w:rPr>
            <w:sz w:val="22"/>
          </w:rPr>
          <w:delText>manage the user account on</w:delText>
        </w:r>
        <w:r w:rsidR="00530651" w:rsidRPr="001D5400" w:rsidDel="00634B13">
          <w:rPr>
            <w:sz w:val="22"/>
          </w:rPr>
          <w:delText xml:space="preserve"> the Nurse Station web application</w:delText>
        </w:r>
      </w:del>
      <w:r w:rsidR="00530651" w:rsidRPr="001D5400">
        <w:rPr>
          <w:sz w:val="22"/>
        </w:rPr>
        <w:t xml:space="preserve">. </w:t>
      </w:r>
      <w:ins w:id="141" w:author="Sai Praneetha Bhaskaruni" w:date="2022-03-25T14:35:00Z">
        <w:r w:rsidR="00A806A0" w:rsidRPr="001D5400">
          <w:rPr>
            <w:sz w:val="22"/>
            <w:rPrChange w:id="142" w:author="Sai Praneetha Bhaskaruni" w:date="2022-03-25T14:35:00Z">
              <w:rPr/>
            </w:rPrChange>
          </w:rPr>
          <w:t>Stryker provides the unique authentication credentials for the same.</w:t>
        </w:r>
      </w:ins>
      <w:del w:id="143" w:author="Sai Praneetha Bhaskaruni" w:date="2022-03-25T14:35:00Z">
        <w:r w:rsidR="00530651" w:rsidRPr="00385939" w:rsidDel="00A806A0">
          <w:rPr>
            <w:sz w:val="22"/>
            <w:highlight w:val="yellow"/>
            <w:rPrChange w:id="144" w:author="Sai Praneetha Bhaskaruni" w:date="2022-03-24T09:35:00Z">
              <w:rPr>
                <w:sz w:val="22"/>
              </w:rPr>
            </w:rPrChange>
          </w:rPr>
          <w:delText>Stryker will provide the personal authentication credential</w:delText>
        </w:r>
        <w:r w:rsidR="00E924E7" w:rsidRPr="00385939" w:rsidDel="00A806A0">
          <w:rPr>
            <w:sz w:val="22"/>
            <w:highlight w:val="yellow"/>
            <w:rPrChange w:id="145" w:author="Sai Praneetha Bhaskaruni" w:date="2022-03-24T09:35:00Z">
              <w:rPr>
                <w:sz w:val="22"/>
              </w:rPr>
            </w:rPrChange>
          </w:rPr>
          <w:delText>s</w:delText>
        </w:r>
        <w:r w:rsidR="00530651" w:rsidRPr="00385939" w:rsidDel="00A806A0">
          <w:rPr>
            <w:sz w:val="22"/>
            <w:highlight w:val="yellow"/>
            <w:rPrChange w:id="146" w:author="Sai Praneetha Bhaskaruni" w:date="2022-03-24T09:35:00Z">
              <w:rPr>
                <w:sz w:val="22"/>
              </w:rPr>
            </w:rPrChange>
          </w:rPr>
          <w:delText xml:space="preserve"> for the same.</w:delText>
        </w:r>
      </w:del>
    </w:p>
    <w:p w14:paraId="69F1C9B7" w14:textId="6EB79AA4" w:rsidR="00CA58F3" w:rsidRDefault="00CD012C" w:rsidP="00CA58F3">
      <w:pPr>
        <w:spacing w:after="120"/>
        <w:ind w:left="129" w:hanging="14"/>
        <w:rPr>
          <w:sz w:val="22"/>
        </w:rPr>
      </w:pPr>
      <w:r>
        <w:rPr>
          <w:b/>
          <w:i/>
          <w:sz w:val="22"/>
        </w:rPr>
        <w:t>Recommendation for customer (HDO)</w:t>
      </w:r>
      <w:r w:rsidR="00CA58F3" w:rsidRPr="00530651">
        <w:rPr>
          <w:b/>
          <w:i/>
          <w:sz w:val="22"/>
        </w:rPr>
        <w:t>:</w:t>
      </w:r>
      <w:r w:rsidR="00CA58F3" w:rsidRPr="00CA58F3">
        <w:rPr>
          <w:sz w:val="22"/>
        </w:rPr>
        <w:t xml:space="preserve"> No user account management by customer</w:t>
      </w:r>
      <w:ins w:id="147" w:author="Sai Praneetha Bhaskaruni" w:date="2022-03-24T09:35:00Z">
        <w:r w:rsidR="00385939">
          <w:rPr>
            <w:sz w:val="22"/>
          </w:rPr>
          <w:t xml:space="preserve"> (HDO)</w:t>
        </w:r>
      </w:ins>
      <w:r w:rsidR="00CA58F3" w:rsidRPr="00CA58F3">
        <w:rPr>
          <w:sz w:val="22"/>
        </w:rPr>
        <w:t>.</w:t>
      </w:r>
      <w:r w:rsidR="00530651" w:rsidRPr="00530651">
        <w:t xml:space="preserve"> </w:t>
      </w:r>
      <w:r w:rsidR="00530651" w:rsidRPr="00530651">
        <w:rPr>
          <w:sz w:val="22"/>
        </w:rPr>
        <w:t>Stryker’s customer can access the Nurse Station web application using the credentials provided by Stryker</w:t>
      </w:r>
      <w:r w:rsidR="00530651">
        <w:rPr>
          <w:sz w:val="22"/>
        </w:rPr>
        <w:t>.</w:t>
      </w:r>
    </w:p>
    <w:p w14:paraId="37CFDE5B" w14:textId="35DFB66D" w:rsidR="00530651" w:rsidRPr="00180992" w:rsidRDefault="00530651" w:rsidP="00C335C4">
      <w:pPr>
        <w:pStyle w:val="Heading1"/>
      </w:pPr>
      <w:bookmarkStart w:id="148" w:name="_Toc98780919"/>
      <w:r>
        <w:rPr>
          <w:color w:val="FCC566"/>
          <w:sz w:val="40"/>
        </w:rPr>
        <w:lastRenderedPageBreak/>
        <w:t>05</w:t>
      </w:r>
      <w:r w:rsidRPr="00180992">
        <w:rPr>
          <w:color w:val="FFCC66"/>
          <w:sz w:val="40"/>
        </w:rPr>
        <w:t xml:space="preserve"> </w:t>
      </w:r>
      <w:r w:rsidRPr="00530651">
        <w:t>Access control policy and management</w:t>
      </w:r>
      <w:bookmarkEnd w:id="148"/>
    </w:p>
    <w:p w14:paraId="4A8023B0" w14:textId="5FC384C2" w:rsidR="00530651" w:rsidRPr="00C11DBF" w:rsidRDefault="00530651" w:rsidP="00530651">
      <w:pPr>
        <w:shd w:val="clear" w:color="auto" w:fill="E7E6E6" w:themeFill="background2"/>
        <w:spacing w:after="0"/>
        <w:ind w:left="118"/>
        <w:rPr>
          <w:b/>
          <w:sz w:val="22"/>
        </w:rPr>
      </w:pPr>
      <w:r w:rsidRPr="00C11DBF">
        <w:rPr>
          <w:b/>
          <w:sz w:val="22"/>
        </w:rPr>
        <w:t>SmartMedic Solution Component</w:t>
      </w:r>
      <w:ins w:id="149" w:author="Sai Praneetha Bhaskaruni" w:date="2022-03-24T09:37:00Z">
        <w:r w:rsidR="008F26EB">
          <w:rPr>
            <w:b/>
            <w:sz w:val="22"/>
          </w:rPr>
          <w:t>s</w:t>
        </w:r>
      </w:ins>
      <w:r w:rsidRPr="00C11DBF">
        <w:rPr>
          <w:b/>
          <w:sz w:val="22"/>
        </w:rPr>
        <w:t>: Device</w:t>
      </w:r>
      <w:r w:rsidR="00360833">
        <w:rPr>
          <w:b/>
          <w:sz w:val="22"/>
        </w:rPr>
        <w:t>,</w:t>
      </w:r>
      <w:r w:rsidR="001B0076">
        <w:rPr>
          <w:b/>
          <w:sz w:val="22"/>
        </w:rPr>
        <w:t xml:space="preserve"> Tablet</w:t>
      </w:r>
      <w:r w:rsidR="00360833" w:rsidRPr="00360833">
        <w:t xml:space="preserve"> </w:t>
      </w:r>
      <w:r w:rsidR="00360833" w:rsidRPr="00360833">
        <w:rPr>
          <w:b/>
        </w:rPr>
        <w:t xml:space="preserve">and </w:t>
      </w:r>
      <w:r w:rsidR="00360833" w:rsidRPr="00360833">
        <w:rPr>
          <w:b/>
          <w:sz w:val="22"/>
        </w:rPr>
        <w:t>Nurse Station Application</w:t>
      </w:r>
    </w:p>
    <w:p w14:paraId="34135E04" w14:textId="77777777" w:rsidR="00514449" w:rsidRPr="00514449" w:rsidRDefault="00530651" w:rsidP="00514449">
      <w:pPr>
        <w:spacing w:after="120"/>
        <w:ind w:left="129" w:hanging="14"/>
        <w:rPr>
          <w:ins w:id="150" w:author="Sai Praneetha Bhaskaruni" w:date="2022-03-25T14:37:00Z"/>
          <w:sz w:val="22"/>
          <w:rPrChange w:id="151" w:author="Sai Praneetha Bhaskaruni" w:date="2022-03-25T14:37:00Z">
            <w:rPr>
              <w:ins w:id="152" w:author="Sai Praneetha Bhaskaruni" w:date="2022-03-25T14:37:00Z"/>
            </w:rPr>
          </w:rPrChange>
        </w:rPr>
      </w:pPr>
      <w:r w:rsidRPr="00CA58F3">
        <w:rPr>
          <w:b/>
          <w:i/>
          <w:sz w:val="22"/>
        </w:rPr>
        <w:t>Existing Security Features:</w:t>
      </w:r>
      <w:r>
        <w:rPr>
          <w:i/>
          <w:sz w:val="22"/>
        </w:rPr>
        <w:t xml:space="preserve"> </w:t>
      </w:r>
      <w:ins w:id="153" w:author="Sai Praneetha Bhaskaruni" w:date="2022-03-25T14:36:00Z">
        <w:r w:rsidR="00F26D63" w:rsidRPr="003A467C">
          <w:rPr>
            <w:sz w:val="22"/>
            <w:rPrChange w:id="154" w:author="Sai Praneetha Bhaskaruni" w:date="2022-03-25T14:37:00Z">
              <w:rPr/>
            </w:rPrChange>
          </w:rPr>
          <w:t>Only Stryker’s service engineer has authorization to access the Smart Medic solutions components (device, tablet) whenever needed, at the time of maintenance</w:t>
        </w:r>
      </w:ins>
      <w:del w:id="155" w:author="Sai Praneetha Bhaskaruni" w:date="2022-03-25T14:36:00Z">
        <w:r w:rsidRPr="003A467C" w:rsidDel="00F26D63">
          <w:rPr>
            <w:sz w:val="22"/>
            <w:highlight w:val="yellow"/>
            <w:rPrChange w:id="156" w:author="Sai Praneetha Bhaskaruni" w:date="2022-03-25T14:37:00Z">
              <w:rPr>
                <w:sz w:val="22"/>
              </w:rPr>
            </w:rPrChange>
          </w:rPr>
          <w:delText xml:space="preserve">Only Stryker’s service engineer </w:delText>
        </w:r>
        <w:r w:rsidR="00E924E7" w:rsidRPr="003A467C" w:rsidDel="00F26D63">
          <w:rPr>
            <w:sz w:val="22"/>
            <w:highlight w:val="yellow"/>
            <w:rPrChange w:id="157" w:author="Sai Praneetha Bhaskaruni" w:date="2022-03-25T14:37:00Z">
              <w:rPr>
                <w:sz w:val="22"/>
              </w:rPr>
            </w:rPrChange>
          </w:rPr>
          <w:delText xml:space="preserve">is </w:delText>
        </w:r>
        <w:r w:rsidRPr="003A467C" w:rsidDel="00F26D63">
          <w:rPr>
            <w:sz w:val="22"/>
            <w:highlight w:val="yellow"/>
            <w:rPrChange w:id="158" w:author="Sai Praneetha Bhaskaruni" w:date="2022-03-25T14:37:00Z">
              <w:rPr>
                <w:sz w:val="22"/>
              </w:rPr>
            </w:rPrChange>
          </w:rPr>
          <w:delText xml:space="preserve">authorized </w:delText>
        </w:r>
        <w:r w:rsidR="000F24D0" w:rsidRPr="003A467C" w:rsidDel="00F26D63">
          <w:rPr>
            <w:sz w:val="22"/>
            <w:highlight w:val="yellow"/>
            <w:rPrChange w:id="159" w:author="Sai Praneetha Bhaskaruni" w:date="2022-03-25T14:37:00Z">
              <w:rPr>
                <w:sz w:val="22"/>
              </w:rPr>
            </w:rPrChange>
          </w:rPr>
          <w:delText xml:space="preserve">to </w:delText>
        </w:r>
        <w:r w:rsidRPr="003A467C" w:rsidDel="00F26D63">
          <w:rPr>
            <w:sz w:val="22"/>
            <w:highlight w:val="yellow"/>
            <w:rPrChange w:id="160" w:author="Sai Praneetha Bhaskaruni" w:date="2022-03-25T14:37:00Z">
              <w:rPr>
                <w:sz w:val="22"/>
              </w:rPr>
            </w:rPrChange>
          </w:rPr>
          <w:delText>access the</w:delText>
        </w:r>
        <w:r w:rsidR="00360833" w:rsidRPr="003A467C" w:rsidDel="00F26D63">
          <w:rPr>
            <w:sz w:val="22"/>
            <w:highlight w:val="yellow"/>
            <w:rPrChange w:id="161" w:author="Sai Praneetha Bhaskaruni" w:date="2022-03-25T14:37:00Z">
              <w:rPr>
                <w:sz w:val="22"/>
              </w:rPr>
            </w:rPrChange>
          </w:rPr>
          <w:delText xml:space="preserve"> SmartMedic solutions component</w:delText>
        </w:r>
        <w:r w:rsidR="003D3346" w:rsidRPr="003A467C" w:rsidDel="00F26D63">
          <w:rPr>
            <w:sz w:val="22"/>
            <w:highlight w:val="yellow"/>
            <w:rPrChange w:id="162" w:author="Sai Praneetha Bhaskaruni" w:date="2022-03-25T14:37:00Z">
              <w:rPr>
                <w:sz w:val="22"/>
              </w:rPr>
            </w:rPrChange>
          </w:rPr>
          <w:delText xml:space="preserve"> w</w:delText>
        </w:r>
        <w:r w:rsidRPr="003A467C" w:rsidDel="00F26D63">
          <w:rPr>
            <w:sz w:val="22"/>
            <w:highlight w:val="yellow"/>
            <w:rPrChange w:id="163" w:author="Sai Praneetha Bhaskaruni" w:date="2022-03-25T14:37:00Z">
              <w:rPr>
                <w:sz w:val="22"/>
              </w:rPr>
            </w:rPrChange>
          </w:rPr>
          <w:delText>henever needed</w:delText>
        </w:r>
        <w:r w:rsidR="003D3346" w:rsidRPr="003A467C" w:rsidDel="00F26D63">
          <w:rPr>
            <w:sz w:val="22"/>
            <w:highlight w:val="yellow"/>
            <w:rPrChange w:id="164" w:author="Sai Praneetha Bhaskaruni" w:date="2022-03-25T14:37:00Z">
              <w:rPr>
                <w:sz w:val="22"/>
              </w:rPr>
            </w:rPrChange>
          </w:rPr>
          <w:delText>,</w:delText>
        </w:r>
        <w:r w:rsidRPr="003A467C" w:rsidDel="00F26D63">
          <w:rPr>
            <w:sz w:val="22"/>
            <w:highlight w:val="yellow"/>
            <w:rPrChange w:id="165" w:author="Sai Praneetha Bhaskaruni" w:date="2022-03-25T14:37:00Z">
              <w:rPr>
                <w:sz w:val="22"/>
              </w:rPr>
            </w:rPrChange>
          </w:rPr>
          <w:delText xml:space="preserve"> at the time of maintenance</w:delText>
        </w:r>
      </w:del>
      <w:r w:rsidRPr="003A467C">
        <w:rPr>
          <w:sz w:val="22"/>
        </w:rPr>
        <w:t>.</w:t>
      </w:r>
      <w:r w:rsidR="001B0076" w:rsidRPr="001B0076">
        <w:t xml:space="preserve"> </w:t>
      </w:r>
      <w:r w:rsidR="001B0076" w:rsidRPr="001B0076">
        <w:rPr>
          <w:sz w:val="22"/>
        </w:rPr>
        <w:t>T</w:t>
      </w:r>
      <w:r w:rsidR="003D3346">
        <w:rPr>
          <w:sz w:val="22"/>
        </w:rPr>
        <w:t>he t</w:t>
      </w:r>
      <w:r w:rsidR="001B0076" w:rsidRPr="001B0076">
        <w:rPr>
          <w:sz w:val="22"/>
        </w:rPr>
        <w:t xml:space="preserve">ablet is placed inside </w:t>
      </w:r>
      <w:r w:rsidR="003D3346">
        <w:rPr>
          <w:sz w:val="22"/>
        </w:rPr>
        <w:t xml:space="preserve">an </w:t>
      </w:r>
      <w:r w:rsidR="001B0076" w:rsidRPr="001B0076">
        <w:rPr>
          <w:sz w:val="22"/>
        </w:rPr>
        <w:t xml:space="preserve">enclosure. Access to </w:t>
      </w:r>
      <w:r w:rsidR="00D62C16">
        <w:rPr>
          <w:sz w:val="22"/>
        </w:rPr>
        <w:t xml:space="preserve">the </w:t>
      </w:r>
      <w:r w:rsidR="001B0076" w:rsidRPr="001B0076">
        <w:rPr>
          <w:sz w:val="22"/>
        </w:rPr>
        <w:t>tablet is only provided to Stryker Service Personnel</w:t>
      </w:r>
      <w:r w:rsidR="00D62C16">
        <w:rPr>
          <w:sz w:val="22"/>
        </w:rPr>
        <w:t>.</w:t>
      </w:r>
      <w:r w:rsidR="00360833" w:rsidRPr="00360833">
        <w:t xml:space="preserve"> </w:t>
      </w:r>
      <w:r w:rsidR="00360833" w:rsidRPr="00360833">
        <w:rPr>
          <w:sz w:val="22"/>
        </w:rPr>
        <w:t xml:space="preserve">Stryker’s customer </w:t>
      </w:r>
      <w:r w:rsidR="00D62C16">
        <w:rPr>
          <w:sz w:val="22"/>
        </w:rPr>
        <w:t xml:space="preserve">is </w:t>
      </w:r>
      <w:r w:rsidR="00360833" w:rsidRPr="00360833">
        <w:rPr>
          <w:sz w:val="22"/>
        </w:rPr>
        <w:t xml:space="preserve">only authorized to access the Nurse Station web application. </w:t>
      </w:r>
      <w:ins w:id="166" w:author="Sai Praneetha Bhaskaruni" w:date="2022-03-25T14:37:00Z">
        <w:r w:rsidR="00514449" w:rsidRPr="00514449">
          <w:rPr>
            <w:sz w:val="22"/>
            <w:rPrChange w:id="167" w:author="Sai Praneetha Bhaskaruni" w:date="2022-03-25T14:37:00Z">
              <w:rPr/>
            </w:rPrChange>
          </w:rPr>
          <w:t>Stryker provides the personnel with authentication credentials for the same.</w:t>
        </w:r>
      </w:ins>
    </w:p>
    <w:p w14:paraId="000AF734" w14:textId="660A9445" w:rsidR="00530651" w:rsidDel="00514449" w:rsidRDefault="00360833" w:rsidP="00530651">
      <w:pPr>
        <w:spacing w:after="120"/>
        <w:ind w:left="129" w:hanging="14"/>
        <w:rPr>
          <w:del w:id="168" w:author="Sai Praneetha Bhaskaruni" w:date="2022-03-25T14:37:00Z"/>
          <w:sz w:val="22"/>
        </w:rPr>
      </w:pPr>
      <w:del w:id="169" w:author="Sai Praneetha Bhaskaruni" w:date="2022-03-25T14:37:00Z">
        <w:r w:rsidRPr="006841B5" w:rsidDel="00514449">
          <w:rPr>
            <w:sz w:val="22"/>
            <w:highlight w:val="yellow"/>
            <w:rPrChange w:id="170" w:author="Sai Praneetha Bhaskaruni" w:date="2022-03-23T16:37:00Z">
              <w:rPr>
                <w:sz w:val="22"/>
              </w:rPr>
            </w:rPrChange>
          </w:rPr>
          <w:delText xml:space="preserve">Stryker will provide the </w:delText>
        </w:r>
        <w:r w:rsidR="00D62C16" w:rsidRPr="006841B5" w:rsidDel="00514449">
          <w:rPr>
            <w:sz w:val="22"/>
            <w:highlight w:val="yellow"/>
            <w:rPrChange w:id="171" w:author="Sai Praneetha Bhaskaruni" w:date="2022-03-23T16:37:00Z">
              <w:rPr>
                <w:sz w:val="22"/>
              </w:rPr>
            </w:rPrChange>
          </w:rPr>
          <w:delText>personnel</w:delText>
        </w:r>
        <w:r w:rsidR="00D62C16" w:rsidRPr="00360833" w:rsidDel="00514449">
          <w:rPr>
            <w:sz w:val="22"/>
          </w:rPr>
          <w:delText xml:space="preserve"> </w:delText>
        </w:r>
        <w:r w:rsidR="00D62C16" w:rsidDel="00514449">
          <w:rPr>
            <w:sz w:val="22"/>
          </w:rPr>
          <w:delText xml:space="preserve">with </w:delText>
        </w:r>
        <w:r w:rsidRPr="00360833" w:rsidDel="00514449">
          <w:rPr>
            <w:sz w:val="22"/>
          </w:rPr>
          <w:delText>authentication credential</w:delText>
        </w:r>
        <w:r w:rsidR="00D62C16" w:rsidDel="00514449">
          <w:rPr>
            <w:sz w:val="22"/>
          </w:rPr>
          <w:delText>s</w:delText>
        </w:r>
        <w:r w:rsidRPr="00360833" w:rsidDel="00514449">
          <w:rPr>
            <w:sz w:val="22"/>
          </w:rPr>
          <w:delText xml:space="preserve"> for the same.</w:delText>
        </w:r>
      </w:del>
    </w:p>
    <w:p w14:paraId="1264DC6B" w14:textId="1473AAB6" w:rsidR="00530651" w:rsidRDefault="00CD012C" w:rsidP="00530651">
      <w:pPr>
        <w:spacing w:after="120"/>
        <w:ind w:left="129" w:hanging="14"/>
        <w:rPr>
          <w:sz w:val="22"/>
        </w:rPr>
      </w:pPr>
      <w:r>
        <w:rPr>
          <w:b/>
          <w:i/>
          <w:sz w:val="22"/>
        </w:rPr>
        <w:t>Recommendation for customer (HDO)</w:t>
      </w:r>
      <w:r w:rsidR="00530651" w:rsidRPr="00530651">
        <w:rPr>
          <w:b/>
          <w:i/>
          <w:sz w:val="22"/>
        </w:rPr>
        <w:t>:</w:t>
      </w:r>
      <w:r w:rsidR="00530651" w:rsidRPr="00CA58F3">
        <w:rPr>
          <w:sz w:val="22"/>
        </w:rPr>
        <w:t xml:space="preserve"> </w:t>
      </w:r>
      <w:r w:rsidR="00530651" w:rsidRPr="00530651">
        <w:rPr>
          <w:sz w:val="22"/>
        </w:rPr>
        <w:t>Stryker’s customer can access the Nurse Station web application using the credentials provided by Stryker</w:t>
      </w:r>
      <w:r w:rsidR="00530651">
        <w:rPr>
          <w:sz w:val="22"/>
        </w:rPr>
        <w:t>.</w:t>
      </w:r>
      <w:r w:rsidR="001B0076" w:rsidRPr="001B0076">
        <w:t xml:space="preserve"> </w:t>
      </w:r>
      <w:r w:rsidR="001B0076" w:rsidRPr="001B0076">
        <w:rPr>
          <w:sz w:val="22"/>
        </w:rPr>
        <w:t xml:space="preserve">The management of physical security aspects of the HDO's IT system, networks and other configuration items is a key responsibility of the HDO's </w:t>
      </w:r>
      <w:del w:id="172" w:author="Sai Praneetha Bhaskaruni" w:date="2022-03-25T14:37:00Z">
        <w:r w:rsidR="001B0076" w:rsidRPr="001B0076" w:rsidDel="004E4A36">
          <w:rPr>
            <w:sz w:val="22"/>
          </w:rPr>
          <w:delText xml:space="preserve"> </w:delText>
        </w:r>
      </w:del>
      <w:r w:rsidR="001B0076" w:rsidRPr="001B0076">
        <w:rPr>
          <w:sz w:val="22"/>
        </w:rPr>
        <w:t>IT network management.</w:t>
      </w:r>
    </w:p>
    <w:p w14:paraId="0A5AA556" w14:textId="77777777" w:rsidR="000F24D0" w:rsidRDefault="000F24D0" w:rsidP="00C335C4">
      <w:pPr>
        <w:spacing w:after="0"/>
        <w:ind w:left="129" w:hanging="14"/>
        <w:rPr>
          <w:sz w:val="22"/>
        </w:rPr>
      </w:pPr>
    </w:p>
    <w:p w14:paraId="627801FF" w14:textId="08588887" w:rsidR="000F24D0" w:rsidRPr="00180992" w:rsidRDefault="000F24D0" w:rsidP="00C335C4">
      <w:pPr>
        <w:pStyle w:val="Heading1"/>
      </w:pPr>
      <w:bookmarkStart w:id="173" w:name="_Toc98780920"/>
      <w:r>
        <w:rPr>
          <w:color w:val="FCC566"/>
          <w:sz w:val="40"/>
        </w:rPr>
        <w:t>06</w:t>
      </w:r>
      <w:r w:rsidRPr="00180992">
        <w:rPr>
          <w:color w:val="FFCC66"/>
          <w:sz w:val="40"/>
        </w:rPr>
        <w:t xml:space="preserve"> </w:t>
      </w:r>
      <w:r w:rsidRPr="000F24D0">
        <w:t xml:space="preserve">Security </w:t>
      </w:r>
      <w:r w:rsidR="00EA0403" w:rsidRPr="000F24D0">
        <w:t>Awareness Training</w:t>
      </w:r>
      <w:bookmarkEnd w:id="173"/>
    </w:p>
    <w:p w14:paraId="39B3EAFA" w14:textId="078D8AF3" w:rsidR="000F24D0" w:rsidRPr="00C11DBF" w:rsidRDefault="000F24D0" w:rsidP="000F24D0">
      <w:pPr>
        <w:shd w:val="clear" w:color="auto" w:fill="E7E6E6" w:themeFill="background2"/>
        <w:spacing w:after="0"/>
        <w:ind w:left="118"/>
        <w:rPr>
          <w:b/>
          <w:sz w:val="22"/>
        </w:rPr>
      </w:pPr>
      <w:r w:rsidRPr="00C11DBF">
        <w:rPr>
          <w:b/>
          <w:sz w:val="22"/>
        </w:rPr>
        <w:t>SmartMedic Solution Component</w:t>
      </w:r>
      <w:ins w:id="174" w:author="Sai Praneetha Bhaskaruni" w:date="2022-03-24T09:42:00Z">
        <w:r w:rsidR="00566E16">
          <w:rPr>
            <w:b/>
            <w:sz w:val="22"/>
          </w:rPr>
          <w:t>s</w:t>
        </w:r>
      </w:ins>
      <w:r w:rsidRPr="00C11DBF">
        <w:rPr>
          <w:b/>
          <w:sz w:val="22"/>
        </w:rPr>
        <w:t xml:space="preserve">: </w:t>
      </w:r>
      <w:r w:rsidR="00EA0403" w:rsidRPr="00C11DBF">
        <w:rPr>
          <w:b/>
          <w:sz w:val="22"/>
        </w:rPr>
        <w:t>Device</w:t>
      </w:r>
      <w:r w:rsidR="00EA0403">
        <w:t>,</w:t>
      </w:r>
      <w:r w:rsidR="00EA0403" w:rsidRPr="00EA0403">
        <w:rPr>
          <w:b/>
          <w:sz w:val="22"/>
        </w:rPr>
        <w:t xml:space="preserve"> Tablet and Nurse Station Application</w:t>
      </w:r>
    </w:p>
    <w:p w14:paraId="2FAEEE2E" w14:textId="7AE6014B" w:rsidR="000F24D0" w:rsidRPr="00D91131" w:rsidDel="004F78D0" w:rsidRDefault="00CD012C" w:rsidP="000F24D0">
      <w:pPr>
        <w:spacing w:after="120"/>
        <w:ind w:left="129" w:hanging="14"/>
        <w:rPr>
          <w:del w:id="175" w:author="Sai Praneetha Bhaskaruni" w:date="2022-03-25T14:38:00Z"/>
          <w:sz w:val="22"/>
          <w:rPrChange w:id="176" w:author="Sai Praneetha Bhaskaruni" w:date="2022-03-25T14:38:00Z">
            <w:rPr>
              <w:del w:id="177" w:author="Sai Praneetha Bhaskaruni" w:date="2022-03-25T14:38:00Z"/>
            </w:rPr>
          </w:rPrChange>
        </w:rPr>
      </w:pPr>
      <w:r>
        <w:rPr>
          <w:b/>
          <w:i/>
          <w:sz w:val="22"/>
        </w:rPr>
        <w:t>Recommendation for customer (HDO)</w:t>
      </w:r>
      <w:r w:rsidR="000F24D0" w:rsidRPr="00CA58F3">
        <w:rPr>
          <w:b/>
          <w:i/>
          <w:sz w:val="22"/>
        </w:rPr>
        <w:t>:</w:t>
      </w:r>
      <w:r w:rsidR="000F24D0" w:rsidRPr="00CA58F3">
        <w:t xml:space="preserve"> </w:t>
      </w:r>
      <w:r w:rsidR="000F24D0" w:rsidRPr="00D91131">
        <w:rPr>
          <w:sz w:val="22"/>
          <w:rPrChange w:id="178" w:author="Sai Praneetha Bhaskaruni" w:date="2022-03-25T14:38:00Z">
            <w:rPr/>
          </w:rPrChange>
        </w:rPr>
        <w:t>C</w:t>
      </w:r>
      <w:r w:rsidR="000F24D0" w:rsidRPr="00D91131">
        <w:rPr>
          <w:sz w:val="22"/>
        </w:rPr>
        <w:t>ustomer</w:t>
      </w:r>
      <w:ins w:id="179" w:author="Sai Praneetha Bhaskaruni" w:date="2022-03-24T09:52:00Z">
        <w:r w:rsidR="000C3E6F" w:rsidRPr="00D91131">
          <w:rPr>
            <w:sz w:val="22"/>
          </w:rPr>
          <w:t xml:space="preserve"> (HDO</w:t>
        </w:r>
      </w:ins>
      <w:ins w:id="180" w:author="Sai Praneetha Bhaskaruni" w:date="2022-03-24T09:53:00Z">
        <w:r w:rsidR="000C3E6F" w:rsidRPr="00D91131">
          <w:rPr>
            <w:sz w:val="22"/>
          </w:rPr>
          <w:t>s</w:t>
        </w:r>
      </w:ins>
      <w:ins w:id="181" w:author="Sai Praneetha Bhaskaruni" w:date="2022-03-24T09:52:00Z">
        <w:r w:rsidR="000C3E6F" w:rsidRPr="00D91131">
          <w:rPr>
            <w:sz w:val="22"/>
          </w:rPr>
          <w:t xml:space="preserve">) </w:t>
        </w:r>
      </w:ins>
      <w:ins w:id="182" w:author="Sai Praneetha Bhaskaruni" w:date="2022-03-24T09:53:00Z">
        <w:r w:rsidR="000C3E6F" w:rsidRPr="00D91131">
          <w:rPr>
            <w:sz w:val="22"/>
          </w:rPr>
          <w:t>responsibility</w:t>
        </w:r>
      </w:ins>
      <w:r w:rsidR="00B41D30" w:rsidRPr="00D91131">
        <w:rPr>
          <w:sz w:val="22"/>
        </w:rPr>
        <w:t xml:space="preserve"> </w:t>
      </w:r>
      <w:ins w:id="183" w:author="Sai Praneetha Bhaskaruni" w:date="2022-03-24T09:53:00Z">
        <w:r w:rsidR="000C3E6F" w:rsidRPr="00D91131">
          <w:rPr>
            <w:sz w:val="22"/>
          </w:rPr>
          <w:t xml:space="preserve">to be </w:t>
        </w:r>
      </w:ins>
      <w:r w:rsidR="00B41D30" w:rsidRPr="00D91131">
        <w:rPr>
          <w:sz w:val="22"/>
        </w:rPr>
        <w:t xml:space="preserve">aware and train the </w:t>
      </w:r>
      <w:ins w:id="184" w:author="Sai Praneetha Bhaskaruni" w:date="2022-03-24T09:53:00Z">
        <w:r w:rsidR="000C3E6F" w:rsidRPr="00D91131">
          <w:rPr>
            <w:sz w:val="22"/>
          </w:rPr>
          <w:t>appropriate</w:t>
        </w:r>
        <w:r w:rsidR="00761083" w:rsidRPr="00D91131">
          <w:rPr>
            <w:sz w:val="22"/>
          </w:rPr>
          <w:t xml:space="preserve"> </w:t>
        </w:r>
      </w:ins>
      <w:r w:rsidR="00B41D30" w:rsidRPr="00D91131">
        <w:rPr>
          <w:sz w:val="22"/>
        </w:rPr>
        <w:t>user</w:t>
      </w:r>
      <w:del w:id="185" w:author="Sai Praneetha Bhaskaruni" w:date="2022-03-24T09:42:00Z">
        <w:r w:rsidR="00B41D30" w:rsidRPr="00D91131" w:rsidDel="00566E16">
          <w:rPr>
            <w:sz w:val="22"/>
          </w:rPr>
          <w:delText xml:space="preserve"> </w:delText>
        </w:r>
      </w:del>
      <w:r w:rsidR="003D3346" w:rsidRPr="00D91131">
        <w:rPr>
          <w:sz w:val="22"/>
        </w:rPr>
        <w:t xml:space="preserve">. </w:t>
      </w:r>
      <w:ins w:id="186" w:author="Sai Praneetha Bhaskaruni" w:date="2022-03-25T14:38:00Z">
        <w:r w:rsidR="004F78D0" w:rsidRPr="00D91131">
          <w:rPr>
            <w:sz w:val="22"/>
            <w:rPrChange w:id="187" w:author="Sai Praneetha Bhaskaruni" w:date="2022-03-25T14:38:00Z">
              <w:rPr/>
            </w:rPrChange>
          </w:rPr>
          <w:t>Only Stryker’s service engineer has authorization to access the Smart Medic solutions component (device) whenever needed, at the time of maintenance</w:t>
        </w:r>
      </w:ins>
      <w:del w:id="188" w:author="Sai Praneetha Bhaskaruni" w:date="2022-03-25T14:38:00Z">
        <w:r w:rsidR="003D3346" w:rsidRPr="00D91131" w:rsidDel="004F78D0">
          <w:rPr>
            <w:sz w:val="22"/>
          </w:rPr>
          <w:delText xml:space="preserve">Only </w:delText>
        </w:r>
        <w:r w:rsidR="00B41D30" w:rsidRPr="00D91131" w:rsidDel="004F78D0">
          <w:rPr>
            <w:sz w:val="22"/>
          </w:rPr>
          <w:delText xml:space="preserve">Stryker’s service engineer </w:delText>
        </w:r>
        <w:r w:rsidR="003D3346" w:rsidRPr="00D91131" w:rsidDel="004F78D0">
          <w:rPr>
            <w:sz w:val="22"/>
          </w:rPr>
          <w:delText xml:space="preserve">is </w:delText>
        </w:r>
        <w:r w:rsidR="00B41D30" w:rsidRPr="00D91131" w:rsidDel="004F78D0">
          <w:rPr>
            <w:sz w:val="22"/>
          </w:rPr>
          <w:delText>authorized to access the SmartMedic solutions component device</w:delText>
        </w:r>
        <w:r w:rsidR="003D3346" w:rsidRPr="00D91131" w:rsidDel="004F78D0">
          <w:rPr>
            <w:sz w:val="22"/>
          </w:rPr>
          <w:delText xml:space="preserve"> w</w:delText>
        </w:r>
        <w:r w:rsidR="00B41D30" w:rsidRPr="00D91131" w:rsidDel="004F78D0">
          <w:rPr>
            <w:sz w:val="22"/>
          </w:rPr>
          <w:delText>henever needed</w:delText>
        </w:r>
        <w:r w:rsidR="003D3346" w:rsidRPr="00D91131" w:rsidDel="004F78D0">
          <w:rPr>
            <w:sz w:val="22"/>
          </w:rPr>
          <w:delText>,</w:delText>
        </w:r>
        <w:r w:rsidR="00B41D30" w:rsidRPr="00D91131" w:rsidDel="004F78D0">
          <w:rPr>
            <w:sz w:val="22"/>
          </w:rPr>
          <w:delText xml:space="preserve"> at the time of maintenance</w:delText>
        </w:r>
      </w:del>
      <w:r w:rsidR="000F24D0" w:rsidRPr="00D91131">
        <w:rPr>
          <w:sz w:val="22"/>
        </w:rPr>
        <w:t>.</w:t>
      </w:r>
      <w:r w:rsidR="00B41D30" w:rsidRPr="00D91131">
        <w:rPr>
          <w:sz w:val="22"/>
          <w:rPrChange w:id="189" w:author="Sai Praneetha Bhaskaruni" w:date="2022-03-25T14:38:00Z">
            <w:rPr/>
          </w:rPrChange>
        </w:rPr>
        <w:t xml:space="preserve"> </w:t>
      </w:r>
      <w:ins w:id="190" w:author="Sai Praneetha Bhaskaruni" w:date="2022-03-25T14:38:00Z">
        <w:r w:rsidR="004F78D0" w:rsidRPr="00D91131">
          <w:rPr>
            <w:sz w:val="22"/>
            <w:rPrChange w:id="191" w:author="Sai Praneetha Bhaskaruni" w:date="2022-03-25T14:38:00Z">
              <w:rPr/>
            </w:rPrChange>
          </w:rPr>
          <w:t>The access and management of the device and tablet is not provided for HDO.</w:t>
        </w:r>
      </w:ins>
      <w:del w:id="192" w:author="Sai Praneetha Bhaskaruni" w:date="2022-03-25T14:38:00Z">
        <w:r w:rsidR="00EA0403" w:rsidRPr="00D91131" w:rsidDel="004F78D0">
          <w:rPr>
            <w:sz w:val="22"/>
          </w:rPr>
          <w:delText xml:space="preserve">HDO </w:delText>
        </w:r>
        <w:r w:rsidR="003D3346" w:rsidRPr="00D91131" w:rsidDel="004F78D0">
          <w:rPr>
            <w:sz w:val="22"/>
          </w:rPr>
          <w:delText xml:space="preserve">is </w:delText>
        </w:r>
        <w:r w:rsidR="00B41D30" w:rsidRPr="00D91131" w:rsidDel="004F78D0">
          <w:rPr>
            <w:sz w:val="22"/>
          </w:rPr>
          <w:delText xml:space="preserve">not allowed </w:delText>
        </w:r>
        <w:r w:rsidR="003D3346" w:rsidRPr="00D91131" w:rsidDel="004F78D0">
          <w:rPr>
            <w:sz w:val="22"/>
          </w:rPr>
          <w:delText xml:space="preserve">to access </w:delText>
        </w:r>
        <w:r w:rsidR="00B41D30" w:rsidRPr="00D91131" w:rsidDel="004F78D0">
          <w:rPr>
            <w:sz w:val="22"/>
          </w:rPr>
          <w:delText>and manag</w:delText>
        </w:r>
        <w:r w:rsidR="003D3346" w:rsidRPr="00D91131" w:rsidDel="004F78D0">
          <w:rPr>
            <w:sz w:val="22"/>
          </w:rPr>
          <w:delText>e</w:delText>
        </w:r>
        <w:r w:rsidR="00B41D30" w:rsidRPr="00D91131" w:rsidDel="004F78D0">
          <w:rPr>
            <w:sz w:val="22"/>
          </w:rPr>
          <w:delText xml:space="preserve"> </w:delText>
        </w:r>
        <w:r w:rsidR="003D3346" w:rsidRPr="00D91131" w:rsidDel="004F78D0">
          <w:rPr>
            <w:sz w:val="22"/>
          </w:rPr>
          <w:delText xml:space="preserve">the </w:delText>
        </w:r>
        <w:r w:rsidR="00EA0403" w:rsidRPr="00D91131" w:rsidDel="004F78D0">
          <w:rPr>
            <w:sz w:val="22"/>
          </w:rPr>
          <w:delText xml:space="preserve">device and tablet </w:delText>
        </w:r>
        <w:r w:rsidR="00B41D30" w:rsidRPr="00D91131" w:rsidDel="004F78D0">
          <w:rPr>
            <w:sz w:val="22"/>
          </w:rPr>
          <w:delText>component.</w:delText>
        </w:r>
      </w:del>
    </w:p>
    <w:p w14:paraId="64CC9A39" w14:textId="77777777" w:rsidR="004F78D0" w:rsidRPr="00D91131" w:rsidRDefault="004F78D0" w:rsidP="000F24D0">
      <w:pPr>
        <w:spacing w:after="120"/>
        <w:ind w:left="129" w:hanging="14"/>
        <w:rPr>
          <w:ins w:id="193" w:author="Sai Praneetha Bhaskaruni" w:date="2022-03-25T14:38:00Z"/>
          <w:sz w:val="22"/>
        </w:rPr>
      </w:pPr>
    </w:p>
    <w:p w14:paraId="73EE030A" w14:textId="3E77E258" w:rsidR="000F24D0" w:rsidRPr="00EA0403" w:rsidRDefault="00EA0403" w:rsidP="000F24D0">
      <w:pPr>
        <w:spacing w:after="120"/>
        <w:ind w:left="129" w:hanging="14"/>
        <w:rPr>
          <w:sz w:val="22"/>
        </w:rPr>
      </w:pPr>
      <w:r w:rsidRPr="00EA0403">
        <w:rPr>
          <w:sz w:val="22"/>
        </w:rPr>
        <w:t>HDO’s user</w:t>
      </w:r>
      <w:r w:rsidR="000F24D0" w:rsidRPr="00EA0403">
        <w:rPr>
          <w:sz w:val="22"/>
        </w:rPr>
        <w:t xml:space="preserve"> can access the Nurse Station web application using the credentials provided by </w:t>
      </w:r>
      <w:r w:rsidR="003D3346">
        <w:rPr>
          <w:sz w:val="22"/>
        </w:rPr>
        <w:t>-</w:t>
      </w:r>
      <w:r w:rsidR="000F24D0" w:rsidRPr="00EA0403">
        <w:rPr>
          <w:sz w:val="22"/>
        </w:rPr>
        <w:t>Stryker</w:t>
      </w:r>
      <w:r w:rsidR="003D3346">
        <w:rPr>
          <w:sz w:val="22"/>
        </w:rPr>
        <w:t xml:space="preserve"> and can l</w:t>
      </w:r>
      <w:r w:rsidR="00B41D30" w:rsidRPr="00EA0403">
        <w:rPr>
          <w:sz w:val="22"/>
        </w:rPr>
        <w:t xml:space="preserve">og out </w:t>
      </w:r>
      <w:r w:rsidR="003D3346">
        <w:rPr>
          <w:sz w:val="22"/>
        </w:rPr>
        <w:t xml:space="preserve">of </w:t>
      </w:r>
      <w:r w:rsidR="00B41D30" w:rsidRPr="00EA0403">
        <w:rPr>
          <w:sz w:val="22"/>
        </w:rPr>
        <w:t xml:space="preserve">the system whenever </w:t>
      </w:r>
      <w:r w:rsidR="003D3346">
        <w:rPr>
          <w:sz w:val="22"/>
        </w:rPr>
        <w:t>the N</w:t>
      </w:r>
      <w:r w:rsidR="003D3346" w:rsidRPr="00EA0403">
        <w:rPr>
          <w:sz w:val="22"/>
        </w:rPr>
        <w:t xml:space="preserve">urse </w:t>
      </w:r>
      <w:r w:rsidR="003D3346">
        <w:rPr>
          <w:sz w:val="22"/>
        </w:rPr>
        <w:t>S</w:t>
      </w:r>
      <w:r w:rsidR="003D3346" w:rsidRPr="00EA0403">
        <w:rPr>
          <w:sz w:val="22"/>
        </w:rPr>
        <w:t xml:space="preserve">tation </w:t>
      </w:r>
      <w:r w:rsidR="00B41D30" w:rsidRPr="00EA0403">
        <w:rPr>
          <w:sz w:val="22"/>
        </w:rPr>
        <w:t xml:space="preserve">application </w:t>
      </w:r>
      <w:r w:rsidR="003D3346">
        <w:rPr>
          <w:sz w:val="22"/>
        </w:rPr>
        <w:t xml:space="preserve">is </w:t>
      </w:r>
      <w:r w:rsidR="00B41D30" w:rsidRPr="00EA0403">
        <w:rPr>
          <w:sz w:val="22"/>
        </w:rPr>
        <w:t>not in use.</w:t>
      </w:r>
    </w:p>
    <w:p w14:paraId="3206A42D" w14:textId="7C399625" w:rsidR="000F24D0" w:rsidRDefault="00EA0403" w:rsidP="000F24D0">
      <w:pPr>
        <w:spacing w:after="120"/>
        <w:ind w:left="129" w:hanging="14"/>
        <w:rPr>
          <w:sz w:val="22"/>
        </w:rPr>
      </w:pPr>
      <w:r>
        <w:rPr>
          <w:sz w:val="22"/>
        </w:rPr>
        <w:t>A</w:t>
      </w:r>
      <w:r w:rsidR="000F24D0" w:rsidRPr="00530651">
        <w:rPr>
          <w:sz w:val="22"/>
        </w:rPr>
        <w:t xml:space="preserve">ll network connections </w:t>
      </w:r>
      <w:r w:rsidR="003D3346">
        <w:rPr>
          <w:sz w:val="22"/>
        </w:rPr>
        <w:t xml:space="preserve">are </w:t>
      </w:r>
      <w:r w:rsidR="000F24D0" w:rsidRPr="00530651">
        <w:rPr>
          <w:sz w:val="22"/>
        </w:rPr>
        <w:t xml:space="preserve">considered in determining appropriate security controls. The </w:t>
      </w:r>
      <w:r>
        <w:rPr>
          <w:sz w:val="22"/>
        </w:rPr>
        <w:t>HDO IT team</w:t>
      </w:r>
      <w:r w:rsidR="000F24D0" w:rsidRPr="00530651">
        <w:rPr>
          <w:sz w:val="22"/>
        </w:rPr>
        <w:t xml:space="preserve"> will provide </w:t>
      </w:r>
      <w:r w:rsidR="003D3346">
        <w:rPr>
          <w:sz w:val="22"/>
        </w:rPr>
        <w:t>a</w:t>
      </w:r>
      <w:r w:rsidR="003D3346" w:rsidRPr="00530651">
        <w:rPr>
          <w:sz w:val="22"/>
        </w:rPr>
        <w:t xml:space="preserve"> </w:t>
      </w:r>
      <w:r w:rsidR="000F24D0" w:rsidRPr="00530651">
        <w:rPr>
          <w:sz w:val="22"/>
        </w:rPr>
        <w:t xml:space="preserve">secure encrypted channel such as wireless connection like Wi-Fi (consider authentication protocols supported, such as WPA2 EAP-TLS) for the communication between the SmartMedic solution’s components </w:t>
      </w:r>
      <w:r w:rsidR="003D3346" w:rsidRPr="00530651">
        <w:rPr>
          <w:sz w:val="22"/>
        </w:rPr>
        <w:t>i.e.,</w:t>
      </w:r>
      <w:r w:rsidR="000F24D0" w:rsidRPr="00530651">
        <w:rPr>
          <w:sz w:val="22"/>
        </w:rPr>
        <w:t xml:space="preserve"> the tablet and </w:t>
      </w:r>
      <w:r w:rsidR="003D3346">
        <w:rPr>
          <w:sz w:val="22"/>
        </w:rPr>
        <w:t xml:space="preserve">the </w:t>
      </w:r>
      <w:r w:rsidR="000F24D0" w:rsidRPr="00530651">
        <w:rPr>
          <w:sz w:val="22"/>
        </w:rPr>
        <w:t xml:space="preserve">Stryker cloud.  </w:t>
      </w:r>
    </w:p>
    <w:p w14:paraId="43B197B7" w14:textId="77777777" w:rsidR="00275C89" w:rsidRDefault="00275C89" w:rsidP="00C335C4">
      <w:pPr>
        <w:spacing w:after="0"/>
        <w:ind w:left="129" w:hanging="14"/>
        <w:rPr>
          <w:sz w:val="22"/>
        </w:rPr>
      </w:pPr>
    </w:p>
    <w:p w14:paraId="094423EE" w14:textId="79B257FB" w:rsidR="00275C89" w:rsidRPr="00180992" w:rsidRDefault="00BC546B" w:rsidP="00C335C4">
      <w:pPr>
        <w:pStyle w:val="Heading1"/>
      </w:pPr>
      <w:bookmarkStart w:id="194" w:name="_Toc98780921"/>
      <w:r>
        <w:rPr>
          <w:color w:val="FCC566"/>
          <w:sz w:val="40"/>
        </w:rPr>
        <w:t>07</w:t>
      </w:r>
      <w:r w:rsidR="00EA0403">
        <w:rPr>
          <w:color w:val="FFCC66"/>
          <w:sz w:val="40"/>
        </w:rPr>
        <w:t xml:space="preserve"> </w:t>
      </w:r>
      <w:r w:rsidR="00BC3603" w:rsidRPr="00D24168">
        <w:t xml:space="preserve">Incident </w:t>
      </w:r>
      <w:r w:rsidR="00156074" w:rsidRPr="00D24168">
        <w:t>Management, R</w:t>
      </w:r>
      <w:r w:rsidR="00BC3603" w:rsidRPr="00D24168">
        <w:t>esponse</w:t>
      </w:r>
      <w:r w:rsidR="00156074" w:rsidRPr="00D24168">
        <w:t>,</w:t>
      </w:r>
      <w:r w:rsidR="00BC3603" w:rsidRPr="00D24168">
        <w:t xml:space="preserve"> Training, Testing, Handling, Monitoring &amp; Reporting</w:t>
      </w:r>
      <w:bookmarkEnd w:id="194"/>
    </w:p>
    <w:p w14:paraId="5346587A" w14:textId="38DE542F" w:rsidR="00275C89" w:rsidRPr="00C11DBF" w:rsidRDefault="00275C89" w:rsidP="00275C89">
      <w:pPr>
        <w:shd w:val="clear" w:color="auto" w:fill="E7E6E6" w:themeFill="background2"/>
        <w:spacing w:after="0"/>
        <w:ind w:left="118"/>
        <w:rPr>
          <w:b/>
          <w:sz w:val="22"/>
        </w:rPr>
      </w:pPr>
      <w:r w:rsidRPr="00C11DBF">
        <w:rPr>
          <w:b/>
          <w:sz w:val="22"/>
        </w:rPr>
        <w:t>SmartMedic Solution Component</w:t>
      </w:r>
      <w:ins w:id="195" w:author="Sai Praneetha Bhaskaruni" w:date="2022-03-24T09:43:00Z">
        <w:r w:rsidR="001A0CFF">
          <w:rPr>
            <w:b/>
            <w:sz w:val="22"/>
          </w:rPr>
          <w:t>s</w:t>
        </w:r>
      </w:ins>
      <w:r w:rsidRPr="00C11DBF">
        <w:rPr>
          <w:b/>
          <w:sz w:val="22"/>
        </w:rPr>
        <w:t>: Device</w:t>
      </w:r>
      <w:r w:rsidR="0023424E">
        <w:rPr>
          <w:b/>
          <w:sz w:val="22"/>
        </w:rPr>
        <w:t>, Tablet and Nurse Station Application</w:t>
      </w:r>
    </w:p>
    <w:p w14:paraId="0F399635" w14:textId="265D577F" w:rsidR="00275C89" w:rsidRDefault="00275C89" w:rsidP="00275C89">
      <w:pPr>
        <w:spacing w:after="120"/>
        <w:ind w:left="129" w:hanging="14"/>
        <w:rPr>
          <w:sz w:val="22"/>
        </w:rPr>
      </w:pPr>
      <w:r w:rsidRPr="00CA58F3">
        <w:rPr>
          <w:b/>
          <w:i/>
          <w:sz w:val="22"/>
        </w:rPr>
        <w:t>Existing Security Features:</w:t>
      </w:r>
      <w:r>
        <w:rPr>
          <w:i/>
          <w:sz w:val="22"/>
        </w:rPr>
        <w:t xml:space="preserve"> </w:t>
      </w:r>
      <w:ins w:id="196" w:author="Sai Praneetha Bhaskaruni" w:date="2022-03-25T14:39:00Z">
        <w:r w:rsidR="00D91131" w:rsidRPr="00E2528A">
          <w:rPr>
            <w:sz w:val="22"/>
            <w:szCs w:val="24"/>
            <w:rPrChange w:id="197" w:author="Sai Praneetha Bhaskaruni" w:date="2022-03-25T14:40:00Z">
              <w:rPr/>
            </w:rPrChange>
          </w:rPr>
          <w:t>Only Stryker’s service engineer is authorized to perform verification &amp; validation of the Smart Medic solutions component (device) whenever needed, at the time of incident reported.</w:t>
        </w:r>
        <w:r w:rsidR="00D91131">
          <w:t xml:space="preserve"> </w:t>
        </w:r>
      </w:ins>
      <w:del w:id="198" w:author="Sai Praneetha Bhaskaruni" w:date="2022-03-25T14:39:00Z">
        <w:r w:rsidRPr="000019BA" w:rsidDel="00D91131">
          <w:rPr>
            <w:sz w:val="22"/>
            <w:highlight w:val="yellow"/>
            <w:rPrChange w:id="199" w:author="Sai Praneetha Bhaskaruni" w:date="2022-03-24T09:59:00Z">
              <w:rPr>
                <w:sz w:val="22"/>
              </w:rPr>
            </w:rPrChange>
          </w:rPr>
          <w:delText xml:space="preserve">Only Stryker’s service engineer </w:delText>
        </w:r>
        <w:r w:rsidR="002264ED" w:rsidRPr="000019BA" w:rsidDel="00D91131">
          <w:rPr>
            <w:sz w:val="22"/>
            <w:highlight w:val="yellow"/>
            <w:rPrChange w:id="200" w:author="Sai Praneetha Bhaskaruni" w:date="2022-03-24T09:59:00Z">
              <w:rPr>
                <w:sz w:val="22"/>
              </w:rPr>
            </w:rPrChange>
          </w:rPr>
          <w:delText xml:space="preserve">is </w:delText>
        </w:r>
        <w:r w:rsidRPr="000019BA" w:rsidDel="00D91131">
          <w:rPr>
            <w:sz w:val="22"/>
            <w:highlight w:val="yellow"/>
            <w:rPrChange w:id="201" w:author="Sai Praneetha Bhaskaruni" w:date="2022-03-24T09:59:00Z">
              <w:rPr>
                <w:sz w:val="22"/>
              </w:rPr>
            </w:rPrChange>
          </w:rPr>
          <w:delText xml:space="preserve">authorized to perform testing and maintenance </w:delText>
        </w:r>
        <w:r w:rsidR="002264ED" w:rsidRPr="000019BA" w:rsidDel="00D91131">
          <w:rPr>
            <w:sz w:val="22"/>
            <w:highlight w:val="yellow"/>
            <w:rPrChange w:id="202" w:author="Sai Praneetha Bhaskaruni" w:date="2022-03-24T09:59:00Z">
              <w:rPr>
                <w:sz w:val="22"/>
              </w:rPr>
            </w:rPrChange>
          </w:rPr>
          <w:delText xml:space="preserve">of </w:delText>
        </w:r>
        <w:r w:rsidRPr="000019BA" w:rsidDel="00D91131">
          <w:rPr>
            <w:sz w:val="22"/>
            <w:highlight w:val="yellow"/>
            <w:rPrChange w:id="203" w:author="Sai Praneetha Bhaskaruni" w:date="2022-03-24T09:59:00Z">
              <w:rPr>
                <w:sz w:val="22"/>
              </w:rPr>
            </w:rPrChange>
          </w:rPr>
          <w:delText xml:space="preserve">the SmartMedic </w:delText>
        </w:r>
        <w:r w:rsidR="002264ED" w:rsidRPr="000019BA" w:rsidDel="00D91131">
          <w:rPr>
            <w:sz w:val="22"/>
            <w:highlight w:val="yellow"/>
            <w:rPrChange w:id="204" w:author="Sai Praneetha Bhaskaruni" w:date="2022-03-24T09:59:00Z">
              <w:rPr>
                <w:sz w:val="22"/>
              </w:rPr>
            </w:rPrChange>
          </w:rPr>
          <w:delText xml:space="preserve">Solution’s </w:delText>
        </w:r>
        <w:r w:rsidRPr="000019BA" w:rsidDel="00D91131">
          <w:rPr>
            <w:sz w:val="22"/>
            <w:highlight w:val="yellow"/>
            <w:rPrChange w:id="205" w:author="Sai Praneetha Bhaskaruni" w:date="2022-03-24T09:59:00Z">
              <w:rPr>
                <w:sz w:val="22"/>
              </w:rPr>
            </w:rPrChange>
          </w:rPr>
          <w:delText>component device</w:delText>
        </w:r>
        <w:r w:rsidR="00D01949" w:rsidRPr="000019BA" w:rsidDel="00D91131">
          <w:rPr>
            <w:sz w:val="22"/>
            <w:highlight w:val="yellow"/>
            <w:rPrChange w:id="206" w:author="Sai Praneetha Bhaskaruni" w:date="2022-03-24T09:59:00Z">
              <w:rPr>
                <w:sz w:val="22"/>
              </w:rPr>
            </w:rPrChange>
          </w:rPr>
          <w:delText>, w</w:delText>
        </w:r>
        <w:r w:rsidRPr="000019BA" w:rsidDel="00D91131">
          <w:rPr>
            <w:sz w:val="22"/>
            <w:highlight w:val="yellow"/>
            <w:rPrChange w:id="207" w:author="Sai Praneetha Bhaskaruni" w:date="2022-03-24T09:59:00Z">
              <w:rPr>
                <w:sz w:val="22"/>
              </w:rPr>
            </w:rPrChange>
          </w:rPr>
          <w:delText>henever n</w:delText>
        </w:r>
        <w:r w:rsidR="0023424E" w:rsidRPr="000019BA" w:rsidDel="00D91131">
          <w:rPr>
            <w:sz w:val="22"/>
            <w:highlight w:val="yellow"/>
            <w:rPrChange w:id="208" w:author="Sai Praneetha Bhaskaruni" w:date="2022-03-24T09:59:00Z">
              <w:rPr>
                <w:sz w:val="22"/>
              </w:rPr>
            </w:rPrChange>
          </w:rPr>
          <w:delText>eeded</w:delText>
        </w:r>
        <w:r w:rsidR="00D01949" w:rsidRPr="000019BA" w:rsidDel="00D91131">
          <w:rPr>
            <w:sz w:val="22"/>
            <w:highlight w:val="yellow"/>
            <w:rPrChange w:id="209" w:author="Sai Praneetha Bhaskaruni" w:date="2022-03-24T09:59:00Z">
              <w:rPr>
                <w:sz w:val="22"/>
              </w:rPr>
            </w:rPrChange>
          </w:rPr>
          <w:delText>,</w:delText>
        </w:r>
        <w:r w:rsidR="0023424E" w:rsidRPr="000019BA" w:rsidDel="00D91131">
          <w:rPr>
            <w:sz w:val="22"/>
            <w:highlight w:val="yellow"/>
            <w:rPrChange w:id="210" w:author="Sai Praneetha Bhaskaruni" w:date="2022-03-24T09:59:00Z">
              <w:rPr>
                <w:sz w:val="22"/>
              </w:rPr>
            </w:rPrChange>
          </w:rPr>
          <w:delText xml:space="preserve"> at the time of incident response</w:delText>
        </w:r>
        <w:r w:rsidRPr="000019BA" w:rsidDel="00D91131">
          <w:rPr>
            <w:sz w:val="22"/>
            <w:highlight w:val="yellow"/>
            <w:rPrChange w:id="211" w:author="Sai Praneetha Bhaskaruni" w:date="2022-03-24T09:59:00Z">
              <w:rPr>
                <w:sz w:val="22"/>
              </w:rPr>
            </w:rPrChange>
          </w:rPr>
          <w:delText>.</w:delText>
        </w:r>
        <w:r w:rsidRPr="00275C89" w:rsidDel="00D91131">
          <w:delText xml:space="preserve"> </w:delText>
        </w:r>
      </w:del>
      <w:r w:rsidRPr="00275C89">
        <w:rPr>
          <w:sz w:val="22"/>
        </w:rPr>
        <w:t xml:space="preserve">When Stryker obtains vulnerability information through surveillance or other sources, an assessment of the vulnerability’s exploitability and impact </w:t>
      </w:r>
      <w:r w:rsidR="00C51FDC">
        <w:rPr>
          <w:sz w:val="22"/>
        </w:rPr>
        <w:t xml:space="preserve">is </w:t>
      </w:r>
      <w:r w:rsidRPr="00275C89">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r w:rsidR="00D24168">
        <w:rPr>
          <w:sz w:val="22"/>
        </w:rPr>
        <w:t xml:space="preserve"> </w:t>
      </w:r>
      <w:r w:rsidR="00C51FDC">
        <w:rPr>
          <w:sz w:val="22"/>
        </w:rPr>
        <w:t>M</w:t>
      </w:r>
      <w:r w:rsidR="00D24168" w:rsidRPr="00907A2E">
        <w:rPr>
          <w:sz w:val="22"/>
        </w:rPr>
        <w:t xml:space="preserve">alware detection is crucial </w:t>
      </w:r>
      <w:ins w:id="212" w:author="Sai Praneetha Bhaskaruni" w:date="2022-03-25T15:33:00Z">
        <w:r w:rsidR="0090276D">
          <w:rPr>
            <w:sz w:val="22"/>
          </w:rPr>
          <w:t>as attackers exploiting the system in multiple ways</w:t>
        </w:r>
      </w:ins>
      <w:ins w:id="213" w:author="Sai Praneetha Bhaskaruni" w:date="2022-03-25T15:34:00Z">
        <w:r w:rsidR="00452CD5">
          <w:rPr>
            <w:sz w:val="22"/>
          </w:rPr>
          <w:t xml:space="preserve"> </w:t>
        </w:r>
      </w:ins>
      <w:del w:id="214" w:author="Sai Praneetha Bhaskaruni" w:date="2022-03-25T15:34:00Z">
        <w:r w:rsidR="00D24168" w:rsidRPr="00907A2E" w:rsidDel="00452CD5">
          <w:rPr>
            <w:sz w:val="22"/>
          </w:rPr>
          <w:delText xml:space="preserve">with </w:delText>
        </w:r>
        <w:r w:rsidR="00D24168" w:rsidRPr="007539B4" w:rsidDel="00452CD5">
          <w:rPr>
            <w:sz w:val="22"/>
            <w:highlight w:val="yellow"/>
            <w:rPrChange w:id="215" w:author="Sai Praneetha Bhaskaruni" w:date="2022-03-23T16:40:00Z">
              <w:rPr>
                <w:sz w:val="22"/>
              </w:rPr>
            </w:rPrChange>
          </w:rPr>
          <w:delText>malware’s prevalence</w:delText>
        </w:r>
        <w:r w:rsidR="00D24168" w:rsidRPr="00907A2E" w:rsidDel="00452CD5">
          <w:rPr>
            <w:sz w:val="22"/>
          </w:rPr>
          <w:delText xml:space="preserve"> </w:delText>
        </w:r>
      </w:del>
      <w:del w:id="216" w:author="Sai Praneetha Bhaskaruni" w:date="2022-03-25T15:35:00Z">
        <w:r w:rsidR="00D24168" w:rsidRPr="00907A2E" w:rsidDel="00062F09">
          <w:rPr>
            <w:sz w:val="22"/>
          </w:rPr>
          <w:delText>because</w:delText>
        </w:r>
      </w:del>
      <w:ins w:id="217" w:author="Sai Praneetha Bhaskaruni" w:date="2022-03-25T15:35:00Z">
        <w:r w:rsidR="00062F09">
          <w:rPr>
            <w:sz w:val="22"/>
          </w:rPr>
          <w:t>and hence</w:t>
        </w:r>
      </w:ins>
      <w:r w:rsidR="00D24168" w:rsidRPr="00907A2E">
        <w:rPr>
          <w:sz w:val="22"/>
        </w:rPr>
        <w:t xml:space="preserve"> it </w:t>
      </w:r>
      <w:ins w:id="218" w:author="Sai Praneetha Bhaskaruni" w:date="2022-03-25T15:36:00Z">
        <w:r w:rsidR="00652F15">
          <w:rPr>
            <w:sz w:val="22"/>
          </w:rPr>
          <w:t>can serve</w:t>
        </w:r>
      </w:ins>
      <w:del w:id="219" w:author="Sai Praneetha Bhaskaruni" w:date="2022-03-25T15:36:00Z">
        <w:r w:rsidR="00D24168" w:rsidRPr="00907A2E" w:rsidDel="00652F15">
          <w:rPr>
            <w:sz w:val="22"/>
          </w:rPr>
          <w:delText>functions</w:delText>
        </w:r>
      </w:del>
      <w:r w:rsidR="00D24168" w:rsidRPr="00907A2E">
        <w:rPr>
          <w:sz w:val="22"/>
        </w:rPr>
        <w:t xml:space="preserve"> as an early warning </w:t>
      </w:r>
      <w:ins w:id="220" w:author="Sai Praneetha Bhaskaruni" w:date="2022-03-24T10:57:00Z">
        <w:r w:rsidR="00DB7A93">
          <w:rPr>
            <w:sz w:val="22"/>
          </w:rPr>
          <w:t xml:space="preserve">to </w:t>
        </w:r>
      </w:ins>
      <w:del w:id="221" w:author="Sai Praneetha Bhaskaruni" w:date="2022-03-24T10:56:00Z">
        <w:r w:rsidR="00D24168" w:rsidRPr="00907A2E" w:rsidDel="00DB7A93">
          <w:rPr>
            <w:sz w:val="22"/>
          </w:rPr>
          <w:delText xml:space="preserve">system for </w:delText>
        </w:r>
      </w:del>
      <w:r w:rsidR="00D24168" w:rsidRPr="00907A2E">
        <w:rPr>
          <w:sz w:val="22"/>
        </w:rPr>
        <w:t>the</w:t>
      </w:r>
      <w:del w:id="222" w:author="Sai Praneetha Bhaskaruni" w:date="2022-03-24T10:57:00Z">
        <w:r w:rsidR="00D24168" w:rsidRPr="00907A2E" w:rsidDel="00DB7A93">
          <w:rPr>
            <w:sz w:val="22"/>
          </w:rPr>
          <w:delText xml:space="preserve"> </w:delText>
        </w:r>
        <w:r w:rsidR="00D24168" w:rsidRPr="004F49EA" w:rsidDel="00DB7A93">
          <w:rPr>
            <w:sz w:val="22"/>
          </w:rPr>
          <w:delText>computer</w:delText>
        </w:r>
      </w:del>
      <w:r w:rsidR="00D24168" w:rsidRPr="004F49EA">
        <w:rPr>
          <w:sz w:val="22"/>
        </w:rPr>
        <w:t xml:space="preserve"> s</w:t>
      </w:r>
      <w:ins w:id="223" w:author="Sai Praneetha Bhaskaruni" w:date="2022-03-24T10:56:00Z">
        <w:r w:rsidR="00DB7A93" w:rsidRPr="004F49EA">
          <w:rPr>
            <w:sz w:val="22"/>
            <w:rPrChange w:id="224" w:author="Sai Praneetha Bhaskaruni" w:date="2022-03-25T10:01:00Z">
              <w:rPr>
                <w:sz w:val="22"/>
                <w:highlight w:val="yellow"/>
              </w:rPr>
            </w:rPrChange>
          </w:rPr>
          <w:t>ystem</w:t>
        </w:r>
      </w:ins>
      <w:del w:id="225" w:author="Sai Praneetha Bhaskaruni" w:date="2022-03-24T10:56:00Z">
        <w:r w:rsidR="00D24168" w:rsidRPr="004F49EA" w:rsidDel="00DB7A93">
          <w:rPr>
            <w:sz w:val="22"/>
          </w:rPr>
          <w:delText>ecure</w:delText>
        </w:r>
      </w:del>
      <w:r w:rsidR="00D24168" w:rsidRPr="00907A2E">
        <w:rPr>
          <w:sz w:val="22"/>
        </w:rPr>
        <w:t xml:space="preserve"> regarding cyberattacks. </w:t>
      </w:r>
      <w:del w:id="226" w:author="Sai Praneetha Bhaskaruni" w:date="2022-03-25T15:37:00Z">
        <w:r w:rsidR="00D24168" w:rsidRPr="00907A2E" w:rsidDel="001F0AA8">
          <w:rPr>
            <w:sz w:val="22"/>
          </w:rPr>
          <w:delText xml:space="preserve">It keeps hackers out of the </w:delText>
        </w:r>
      </w:del>
      <w:del w:id="227" w:author="Sai Praneetha Bhaskaruni" w:date="2022-03-24T10:57:00Z">
        <w:r w:rsidR="00D24168" w:rsidRPr="00907A2E" w:rsidDel="00DB7A93">
          <w:rPr>
            <w:sz w:val="22"/>
          </w:rPr>
          <w:delText>computer</w:delText>
        </w:r>
      </w:del>
      <w:del w:id="228" w:author="Sai Praneetha Bhaskaruni" w:date="2022-03-25T15:37:00Z">
        <w:r w:rsidR="00D24168" w:rsidRPr="00907A2E" w:rsidDel="001F0AA8">
          <w:rPr>
            <w:sz w:val="22"/>
          </w:rPr>
          <w:delText xml:space="preserve"> and prevents the information from being compromised. </w:delText>
        </w:r>
      </w:del>
      <w:r w:rsidR="00D24168" w:rsidRPr="00907A2E">
        <w:rPr>
          <w:sz w:val="22"/>
        </w:rPr>
        <w:t xml:space="preserve">Only Stryker Technical Team </w:t>
      </w:r>
      <w:r w:rsidR="004931DE">
        <w:rPr>
          <w:sz w:val="22"/>
        </w:rPr>
        <w:t xml:space="preserve">is </w:t>
      </w:r>
      <w:r w:rsidR="00D24168" w:rsidRPr="00907A2E">
        <w:rPr>
          <w:sz w:val="22"/>
        </w:rPr>
        <w:t>authorized to repair or resolve issue</w:t>
      </w:r>
      <w:r w:rsidR="004931DE">
        <w:rPr>
          <w:sz w:val="22"/>
        </w:rPr>
        <w:t>s</w:t>
      </w:r>
      <w:r w:rsidR="00D24168" w:rsidRPr="00907A2E">
        <w:rPr>
          <w:sz w:val="22"/>
        </w:rPr>
        <w:t xml:space="preserve"> whenever </w:t>
      </w:r>
      <w:r w:rsidR="004931DE">
        <w:rPr>
          <w:sz w:val="22"/>
        </w:rPr>
        <w:t xml:space="preserve">a </w:t>
      </w:r>
      <w:r w:rsidR="00D24168" w:rsidRPr="00907A2E">
        <w:rPr>
          <w:sz w:val="22"/>
        </w:rPr>
        <w:t xml:space="preserve">severe malware </w:t>
      </w:r>
      <w:r w:rsidR="004931DE">
        <w:rPr>
          <w:sz w:val="22"/>
        </w:rPr>
        <w:t>i</w:t>
      </w:r>
      <w:r w:rsidR="004931DE" w:rsidRPr="00907A2E">
        <w:rPr>
          <w:sz w:val="22"/>
        </w:rPr>
        <w:t xml:space="preserve">s </w:t>
      </w:r>
      <w:r w:rsidR="00D24168" w:rsidRPr="00907A2E">
        <w:rPr>
          <w:sz w:val="22"/>
        </w:rPr>
        <w:t>detected</w:t>
      </w:r>
      <w:r w:rsidR="00D24168" w:rsidRPr="00275C89">
        <w:rPr>
          <w:sz w:val="22"/>
        </w:rPr>
        <w:t>.</w:t>
      </w:r>
    </w:p>
    <w:p w14:paraId="17F62B2E" w14:textId="4EF53A17" w:rsidR="00BA5FC4" w:rsidRPr="0023424E" w:rsidRDefault="00ED00D6" w:rsidP="00BA5FC4">
      <w:pPr>
        <w:shd w:val="clear" w:color="auto" w:fill="FFFFFF"/>
        <w:spacing w:beforeAutospacing="1"/>
        <w:ind w:left="450"/>
        <w:rPr>
          <w:rFonts w:eastAsia="Times New Roman" w:cstheme="minorHAnsi"/>
          <w:bCs/>
          <w:sz w:val="22"/>
        </w:rPr>
      </w:pPr>
      <w:bookmarkStart w:id="229" w:name="_Toc59610193"/>
      <w:ins w:id="230" w:author="Sai Praneetha Bhaskaruni" w:date="2022-03-24T11:28:00Z">
        <w:r>
          <w:rPr>
            <w:rFonts w:eastAsia="Times New Roman" w:cstheme="minorHAnsi"/>
            <w:bCs/>
            <w:sz w:val="22"/>
          </w:rPr>
          <w:t xml:space="preserve">Recommended </w:t>
        </w:r>
      </w:ins>
      <w:ins w:id="231" w:author="Sai Praneetha Bhaskaruni" w:date="2022-03-24T10:59:00Z">
        <w:r w:rsidR="00E16BE0">
          <w:rPr>
            <w:rFonts w:eastAsia="Times New Roman" w:cstheme="minorHAnsi"/>
            <w:bCs/>
            <w:sz w:val="22"/>
          </w:rPr>
          <w:t>V</w:t>
        </w:r>
      </w:ins>
      <w:del w:id="232" w:author="Sai Praneetha Bhaskaruni" w:date="2022-03-24T10:58:00Z">
        <w:r w:rsidR="00BA5FC4" w:rsidRPr="0023424E" w:rsidDel="00E16BE0">
          <w:rPr>
            <w:rFonts w:eastAsia="Times New Roman" w:cstheme="minorHAnsi"/>
            <w:bCs/>
            <w:sz w:val="22"/>
          </w:rPr>
          <w:delText>V</w:delText>
        </w:r>
      </w:del>
      <w:r w:rsidR="00BA5FC4" w:rsidRPr="0023424E">
        <w:rPr>
          <w:rFonts w:eastAsia="Times New Roman" w:cstheme="minorHAnsi"/>
          <w:bCs/>
          <w:sz w:val="22"/>
        </w:rPr>
        <w:t xml:space="preserve">ulnerability </w:t>
      </w:r>
      <w:ins w:id="233" w:author="Sai Praneetha Bhaskaruni" w:date="2022-03-24T10:59:00Z">
        <w:r w:rsidR="00E16BE0">
          <w:rPr>
            <w:rFonts w:eastAsia="Times New Roman" w:cstheme="minorHAnsi"/>
            <w:bCs/>
            <w:sz w:val="22"/>
          </w:rPr>
          <w:t>M</w:t>
        </w:r>
      </w:ins>
      <w:del w:id="234" w:author="Sai Praneetha Bhaskaruni" w:date="2022-03-24T10:59:00Z">
        <w:r w:rsidR="00BA5FC4" w:rsidRPr="0023424E" w:rsidDel="00E16BE0">
          <w:rPr>
            <w:rFonts w:eastAsia="Times New Roman" w:cstheme="minorHAnsi"/>
            <w:bCs/>
            <w:sz w:val="22"/>
          </w:rPr>
          <w:delText>M</w:delText>
        </w:r>
      </w:del>
      <w:r w:rsidR="00BA5FC4" w:rsidRPr="0023424E">
        <w:rPr>
          <w:rFonts w:eastAsia="Times New Roman" w:cstheme="minorHAnsi"/>
          <w:bCs/>
          <w:sz w:val="22"/>
        </w:rPr>
        <w:t>anagement</w:t>
      </w:r>
      <w:bookmarkEnd w:id="229"/>
      <w:ins w:id="235" w:author="Sai Praneetha Bhaskaruni" w:date="2022-03-24T10:59:00Z">
        <w:r w:rsidR="00E16BE0">
          <w:rPr>
            <w:rFonts w:eastAsia="Times New Roman" w:cstheme="minorHAnsi"/>
            <w:bCs/>
            <w:sz w:val="22"/>
          </w:rPr>
          <w:t xml:space="preserve"> </w:t>
        </w:r>
      </w:ins>
      <w:ins w:id="236" w:author="Sai Praneetha Bhaskaruni" w:date="2022-03-24T11:04:00Z">
        <w:r w:rsidR="00D9649E">
          <w:rPr>
            <w:rFonts w:eastAsia="Times New Roman" w:cstheme="minorHAnsi"/>
            <w:bCs/>
            <w:sz w:val="22"/>
          </w:rPr>
          <w:t>Process/</w:t>
        </w:r>
      </w:ins>
      <w:ins w:id="237" w:author="Sai Praneetha Bhaskaruni" w:date="2022-03-24T10:59:00Z">
        <w:r w:rsidR="00E16BE0">
          <w:rPr>
            <w:rFonts w:eastAsia="Times New Roman" w:cstheme="minorHAnsi"/>
            <w:bCs/>
            <w:sz w:val="22"/>
          </w:rPr>
          <w:t>Practice</w:t>
        </w:r>
      </w:ins>
      <w:ins w:id="238" w:author="Sai Praneetha Bhaskaruni" w:date="2022-03-24T11:04:00Z">
        <w:r w:rsidR="00D9649E">
          <w:rPr>
            <w:rFonts w:eastAsia="Times New Roman" w:cstheme="minorHAnsi"/>
            <w:bCs/>
            <w:sz w:val="22"/>
          </w:rPr>
          <w:t>(</w:t>
        </w:r>
      </w:ins>
      <w:ins w:id="239" w:author="Sai Praneetha Bhaskaruni" w:date="2022-03-24T10:59:00Z">
        <w:r w:rsidR="00E16BE0">
          <w:rPr>
            <w:rFonts w:eastAsia="Times New Roman" w:cstheme="minorHAnsi"/>
            <w:bCs/>
            <w:sz w:val="22"/>
          </w:rPr>
          <w:t>s</w:t>
        </w:r>
      </w:ins>
      <w:ins w:id="240" w:author="Sai Praneetha Bhaskaruni" w:date="2022-03-24T11:04:00Z">
        <w:r w:rsidR="00D9649E">
          <w:rPr>
            <w:rFonts w:eastAsia="Times New Roman" w:cstheme="minorHAnsi"/>
            <w:bCs/>
            <w:sz w:val="22"/>
          </w:rPr>
          <w:t>)</w:t>
        </w:r>
      </w:ins>
      <w:ins w:id="241" w:author="Sai Praneetha Bhaskaruni" w:date="2022-03-24T10:59:00Z">
        <w:r w:rsidR="00E16BE0">
          <w:rPr>
            <w:rFonts w:eastAsia="Times New Roman" w:cstheme="minorHAnsi"/>
            <w:bCs/>
            <w:sz w:val="22"/>
          </w:rPr>
          <w:t>:</w:t>
        </w:r>
      </w:ins>
    </w:p>
    <w:p w14:paraId="59E339A8" w14:textId="7F5A6C7C"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Implementation of </w:t>
      </w:r>
      <w:del w:id="242" w:author="Sai Praneetha Bhaskaruni" w:date="2022-03-24T11:02:00Z">
        <w:r w:rsidRPr="00BA5FC4" w:rsidDel="008E4820">
          <w:rPr>
            <w:rFonts w:eastAsia="Times New Roman" w:cstheme="minorHAnsi"/>
            <w:sz w:val="22"/>
            <w:lang w:eastAsia="de-DE"/>
          </w:rPr>
          <w:delText xml:space="preserve">security </w:delText>
        </w:r>
      </w:del>
      <w:ins w:id="243" w:author="Sai Praneetha Bhaskaruni" w:date="2022-03-24T11:03:00Z">
        <w:r w:rsidR="000A0E6D">
          <w:rPr>
            <w:rFonts w:eastAsia="Times New Roman" w:cstheme="minorHAnsi"/>
            <w:sz w:val="22"/>
            <w:lang w:eastAsia="de-DE"/>
          </w:rPr>
          <w:t>V</w:t>
        </w:r>
      </w:ins>
      <w:ins w:id="244" w:author="Sai Praneetha Bhaskaruni" w:date="2022-03-24T11:02:00Z">
        <w:r w:rsidR="008E4820">
          <w:rPr>
            <w:rFonts w:eastAsia="Times New Roman" w:cstheme="minorHAnsi"/>
            <w:sz w:val="22"/>
            <w:lang w:eastAsia="de-DE"/>
          </w:rPr>
          <w:t>ulnerability</w:t>
        </w:r>
      </w:ins>
      <w:ins w:id="245" w:author="Sai Praneetha Bhaskaruni" w:date="2022-03-24T11:03:00Z">
        <w:r w:rsidR="008E4820">
          <w:rPr>
            <w:rFonts w:eastAsia="Times New Roman" w:cstheme="minorHAnsi"/>
            <w:sz w:val="22"/>
            <w:lang w:eastAsia="de-DE"/>
          </w:rPr>
          <w:t>/</w:t>
        </w:r>
        <w:r w:rsidR="000A0E6D">
          <w:rPr>
            <w:rFonts w:eastAsia="Times New Roman" w:cstheme="minorHAnsi"/>
            <w:sz w:val="22"/>
            <w:lang w:eastAsia="de-DE"/>
          </w:rPr>
          <w:t>M</w:t>
        </w:r>
        <w:r w:rsidR="008E4820">
          <w:rPr>
            <w:rFonts w:eastAsia="Times New Roman" w:cstheme="minorHAnsi"/>
            <w:sz w:val="22"/>
            <w:lang w:eastAsia="de-DE"/>
          </w:rPr>
          <w:t>alware</w:t>
        </w:r>
      </w:ins>
      <w:ins w:id="246" w:author="Sai Praneetha Bhaskaruni" w:date="2022-03-24T11:02:00Z">
        <w:r w:rsidR="008E4820" w:rsidRPr="00BA5FC4">
          <w:rPr>
            <w:rFonts w:eastAsia="Times New Roman" w:cstheme="minorHAnsi"/>
            <w:sz w:val="22"/>
            <w:lang w:eastAsia="de-DE"/>
          </w:rPr>
          <w:t xml:space="preserve"> </w:t>
        </w:r>
      </w:ins>
      <w:r w:rsidRPr="00BA5FC4">
        <w:rPr>
          <w:rFonts w:eastAsia="Times New Roman" w:cstheme="minorHAnsi"/>
          <w:sz w:val="22"/>
          <w:lang w:eastAsia="de-DE"/>
        </w:rPr>
        <w:t>scanning tools within the organization</w:t>
      </w:r>
    </w:p>
    <w:p w14:paraId="7D27D9D7"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Onboarding the application/infrastructure to the scanning tool</w:t>
      </w:r>
    </w:p>
    <w:p w14:paraId="7CDCF7F3" w14:textId="0EBBE446"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Identif</w:t>
      </w:r>
      <w:r w:rsidR="006E0AE6">
        <w:rPr>
          <w:rFonts w:eastAsia="Times New Roman" w:cstheme="minorHAnsi"/>
          <w:sz w:val="22"/>
          <w:lang w:eastAsia="de-DE"/>
        </w:rPr>
        <w:t>ication</w:t>
      </w:r>
      <w:r w:rsidRPr="00BA5FC4">
        <w:rPr>
          <w:rFonts w:eastAsia="Times New Roman" w:cstheme="minorHAnsi"/>
          <w:sz w:val="22"/>
          <w:lang w:eastAsia="de-DE"/>
        </w:rPr>
        <w:t xml:space="preserve"> and prioritization of the vulnerability as per vulnerability rating such as </w:t>
      </w:r>
      <w:r w:rsidR="006E0AE6">
        <w:rPr>
          <w:rFonts w:eastAsia="Times New Roman" w:cstheme="minorHAnsi"/>
          <w:sz w:val="22"/>
          <w:lang w:eastAsia="de-DE"/>
        </w:rPr>
        <w:t>C</w:t>
      </w:r>
      <w:r w:rsidR="006E0AE6" w:rsidRPr="00BA5FC4">
        <w:rPr>
          <w:rFonts w:eastAsia="Times New Roman" w:cstheme="minorHAnsi"/>
          <w:sz w:val="22"/>
          <w:lang w:eastAsia="de-DE"/>
        </w:rPr>
        <w:t>ritical</w:t>
      </w:r>
      <w:r w:rsidRPr="00BA5FC4">
        <w:rPr>
          <w:rFonts w:eastAsia="Times New Roman" w:cstheme="minorHAnsi"/>
          <w:sz w:val="22"/>
          <w:lang w:eastAsia="de-DE"/>
        </w:rPr>
        <w:t xml:space="preserve">, High, Medium, </w:t>
      </w:r>
      <w:r w:rsidR="006E0AE6">
        <w:rPr>
          <w:rFonts w:eastAsia="Times New Roman" w:cstheme="minorHAnsi"/>
          <w:sz w:val="22"/>
          <w:lang w:eastAsia="de-DE"/>
        </w:rPr>
        <w:t>L</w:t>
      </w:r>
      <w:r w:rsidR="006E0AE6" w:rsidRPr="00BA5FC4">
        <w:rPr>
          <w:rFonts w:eastAsia="Times New Roman" w:cstheme="minorHAnsi"/>
          <w:sz w:val="22"/>
          <w:lang w:eastAsia="de-DE"/>
        </w:rPr>
        <w:t xml:space="preserve">ow </w:t>
      </w:r>
      <w:r w:rsidRPr="00BA5FC4">
        <w:rPr>
          <w:rFonts w:eastAsia="Times New Roman" w:cstheme="minorHAnsi"/>
          <w:sz w:val="22"/>
          <w:lang w:eastAsia="de-DE"/>
        </w:rPr>
        <w:t xml:space="preserve">and </w:t>
      </w:r>
      <w:r w:rsidR="006E0AE6">
        <w:rPr>
          <w:rFonts w:eastAsia="Times New Roman" w:cstheme="minorHAnsi"/>
          <w:sz w:val="22"/>
          <w:lang w:eastAsia="de-DE"/>
        </w:rPr>
        <w:t>I</w:t>
      </w:r>
      <w:r w:rsidR="006E0AE6" w:rsidRPr="00BA5FC4">
        <w:rPr>
          <w:rFonts w:eastAsia="Times New Roman" w:cstheme="minorHAnsi"/>
          <w:sz w:val="22"/>
          <w:lang w:eastAsia="de-DE"/>
        </w:rPr>
        <w:t>nformation</w:t>
      </w:r>
    </w:p>
    <w:p w14:paraId="44212661" w14:textId="4ACCD95C"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Planning the vulnerability remediation and mitigation </w:t>
      </w:r>
      <w:ins w:id="247" w:author="Sai Praneetha Bhaskaruni" w:date="2022-03-24T11:06:00Z">
        <w:r w:rsidR="00706416">
          <w:rPr>
            <w:rFonts w:eastAsia="Times New Roman" w:cstheme="minorHAnsi"/>
            <w:sz w:val="22"/>
            <w:lang w:eastAsia="de-DE"/>
          </w:rPr>
          <w:t>steps</w:t>
        </w:r>
      </w:ins>
      <w:del w:id="248" w:author="Sai Praneetha Bhaskaruni" w:date="2022-03-24T11:05:00Z">
        <w:r w:rsidRPr="00BA5FC4" w:rsidDel="00706416">
          <w:rPr>
            <w:rFonts w:eastAsia="Times New Roman" w:cstheme="minorHAnsi"/>
            <w:sz w:val="22"/>
            <w:lang w:eastAsia="de-DE"/>
          </w:rPr>
          <w:delText>options</w:delText>
        </w:r>
      </w:del>
    </w:p>
    <w:p w14:paraId="46CA2FE1" w14:textId="2DD91B5A"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del w:id="249" w:author="Sai Praneetha Bhaskaruni" w:date="2022-03-24T11:07:00Z">
        <w:r w:rsidRPr="00BA5FC4" w:rsidDel="007F77BB">
          <w:rPr>
            <w:rFonts w:eastAsia="Times New Roman" w:cstheme="minorHAnsi"/>
            <w:sz w:val="22"/>
            <w:lang w:eastAsia="de-DE"/>
          </w:rPr>
          <w:delText xml:space="preserve">Tracking </w:delText>
        </w:r>
      </w:del>
      <w:ins w:id="250" w:author="Sai Praneetha Bhaskaruni" w:date="2022-03-24T11:07:00Z">
        <w:r w:rsidR="007F77BB">
          <w:rPr>
            <w:rFonts w:eastAsia="Times New Roman" w:cstheme="minorHAnsi"/>
            <w:sz w:val="22"/>
            <w:lang w:eastAsia="de-DE"/>
          </w:rPr>
          <w:t>Integration</w:t>
        </w:r>
        <w:r w:rsidR="007F77BB" w:rsidRPr="00BA5FC4">
          <w:rPr>
            <w:rFonts w:eastAsia="Times New Roman" w:cstheme="minorHAnsi"/>
            <w:sz w:val="22"/>
            <w:lang w:eastAsia="de-DE"/>
          </w:rPr>
          <w:t xml:space="preserve"> </w:t>
        </w:r>
      </w:ins>
      <w:r w:rsidRPr="00BA5FC4">
        <w:rPr>
          <w:rFonts w:eastAsia="Times New Roman" w:cstheme="minorHAnsi"/>
          <w:sz w:val="22"/>
          <w:lang w:eastAsia="de-DE"/>
        </w:rPr>
        <w:t>and revalidation of the vulnerability remediation and mitigation</w:t>
      </w:r>
    </w:p>
    <w:p w14:paraId="559BA001" w14:textId="3C6B841A" w:rsidR="00BA5FC4" w:rsidRPr="0023424E" w:rsidRDefault="00BA5FC4" w:rsidP="00BA5FC4">
      <w:pPr>
        <w:shd w:val="clear" w:color="auto" w:fill="FFFFFF"/>
        <w:spacing w:beforeAutospacing="1"/>
        <w:ind w:left="450"/>
        <w:rPr>
          <w:rFonts w:eastAsia="Times New Roman" w:cstheme="minorHAnsi"/>
          <w:bCs/>
          <w:sz w:val="22"/>
        </w:rPr>
      </w:pPr>
      <w:bookmarkStart w:id="251" w:name="_Toc59610194"/>
      <w:r w:rsidRPr="0023424E">
        <w:rPr>
          <w:rFonts w:eastAsia="Times New Roman" w:cstheme="minorHAnsi"/>
          <w:bCs/>
          <w:sz w:val="22"/>
        </w:rPr>
        <w:lastRenderedPageBreak/>
        <w:t>Incident</w:t>
      </w:r>
      <w:ins w:id="252" w:author="Sai Praneetha Bhaskaruni" w:date="2022-03-24T11:26:00Z">
        <w:r w:rsidR="00D31F3A">
          <w:rPr>
            <w:rFonts w:eastAsia="Times New Roman" w:cstheme="minorHAnsi"/>
            <w:bCs/>
            <w:sz w:val="22"/>
          </w:rPr>
          <w:t xml:space="preserve"> </w:t>
        </w:r>
      </w:ins>
      <w:del w:id="253" w:author="Sai Praneetha Bhaskaruni" w:date="2022-03-24T11:26:00Z">
        <w:r w:rsidRPr="0023424E" w:rsidDel="00D31F3A">
          <w:rPr>
            <w:rFonts w:eastAsia="Times New Roman" w:cstheme="minorHAnsi"/>
            <w:bCs/>
            <w:sz w:val="22"/>
          </w:rPr>
          <w:delText xml:space="preserve"> </w:delText>
        </w:r>
      </w:del>
      <w:ins w:id="254" w:author="Sai Praneetha Bhaskaruni" w:date="2022-03-24T11:11:00Z">
        <w:r w:rsidR="00C86741">
          <w:rPr>
            <w:rFonts w:eastAsia="Times New Roman" w:cstheme="minorHAnsi"/>
            <w:bCs/>
            <w:sz w:val="22"/>
          </w:rPr>
          <w:t xml:space="preserve">Reporting &amp; </w:t>
        </w:r>
      </w:ins>
      <w:r w:rsidRPr="0023424E">
        <w:rPr>
          <w:rFonts w:eastAsia="Times New Roman" w:cstheme="minorHAnsi"/>
          <w:bCs/>
          <w:sz w:val="22"/>
        </w:rPr>
        <w:t>Re</w:t>
      </w:r>
      <w:ins w:id="255" w:author="Sai Praneetha Bhaskaruni" w:date="2022-03-24T11:27:00Z">
        <w:r w:rsidR="00211957">
          <w:rPr>
            <w:rFonts w:eastAsia="Times New Roman" w:cstheme="minorHAnsi"/>
            <w:bCs/>
            <w:sz w:val="22"/>
          </w:rPr>
          <w:t>covery</w:t>
        </w:r>
      </w:ins>
      <w:del w:id="256" w:author="Sai Praneetha Bhaskaruni" w:date="2022-03-24T11:27:00Z">
        <w:r w:rsidRPr="0023424E" w:rsidDel="00211957">
          <w:rPr>
            <w:rFonts w:eastAsia="Times New Roman" w:cstheme="minorHAnsi"/>
            <w:bCs/>
            <w:sz w:val="22"/>
          </w:rPr>
          <w:delText>sponse</w:delText>
        </w:r>
      </w:del>
      <w:bookmarkEnd w:id="251"/>
      <w:ins w:id="257" w:author="Sai Praneetha Bhaskaruni" w:date="2022-03-24T11:11:00Z">
        <w:r w:rsidR="00C86741">
          <w:rPr>
            <w:rFonts w:eastAsia="Times New Roman" w:cstheme="minorHAnsi"/>
            <w:bCs/>
            <w:sz w:val="22"/>
          </w:rPr>
          <w:t xml:space="preserve"> M</w:t>
        </w:r>
      </w:ins>
      <w:ins w:id="258" w:author="Sai Praneetha Bhaskaruni" w:date="2022-03-24T11:29:00Z">
        <w:r w:rsidR="00B90C08">
          <w:rPr>
            <w:rFonts w:eastAsia="Times New Roman" w:cstheme="minorHAnsi"/>
            <w:bCs/>
            <w:sz w:val="22"/>
          </w:rPr>
          <w:t>ethods</w:t>
        </w:r>
        <w:r w:rsidR="00FC5392">
          <w:rPr>
            <w:rFonts w:eastAsia="Times New Roman" w:cstheme="minorHAnsi"/>
            <w:bCs/>
            <w:sz w:val="22"/>
          </w:rPr>
          <w:t>:</w:t>
        </w:r>
      </w:ins>
    </w:p>
    <w:p w14:paraId="4E563B53" w14:textId="3EECDA3C" w:rsidR="00BA5FC4" w:rsidRPr="00BA5FC4" w:rsidRDefault="00DB55F8" w:rsidP="00BA5FC4">
      <w:pPr>
        <w:pStyle w:val="ListParagraph"/>
        <w:numPr>
          <w:ilvl w:val="0"/>
          <w:numId w:val="14"/>
        </w:numPr>
        <w:spacing w:before="120" w:after="160" w:line="259" w:lineRule="auto"/>
        <w:jc w:val="left"/>
        <w:rPr>
          <w:rFonts w:eastAsia="Times New Roman" w:cstheme="minorHAnsi"/>
          <w:sz w:val="22"/>
          <w:lang w:eastAsia="de-DE"/>
        </w:rPr>
      </w:pPr>
      <w:bookmarkStart w:id="259" w:name="_Hlk99105725"/>
      <w:ins w:id="260" w:author="Sai Praneetha Bhaskaruni" w:date="2022-03-24T11:12:00Z">
        <w:r>
          <w:rPr>
            <w:rFonts w:eastAsia="Times New Roman" w:cstheme="minorHAnsi"/>
            <w:sz w:val="22"/>
            <w:lang w:eastAsia="de-DE"/>
          </w:rPr>
          <w:t>Any s</w:t>
        </w:r>
      </w:ins>
      <w:del w:id="261" w:author="Sai Praneetha Bhaskaruni" w:date="2022-03-24T11:12:00Z">
        <w:r w:rsidR="00BA5FC4" w:rsidRPr="00BA5FC4" w:rsidDel="00DB55F8">
          <w:rPr>
            <w:rFonts w:eastAsia="Times New Roman" w:cstheme="minorHAnsi"/>
            <w:sz w:val="22"/>
            <w:lang w:eastAsia="de-DE"/>
          </w:rPr>
          <w:delText>S</w:delText>
        </w:r>
      </w:del>
      <w:r w:rsidR="00BA5FC4" w:rsidRPr="00BA5FC4">
        <w:rPr>
          <w:rFonts w:eastAsia="Times New Roman" w:cstheme="minorHAnsi"/>
          <w:sz w:val="22"/>
          <w:lang w:eastAsia="de-DE"/>
        </w:rPr>
        <w:t>uspected</w:t>
      </w:r>
      <w:ins w:id="262" w:author="Sai Praneetha Bhaskaruni" w:date="2022-03-24T11:14:00Z">
        <w:r w:rsidR="008E1245">
          <w:rPr>
            <w:rFonts w:eastAsia="Times New Roman" w:cstheme="minorHAnsi"/>
            <w:sz w:val="22"/>
            <w:lang w:eastAsia="de-DE"/>
          </w:rPr>
          <w:t>/confirmed</w:t>
        </w:r>
      </w:ins>
      <w:r w:rsidR="00BA5FC4" w:rsidRPr="00BA5FC4">
        <w:rPr>
          <w:rFonts w:eastAsia="Times New Roman" w:cstheme="minorHAnsi"/>
          <w:sz w:val="22"/>
          <w:lang w:eastAsia="de-DE"/>
        </w:rPr>
        <w:t xml:space="preserve"> malware </w:t>
      </w:r>
      <w:ins w:id="263" w:author="Sai Praneetha Bhaskaruni" w:date="2022-03-24T11:14:00Z">
        <w:r w:rsidR="008E1245">
          <w:rPr>
            <w:rFonts w:eastAsia="Times New Roman" w:cstheme="minorHAnsi"/>
            <w:sz w:val="22"/>
            <w:lang w:eastAsia="de-DE"/>
          </w:rPr>
          <w:t xml:space="preserve">found </w:t>
        </w:r>
      </w:ins>
      <w:r w:rsidR="00BA5FC4" w:rsidRPr="00BA5FC4">
        <w:rPr>
          <w:rFonts w:eastAsia="Times New Roman" w:cstheme="minorHAnsi"/>
          <w:sz w:val="22"/>
          <w:lang w:eastAsia="de-DE"/>
        </w:rPr>
        <w:t>on the system</w:t>
      </w:r>
    </w:p>
    <w:p w14:paraId="5D2ECDBF" w14:textId="45CBB8F4" w:rsidR="00BA5FC4" w:rsidRPr="00BA5FC4" w:rsidDel="00822C8A" w:rsidRDefault="00822C8A" w:rsidP="00BA5FC4">
      <w:pPr>
        <w:pStyle w:val="ListParagraph"/>
        <w:numPr>
          <w:ilvl w:val="0"/>
          <w:numId w:val="14"/>
        </w:numPr>
        <w:spacing w:before="120" w:after="160" w:line="259" w:lineRule="auto"/>
        <w:jc w:val="left"/>
        <w:rPr>
          <w:del w:id="264" w:author="Sai Praneetha Bhaskaruni" w:date="2022-03-24T11:16:00Z"/>
          <w:rFonts w:eastAsia="Times New Roman" w:cstheme="minorHAnsi"/>
          <w:sz w:val="22"/>
          <w:lang w:eastAsia="de-DE"/>
        </w:rPr>
      </w:pPr>
      <w:ins w:id="265" w:author="Sai Praneetha Bhaskaruni" w:date="2022-03-24T11:16:00Z">
        <w:r>
          <w:rPr>
            <w:rFonts w:eastAsia="Times New Roman" w:cstheme="minorHAnsi"/>
            <w:sz w:val="22"/>
            <w:lang w:eastAsia="de-DE"/>
          </w:rPr>
          <w:t xml:space="preserve">Any </w:t>
        </w:r>
      </w:ins>
      <w:del w:id="266" w:author="Sai Praneetha Bhaskaruni" w:date="2022-03-24T11:16:00Z">
        <w:r w:rsidR="00BA5FC4" w:rsidRPr="00BA5FC4" w:rsidDel="00822C8A">
          <w:rPr>
            <w:rFonts w:eastAsia="Times New Roman" w:cstheme="minorHAnsi"/>
            <w:sz w:val="22"/>
            <w:lang w:eastAsia="de-DE"/>
          </w:rPr>
          <w:delText>Confirmed malware on the system</w:delText>
        </w:r>
      </w:del>
    </w:p>
    <w:p w14:paraId="6797F61F" w14:textId="04176E9D" w:rsidR="00BA5FC4" w:rsidRDefault="00822C8A" w:rsidP="00BA5FC4">
      <w:pPr>
        <w:pStyle w:val="ListParagraph"/>
        <w:numPr>
          <w:ilvl w:val="0"/>
          <w:numId w:val="14"/>
        </w:numPr>
        <w:spacing w:before="120" w:after="160" w:line="259" w:lineRule="auto"/>
        <w:jc w:val="left"/>
        <w:rPr>
          <w:ins w:id="267" w:author="Sai Praneetha Bhaskaruni" w:date="2022-03-24T11:19:00Z"/>
          <w:rFonts w:eastAsia="Times New Roman" w:cstheme="minorHAnsi"/>
          <w:sz w:val="22"/>
          <w:lang w:eastAsia="de-DE"/>
        </w:rPr>
      </w:pPr>
      <w:ins w:id="268" w:author="Sai Praneetha Bhaskaruni" w:date="2022-03-24T11:16:00Z">
        <w:r>
          <w:rPr>
            <w:rFonts w:eastAsia="Times New Roman" w:cstheme="minorHAnsi"/>
            <w:sz w:val="22"/>
            <w:lang w:eastAsia="de-DE"/>
          </w:rPr>
          <w:t>u</w:t>
        </w:r>
      </w:ins>
      <w:del w:id="269" w:author="Sai Praneetha Bhaskaruni" w:date="2022-03-24T11:16:00Z">
        <w:r w:rsidR="00BA5FC4" w:rsidRPr="00BA5FC4" w:rsidDel="00822C8A">
          <w:rPr>
            <w:rFonts w:eastAsia="Times New Roman" w:cstheme="minorHAnsi"/>
            <w:sz w:val="22"/>
            <w:lang w:eastAsia="de-DE"/>
          </w:rPr>
          <w:delText>U</w:delText>
        </w:r>
      </w:del>
      <w:r w:rsidR="00BA5FC4" w:rsidRPr="00BA5FC4">
        <w:rPr>
          <w:rFonts w:eastAsia="Times New Roman" w:cstheme="minorHAnsi"/>
          <w:sz w:val="22"/>
          <w:lang w:eastAsia="de-DE"/>
        </w:rPr>
        <w:t>nexpected system behavior</w:t>
      </w:r>
      <w:ins w:id="270" w:author="Sai Praneetha Bhaskaruni" w:date="2022-03-24T11:16:00Z">
        <w:r>
          <w:rPr>
            <w:rFonts w:eastAsia="Times New Roman" w:cstheme="minorHAnsi"/>
            <w:sz w:val="22"/>
            <w:lang w:eastAsia="de-DE"/>
          </w:rPr>
          <w:t xml:space="preserve"> observed</w:t>
        </w:r>
      </w:ins>
    </w:p>
    <w:p w14:paraId="6D3BBADA" w14:textId="08CDA78F" w:rsidR="00CB7080" w:rsidDel="009E060D" w:rsidRDefault="00297F12" w:rsidP="00CB7080">
      <w:pPr>
        <w:pStyle w:val="ListParagraph"/>
        <w:numPr>
          <w:ilvl w:val="0"/>
          <w:numId w:val="14"/>
        </w:numPr>
        <w:spacing w:before="120" w:after="160" w:line="259" w:lineRule="auto"/>
        <w:jc w:val="left"/>
        <w:rPr>
          <w:del w:id="271" w:author="Sai Praneetha Bhaskaruni" w:date="2022-03-24T11:19:00Z"/>
          <w:rFonts w:eastAsia="Times New Roman" w:cstheme="minorHAnsi"/>
          <w:sz w:val="22"/>
          <w:lang w:eastAsia="de-DE"/>
        </w:rPr>
      </w:pPr>
      <w:ins w:id="272" w:author="Sai Praneetha Bhaskaruni" w:date="2022-03-24T11:19:00Z">
        <w:r>
          <w:rPr>
            <w:rFonts w:eastAsia="Times New Roman" w:cstheme="minorHAnsi"/>
            <w:sz w:val="22"/>
            <w:lang w:eastAsia="de-DE"/>
          </w:rPr>
          <w:t>Any s</w:t>
        </w:r>
      </w:ins>
      <w:moveToRangeStart w:id="273" w:author="Sai Praneetha Bhaskaruni" w:date="2022-03-24T11:19:00Z" w:name="move99013170"/>
      <w:moveTo w:id="274" w:author="Sai Praneetha Bhaskaruni" w:date="2022-03-24T11:19:00Z">
        <w:del w:id="275" w:author="Sai Praneetha Bhaskaruni" w:date="2022-03-24T11:19:00Z">
          <w:r w:rsidR="00CB7080" w:rsidRPr="00BA5FC4" w:rsidDel="00297F12">
            <w:rPr>
              <w:rFonts w:eastAsia="Times New Roman" w:cstheme="minorHAnsi"/>
              <w:sz w:val="22"/>
              <w:lang w:eastAsia="de-DE"/>
            </w:rPr>
            <w:delText>S</w:delText>
          </w:r>
        </w:del>
        <w:r w:rsidR="00CB7080" w:rsidRPr="00BA5FC4">
          <w:rPr>
            <w:rFonts w:eastAsia="Times New Roman" w:cstheme="minorHAnsi"/>
            <w:sz w:val="22"/>
            <w:lang w:eastAsia="de-DE"/>
          </w:rPr>
          <w:t>uspected misuse of the device (</w:t>
        </w:r>
      </w:moveTo>
      <w:ins w:id="276" w:author="Sai Praneetha Bhaskaruni" w:date="2022-03-24T11:19:00Z">
        <w:r>
          <w:rPr>
            <w:rFonts w:eastAsia="Times New Roman" w:cstheme="minorHAnsi"/>
            <w:sz w:val="22"/>
            <w:lang w:eastAsia="de-DE"/>
          </w:rPr>
          <w:t xml:space="preserve">can </w:t>
        </w:r>
      </w:ins>
      <w:moveTo w:id="277" w:author="Sai Praneetha Bhaskaruni" w:date="2022-03-24T11:19:00Z">
        <w:del w:id="278" w:author="Sai Praneetha Bhaskaruni" w:date="2022-03-24T11:19:00Z">
          <w:r w:rsidR="00CB7080" w:rsidRPr="00BA5FC4" w:rsidDel="00297F12">
            <w:rPr>
              <w:rFonts w:eastAsia="Times New Roman" w:cstheme="minorHAnsi"/>
              <w:sz w:val="22"/>
              <w:lang w:eastAsia="de-DE"/>
            </w:rPr>
            <w:delText xml:space="preserve">how to </w:delText>
          </w:r>
        </w:del>
        <w:r w:rsidR="00CB7080" w:rsidRPr="00BA5FC4">
          <w:rPr>
            <w:rFonts w:eastAsia="Times New Roman" w:cstheme="minorHAnsi"/>
            <w:sz w:val="22"/>
            <w:lang w:eastAsia="de-DE"/>
          </w:rPr>
          <w:t>confirm through logs)</w:t>
        </w:r>
      </w:moveTo>
    </w:p>
    <w:p w14:paraId="54A1CE39" w14:textId="77777777" w:rsidR="009E060D" w:rsidRPr="00BA5FC4" w:rsidRDefault="009E060D" w:rsidP="00CB7080">
      <w:pPr>
        <w:pStyle w:val="ListParagraph"/>
        <w:numPr>
          <w:ilvl w:val="0"/>
          <w:numId w:val="14"/>
        </w:numPr>
        <w:spacing w:before="120" w:after="160" w:line="259" w:lineRule="auto"/>
        <w:jc w:val="left"/>
        <w:rPr>
          <w:ins w:id="279" w:author="Sai Praneetha Bhaskaruni" w:date="2022-03-24T11:22:00Z"/>
          <w:moveTo w:id="280" w:author="Sai Praneetha Bhaskaruni" w:date="2022-03-24T11:19:00Z"/>
          <w:rFonts w:eastAsia="Times New Roman" w:cstheme="minorHAnsi"/>
          <w:sz w:val="22"/>
          <w:lang w:eastAsia="de-DE"/>
        </w:rPr>
      </w:pPr>
    </w:p>
    <w:moveToRangeEnd w:id="273"/>
    <w:p w14:paraId="11FB3562" w14:textId="43111E42" w:rsidR="00CB7080" w:rsidRDefault="00AC5D53" w:rsidP="009E060D">
      <w:pPr>
        <w:pStyle w:val="ListParagraph"/>
        <w:numPr>
          <w:ilvl w:val="0"/>
          <w:numId w:val="14"/>
        </w:numPr>
        <w:spacing w:before="120" w:after="160" w:line="259" w:lineRule="auto"/>
        <w:jc w:val="left"/>
        <w:rPr>
          <w:ins w:id="281" w:author="Sai Praneetha Bhaskaruni" w:date="2022-03-24T11:28:00Z"/>
          <w:rFonts w:eastAsia="Times New Roman" w:cstheme="minorHAnsi"/>
          <w:sz w:val="22"/>
          <w:lang w:eastAsia="de-DE"/>
        </w:rPr>
      </w:pPr>
      <w:ins w:id="282" w:author="Sai Praneetha Bhaskaruni" w:date="2022-03-24T11:23:00Z">
        <w:r>
          <w:rPr>
            <w:rFonts w:eastAsia="Times New Roman" w:cstheme="minorHAnsi"/>
            <w:sz w:val="22"/>
            <w:lang w:eastAsia="de-DE"/>
          </w:rPr>
          <w:t>Incorporated m</w:t>
        </w:r>
      </w:ins>
      <w:ins w:id="283" w:author="Sai Praneetha Bhaskaruni" w:date="2022-03-24T11:22:00Z">
        <w:r w:rsidR="009E060D" w:rsidRPr="00BA5FC4">
          <w:rPr>
            <w:rFonts w:eastAsia="Times New Roman" w:cstheme="minorHAnsi"/>
            <w:sz w:val="22"/>
            <w:lang w:eastAsia="de-DE"/>
          </w:rPr>
          <w:t>ethods</w:t>
        </w:r>
      </w:ins>
      <w:ins w:id="284" w:author="Sai Praneetha Bhaskaruni" w:date="2022-03-24T11:23:00Z">
        <w:r>
          <w:rPr>
            <w:rFonts w:eastAsia="Times New Roman" w:cstheme="minorHAnsi"/>
            <w:sz w:val="22"/>
            <w:lang w:eastAsia="de-DE"/>
          </w:rPr>
          <w:t xml:space="preserve"> detect </w:t>
        </w:r>
      </w:ins>
      <w:ins w:id="285" w:author="Sai Praneetha Bhaskaruni" w:date="2022-03-24T11:24:00Z">
        <w:r w:rsidR="009E5451">
          <w:rPr>
            <w:rFonts w:eastAsia="Times New Roman" w:cstheme="minorHAnsi"/>
            <w:sz w:val="22"/>
            <w:lang w:eastAsia="de-DE"/>
          </w:rPr>
          <w:t xml:space="preserve">that </w:t>
        </w:r>
        <w:r>
          <w:rPr>
            <w:rFonts w:eastAsia="Times New Roman" w:cstheme="minorHAnsi"/>
            <w:sz w:val="22"/>
            <w:lang w:eastAsia="de-DE"/>
          </w:rPr>
          <w:t xml:space="preserve">any </w:t>
        </w:r>
      </w:ins>
      <w:ins w:id="286" w:author="Sai Praneetha Bhaskaruni" w:date="2022-03-24T11:22:00Z">
        <w:r w:rsidR="009E060D" w:rsidRPr="00BA5FC4">
          <w:rPr>
            <w:rFonts w:eastAsia="Times New Roman" w:cstheme="minorHAnsi"/>
            <w:sz w:val="22"/>
            <w:lang w:eastAsia="de-DE"/>
          </w:rPr>
          <w:t>data inappropriately accessed or copied from the device</w:t>
        </w:r>
      </w:ins>
    </w:p>
    <w:p w14:paraId="02C29AAE" w14:textId="0649A974" w:rsidR="00B82AFF" w:rsidRPr="00B82AFF" w:rsidRDefault="00B82AFF">
      <w:pPr>
        <w:pStyle w:val="ListParagraph"/>
        <w:numPr>
          <w:ilvl w:val="0"/>
          <w:numId w:val="14"/>
        </w:numPr>
        <w:spacing w:before="120" w:after="160" w:line="259" w:lineRule="auto"/>
        <w:jc w:val="left"/>
        <w:rPr>
          <w:rFonts w:eastAsia="Times New Roman" w:cstheme="minorHAnsi"/>
          <w:sz w:val="22"/>
          <w:lang w:eastAsia="de-DE"/>
          <w:rPrChange w:id="287" w:author="Sai Praneetha Bhaskaruni" w:date="2022-03-24T11:28:00Z">
            <w:rPr>
              <w:lang w:eastAsia="de-DE"/>
            </w:rPr>
          </w:rPrChange>
        </w:rPr>
      </w:pPr>
      <w:ins w:id="288" w:author="Sai Praneetha Bhaskaruni" w:date="2022-03-24T11:28:00Z">
        <w:r>
          <w:rPr>
            <w:rFonts w:eastAsia="Times New Roman" w:cstheme="minorHAnsi"/>
            <w:sz w:val="22"/>
            <w:lang w:eastAsia="de-DE"/>
          </w:rPr>
          <w:t>From the report of f</w:t>
        </w:r>
        <w:r w:rsidRPr="00BA5FC4">
          <w:rPr>
            <w:rFonts w:eastAsia="Times New Roman" w:cstheme="minorHAnsi"/>
            <w:sz w:val="22"/>
            <w:lang w:eastAsia="de-DE"/>
          </w:rPr>
          <w:t>orensic inspection of the device</w:t>
        </w:r>
      </w:ins>
    </w:p>
    <w:bookmarkEnd w:id="259"/>
    <w:p w14:paraId="4BC9E604" w14:textId="25F26820" w:rsidR="00BA5FC4" w:rsidRPr="00BA5FC4" w:rsidRDefault="002346F3" w:rsidP="00BA5FC4">
      <w:pPr>
        <w:pStyle w:val="ListParagraph"/>
        <w:numPr>
          <w:ilvl w:val="0"/>
          <w:numId w:val="14"/>
        </w:numPr>
        <w:spacing w:before="120" w:after="160" w:line="259" w:lineRule="auto"/>
        <w:jc w:val="left"/>
        <w:rPr>
          <w:rFonts w:eastAsia="Times New Roman" w:cstheme="minorHAnsi"/>
          <w:sz w:val="22"/>
          <w:lang w:eastAsia="de-DE"/>
        </w:rPr>
      </w:pPr>
      <w:ins w:id="289" w:author="Sai Praneetha Bhaskaruni" w:date="2022-03-24T11:18:00Z">
        <w:r>
          <w:rPr>
            <w:rFonts w:eastAsia="Times New Roman" w:cstheme="minorHAnsi"/>
            <w:sz w:val="22"/>
            <w:lang w:eastAsia="de-DE"/>
          </w:rPr>
          <w:t>Chances for r</w:t>
        </w:r>
      </w:ins>
      <w:del w:id="290" w:author="Sai Praneetha Bhaskaruni" w:date="2022-03-24T11:18:00Z">
        <w:r w:rsidR="00BA5FC4" w:rsidRPr="00BA5FC4" w:rsidDel="002346F3">
          <w:rPr>
            <w:rFonts w:eastAsia="Times New Roman" w:cstheme="minorHAnsi"/>
            <w:sz w:val="22"/>
            <w:lang w:eastAsia="de-DE"/>
          </w:rPr>
          <w:delText>R</w:delText>
        </w:r>
      </w:del>
      <w:r w:rsidR="00BA5FC4" w:rsidRPr="00BA5FC4">
        <w:rPr>
          <w:rFonts w:eastAsia="Times New Roman" w:cstheme="minorHAnsi"/>
          <w:sz w:val="22"/>
          <w:lang w:eastAsia="de-DE"/>
        </w:rPr>
        <w:t>ecovery of data from a damaged or non-functional system</w:t>
      </w:r>
    </w:p>
    <w:p w14:paraId="1B8A10BB" w14:textId="7B85A061" w:rsidR="00BA5FC4" w:rsidRPr="00BA5FC4" w:rsidDel="00B82AFF" w:rsidRDefault="00BA5FC4" w:rsidP="00BA5FC4">
      <w:pPr>
        <w:pStyle w:val="ListParagraph"/>
        <w:numPr>
          <w:ilvl w:val="0"/>
          <w:numId w:val="14"/>
        </w:numPr>
        <w:spacing w:before="120" w:after="160" w:line="259" w:lineRule="auto"/>
        <w:jc w:val="left"/>
        <w:rPr>
          <w:del w:id="291" w:author="Sai Praneetha Bhaskaruni" w:date="2022-03-24T11:28:00Z"/>
          <w:moveFrom w:id="292" w:author="Sai Praneetha Bhaskaruni" w:date="2022-03-24T11:19:00Z"/>
          <w:rFonts w:eastAsia="Times New Roman" w:cstheme="minorHAnsi"/>
          <w:sz w:val="22"/>
          <w:lang w:eastAsia="de-DE"/>
        </w:rPr>
      </w:pPr>
      <w:moveFromRangeStart w:id="293" w:author="Sai Praneetha Bhaskaruni" w:date="2022-03-24T11:19:00Z" w:name="move99013170"/>
      <w:moveFrom w:id="294" w:author="Sai Praneetha Bhaskaruni" w:date="2022-03-24T11:19:00Z">
        <w:del w:id="295" w:author="Sai Praneetha Bhaskaruni" w:date="2022-03-24T11:28:00Z">
          <w:r w:rsidRPr="00BA5FC4" w:rsidDel="00B82AFF">
            <w:rPr>
              <w:rFonts w:eastAsia="Times New Roman" w:cstheme="minorHAnsi"/>
              <w:sz w:val="22"/>
              <w:lang w:eastAsia="de-DE"/>
            </w:rPr>
            <w:delText>Suspected misuse of the device (how to confirm through logs)</w:delText>
          </w:r>
        </w:del>
      </w:moveFrom>
    </w:p>
    <w:moveFromRangeEnd w:id="293"/>
    <w:p w14:paraId="1AB09148" w14:textId="377118B5" w:rsidR="00BA5FC4" w:rsidRPr="00BA5FC4" w:rsidDel="009E060D" w:rsidRDefault="00BA5FC4" w:rsidP="00BA5FC4">
      <w:pPr>
        <w:pStyle w:val="ListParagraph"/>
        <w:numPr>
          <w:ilvl w:val="0"/>
          <w:numId w:val="14"/>
        </w:numPr>
        <w:spacing w:before="120" w:after="160" w:line="259" w:lineRule="auto"/>
        <w:jc w:val="left"/>
        <w:rPr>
          <w:del w:id="296" w:author="Sai Praneetha Bhaskaruni" w:date="2022-03-24T11:22:00Z"/>
          <w:rFonts w:eastAsia="Times New Roman" w:cstheme="minorHAnsi"/>
          <w:sz w:val="22"/>
          <w:lang w:eastAsia="de-DE"/>
        </w:rPr>
      </w:pPr>
      <w:del w:id="297" w:author="Sai Praneetha Bhaskaruni" w:date="2022-03-24T11:22:00Z">
        <w:r w:rsidRPr="00BA5FC4" w:rsidDel="009E060D">
          <w:rPr>
            <w:rFonts w:eastAsia="Times New Roman" w:cstheme="minorHAnsi"/>
            <w:sz w:val="22"/>
            <w:lang w:eastAsia="de-DE"/>
          </w:rPr>
          <w:delText>Methods to determine if data was inappropriately accessed or copied from the device</w:delText>
        </w:r>
      </w:del>
    </w:p>
    <w:p w14:paraId="02C2253E" w14:textId="050F9D45" w:rsidR="00BA5FC4" w:rsidRPr="00BA5FC4" w:rsidDel="00B82AFF" w:rsidRDefault="00BA5FC4" w:rsidP="00BA5FC4">
      <w:pPr>
        <w:pStyle w:val="ListParagraph"/>
        <w:numPr>
          <w:ilvl w:val="0"/>
          <w:numId w:val="14"/>
        </w:numPr>
        <w:spacing w:before="120" w:after="160" w:line="259" w:lineRule="auto"/>
        <w:jc w:val="left"/>
        <w:rPr>
          <w:del w:id="298" w:author="Sai Praneetha Bhaskaruni" w:date="2022-03-24T11:28:00Z"/>
          <w:rFonts w:eastAsia="Times New Roman" w:cstheme="minorHAnsi"/>
          <w:sz w:val="22"/>
          <w:lang w:eastAsia="de-DE"/>
        </w:rPr>
      </w:pPr>
      <w:del w:id="299" w:author="Sai Praneetha Bhaskaruni" w:date="2022-03-24T11:25:00Z">
        <w:r w:rsidRPr="00BA5FC4" w:rsidDel="00942172">
          <w:rPr>
            <w:rFonts w:eastAsia="Times New Roman" w:cstheme="minorHAnsi"/>
            <w:sz w:val="22"/>
            <w:lang w:eastAsia="de-DE"/>
          </w:rPr>
          <w:delText>F</w:delText>
        </w:r>
      </w:del>
      <w:del w:id="300" w:author="Sai Praneetha Bhaskaruni" w:date="2022-03-24T11:28:00Z">
        <w:r w:rsidRPr="00BA5FC4" w:rsidDel="00B82AFF">
          <w:rPr>
            <w:rFonts w:eastAsia="Times New Roman" w:cstheme="minorHAnsi"/>
            <w:sz w:val="22"/>
            <w:lang w:eastAsia="de-DE"/>
          </w:rPr>
          <w:delText>orensic inspection of the device</w:delText>
        </w:r>
      </w:del>
    </w:p>
    <w:p w14:paraId="6D1B63D5" w14:textId="7D4A8AD1" w:rsidR="00BA5FC4" w:rsidRPr="0023424E" w:rsidRDefault="00BA5FC4" w:rsidP="00BA5FC4">
      <w:pPr>
        <w:shd w:val="clear" w:color="auto" w:fill="FFFFFF"/>
        <w:spacing w:beforeAutospacing="1"/>
        <w:ind w:left="450"/>
        <w:rPr>
          <w:rFonts w:eastAsia="Times New Roman" w:cstheme="minorHAnsi"/>
          <w:bCs/>
          <w:sz w:val="22"/>
        </w:rPr>
      </w:pPr>
      <w:bookmarkStart w:id="301" w:name="_Toc59610195"/>
      <w:r w:rsidRPr="0023424E">
        <w:rPr>
          <w:rFonts w:eastAsia="Times New Roman" w:cstheme="minorHAnsi"/>
          <w:bCs/>
          <w:sz w:val="22"/>
        </w:rPr>
        <w:t>Security Testing</w:t>
      </w:r>
      <w:bookmarkEnd w:id="301"/>
      <w:ins w:id="302" w:author="Sai Praneetha Bhaskaruni" w:date="2022-03-24T11:36:00Z">
        <w:r w:rsidR="00C87669">
          <w:rPr>
            <w:rFonts w:eastAsia="Times New Roman" w:cstheme="minorHAnsi"/>
            <w:bCs/>
            <w:sz w:val="22"/>
          </w:rPr>
          <w:t>:</w:t>
        </w:r>
      </w:ins>
    </w:p>
    <w:p w14:paraId="4ED1D7F1" w14:textId="5286078C" w:rsidR="00BA5FC4" w:rsidRPr="00BA5FC4" w:rsidRDefault="008F5F36" w:rsidP="00BA5FC4">
      <w:pPr>
        <w:pStyle w:val="ListParagraph"/>
        <w:numPr>
          <w:ilvl w:val="0"/>
          <w:numId w:val="14"/>
        </w:numPr>
        <w:spacing w:before="120" w:after="160" w:line="259" w:lineRule="auto"/>
        <w:jc w:val="left"/>
        <w:rPr>
          <w:rFonts w:eastAsia="Times New Roman" w:cstheme="minorHAnsi"/>
          <w:sz w:val="22"/>
          <w:lang w:eastAsia="de-DE"/>
        </w:rPr>
      </w:pPr>
      <w:ins w:id="303" w:author="Sai Praneetha Bhaskaruni" w:date="2022-03-24T11:31:00Z">
        <w:r>
          <w:rPr>
            <w:rFonts w:eastAsia="Times New Roman" w:cstheme="minorHAnsi"/>
            <w:sz w:val="22"/>
            <w:lang w:eastAsia="de-DE"/>
          </w:rPr>
          <w:t>Recommendation to the c</w:t>
        </w:r>
      </w:ins>
      <w:del w:id="304" w:author="Sai Praneetha Bhaskaruni" w:date="2022-03-24T11:31:00Z">
        <w:r w:rsidR="00BA5FC4" w:rsidRPr="00BA5FC4" w:rsidDel="008F5F36">
          <w:rPr>
            <w:rFonts w:eastAsia="Times New Roman" w:cstheme="minorHAnsi"/>
            <w:sz w:val="22"/>
            <w:lang w:eastAsia="de-DE"/>
          </w:rPr>
          <w:delText>C</w:delText>
        </w:r>
      </w:del>
      <w:r w:rsidR="00BA5FC4" w:rsidRPr="00BA5FC4">
        <w:rPr>
          <w:rFonts w:eastAsia="Times New Roman" w:cstheme="minorHAnsi"/>
          <w:sz w:val="22"/>
          <w:lang w:eastAsia="de-DE"/>
        </w:rPr>
        <w:t>lient</w:t>
      </w:r>
      <w:ins w:id="305" w:author="Sai Praneetha Bhaskaruni" w:date="2022-03-24T11:30:00Z">
        <w:r>
          <w:rPr>
            <w:rFonts w:eastAsia="Times New Roman" w:cstheme="minorHAnsi"/>
            <w:sz w:val="22"/>
            <w:lang w:eastAsia="de-DE"/>
          </w:rPr>
          <w:t xml:space="preserve"> (HDO)</w:t>
        </w:r>
      </w:ins>
      <w:r w:rsidR="00BA5FC4" w:rsidRPr="00BA5FC4">
        <w:rPr>
          <w:rFonts w:eastAsia="Times New Roman" w:cstheme="minorHAnsi"/>
          <w:sz w:val="22"/>
          <w:lang w:eastAsia="de-DE"/>
        </w:rPr>
        <w:t xml:space="preserve"> </w:t>
      </w:r>
      <w:del w:id="306" w:author="Sai Praneetha Bhaskaruni" w:date="2022-03-24T11:31:00Z">
        <w:r w:rsidR="00BA5FC4" w:rsidRPr="00BA5FC4" w:rsidDel="008F5F36">
          <w:rPr>
            <w:rFonts w:eastAsia="Times New Roman" w:cstheme="minorHAnsi"/>
            <w:sz w:val="22"/>
            <w:lang w:eastAsia="de-DE"/>
          </w:rPr>
          <w:delText>need</w:delText>
        </w:r>
        <w:r w:rsidR="006E0AE6" w:rsidDel="008F5F36">
          <w:rPr>
            <w:rFonts w:eastAsia="Times New Roman" w:cstheme="minorHAnsi"/>
            <w:sz w:val="22"/>
            <w:lang w:eastAsia="de-DE"/>
          </w:rPr>
          <w:delText>s</w:delText>
        </w:r>
        <w:r w:rsidR="00BA5FC4" w:rsidRPr="00BA5FC4" w:rsidDel="008F5F36">
          <w:rPr>
            <w:rFonts w:eastAsia="Times New Roman" w:cstheme="minorHAnsi"/>
            <w:sz w:val="22"/>
            <w:lang w:eastAsia="de-DE"/>
          </w:rPr>
          <w:delText xml:space="preserve"> </w:delText>
        </w:r>
      </w:del>
      <w:r w:rsidR="00BA5FC4" w:rsidRPr="00BA5FC4">
        <w:rPr>
          <w:rFonts w:eastAsia="Times New Roman" w:cstheme="minorHAnsi"/>
          <w:sz w:val="22"/>
          <w:lang w:eastAsia="de-DE"/>
        </w:rPr>
        <w:t>to</w:t>
      </w:r>
      <w:ins w:id="307" w:author="Sai Praneetha Bhaskaruni" w:date="2022-03-24T11:31:00Z">
        <w:r>
          <w:rPr>
            <w:rFonts w:eastAsia="Times New Roman" w:cstheme="minorHAnsi"/>
            <w:sz w:val="22"/>
            <w:lang w:eastAsia="de-DE"/>
          </w:rPr>
          <w:t xml:space="preserve"> be</w:t>
        </w:r>
      </w:ins>
      <w:r w:rsidR="00BA5FC4" w:rsidRPr="00BA5FC4">
        <w:rPr>
          <w:rFonts w:eastAsia="Times New Roman" w:cstheme="minorHAnsi"/>
          <w:sz w:val="22"/>
          <w:lang w:eastAsia="de-DE"/>
        </w:rPr>
        <w:t xml:space="preserve"> update</w:t>
      </w:r>
      <w:ins w:id="308" w:author="Sai Praneetha Bhaskaruni" w:date="2022-03-24T11:31:00Z">
        <w:r>
          <w:rPr>
            <w:rFonts w:eastAsia="Times New Roman" w:cstheme="minorHAnsi"/>
            <w:sz w:val="22"/>
            <w:lang w:eastAsia="de-DE"/>
          </w:rPr>
          <w:t>d with</w:t>
        </w:r>
      </w:ins>
      <w:r w:rsidR="00BA5FC4" w:rsidRPr="00BA5FC4">
        <w:rPr>
          <w:rFonts w:eastAsia="Times New Roman" w:cstheme="minorHAnsi"/>
          <w:sz w:val="22"/>
          <w:lang w:eastAsia="de-DE"/>
        </w:rPr>
        <w:t xml:space="preserve"> the software or hardware</w:t>
      </w:r>
      <w:del w:id="309" w:author="Sai Praneetha Bhaskaruni" w:date="2022-03-24T11:31:00Z">
        <w:r w:rsidR="00BA5FC4" w:rsidRPr="00BA5FC4" w:rsidDel="00A20273">
          <w:rPr>
            <w:rFonts w:eastAsia="Times New Roman" w:cstheme="minorHAnsi"/>
            <w:sz w:val="22"/>
            <w:lang w:eastAsia="de-DE"/>
          </w:rPr>
          <w:delText xml:space="preserve"> if needed.</w:delText>
        </w:r>
      </w:del>
    </w:p>
    <w:p w14:paraId="6356292B" w14:textId="346D2D6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Client </w:t>
      </w:r>
      <w:ins w:id="310" w:author="Sai Praneetha Bhaskaruni" w:date="2022-03-24T11:30:00Z">
        <w:r w:rsidR="008F5F36">
          <w:rPr>
            <w:rFonts w:eastAsia="Times New Roman" w:cstheme="minorHAnsi"/>
            <w:sz w:val="22"/>
            <w:lang w:eastAsia="de-DE"/>
          </w:rPr>
          <w:t xml:space="preserve">(HDO) </w:t>
        </w:r>
      </w:ins>
      <w:r w:rsidRPr="00BA5FC4">
        <w:rPr>
          <w:rFonts w:eastAsia="Times New Roman" w:cstheme="minorHAnsi"/>
          <w:sz w:val="22"/>
          <w:lang w:eastAsia="de-DE"/>
        </w:rPr>
        <w:t>need</w:t>
      </w:r>
      <w:r w:rsidR="006E0AE6">
        <w:rPr>
          <w:rFonts w:eastAsia="Times New Roman" w:cstheme="minorHAnsi"/>
          <w:sz w:val="22"/>
          <w:lang w:eastAsia="de-DE"/>
        </w:rPr>
        <w:t>s</w:t>
      </w:r>
      <w:r w:rsidRPr="00BA5FC4">
        <w:rPr>
          <w:rFonts w:eastAsia="Times New Roman" w:cstheme="minorHAnsi"/>
          <w:sz w:val="22"/>
          <w:lang w:eastAsia="de-DE"/>
        </w:rPr>
        <w:t xml:space="preserve"> to test or validate the effectiveness of </w:t>
      </w:r>
      <w:r w:rsidR="006E0AE6">
        <w:rPr>
          <w:rFonts w:eastAsia="Times New Roman" w:cstheme="minorHAnsi"/>
          <w:sz w:val="22"/>
          <w:lang w:eastAsia="de-DE"/>
        </w:rPr>
        <w:t xml:space="preserve">the </w:t>
      </w:r>
      <w:r w:rsidRPr="00BA5FC4">
        <w:rPr>
          <w:rFonts w:eastAsia="Times New Roman" w:cstheme="minorHAnsi"/>
          <w:sz w:val="22"/>
          <w:lang w:eastAsia="de-DE"/>
        </w:rPr>
        <w:t xml:space="preserve">system </w:t>
      </w:r>
      <w:ins w:id="311" w:author="Sai Praneetha Bhaskaruni" w:date="2022-03-24T11:34:00Z">
        <w:r w:rsidR="001D3FE9">
          <w:rPr>
            <w:rFonts w:eastAsia="Times New Roman" w:cstheme="minorHAnsi"/>
            <w:sz w:val="22"/>
            <w:lang w:eastAsia="de-DE"/>
          </w:rPr>
          <w:t xml:space="preserve">functionality from </w:t>
        </w:r>
      </w:ins>
      <w:r w:rsidRPr="00BA5FC4">
        <w:rPr>
          <w:rFonts w:eastAsia="Times New Roman" w:cstheme="minorHAnsi"/>
          <w:sz w:val="22"/>
          <w:lang w:eastAsia="de-DE"/>
        </w:rPr>
        <w:t xml:space="preserve">security </w:t>
      </w:r>
      <w:ins w:id="312" w:author="Sai Praneetha Bhaskaruni" w:date="2022-03-24T11:35:00Z">
        <w:r w:rsidR="00371E91">
          <w:rPr>
            <w:rFonts w:eastAsia="Times New Roman" w:cstheme="minorHAnsi"/>
            <w:sz w:val="22"/>
            <w:lang w:eastAsia="de-DE"/>
          </w:rPr>
          <w:t>perspective at regular intervals</w:t>
        </w:r>
      </w:ins>
      <w:del w:id="313" w:author="Sai Praneetha Bhaskaruni" w:date="2022-03-24T11:34:00Z">
        <w:r w:rsidRPr="00BA5FC4" w:rsidDel="001D3FE9">
          <w:rPr>
            <w:rFonts w:eastAsia="Times New Roman" w:cstheme="minorHAnsi"/>
            <w:sz w:val="22"/>
            <w:lang w:eastAsia="de-DE"/>
          </w:rPr>
          <w:delText>function</w:delText>
        </w:r>
      </w:del>
    </w:p>
    <w:p w14:paraId="7B7630AE" w14:textId="3B4A0542"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Functional testing should be performed to identify the </w:t>
      </w:r>
      <w:ins w:id="314" w:author="Sai Praneetha Bhaskaruni" w:date="2022-03-24T11:35:00Z">
        <w:r w:rsidR="0020364C">
          <w:rPr>
            <w:rFonts w:eastAsia="Times New Roman" w:cstheme="minorHAnsi"/>
            <w:sz w:val="22"/>
            <w:lang w:eastAsia="de-DE"/>
          </w:rPr>
          <w:t>weaknesses/vulnerabilities that ca</w:t>
        </w:r>
      </w:ins>
      <w:ins w:id="315" w:author="Sai Praneetha Bhaskaruni" w:date="2022-03-24T11:36:00Z">
        <w:r w:rsidR="00565D73">
          <w:rPr>
            <w:rFonts w:eastAsia="Times New Roman" w:cstheme="minorHAnsi"/>
            <w:sz w:val="22"/>
            <w:lang w:eastAsia="de-DE"/>
          </w:rPr>
          <w:t>n</w:t>
        </w:r>
      </w:ins>
      <w:ins w:id="316" w:author="Sai Praneetha Bhaskaruni" w:date="2022-03-24T11:35:00Z">
        <w:r w:rsidR="0020364C">
          <w:rPr>
            <w:rFonts w:eastAsia="Times New Roman" w:cstheme="minorHAnsi"/>
            <w:sz w:val="22"/>
            <w:lang w:eastAsia="de-DE"/>
          </w:rPr>
          <w:t xml:space="preserve"> be </w:t>
        </w:r>
      </w:ins>
      <w:del w:id="317" w:author="Sai Praneetha Bhaskaruni" w:date="2022-03-24T11:35:00Z">
        <w:r w:rsidRPr="00BA5FC4" w:rsidDel="0020364C">
          <w:rPr>
            <w:rFonts w:eastAsia="Times New Roman" w:cstheme="minorHAnsi"/>
            <w:sz w:val="22"/>
            <w:lang w:eastAsia="de-DE"/>
          </w:rPr>
          <w:delText>loop hole</w:delText>
        </w:r>
      </w:del>
      <w:ins w:id="318" w:author="Sai Praneetha Bhaskaruni" w:date="2022-03-24T11:35:00Z">
        <w:r w:rsidR="0020364C">
          <w:rPr>
            <w:rFonts w:eastAsia="Times New Roman" w:cstheme="minorHAnsi"/>
            <w:sz w:val="22"/>
            <w:lang w:eastAsia="de-DE"/>
          </w:rPr>
          <w:t>exploit</w:t>
        </w:r>
      </w:ins>
      <w:ins w:id="319" w:author="Sai Praneetha Bhaskaruni" w:date="2022-03-24T11:36:00Z">
        <w:r w:rsidR="0020364C">
          <w:rPr>
            <w:rFonts w:eastAsia="Times New Roman" w:cstheme="minorHAnsi"/>
            <w:sz w:val="22"/>
            <w:lang w:eastAsia="de-DE"/>
          </w:rPr>
          <w:t>ed</w:t>
        </w:r>
      </w:ins>
      <w:del w:id="320" w:author="Sai Praneetha Bhaskaruni" w:date="2022-03-24T11:35:00Z">
        <w:r w:rsidRPr="00BA5FC4" w:rsidDel="0020364C">
          <w:rPr>
            <w:rFonts w:eastAsia="Times New Roman" w:cstheme="minorHAnsi"/>
            <w:sz w:val="22"/>
            <w:lang w:eastAsia="de-DE"/>
          </w:rPr>
          <w:delText>s</w:delText>
        </w:r>
      </w:del>
    </w:p>
    <w:p w14:paraId="00369028" w14:textId="2FBC752E" w:rsidR="00BA5FC4" w:rsidRPr="0023424E" w:rsidRDefault="00BA5FC4" w:rsidP="00BA5FC4">
      <w:pPr>
        <w:shd w:val="clear" w:color="auto" w:fill="FFFFFF"/>
        <w:spacing w:beforeAutospacing="1"/>
        <w:ind w:left="450"/>
        <w:rPr>
          <w:rFonts w:eastAsia="Times New Roman" w:cstheme="minorHAnsi"/>
          <w:bCs/>
          <w:sz w:val="22"/>
        </w:rPr>
      </w:pPr>
      <w:bookmarkStart w:id="321" w:name="_Toc59610196"/>
      <w:r w:rsidRPr="0023424E">
        <w:rPr>
          <w:rFonts w:eastAsia="Times New Roman" w:cstheme="minorHAnsi"/>
          <w:bCs/>
          <w:sz w:val="22"/>
        </w:rPr>
        <w:t>Scanning</w:t>
      </w:r>
      <w:bookmarkEnd w:id="321"/>
      <w:ins w:id="322" w:author="Sai Praneetha Bhaskaruni" w:date="2022-03-24T11:36:00Z">
        <w:r w:rsidR="00C87669">
          <w:rPr>
            <w:rFonts w:eastAsia="Times New Roman" w:cstheme="minorHAnsi"/>
            <w:bCs/>
            <w:sz w:val="22"/>
          </w:rPr>
          <w:t>:</w:t>
        </w:r>
      </w:ins>
    </w:p>
    <w:p w14:paraId="4844F54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Network sec</w:t>
      </w:r>
      <w:r w:rsidRPr="00BA5FC4">
        <w:rPr>
          <w:rFonts w:eastAsia="Times New Roman" w:cstheme="minorHAnsi"/>
          <w:sz w:val="22"/>
          <w:lang w:eastAsia="de-DE"/>
        </w:rPr>
        <w:t>urity scanning and web application vulnerability scanning should be performed to remove the legacy Applications/Devices within infrastructure</w:t>
      </w:r>
    </w:p>
    <w:p w14:paraId="18822E63" w14:textId="083CBB2F"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Manual and automated vulnerability scanning of the system should be performed as per the business</w:t>
      </w:r>
      <w:ins w:id="323" w:author="Sai Praneetha Bhaskaruni" w:date="2022-03-24T11:37:00Z">
        <w:r w:rsidR="00466EBF">
          <w:rPr>
            <w:rFonts w:eastAsia="Times New Roman" w:cstheme="minorHAnsi"/>
            <w:sz w:val="22"/>
            <w:lang w:eastAsia="de-DE"/>
          </w:rPr>
          <w:t xml:space="preserve"> needs/</w:t>
        </w:r>
      </w:ins>
      <w:del w:id="324" w:author="Sai Praneetha Bhaskaruni" w:date="2022-03-24T11:37:00Z">
        <w:r w:rsidRPr="00BA5FC4" w:rsidDel="00466EBF">
          <w:rPr>
            <w:rFonts w:eastAsia="Times New Roman" w:cstheme="minorHAnsi"/>
            <w:sz w:val="22"/>
            <w:lang w:eastAsia="de-DE"/>
          </w:rPr>
          <w:delText xml:space="preserve"> </w:delText>
        </w:r>
      </w:del>
      <w:r w:rsidRPr="00BA5FC4">
        <w:rPr>
          <w:rFonts w:eastAsia="Times New Roman" w:cstheme="minorHAnsi"/>
          <w:sz w:val="22"/>
          <w:lang w:eastAsia="de-DE"/>
        </w:rPr>
        <w:t>approval</w:t>
      </w:r>
    </w:p>
    <w:p w14:paraId="553A576B" w14:textId="755C57F9" w:rsidR="00BA5FC4" w:rsidRPr="0023424E" w:rsidRDefault="00BA5FC4" w:rsidP="00BA5FC4">
      <w:pPr>
        <w:shd w:val="clear" w:color="auto" w:fill="FFFFFF"/>
        <w:spacing w:beforeAutospacing="1"/>
        <w:ind w:left="450"/>
        <w:rPr>
          <w:rFonts w:eastAsia="Times New Roman" w:cstheme="minorHAnsi"/>
          <w:bCs/>
          <w:sz w:val="22"/>
        </w:rPr>
      </w:pPr>
      <w:bookmarkStart w:id="325" w:name="_Toc59610197"/>
      <w:r w:rsidRPr="0023424E">
        <w:rPr>
          <w:rFonts w:eastAsia="Times New Roman" w:cstheme="minorHAnsi"/>
          <w:bCs/>
          <w:sz w:val="22"/>
        </w:rPr>
        <w:t>Risk Management</w:t>
      </w:r>
      <w:bookmarkEnd w:id="325"/>
      <w:ins w:id="326" w:author="Sai Praneetha Bhaskaruni" w:date="2022-03-24T11:37:00Z">
        <w:r w:rsidR="00AA0178">
          <w:rPr>
            <w:rFonts w:eastAsia="Times New Roman" w:cstheme="minorHAnsi"/>
            <w:bCs/>
            <w:sz w:val="22"/>
          </w:rPr>
          <w:t>:</w:t>
        </w:r>
      </w:ins>
    </w:p>
    <w:p w14:paraId="3A387A57" w14:textId="5BDE60C3"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 xml:space="preserve">Client </w:t>
      </w:r>
      <w:ins w:id="327" w:author="Sai Praneetha Bhaskaruni" w:date="2022-03-24T11:38:00Z">
        <w:r w:rsidR="0034174E">
          <w:rPr>
            <w:rFonts w:cstheme="minorHAnsi"/>
            <w:color w:val="000000" w:themeColor="text1"/>
            <w:sz w:val="22"/>
          </w:rPr>
          <w:t xml:space="preserve">(HDO) </w:t>
        </w:r>
      </w:ins>
      <w:r w:rsidRPr="00BA5FC4">
        <w:rPr>
          <w:rFonts w:cstheme="minorHAnsi"/>
          <w:color w:val="000000" w:themeColor="text1"/>
          <w:sz w:val="22"/>
        </w:rPr>
        <w:t>need</w:t>
      </w:r>
      <w:r w:rsidR="00A55C9B">
        <w:rPr>
          <w:rFonts w:cstheme="minorHAnsi"/>
          <w:color w:val="000000" w:themeColor="text1"/>
          <w:sz w:val="22"/>
        </w:rPr>
        <w:t>s</w:t>
      </w:r>
      <w:r w:rsidRPr="00BA5FC4">
        <w:rPr>
          <w:rFonts w:cstheme="minorHAnsi"/>
          <w:color w:val="000000" w:themeColor="text1"/>
          <w:sz w:val="22"/>
        </w:rPr>
        <w:t xml:space="preserve"> to</w:t>
      </w:r>
      <w:r w:rsidRPr="00BA5FC4">
        <w:rPr>
          <w:rFonts w:eastAsia="Times New Roman" w:cstheme="minorHAnsi"/>
          <w:sz w:val="22"/>
          <w:lang w:eastAsia="de-DE"/>
        </w:rPr>
        <w:t xml:space="preserve"> conduct security risk </w:t>
      </w:r>
      <w:ins w:id="328" w:author="Sai Praneetha Bhaskaruni" w:date="2022-03-24T11:39:00Z">
        <w:r w:rsidR="0034174E">
          <w:rPr>
            <w:rFonts w:eastAsia="Times New Roman" w:cstheme="minorHAnsi"/>
            <w:sz w:val="22"/>
            <w:lang w:eastAsia="de-DE"/>
          </w:rPr>
          <w:t xml:space="preserve">identification </w:t>
        </w:r>
      </w:ins>
      <w:del w:id="329" w:author="Sai Praneetha Bhaskaruni" w:date="2022-03-24T11:39:00Z">
        <w:r w:rsidRPr="00BA5FC4" w:rsidDel="0034174E">
          <w:rPr>
            <w:rFonts w:eastAsia="Times New Roman" w:cstheme="minorHAnsi"/>
            <w:sz w:val="22"/>
            <w:lang w:eastAsia="de-DE"/>
          </w:rPr>
          <w:delText xml:space="preserve">management </w:delText>
        </w:r>
      </w:del>
      <w:r w:rsidRPr="00BA5FC4">
        <w:rPr>
          <w:rFonts w:eastAsia="Times New Roman" w:cstheme="minorHAnsi"/>
          <w:sz w:val="22"/>
          <w:lang w:eastAsia="de-DE"/>
        </w:rPr>
        <w:t>process which monitors the ongoing security posture of this device</w:t>
      </w:r>
      <w:ins w:id="330" w:author="Sai Praneetha Bhaskaruni" w:date="2022-03-24T11:39:00Z">
        <w:r w:rsidR="00B3307B">
          <w:rPr>
            <w:rFonts w:eastAsia="Times New Roman" w:cstheme="minorHAnsi"/>
            <w:sz w:val="22"/>
            <w:lang w:eastAsia="de-DE"/>
          </w:rPr>
          <w:t>/infrastructure</w:t>
        </w:r>
      </w:ins>
      <w:r w:rsidRPr="00BA5FC4">
        <w:rPr>
          <w:rFonts w:eastAsia="Times New Roman" w:cstheme="minorHAnsi"/>
          <w:sz w:val="22"/>
          <w:lang w:eastAsia="de-DE"/>
        </w:rPr>
        <w:t xml:space="preserve"> and </w:t>
      </w:r>
      <w:ins w:id="331" w:author="Sai Praneetha Bhaskaruni" w:date="2022-03-24T11:40:00Z">
        <w:r w:rsidR="0032339C">
          <w:rPr>
            <w:rFonts w:eastAsia="Times New Roman" w:cstheme="minorHAnsi"/>
            <w:sz w:val="22"/>
            <w:lang w:eastAsia="de-DE"/>
          </w:rPr>
          <w:t>reports</w:t>
        </w:r>
      </w:ins>
      <w:del w:id="332" w:author="Sai Praneetha Bhaskaruni" w:date="2022-03-24T11:40:00Z">
        <w:r w:rsidRPr="00BA5FC4" w:rsidDel="0032339C">
          <w:rPr>
            <w:rFonts w:eastAsia="Times New Roman" w:cstheme="minorHAnsi"/>
            <w:sz w:val="22"/>
            <w:lang w:eastAsia="de-DE"/>
          </w:rPr>
          <w:delText>addresses</w:delText>
        </w:r>
      </w:del>
      <w:r w:rsidRPr="00BA5FC4">
        <w:rPr>
          <w:rFonts w:eastAsia="Times New Roman" w:cstheme="minorHAnsi"/>
          <w:sz w:val="22"/>
          <w:lang w:eastAsia="de-DE"/>
        </w:rPr>
        <w:t xml:space="preserve"> any security incidents that might arise.</w:t>
      </w:r>
    </w:p>
    <w:p w14:paraId="5B4DAA7E" w14:textId="727EB0E2" w:rsidR="00882D25" w:rsidRPr="00882D25" w:rsidRDefault="00BA5FC4">
      <w:pPr>
        <w:pStyle w:val="ListParagraph"/>
        <w:numPr>
          <w:ilvl w:val="0"/>
          <w:numId w:val="14"/>
        </w:numPr>
        <w:spacing w:before="120" w:after="160" w:line="259" w:lineRule="auto"/>
        <w:jc w:val="left"/>
        <w:rPr>
          <w:rFonts w:eastAsia="Times New Roman" w:cstheme="minorHAnsi"/>
          <w:sz w:val="22"/>
          <w:lang w:eastAsia="de-DE"/>
          <w:rPrChange w:id="333" w:author="Sai Praneetha Bhaskaruni" w:date="2022-03-24T11:41:00Z">
            <w:rPr>
              <w:lang w:eastAsia="de-DE"/>
            </w:rPr>
          </w:rPrChange>
        </w:rPr>
      </w:pPr>
      <w:r w:rsidRPr="00BA5FC4">
        <w:rPr>
          <w:rFonts w:eastAsia="Times New Roman" w:cstheme="minorHAnsi"/>
          <w:sz w:val="22"/>
          <w:lang w:eastAsia="de-DE"/>
        </w:rPr>
        <w:t>Risk assessment should be conducted within the organization to identify the gaps and p</w:t>
      </w:r>
      <w:ins w:id="334" w:author="Sai Praneetha Bhaskaruni" w:date="2022-03-24T11:40:00Z">
        <w:r w:rsidR="00AC4DC2">
          <w:rPr>
            <w:rFonts w:eastAsia="Times New Roman" w:cstheme="minorHAnsi"/>
            <w:sz w:val="22"/>
            <w:lang w:eastAsia="de-DE"/>
          </w:rPr>
          <w:t>lan</w:t>
        </w:r>
      </w:ins>
      <w:del w:id="335" w:author="Sai Praneetha Bhaskaruni" w:date="2022-03-24T11:40:00Z">
        <w:r w:rsidRPr="00BA5FC4" w:rsidDel="00AC4DC2">
          <w:rPr>
            <w:rFonts w:eastAsia="Times New Roman" w:cstheme="minorHAnsi"/>
            <w:sz w:val="22"/>
            <w:lang w:eastAsia="de-DE"/>
          </w:rPr>
          <w:delText>roves</w:delText>
        </w:r>
      </w:del>
      <w:r w:rsidRPr="00BA5FC4">
        <w:rPr>
          <w:rFonts w:eastAsia="Times New Roman" w:cstheme="minorHAnsi"/>
          <w:sz w:val="22"/>
          <w:lang w:eastAsia="de-DE"/>
        </w:rPr>
        <w:t xml:space="preserve"> improvements</w:t>
      </w:r>
    </w:p>
    <w:p w14:paraId="376801B1" w14:textId="58789C27" w:rsidR="00BA5FC4" w:rsidRPr="0023424E" w:rsidRDefault="00BA5FC4" w:rsidP="00BA5FC4">
      <w:pPr>
        <w:shd w:val="clear" w:color="auto" w:fill="FFFFFF"/>
        <w:spacing w:beforeAutospacing="1"/>
        <w:ind w:left="450"/>
        <w:rPr>
          <w:rFonts w:eastAsia="Times New Roman" w:cstheme="minorHAnsi"/>
          <w:bCs/>
          <w:sz w:val="22"/>
        </w:rPr>
      </w:pPr>
      <w:bookmarkStart w:id="336" w:name="_Toc59610198"/>
      <w:r w:rsidRPr="0023424E">
        <w:rPr>
          <w:rFonts w:eastAsia="Times New Roman" w:cstheme="minorHAnsi"/>
          <w:bCs/>
          <w:sz w:val="22"/>
        </w:rPr>
        <w:t>Training and Awareness</w:t>
      </w:r>
      <w:bookmarkEnd w:id="336"/>
      <w:ins w:id="337" w:author="Sai Praneetha Bhaskaruni" w:date="2022-03-24T11:41:00Z">
        <w:r w:rsidR="00726F3A">
          <w:rPr>
            <w:rFonts w:eastAsia="Times New Roman" w:cstheme="minorHAnsi"/>
            <w:bCs/>
            <w:sz w:val="22"/>
          </w:rPr>
          <w:t>:</w:t>
        </w:r>
      </w:ins>
    </w:p>
    <w:p w14:paraId="2C15C708" w14:textId="290FF0A6" w:rsidR="00BA5FC4" w:rsidRPr="00BA5FC4" w:rsidRDefault="00EA0403" w:rsidP="00BA5FC4">
      <w:pPr>
        <w:pStyle w:val="ListParagraph"/>
        <w:numPr>
          <w:ilvl w:val="0"/>
          <w:numId w:val="14"/>
        </w:numPr>
        <w:spacing w:before="120" w:after="160" w:line="259" w:lineRule="auto"/>
        <w:jc w:val="left"/>
        <w:rPr>
          <w:rFonts w:eastAsia="Times New Roman" w:cstheme="minorHAnsi"/>
          <w:sz w:val="22"/>
          <w:lang w:eastAsia="de-DE"/>
        </w:rPr>
      </w:pPr>
      <w:del w:id="338" w:author="Sai Praneetha Bhaskaruni" w:date="2022-03-24T11:43:00Z">
        <w:r w:rsidDel="003D05A9">
          <w:rPr>
            <w:rFonts w:eastAsia="Times New Roman" w:cstheme="minorHAnsi"/>
            <w:sz w:val="22"/>
            <w:lang w:eastAsia="de-DE"/>
          </w:rPr>
          <w:delText>D</w:delText>
        </w:r>
        <w:r w:rsidR="00BA5FC4" w:rsidRPr="00BA5FC4" w:rsidDel="003D05A9">
          <w:rPr>
            <w:rFonts w:eastAsia="Times New Roman" w:cstheme="minorHAnsi"/>
            <w:sz w:val="22"/>
            <w:lang w:eastAsia="de-DE"/>
          </w:rPr>
          <w:delText>evices functioni</w:delText>
        </w:r>
        <w:r w:rsidR="0023424E" w:rsidDel="003D05A9">
          <w:rPr>
            <w:rFonts w:eastAsia="Times New Roman" w:cstheme="minorHAnsi"/>
            <w:sz w:val="22"/>
            <w:lang w:eastAsia="de-DE"/>
          </w:rPr>
          <w:delText xml:space="preserve">ng </w:delText>
        </w:r>
      </w:del>
      <w:del w:id="339" w:author="Sai Praneetha Bhaskaruni" w:date="2022-03-24T11:45:00Z">
        <w:r w:rsidR="0023424E" w:rsidDel="003D05A9">
          <w:rPr>
            <w:rFonts w:eastAsia="Times New Roman" w:cstheme="minorHAnsi"/>
            <w:sz w:val="22"/>
            <w:lang w:eastAsia="de-DE"/>
          </w:rPr>
          <w:delText>training should be provided</w:delText>
        </w:r>
        <w:r w:rsidR="00BA5FC4" w:rsidRPr="00BA5FC4" w:rsidDel="003D05A9">
          <w:rPr>
            <w:rFonts w:eastAsia="Times New Roman" w:cstheme="minorHAnsi"/>
            <w:sz w:val="22"/>
            <w:lang w:eastAsia="de-DE"/>
          </w:rPr>
          <w:delText xml:space="preserve"> </w:delText>
        </w:r>
        <w:r w:rsidR="007800E1" w:rsidDel="003D05A9">
          <w:rPr>
            <w:rFonts w:eastAsia="Times New Roman" w:cstheme="minorHAnsi"/>
            <w:sz w:val="22"/>
            <w:lang w:eastAsia="de-DE"/>
          </w:rPr>
          <w:delText>to</w:delText>
        </w:r>
        <w:r w:rsidR="007800E1" w:rsidRPr="00BA5FC4" w:rsidDel="003D05A9">
          <w:rPr>
            <w:rFonts w:eastAsia="Times New Roman" w:cstheme="minorHAnsi"/>
            <w:sz w:val="22"/>
            <w:lang w:eastAsia="de-DE"/>
          </w:rPr>
          <w:delText xml:space="preserve"> </w:delText>
        </w:r>
      </w:del>
      <w:ins w:id="340" w:author="Sai Praneetha Bhaskaruni" w:date="2022-03-24T11:45:00Z">
        <w:r w:rsidR="003D05A9">
          <w:rPr>
            <w:rFonts w:eastAsia="Times New Roman" w:cstheme="minorHAnsi"/>
            <w:sz w:val="22"/>
            <w:lang w:eastAsia="de-DE"/>
          </w:rPr>
          <w:t>S</w:t>
        </w:r>
      </w:ins>
      <w:del w:id="341" w:author="Sai Praneetha Bhaskaruni" w:date="2022-03-24T11:45:00Z">
        <w:r w:rsidR="00BA5FC4" w:rsidRPr="00BA5FC4" w:rsidDel="003D05A9">
          <w:rPr>
            <w:rFonts w:eastAsia="Times New Roman" w:cstheme="minorHAnsi"/>
            <w:sz w:val="22"/>
            <w:lang w:eastAsia="de-DE"/>
          </w:rPr>
          <w:delText>s</w:delText>
        </w:r>
      </w:del>
      <w:r w:rsidR="00BA5FC4" w:rsidRPr="00BA5FC4">
        <w:rPr>
          <w:rFonts w:eastAsia="Times New Roman" w:cstheme="minorHAnsi"/>
          <w:sz w:val="22"/>
          <w:lang w:eastAsia="de-DE"/>
        </w:rPr>
        <w:t>taff members utilizing the devices</w:t>
      </w:r>
      <w:ins w:id="342" w:author="Sai Praneetha Bhaskaruni" w:date="2022-03-24T11:43:00Z">
        <w:r w:rsidR="003D05A9">
          <w:rPr>
            <w:rFonts w:eastAsia="Times New Roman" w:cstheme="minorHAnsi"/>
            <w:sz w:val="22"/>
            <w:lang w:eastAsia="de-DE"/>
          </w:rPr>
          <w:t xml:space="preserve"> sho</w:t>
        </w:r>
      </w:ins>
      <w:ins w:id="343" w:author="Sai Praneetha Bhaskaruni" w:date="2022-03-24T11:44:00Z">
        <w:r w:rsidR="003D05A9">
          <w:rPr>
            <w:rFonts w:eastAsia="Times New Roman" w:cstheme="minorHAnsi"/>
            <w:sz w:val="22"/>
            <w:lang w:eastAsia="de-DE"/>
          </w:rPr>
          <w:t xml:space="preserve">uld be provided with proper training including their functionality </w:t>
        </w:r>
      </w:ins>
    </w:p>
    <w:p w14:paraId="5A814EAD" w14:textId="626153CB"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Client </w:t>
      </w:r>
      <w:ins w:id="344" w:author="Sai Praneetha Bhaskaruni" w:date="2022-03-24T11:45:00Z">
        <w:r w:rsidR="003A5A28">
          <w:rPr>
            <w:rFonts w:eastAsia="Times New Roman" w:cstheme="minorHAnsi"/>
            <w:sz w:val="22"/>
            <w:lang w:eastAsia="de-DE"/>
          </w:rPr>
          <w:t xml:space="preserve">(HDO) </w:t>
        </w:r>
      </w:ins>
      <w:r w:rsidRPr="00BA5FC4">
        <w:rPr>
          <w:rFonts w:eastAsia="Times New Roman" w:cstheme="minorHAnsi"/>
          <w:sz w:val="22"/>
          <w:lang w:eastAsia="de-DE"/>
        </w:rPr>
        <w:t>need</w:t>
      </w:r>
      <w:r w:rsidR="007800E1">
        <w:rPr>
          <w:rFonts w:eastAsia="Times New Roman" w:cstheme="minorHAnsi"/>
          <w:sz w:val="22"/>
          <w:lang w:eastAsia="de-DE"/>
        </w:rPr>
        <w:t>s</w:t>
      </w:r>
      <w:r w:rsidRPr="00BA5FC4">
        <w:rPr>
          <w:rFonts w:eastAsia="Times New Roman" w:cstheme="minorHAnsi"/>
          <w:sz w:val="22"/>
          <w:lang w:eastAsia="de-DE"/>
        </w:rPr>
        <w:t xml:space="preserve"> to evaluate the security training requirements for this product </w:t>
      </w:r>
      <w:proofErr w:type="gramStart"/>
      <w:r w:rsidRPr="00BA5FC4">
        <w:rPr>
          <w:rFonts w:eastAsia="Times New Roman" w:cstheme="minorHAnsi"/>
          <w:sz w:val="22"/>
          <w:lang w:eastAsia="de-DE"/>
        </w:rPr>
        <w:t xml:space="preserve">and </w:t>
      </w:r>
      <w:ins w:id="345" w:author="Sai Praneetha Bhaskaruni" w:date="2022-03-24T11:46:00Z">
        <w:r w:rsidR="00E63347">
          <w:rPr>
            <w:rFonts w:eastAsia="Times New Roman" w:cstheme="minorHAnsi"/>
            <w:sz w:val="22"/>
            <w:lang w:eastAsia="de-DE"/>
          </w:rPr>
          <w:t>also</w:t>
        </w:r>
      </w:ins>
      <w:proofErr w:type="gramEnd"/>
      <w:del w:id="346" w:author="Sai Praneetha Bhaskaruni" w:date="2022-03-24T11:46:00Z">
        <w:r w:rsidR="007800E1" w:rsidDel="00E63347">
          <w:rPr>
            <w:rFonts w:eastAsia="Times New Roman" w:cstheme="minorHAnsi"/>
            <w:sz w:val="22"/>
            <w:lang w:eastAsia="de-DE"/>
          </w:rPr>
          <w:delText>needs to</w:delText>
        </w:r>
      </w:del>
      <w:r w:rsidR="007800E1">
        <w:rPr>
          <w:rFonts w:eastAsia="Times New Roman" w:cstheme="minorHAnsi"/>
          <w:sz w:val="22"/>
          <w:lang w:eastAsia="de-DE"/>
        </w:rPr>
        <w:t xml:space="preserve"> </w:t>
      </w:r>
      <w:ins w:id="347" w:author="Sai Praneetha Bhaskaruni" w:date="2022-03-24T11:47:00Z">
        <w:r w:rsidR="00E63347">
          <w:rPr>
            <w:rFonts w:eastAsia="Times New Roman" w:cstheme="minorHAnsi"/>
            <w:sz w:val="22"/>
            <w:lang w:eastAsia="de-DE"/>
          </w:rPr>
          <w:t>identify</w:t>
        </w:r>
      </w:ins>
      <w:del w:id="348" w:author="Sai Praneetha Bhaskaruni" w:date="2022-03-24T11:47:00Z">
        <w:r w:rsidRPr="00BA5FC4" w:rsidDel="00E63347">
          <w:rPr>
            <w:rFonts w:eastAsia="Times New Roman" w:cstheme="minorHAnsi"/>
            <w:sz w:val="22"/>
            <w:lang w:eastAsia="de-DE"/>
          </w:rPr>
          <w:delText>determine</w:delText>
        </w:r>
      </w:del>
      <w:r w:rsidRPr="00BA5FC4">
        <w:rPr>
          <w:rFonts w:eastAsia="Times New Roman" w:cstheme="minorHAnsi"/>
          <w:sz w:val="22"/>
          <w:lang w:eastAsia="de-DE"/>
        </w:rPr>
        <w:t xml:space="preserve"> </w:t>
      </w:r>
      <w:del w:id="349" w:author="Sai Praneetha Bhaskaruni" w:date="2022-03-24T11:46:00Z">
        <w:r w:rsidRPr="00BA5FC4" w:rsidDel="00E63347">
          <w:rPr>
            <w:rFonts w:eastAsia="Times New Roman" w:cstheme="minorHAnsi"/>
            <w:sz w:val="22"/>
            <w:lang w:eastAsia="de-DE"/>
          </w:rPr>
          <w:delText xml:space="preserve">that </w:delText>
        </w:r>
      </w:del>
      <w:ins w:id="350" w:author="Sai Praneetha Bhaskaruni" w:date="2022-03-24T11:46:00Z">
        <w:r w:rsidR="00E63347">
          <w:rPr>
            <w:rFonts w:eastAsia="Times New Roman" w:cstheme="minorHAnsi"/>
            <w:sz w:val="22"/>
            <w:lang w:eastAsia="de-DE"/>
          </w:rPr>
          <w:t>any</w:t>
        </w:r>
        <w:r w:rsidR="00E63347" w:rsidRPr="00BA5FC4">
          <w:rPr>
            <w:rFonts w:eastAsia="Times New Roman" w:cstheme="minorHAnsi"/>
            <w:sz w:val="22"/>
            <w:lang w:eastAsia="de-DE"/>
          </w:rPr>
          <w:t xml:space="preserve"> </w:t>
        </w:r>
      </w:ins>
      <w:r w:rsidRPr="00BA5FC4">
        <w:rPr>
          <w:rFonts w:eastAsia="Times New Roman" w:cstheme="minorHAnsi"/>
          <w:sz w:val="22"/>
          <w:lang w:eastAsia="de-DE"/>
        </w:rPr>
        <w:t xml:space="preserve">standard user security </w:t>
      </w:r>
      <w:del w:id="351" w:author="Sai Praneetha Bhaskaruni" w:date="2022-03-24T11:47:00Z">
        <w:r w:rsidRPr="00BA5FC4" w:rsidDel="00E63347">
          <w:rPr>
            <w:rFonts w:eastAsia="Times New Roman" w:cstheme="minorHAnsi"/>
            <w:sz w:val="22"/>
            <w:lang w:eastAsia="de-DE"/>
          </w:rPr>
          <w:delText xml:space="preserve">and </w:delText>
        </w:r>
      </w:del>
      <w:r w:rsidRPr="00BA5FC4">
        <w:rPr>
          <w:rFonts w:eastAsia="Times New Roman" w:cstheme="minorHAnsi"/>
          <w:sz w:val="22"/>
          <w:lang w:eastAsia="de-DE"/>
        </w:rPr>
        <w:t>awareness training</w:t>
      </w:r>
      <w:ins w:id="352" w:author="Sai Praneetha Bhaskaruni" w:date="2022-03-24T11:48:00Z">
        <w:r w:rsidR="00F2119D">
          <w:rPr>
            <w:rFonts w:eastAsia="Times New Roman" w:cstheme="minorHAnsi"/>
            <w:sz w:val="22"/>
            <w:lang w:eastAsia="de-DE"/>
          </w:rPr>
          <w:t xml:space="preserve"> needed</w:t>
        </w:r>
      </w:ins>
      <w:r w:rsidRPr="00BA5FC4">
        <w:rPr>
          <w:rFonts w:eastAsia="Times New Roman" w:cstheme="minorHAnsi"/>
          <w:sz w:val="22"/>
          <w:lang w:eastAsia="de-DE"/>
        </w:rPr>
        <w:t xml:space="preserve"> </w:t>
      </w:r>
      <w:ins w:id="353" w:author="Sai Praneetha Bhaskaruni" w:date="2022-03-24T11:47:00Z">
        <w:r w:rsidR="00C4338D">
          <w:rPr>
            <w:rFonts w:eastAsia="Times New Roman" w:cstheme="minorHAnsi"/>
            <w:sz w:val="22"/>
            <w:lang w:eastAsia="de-DE"/>
          </w:rPr>
          <w:t>to users</w:t>
        </w:r>
      </w:ins>
      <w:ins w:id="354" w:author="Sai Praneetha Bhaskaruni" w:date="2022-03-24T11:48:00Z">
        <w:r w:rsidR="00C4338D">
          <w:rPr>
            <w:rFonts w:eastAsia="Times New Roman" w:cstheme="minorHAnsi"/>
            <w:sz w:val="22"/>
            <w:lang w:eastAsia="de-DE"/>
          </w:rPr>
          <w:t xml:space="preserve"> from</w:t>
        </w:r>
      </w:ins>
      <w:del w:id="355" w:author="Sai Praneetha Bhaskaruni" w:date="2022-03-24T11:47:00Z">
        <w:r w:rsidRPr="00BA5FC4" w:rsidDel="00C4338D">
          <w:rPr>
            <w:rFonts w:eastAsia="Times New Roman" w:cstheme="minorHAnsi"/>
            <w:sz w:val="22"/>
            <w:lang w:eastAsia="de-DE"/>
          </w:rPr>
          <w:delText>for</w:delText>
        </w:r>
      </w:del>
      <w:r w:rsidRPr="00BA5FC4">
        <w:rPr>
          <w:rFonts w:eastAsia="Times New Roman" w:cstheme="minorHAnsi"/>
          <w:sz w:val="22"/>
          <w:lang w:eastAsia="de-DE"/>
        </w:rPr>
        <w:t xml:space="preserve"> business</w:t>
      </w:r>
      <w:del w:id="356" w:author="Sai Praneetha Bhaskaruni" w:date="2022-03-24T11:48:00Z">
        <w:r w:rsidRPr="00BA5FC4" w:rsidDel="00C4338D">
          <w:rPr>
            <w:rFonts w:eastAsia="Times New Roman" w:cstheme="minorHAnsi"/>
            <w:sz w:val="22"/>
            <w:lang w:eastAsia="de-DE"/>
          </w:rPr>
          <w:delText xml:space="preserve"> </w:delText>
        </w:r>
      </w:del>
      <w:ins w:id="357" w:author="Sai Praneetha Bhaskaruni" w:date="2022-03-24T11:48:00Z">
        <w:r w:rsidR="00C4338D">
          <w:rPr>
            <w:rFonts w:eastAsia="Times New Roman" w:cstheme="minorHAnsi"/>
            <w:sz w:val="22"/>
            <w:lang w:eastAsia="de-DE"/>
          </w:rPr>
          <w:t xml:space="preserve"> perspective</w:t>
        </w:r>
      </w:ins>
      <w:del w:id="358" w:author="Sai Praneetha Bhaskaruni" w:date="2022-03-24T11:48:00Z">
        <w:r w:rsidRPr="00BA5FC4" w:rsidDel="00C4338D">
          <w:rPr>
            <w:rFonts w:eastAsia="Times New Roman" w:cstheme="minorHAnsi"/>
            <w:sz w:val="22"/>
            <w:lang w:eastAsia="de-DE"/>
          </w:rPr>
          <w:delText>purpose to user</w:delText>
        </w:r>
        <w:r w:rsidR="007800E1" w:rsidDel="00C4338D">
          <w:rPr>
            <w:rFonts w:eastAsia="Times New Roman" w:cstheme="minorHAnsi"/>
            <w:sz w:val="22"/>
            <w:lang w:eastAsia="de-DE"/>
          </w:rPr>
          <w:delText>s</w:delText>
        </w:r>
      </w:del>
      <w:r w:rsidRPr="00BA5FC4">
        <w:rPr>
          <w:rFonts w:eastAsia="Times New Roman" w:cstheme="minorHAnsi"/>
          <w:sz w:val="22"/>
          <w:lang w:eastAsia="de-DE"/>
        </w:rPr>
        <w:t>.</w:t>
      </w:r>
    </w:p>
    <w:p w14:paraId="2DB43BB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Workforce members utilizing medical devices should be appropriately trained.</w:t>
      </w:r>
    </w:p>
    <w:p w14:paraId="76636811" w14:textId="6187CBB3" w:rsidR="00BA5FC4" w:rsidRPr="00BA5FC4" w:rsidRDefault="00BA5FC4" w:rsidP="00BA5FC4">
      <w:pPr>
        <w:pStyle w:val="ListParagraph"/>
        <w:numPr>
          <w:ilvl w:val="0"/>
          <w:numId w:val="14"/>
        </w:numPr>
        <w:spacing w:before="120" w:after="160" w:line="259" w:lineRule="auto"/>
        <w:jc w:val="left"/>
        <w:rPr>
          <w:rFonts w:cstheme="minorHAnsi"/>
          <w:color w:val="000000" w:themeColor="text1"/>
          <w:sz w:val="22"/>
        </w:rPr>
      </w:pPr>
      <w:r w:rsidRPr="00BA5FC4">
        <w:rPr>
          <w:rFonts w:eastAsia="Times New Roman" w:cstheme="minorHAnsi"/>
          <w:sz w:val="22"/>
          <w:lang w:eastAsia="de-DE"/>
        </w:rPr>
        <w:t xml:space="preserve">Medical device owners or designees should train appropriate workforce members on the use of the medical device </w:t>
      </w:r>
      <w:del w:id="359" w:author="Sai Praneetha Bhaskaruni" w:date="2022-03-24T11:50:00Z">
        <w:r w:rsidRPr="00BA5FC4" w:rsidDel="00CC49E8">
          <w:rPr>
            <w:rFonts w:eastAsia="Times New Roman" w:cstheme="minorHAnsi"/>
            <w:sz w:val="22"/>
            <w:lang w:eastAsia="de-DE"/>
          </w:rPr>
          <w:delText>to include</w:delText>
        </w:r>
      </w:del>
      <w:ins w:id="360" w:author="Sai Praneetha Bhaskaruni" w:date="2022-03-24T11:50:00Z">
        <w:r w:rsidR="00CC49E8">
          <w:rPr>
            <w:rFonts w:eastAsia="Times New Roman" w:cstheme="minorHAnsi"/>
            <w:sz w:val="22"/>
            <w:lang w:eastAsia="de-DE"/>
          </w:rPr>
          <w:t>that address</w:t>
        </w:r>
      </w:ins>
      <w:r w:rsidRPr="00BA5FC4">
        <w:rPr>
          <w:rFonts w:eastAsia="Times New Roman" w:cstheme="minorHAnsi"/>
          <w:sz w:val="22"/>
          <w:lang w:eastAsia="de-DE"/>
        </w:rPr>
        <w:t xml:space="preserve"> any</w:t>
      </w:r>
      <w:r w:rsidRPr="00BA5FC4">
        <w:rPr>
          <w:rFonts w:cstheme="minorHAnsi"/>
          <w:color w:val="000000" w:themeColor="text1"/>
          <w:sz w:val="22"/>
        </w:rPr>
        <w:t xml:space="preserve"> issues/concerns related to its use.</w:t>
      </w:r>
    </w:p>
    <w:p w14:paraId="2F44188A" w14:textId="0059993D" w:rsidR="00275C89" w:rsidRPr="00CA58F3" w:rsidRDefault="00CD012C" w:rsidP="00275C89">
      <w:pPr>
        <w:spacing w:after="120"/>
        <w:ind w:left="129" w:hanging="14"/>
        <w:rPr>
          <w:i/>
          <w:sz w:val="22"/>
        </w:rPr>
      </w:pPr>
      <w:r>
        <w:rPr>
          <w:b/>
          <w:i/>
          <w:sz w:val="22"/>
        </w:rPr>
        <w:t>Recommendation for customer (HDO)</w:t>
      </w:r>
      <w:r w:rsidR="00275C89" w:rsidRPr="00CA58F3">
        <w:rPr>
          <w:b/>
          <w:i/>
          <w:sz w:val="22"/>
        </w:rPr>
        <w:t>:</w:t>
      </w:r>
      <w:r w:rsidR="00275C89" w:rsidRPr="00CA58F3">
        <w:t xml:space="preserve"> </w:t>
      </w:r>
      <w:ins w:id="361" w:author="Sai Praneetha Bhaskaruni" w:date="2022-03-24T11:56:00Z">
        <w:r w:rsidR="00264018" w:rsidRPr="00264018">
          <w:rPr>
            <w:sz w:val="22"/>
            <w:szCs w:val="24"/>
            <w:rPrChange w:id="362" w:author="Sai Praneetha Bhaskaruni" w:date="2022-03-24T11:57:00Z">
              <w:rPr/>
            </w:rPrChange>
          </w:rPr>
          <w:t xml:space="preserve">No need for the customer to be </w:t>
        </w:r>
      </w:ins>
      <w:ins w:id="363" w:author="Sai Praneetha Bhaskaruni" w:date="2022-03-24T11:57:00Z">
        <w:r w:rsidR="00264018">
          <w:rPr>
            <w:sz w:val="22"/>
            <w:szCs w:val="24"/>
          </w:rPr>
          <w:t>responsible for</w:t>
        </w:r>
      </w:ins>
      <w:ins w:id="364" w:author="Sai Praneetha Bhaskaruni" w:date="2022-03-24T11:58:00Z">
        <w:r w:rsidR="00264018">
          <w:rPr>
            <w:sz w:val="22"/>
            <w:szCs w:val="24"/>
          </w:rPr>
          <w:t xml:space="preserve"> </w:t>
        </w:r>
      </w:ins>
      <w:ins w:id="365" w:author="Sai Praneetha Bhaskaruni" w:date="2022-03-24T11:56:00Z">
        <w:r w:rsidR="00264018" w:rsidRPr="00264018">
          <w:rPr>
            <w:sz w:val="22"/>
            <w:szCs w:val="24"/>
            <w:rPrChange w:id="366" w:author="Sai Praneetha Bhaskaruni" w:date="2022-03-24T11:57:00Z">
              <w:rPr/>
            </w:rPrChange>
          </w:rPr>
          <w:t xml:space="preserve">the </w:t>
        </w:r>
      </w:ins>
      <w:ins w:id="367" w:author="Sai Praneetha Bhaskaruni" w:date="2022-03-24T11:58:00Z">
        <w:r w:rsidR="00B023E6">
          <w:rPr>
            <w:sz w:val="22"/>
            <w:szCs w:val="24"/>
          </w:rPr>
          <w:t xml:space="preserve">reported </w:t>
        </w:r>
      </w:ins>
      <w:ins w:id="368" w:author="Sai Praneetha Bhaskaruni" w:date="2022-03-24T11:56:00Z">
        <w:r w:rsidR="00264018" w:rsidRPr="00264018">
          <w:rPr>
            <w:sz w:val="22"/>
            <w:szCs w:val="24"/>
            <w:rPrChange w:id="369" w:author="Sai Praneetha Bhaskaruni" w:date="2022-03-24T11:57:00Z">
              <w:rPr/>
            </w:rPrChange>
          </w:rPr>
          <w:t>incident</w:t>
        </w:r>
      </w:ins>
      <w:del w:id="370" w:author="Sai Praneetha Bhaskaruni" w:date="2022-03-24T11:57:00Z">
        <w:r w:rsidR="00275C89" w:rsidRPr="00D43301" w:rsidDel="00264018">
          <w:delText>C</w:delText>
        </w:r>
        <w:r w:rsidR="00275C89" w:rsidRPr="00D43301" w:rsidDel="00264018">
          <w:rPr>
            <w:sz w:val="22"/>
          </w:rPr>
          <w:delText xml:space="preserve">ustomer </w:delText>
        </w:r>
      </w:del>
      <w:del w:id="371" w:author="Sai Praneetha Bhaskaruni" w:date="2022-03-24T11:53:00Z">
        <w:r w:rsidR="003810C7" w:rsidRPr="00D43301" w:rsidDel="00D43301">
          <w:rPr>
            <w:sz w:val="22"/>
          </w:rPr>
          <w:delText>are</w:delText>
        </w:r>
      </w:del>
      <w:del w:id="372" w:author="Sai Praneetha Bhaskaruni" w:date="2022-03-24T11:57:00Z">
        <w:r w:rsidR="003810C7" w:rsidDel="00264018">
          <w:rPr>
            <w:sz w:val="22"/>
          </w:rPr>
          <w:delText xml:space="preserve"> not </w:delText>
        </w:r>
        <w:r w:rsidR="00275C89" w:rsidRPr="000F24D0" w:rsidDel="00264018">
          <w:rPr>
            <w:sz w:val="22"/>
          </w:rPr>
          <w:delText xml:space="preserve">allowed to </w:delText>
        </w:r>
      </w:del>
      <w:del w:id="373" w:author="Sai Praneetha Bhaskaruni" w:date="2022-03-24T11:55:00Z">
        <w:r w:rsidR="00275C89" w:rsidRPr="000F24D0" w:rsidDel="00264018">
          <w:rPr>
            <w:sz w:val="22"/>
          </w:rPr>
          <w:delText>access this component</w:delText>
        </w:r>
      </w:del>
      <w:r w:rsidR="00275C89">
        <w:rPr>
          <w:i/>
          <w:sz w:val="22"/>
        </w:rPr>
        <w:t>.</w:t>
      </w:r>
      <w:r w:rsidR="0023424E">
        <w:rPr>
          <w:i/>
          <w:sz w:val="22"/>
        </w:rPr>
        <w:t xml:space="preserve"> </w:t>
      </w:r>
      <w:r w:rsidR="0023424E" w:rsidRPr="0023424E">
        <w:rPr>
          <w:sz w:val="22"/>
        </w:rPr>
        <w:t xml:space="preserve">Please reach out to Stryker Customer Care for </w:t>
      </w:r>
      <w:r w:rsidR="0023424E">
        <w:rPr>
          <w:sz w:val="22"/>
        </w:rPr>
        <w:t xml:space="preserve">incident response. </w:t>
      </w:r>
      <w:r w:rsidR="00D24168" w:rsidRPr="00D24168">
        <w:rPr>
          <w:sz w:val="22"/>
        </w:rPr>
        <w:t xml:space="preserve">Whenever severe malware </w:t>
      </w:r>
      <w:r w:rsidR="003810C7">
        <w:rPr>
          <w:sz w:val="22"/>
        </w:rPr>
        <w:t>i</w:t>
      </w:r>
      <w:r w:rsidR="003810C7" w:rsidRPr="00D24168">
        <w:rPr>
          <w:sz w:val="22"/>
        </w:rPr>
        <w:t xml:space="preserve">s </w:t>
      </w:r>
      <w:r w:rsidR="00D24168" w:rsidRPr="00D24168">
        <w:rPr>
          <w:sz w:val="22"/>
        </w:rPr>
        <w:t>detected</w:t>
      </w:r>
      <w:ins w:id="374" w:author="Sai Praneetha Bhaskaruni" w:date="2022-03-24T10:17:00Z">
        <w:r w:rsidR="00FE74A2">
          <w:rPr>
            <w:sz w:val="22"/>
          </w:rPr>
          <w:t>,</w:t>
        </w:r>
      </w:ins>
      <w:r w:rsidR="00D24168" w:rsidRPr="00D24168">
        <w:rPr>
          <w:sz w:val="22"/>
        </w:rPr>
        <w:t xml:space="preserve"> </w:t>
      </w:r>
      <w:r w:rsidR="00106899">
        <w:rPr>
          <w:sz w:val="22"/>
        </w:rPr>
        <w:t>it is</w:t>
      </w:r>
      <w:r w:rsidR="00D24168" w:rsidRPr="00D24168">
        <w:rPr>
          <w:sz w:val="22"/>
        </w:rPr>
        <w:t xml:space="preserve"> resolved by the </w:t>
      </w:r>
      <w:ins w:id="375" w:author="Sai Praneetha Bhaskaruni" w:date="2022-03-24T11:59:00Z">
        <w:r w:rsidR="00481465">
          <w:rPr>
            <w:sz w:val="22"/>
          </w:rPr>
          <w:t>S</w:t>
        </w:r>
        <w:r w:rsidR="00365EA2">
          <w:rPr>
            <w:sz w:val="22"/>
          </w:rPr>
          <w:t xml:space="preserve">tryker </w:t>
        </w:r>
      </w:ins>
      <w:r w:rsidR="00D24168" w:rsidRPr="00A22198">
        <w:rPr>
          <w:sz w:val="22"/>
        </w:rPr>
        <w:t>service</w:t>
      </w:r>
      <w:r w:rsidR="00D24168" w:rsidRPr="00D24168">
        <w:rPr>
          <w:sz w:val="22"/>
        </w:rPr>
        <w:t xml:space="preserve"> engineer. </w:t>
      </w:r>
      <w:r w:rsidR="00106899">
        <w:rPr>
          <w:sz w:val="22"/>
        </w:rPr>
        <w:t>The c</w:t>
      </w:r>
      <w:r w:rsidR="00D24168" w:rsidRPr="00D24168">
        <w:rPr>
          <w:sz w:val="22"/>
        </w:rPr>
        <w:t xml:space="preserve">ustomer has to block few </w:t>
      </w:r>
      <w:r w:rsidR="00D24168" w:rsidRPr="00167413">
        <w:rPr>
          <w:sz w:val="22"/>
        </w:rPr>
        <w:t>IOCs and IOAs</w:t>
      </w:r>
      <w:r w:rsidR="00D24168" w:rsidRPr="00D24168">
        <w:rPr>
          <w:sz w:val="22"/>
        </w:rPr>
        <w:t xml:space="preserve"> </w:t>
      </w:r>
      <w:r w:rsidR="00106899">
        <w:rPr>
          <w:sz w:val="22"/>
        </w:rPr>
        <w:t>in</w:t>
      </w:r>
      <w:r w:rsidR="00106899" w:rsidRPr="00D24168">
        <w:rPr>
          <w:sz w:val="22"/>
        </w:rPr>
        <w:t xml:space="preserve"> </w:t>
      </w:r>
      <w:r w:rsidR="00D24168" w:rsidRPr="00D24168">
        <w:rPr>
          <w:sz w:val="22"/>
        </w:rPr>
        <w:t xml:space="preserve">their network devices. </w:t>
      </w:r>
      <w:r w:rsidR="00833A7A">
        <w:rPr>
          <w:sz w:val="22"/>
        </w:rPr>
        <w:t>The customer is h</w:t>
      </w:r>
      <w:r w:rsidR="00D24168" w:rsidRPr="00D24168">
        <w:rPr>
          <w:sz w:val="22"/>
        </w:rPr>
        <w:t xml:space="preserve">ighly </w:t>
      </w:r>
      <w:r w:rsidR="00833A7A">
        <w:rPr>
          <w:sz w:val="22"/>
        </w:rPr>
        <w:t>recommended to use</w:t>
      </w:r>
      <w:r w:rsidR="00D24168" w:rsidRPr="00D24168">
        <w:rPr>
          <w:sz w:val="22"/>
        </w:rPr>
        <w:t xml:space="preserve"> the network firewall. </w:t>
      </w:r>
      <w:r w:rsidR="00D24168" w:rsidRPr="00A22198">
        <w:rPr>
          <w:sz w:val="22"/>
        </w:rPr>
        <w:t>SmartMedic solution</w:t>
      </w:r>
      <w:r w:rsidR="00D24168" w:rsidRPr="00D24168">
        <w:rPr>
          <w:sz w:val="22"/>
        </w:rPr>
        <w:t xml:space="preserve"> should be behind </w:t>
      </w:r>
      <w:r w:rsidR="00833A7A">
        <w:rPr>
          <w:sz w:val="22"/>
        </w:rPr>
        <w:t xml:space="preserve">a </w:t>
      </w:r>
      <w:r w:rsidR="00D24168" w:rsidRPr="00D24168">
        <w:rPr>
          <w:sz w:val="22"/>
        </w:rPr>
        <w:t xml:space="preserve">stateful firewall. </w:t>
      </w:r>
      <w:r w:rsidR="00833A7A">
        <w:rPr>
          <w:sz w:val="22"/>
        </w:rPr>
        <w:t>The f</w:t>
      </w:r>
      <w:r w:rsidR="00D24168" w:rsidRPr="00D24168">
        <w:rPr>
          <w:sz w:val="22"/>
        </w:rPr>
        <w:t xml:space="preserve">irewall helps in preventing network access to devices. </w:t>
      </w:r>
      <w:r w:rsidR="00D24168" w:rsidRPr="00A22198">
        <w:rPr>
          <w:sz w:val="22"/>
        </w:rPr>
        <w:t>If properly</w:t>
      </w:r>
      <w:ins w:id="376" w:author="Sai Praneetha Bhaskaruni" w:date="2022-03-24T11:59:00Z">
        <w:r w:rsidR="00B023E6" w:rsidRPr="00A22198">
          <w:rPr>
            <w:sz w:val="22"/>
            <w:rPrChange w:id="377" w:author="Sai Praneetha Bhaskaruni" w:date="2022-03-24T12:00:00Z">
              <w:rPr>
                <w:sz w:val="22"/>
                <w:highlight w:val="yellow"/>
              </w:rPr>
            </w:rPrChange>
          </w:rPr>
          <w:t xml:space="preserve"> </w:t>
        </w:r>
      </w:ins>
      <w:del w:id="378" w:author="Sai Praneetha Bhaskaruni" w:date="2022-03-24T11:59:00Z">
        <w:r w:rsidR="00D24168" w:rsidRPr="004E605C" w:rsidDel="00B023E6">
          <w:rPr>
            <w:sz w:val="22"/>
          </w:rPr>
          <w:delText xml:space="preserve"> used and </w:delText>
        </w:r>
      </w:del>
      <w:r w:rsidR="00D24168" w:rsidRPr="004E605C">
        <w:rPr>
          <w:sz w:val="22"/>
        </w:rPr>
        <w:t>configured</w:t>
      </w:r>
      <w:ins w:id="379" w:author="Sai Praneetha Bhaskaruni" w:date="2022-03-24T11:59:00Z">
        <w:r w:rsidR="00B023E6">
          <w:rPr>
            <w:sz w:val="22"/>
          </w:rPr>
          <w:t xml:space="preserve"> and used,</w:t>
        </w:r>
      </w:ins>
      <w:r w:rsidR="00D24168" w:rsidRPr="00D24168">
        <w:rPr>
          <w:sz w:val="22"/>
        </w:rPr>
        <w:t xml:space="preserve"> it can lead to protected and reliable accessibility. It can help in prevention of unauthorized access and network connections against external threats, IP spoofing &amp; routing attacks and malicious packets</w:t>
      </w:r>
      <w:r w:rsidR="00D24168">
        <w:rPr>
          <w:sz w:val="22"/>
        </w:rPr>
        <w:t>.</w:t>
      </w:r>
    </w:p>
    <w:p w14:paraId="5C3FC5B1" w14:textId="77777777" w:rsidR="007A4D9C" w:rsidRDefault="007A4D9C" w:rsidP="00C335C4">
      <w:pPr>
        <w:spacing w:after="0"/>
        <w:ind w:left="129" w:hanging="14"/>
        <w:rPr>
          <w:sz w:val="22"/>
        </w:rPr>
      </w:pPr>
    </w:p>
    <w:p w14:paraId="1731D93C" w14:textId="47B6D147" w:rsidR="00BC3603" w:rsidRPr="00180992" w:rsidRDefault="00BC546B" w:rsidP="00C335C4">
      <w:pPr>
        <w:pStyle w:val="Heading1"/>
      </w:pPr>
      <w:bookmarkStart w:id="380" w:name="_Toc98780922"/>
      <w:r>
        <w:rPr>
          <w:color w:val="FCC566"/>
          <w:sz w:val="40"/>
        </w:rPr>
        <w:lastRenderedPageBreak/>
        <w:t>08</w:t>
      </w:r>
      <w:r w:rsidR="00BC3603" w:rsidRPr="00180992">
        <w:rPr>
          <w:color w:val="FFCC66"/>
          <w:sz w:val="40"/>
        </w:rPr>
        <w:t xml:space="preserve"> </w:t>
      </w:r>
      <w:r w:rsidR="00BC3603" w:rsidRPr="007A4D9C">
        <w:t>Contingency Plan: Testing, Maintenance and Training</w:t>
      </w:r>
      <w:bookmarkEnd w:id="380"/>
    </w:p>
    <w:p w14:paraId="15D8EE9F" w14:textId="0AEF4C16" w:rsidR="00BC3603" w:rsidRPr="00C11DBF" w:rsidRDefault="00BC3603" w:rsidP="00BC3603">
      <w:pPr>
        <w:shd w:val="clear" w:color="auto" w:fill="E7E6E6" w:themeFill="background2"/>
        <w:spacing w:after="0"/>
        <w:ind w:left="118"/>
        <w:rPr>
          <w:b/>
          <w:sz w:val="22"/>
        </w:rPr>
      </w:pPr>
      <w:r w:rsidRPr="00C11DBF">
        <w:rPr>
          <w:b/>
          <w:sz w:val="22"/>
        </w:rPr>
        <w:t>SmartMedic Solution Component</w:t>
      </w:r>
      <w:ins w:id="381" w:author="Sai Praneetha Bhaskaruni" w:date="2022-03-24T10:29:00Z">
        <w:r w:rsidR="00E76957">
          <w:rPr>
            <w:b/>
            <w:sz w:val="22"/>
          </w:rPr>
          <w:t>s</w:t>
        </w:r>
      </w:ins>
      <w:r w:rsidRPr="00C11DBF">
        <w:rPr>
          <w:b/>
          <w:sz w:val="22"/>
        </w:rPr>
        <w:t>: Device</w:t>
      </w:r>
      <w:r w:rsidR="008E7DA8">
        <w:rPr>
          <w:b/>
          <w:sz w:val="22"/>
        </w:rPr>
        <w:t>, Tablet, Nurse Station Application and Wireless Network</w:t>
      </w:r>
    </w:p>
    <w:p w14:paraId="4434616B" w14:textId="17F1BCCD" w:rsidR="00BC3603" w:rsidRDefault="00BC3603" w:rsidP="00BC3603">
      <w:pPr>
        <w:spacing w:after="120"/>
        <w:ind w:left="129" w:hanging="14"/>
        <w:rPr>
          <w:sz w:val="22"/>
        </w:rPr>
      </w:pPr>
      <w:r w:rsidRPr="00CA58F3">
        <w:rPr>
          <w:b/>
          <w:i/>
          <w:sz w:val="22"/>
        </w:rPr>
        <w:t>Existing Security Features:</w:t>
      </w:r>
      <w:r>
        <w:rPr>
          <w:i/>
          <w:sz w:val="22"/>
        </w:rPr>
        <w:t xml:space="preserve"> </w:t>
      </w:r>
      <w:r w:rsidRPr="00BD544F">
        <w:rPr>
          <w:sz w:val="22"/>
        </w:rPr>
        <w:t xml:space="preserve">Only Stryker’s service engineer </w:t>
      </w:r>
      <w:r w:rsidR="00833A7A" w:rsidRPr="00BD544F">
        <w:rPr>
          <w:sz w:val="22"/>
        </w:rPr>
        <w:t xml:space="preserve">is </w:t>
      </w:r>
      <w:r w:rsidRPr="00BD544F">
        <w:rPr>
          <w:sz w:val="22"/>
        </w:rPr>
        <w:t xml:space="preserve">authorized to perform testing and maintenance </w:t>
      </w:r>
      <w:r w:rsidR="00833A7A" w:rsidRPr="00BD544F">
        <w:rPr>
          <w:sz w:val="22"/>
        </w:rPr>
        <w:t xml:space="preserve">of </w:t>
      </w:r>
      <w:r w:rsidRPr="00BD544F">
        <w:rPr>
          <w:sz w:val="22"/>
        </w:rPr>
        <w:t xml:space="preserve">the SmartMedic solutions component </w:t>
      </w:r>
      <w:ins w:id="382" w:author="Sai Praneetha Bhaskaruni" w:date="2022-03-24T12:05:00Z">
        <w:r w:rsidR="0038228F">
          <w:rPr>
            <w:sz w:val="22"/>
          </w:rPr>
          <w:t>(</w:t>
        </w:r>
      </w:ins>
      <w:r w:rsidRPr="00BD544F">
        <w:rPr>
          <w:sz w:val="22"/>
        </w:rPr>
        <w:t>device</w:t>
      </w:r>
      <w:ins w:id="383" w:author="Sai Praneetha Bhaskaruni" w:date="2022-03-24T12:05:00Z">
        <w:r w:rsidR="0038228F">
          <w:rPr>
            <w:sz w:val="22"/>
          </w:rPr>
          <w:t>,</w:t>
        </w:r>
      </w:ins>
      <w:ins w:id="384" w:author="Sai Praneetha Bhaskaruni" w:date="2022-03-24T17:37:00Z">
        <w:r w:rsidR="008E5887">
          <w:rPr>
            <w:sz w:val="22"/>
          </w:rPr>
          <w:t xml:space="preserve"> </w:t>
        </w:r>
      </w:ins>
      <w:ins w:id="385" w:author="Sai Praneetha Bhaskaruni" w:date="2022-03-24T12:05:00Z">
        <w:r w:rsidR="0038228F">
          <w:rPr>
            <w:sz w:val="22"/>
          </w:rPr>
          <w:t>tablet)</w:t>
        </w:r>
      </w:ins>
      <w:r w:rsidR="00833A7A" w:rsidRPr="00BD544F">
        <w:rPr>
          <w:sz w:val="22"/>
        </w:rPr>
        <w:t xml:space="preserve"> w</w:t>
      </w:r>
      <w:r w:rsidRPr="00BD544F">
        <w:rPr>
          <w:sz w:val="22"/>
        </w:rPr>
        <w:t>henever needed at the time of maintenance</w:t>
      </w:r>
      <w:r w:rsidRPr="00420F77">
        <w:rPr>
          <w:sz w:val="22"/>
        </w:rPr>
        <w:t>.</w:t>
      </w:r>
      <w:r w:rsidRPr="00275C89">
        <w:t xml:space="preserve"> </w:t>
      </w:r>
      <w:r w:rsidRPr="00275C89">
        <w:rPr>
          <w:sz w:val="22"/>
        </w:rPr>
        <w:t xml:space="preserve">When Stryker obtains vulnerability information through surveillance or other sources, an assessment of the vulnerability’s exploitability and impact </w:t>
      </w:r>
      <w:r w:rsidR="00833A7A">
        <w:rPr>
          <w:sz w:val="22"/>
        </w:rPr>
        <w:t xml:space="preserve">is </w:t>
      </w:r>
      <w:r w:rsidRPr="00275C89">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p>
    <w:p w14:paraId="5B756DDD" w14:textId="50D17925" w:rsidR="00C11DBF" w:rsidRDefault="00CD012C" w:rsidP="00E846E8">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1B0076" w:rsidRPr="001B0076">
        <w:rPr>
          <w:sz w:val="22"/>
        </w:rPr>
        <w:t>Contingency planning and management (</w:t>
      </w:r>
      <w:del w:id="386" w:author="Sai Praneetha Bhaskaruni" w:date="2022-07-08T17:19:00Z">
        <w:r w:rsidR="001B0076" w:rsidRPr="001B0076" w:rsidDel="005F11DC">
          <w:rPr>
            <w:sz w:val="22"/>
          </w:rPr>
          <w:delText>e.g</w:delText>
        </w:r>
      </w:del>
      <w:ins w:id="387" w:author="Sai Praneetha Bhaskaruni" w:date="2022-07-08T17:20:00Z">
        <w:r w:rsidR="0064471F" w:rsidRPr="001B0076">
          <w:rPr>
            <w:sz w:val="22"/>
          </w:rPr>
          <w:t>e.g.,</w:t>
        </w:r>
      </w:ins>
      <w:del w:id="388" w:author="Sai Praneetha Bhaskaruni" w:date="2022-03-24T10:25:00Z">
        <w:r w:rsidR="001B0076" w:rsidRPr="001B0076" w:rsidDel="007D6D24">
          <w:rPr>
            <w:sz w:val="22"/>
          </w:rPr>
          <w:delText>.</w:delText>
        </w:r>
      </w:del>
      <w:r w:rsidR="001B0076" w:rsidRPr="001B0076">
        <w:rPr>
          <w:sz w:val="22"/>
        </w:rPr>
        <w:t xml:space="preserve"> restoring a system or a network segment or certain applications) is a key responsibility of the </w:t>
      </w:r>
      <w:r w:rsidR="00E846E8" w:rsidRPr="001B0076">
        <w:rPr>
          <w:sz w:val="22"/>
        </w:rPr>
        <w:t>HDO’s IT</w:t>
      </w:r>
      <w:r w:rsidR="001B0076" w:rsidRPr="001B0076">
        <w:rPr>
          <w:sz w:val="22"/>
        </w:rPr>
        <w:t xml:space="preserve"> network management</w:t>
      </w:r>
      <w:r w:rsidR="00E846E8">
        <w:rPr>
          <w:sz w:val="22"/>
        </w:rPr>
        <w:t>.</w:t>
      </w:r>
    </w:p>
    <w:p w14:paraId="2A774B6F" w14:textId="4B19566B" w:rsidR="00E846E8" w:rsidRPr="00E846E8" w:rsidRDefault="00E846E8" w:rsidP="00E846E8">
      <w:pPr>
        <w:spacing w:after="120"/>
        <w:ind w:left="129" w:hanging="14"/>
        <w:rPr>
          <w:sz w:val="22"/>
        </w:rPr>
      </w:pPr>
      <w:r w:rsidRPr="00E846E8">
        <w:rPr>
          <w:sz w:val="22"/>
        </w:rPr>
        <w:t>If an unfortunate event happen</w:t>
      </w:r>
      <w:r w:rsidR="00344798">
        <w:rPr>
          <w:sz w:val="22"/>
        </w:rPr>
        <w:t>s</w:t>
      </w:r>
      <w:r w:rsidRPr="00E846E8">
        <w:rPr>
          <w:sz w:val="22"/>
        </w:rPr>
        <w:t xml:space="preserve"> wi</w:t>
      </w:r>
      <w:r w:rsidR="00A22982">
        <w:rPr>
          <w:sz w:val="22"/>
        </w:rPr>
        <w:t xml:space="preserve">th/without </w:t>
      </w:r>
      <w:del w:id="389" w:author="Sai Praneetha Bhaskaruni" w:date="2022-03-24T12:04:00Z">
        <w:r w:rsidR="00A22982" w:rsidDel="000445E6">
          <w:rPr>
            <w:sz w:val="22"/>
          </w:rPr>
          <w:delText>uncertainty</w:delText>
        </w:r>
      </w:del>
      <w:ins w:id="390" w:author="Sai Praneetha Bhaskaruni" w:date="2022-03-24T12:04:00Z">
        <w:r w:rsidR="000445E6">
          <w:rPr>
            <w:sz w:val="22"/>
          </w:rPr>
          <w:t>uncertainty,</w:t>
        </w:r>
      </w:ins>
      <w:r w:rsidR="00A22982">
        <w:rPr>
          <w:sz w:val="22"/>
        </w:rPr>
        <w:t xml:space="preserve"> then </w:t>
      </w:r>
      <w:r w:rsidRPr="00E846E8">
        <w:rPr>
          <w:sz w:val="22"/>
        </w:rPr>
        <w:t>HDO has to respond to such events</w:t>
      </w:r>
      <w:r w:rsidR="00A22982">
        <w:rPr>
          <w:sz w:val="22"/>
        </w:rPr>
        <w:t xml:space="preserve"> and maintain the HDO internal document for the same</w:t>
      </w:r>
      <w:r w:rsidRPr="00E846E8">
        <w:rPr>
          <w:sz w:val="22"/>
        </w:rPr>
        <w:t>.</w:t>
      </w:r>
    </w:p>
    <w:p w14:paraId="6FA37431" w14:textId="77777777" w:rsidR="00BC3603" w:rsidRDefault="00BC3603" w:rsidP="00BC3603">
      <w:pPr>
        <w:spacing w:after="0"/>
        <w:ind w:left="118"/>
        <w:rPr>
          <w:sz w:val="22"/>
        </w:rPr>
      </w:pPr>
    </w:p>
    <w:p w14:paraId="7274F2E9" w14:textId="19AD5F5F" w:rsidR="00BC3603" w:rsidRPr="00180992" w:rsidRDefault="00BC546B" w:rsidP="00C335C4">
      <w:pPr>
        <w:pStyle w:val="Heading1"/>
      </w:pPr>
      <w:bookmarkStart w:id="391" w:name="_Toc98780923"/>
      <w:r>
        <w:rPr>
          <w:color w:val="FCC566"/>
          <w:sz w:val="40"/>
        </w:rPr>
        <w:t>09</w:t>
      </w:r>
      <w:r w:rsidR="00BC3603" w:rsidRPr="00180992">
        <w:rPr>
          <w:color w:val="FFCC66"/>
          <w:sz w:val="40"/>
        </w:rPr>
        <w:t xml:space="preserve"> </w:t>
      </w:r>
      <w:r w:rsidR="00BC3603" w:rsidRPr="008E7DA8">
        <w:t>Trustworthiness- CIA Triad &amp; Their Responsibilities</w:t>
      </w:r>
      <w:bookmarkEnd w:id="391"/>
    </w:p>
    <w:p w14:paraId="56C28923" w14:textId="0B816C91" w:rsidR="00BC3603" w:rsidRPr="00C11DBF" w:rsidRDefault="00BC3603" w:rsidP="00BC3603">
      <w:pPr>
        <w:shd w:val="clear" w:color="auto" w:fill="E7E6E6" w:themeFill="background2"/>
        <w:spacing w:after="0"/>
        <w:ind w:left="118"/>
        <w:rPr>
          <w:b/>
          <w:sz w:val="22"/>
        </w:rPr>
      </w:pPr>
      <w:r w:rsidRPr="00C11DBF">
        <w:rPr>
          <w:b/>
          <w:sz w:val="22"/>
        </w:rPr>
        <w:t>SmartMedic Solution Component</w:t>
      </w:r>
      <w:ins w:id="392" w:author="Sai Praneetha Bhaskaruni" w:date="2022-03-24T10:33:00Z">
        <w:r w:rsidR="0083659D">
          <w:rPr>
            <w:b/>
            <w:sz w:val="22"/>
          </w:rPr>
          <w:t>s</w:t>
        </w:r>
      </w:ins>
      <w:r w:rsidRPr="00C11DBF">
        <w:rPr>
          <w:b/>
          <w:sz w:val="22"/>
        </w:rPr>
        <w:t>: Device</w:t>
      </w:r>
      <w:r w:rsidR="00E968D1">
        <w:rPr>
          <w:b/>
          <w:sz w:val="22"/>
        </w:rPr>
        <w:t>, Tablet</w:t>
      </w:r>
      <w:r w:rsidR="00453CB9">
        <w:rPr>
          <w:b/>
          <w:sz w:val="22"/>
        </w:rPr>
        <w:t xml:space="preserve"> &amp; </w:t>
      </w:r>
      <w:r w:rsidR="00453CB9" w:rsidRPr="00453CB9">
        <w:rPr>
          <w:b/>
          <w:sz w:val="22"/>
        </w:rPr>
        <w:t>Nurse Station Application</w:t>
      </w:r>
    </w:p>
    <w:p w14:paraId="143E8CBC" w14:textId="0DCD6032" w:rsidR="00BC3603" w:rsidRDefault="00BC3603" w:rsidP="00BC3603">
      <w:pPr>
        <w:spacing w:after="120"/>
        <w:ind w:left="129" w:hanging="14"/>
        <w:rPr>
          <w:sz w:val="22"/>
        </w:rPr>
      </w:pPr>
      <w:r w:rsidRPr="00CA58F3">
        <w:rPr>
          <w:b/>
          <w:i/>
          <w:sz w:val="22"/>
        </w:rPr>
        <w:t>Existing Security Features:</w:t>
      </w:r>
      <w:r w:rsidR="00916BDB">
        <w:rPr>
          <w:b/>
          <w:i/>
          <w:sz w:val="22"/>
        </w:rPr>
        <w:t xml:space="preserve"> </w:t>
      </w:r>
      <w:r w:rsidR="00935AC3" w:rsidRPr="009B1F29">
        <w:rPr>
          <w:sz w:val="22"/>
        </w:rPr>
        <w:t>SmartMedic solution</w:t>
      </w:r>
      <w:r w:rsidR="00935AC3" w:rsidRPr="003E5BF1">
        <w:rPr>
          <w:sz w:val="22"/>
        </w:rPr>
        <w:t xml:space="preserve"> uses </w:t>
      </w:r>
      <w:r w:rsidR="00344798">
        <w:rPr>
          <w:sz w:val="22"/>
        </w:rPr>
        <w:t>a</w:t>
      </w:r>
      <w:r w:rsidR="00344798" w:rsidRPr="003E5BF1">
        <w:rPr>
          <w:sz w:val="22"/>
        </w:rPr>
        <w:t xml:space="preserve"> </w:t>
      </w:r>
      <w:r w:rsidR="00935AC3" w:rsidRPr="003E5BF1">
        <w:rPr>
          <w:sz w:val="22"/>
        </w:rPr>
        <w:t>strong</w:t>
      </w:r>
      <w:r w:rsidR="00344798">
        <w:rPr>
          <w:sz w:val="22"/>
        </w:rPr>
        <w:t>,</w:t>
      </w:r>
      <w:r w:rsidR="00935AC3" w:rsidRPr="003E5BF1">
        <w:rPr>
          <w:sz w:val="22"/>
        </w:rPr>
        <w:t xml:space="preserve"> secure communications protocol for </w:t>
      </w:r>
      <w:ins w:id="393" w:author="Sai Praneetha Bhaskaruni" w:date="2022-03-24T12:10:00Z">
        <w:r w:rsidR="004D6878">
          <w:rPr>
            <w:sz w:val="22"/>
          </w:rPr>
          <w:t xml:space="preserve">reliable/safe </w:t>
        </w:r>
      </w:ins>
      <w:r w:rsidR="00935AC3" w:rsidRPr="003E5BF1">
        <w:rPr>
          <w:sz w:val="22"/>
        </w:rPr>
        <w:t>communicati</w:t>
      </w:r>
      <w:ins w:id="394" w:author="Sai Praneetha Bhaskaruni" w:date="2022-03-24T12:08:00Z">
        <w:r w:rsidR="00380047">
          <w:rPr>
            <w:sz w:val="22"/>
          </w:rPr>
          <w:t>o</w:t>
        </w:r>
      </w:ins>
      <w:r w:rsidR="00935AC3" w:rsidRPr="003E5BF1">
        <w:rPr>
          <w:sz w:val="22"/>
        </w:rPr>
        <w:t>n</w:t>
      </w:r>
      <w:del w:id="395" w:author="Sai Praneetha Bhaskaruni" w:date="2022-03-24T12:08:00Z">
        <w:r w:rsidR="00935AC3" w:rsidRPr="003E5BF1" w:rsidDel="00380047">
          <w:rPr>
            <w:sz w:val="22"/>
          </w:rPr>
          <w:delText>g</w:delText>
        </w:r>
      </w:del>
      <w:r w:rsidR="00935AC3" w:rsidRPr="003E5BF1">
        <w:rPr>
          <w:sz w:val="22"/>
        </w:rPr>
        <w:t xml:space="preserve"> among the components. The </w:t>
      </w:r>
      <w:ins w:id="396" w:author="Sai Praneetha Bhaskaruni" w:date="2022-03-24T12:08:00Z">
        <w:r w:rsidR="004A5829">
          <w:rPr>
            <w:sz w:val="22"/>
          </w:rPr>
          <w:t>design</w:t>
        </w:r>
      </w:ins>
      <w:del w:id="397" w:author="Sai Praneetha Bhaskaruni" w:date="2022-03-24T12:08:00Z">
        <w:r w:rsidR="00935AC3" w:rsidRPr="003E5BF1" w:rsidDel="004A5829">
          <w:rPr>
            <w:sz w:val="22"/>
          </w:rPr>
          <w:delText>ability</w:delText>
        </w:r>
      </w:del>
      <w:r w:rsidR="00935AC3" w:rsidRPr="003E5BF1">
        <w:rPr>
          <w:sz w:val="22"/>
        </w:rPr>
        <w:t xml:space="preserve"> of the </w:t>
      </w:r>
      <w:r w:rsidR="00935AC3" w:rsidRPr="0070430F">
        <w:rPr>
          <w:sz w:val="22"/>
        </w:rPr>
        <w:t>SmartMedic solution</w:t>
      </w:r>
      <w:r w:rsidR="00935AC3" w:rsidRPr="003E5BF1">
        <w:rPr>
          <w:sz w:val="22"/>
        </w:rPr>
        <w:t xml:space="preserve"> ensure</w:t>
      </w:r>
      <w:r w:rsidR="00344798">
        <w:rPr>
          <w:sz w:val="22"/>
        </w:rPr>
        <w:t>s</w:t>
      </w:r>
      <w:r w:rsidR="00935AC3" w:rsidRPr="003E5BF1">
        <w:rPr>
          <w:sz w:val="22"/>
        </w:rPr>
        <w:t xml:space="preserve"> the </w:t>
      </w:r>
      <w:ins w:id="398" w:author="Sai Praneetha Bhaskaruni" w:date="2022-03-24T12:10:00Z">
        <w:r w:rsidR="001568FD">
          <w:rPr>
            <w:sz w:val="22"/>
          </w:rPr>
          <w:t>C</w:t>
        </w:r>
      </w:ins>
      <w:del w:id="399" w:author="Sai Praneetha Bhaskaruni" w:date="2022-03-24T12:10:00Z">
        <w:r w:rsidR="00935AC3" w:rsidRPr="003E5BF1" w:rsidDel="001568FD">
          <w:rPr>
            <w:sz w:val="22"/>
          </w:rPr>
          <w:delText>c</w:delText>
        </w:r>
      </w:del>
      <w:r w:rsidR="00935AC3" w:rsidRPr="003E5BF1">
        <w:rPr>
          <w:sz w:val="22"/>
        </w:rPr>
        <w:t>onfidentiality</w:t>
      </w:r>
      <w:ins w:id="400" w:author="Sai Praneetha Bhaskaruni" w:date="2022-03-24T12:09:00Z">
        <w:r w:rsidR="00E05FF2">
          <w:rPr>
            <w:sz w:val="22"/>
          </w:rPr>
          <w:t xml:space="preserve">, </w:t>
        </w:r>
      </w:ins>
      <w:ins w:id="401" w:author="Sai Praneetha Bhaskaruni" w:date="2022-03-24T12:10:00Z">
        <w:r w:rsidR="001568FD">
          <w:rPr>
            <w:sz w:val="22"/>
          </w:rPr>
          <w:t>I</w:t>
        </w:r>
      </w:ins>
      <w:ins w:id="402" w:author="Sai Praneetha Bhaskaruni" w:date="2022-03-24T12:09:00Z">
        <w:r w:rsidR="00E05FF2">
          <w:rPr>
            <w:sz w:val="22"/>
          </w:rPr>
          <w:t xml:space="preserve">ntegrity &amp; </w:t>
        </w:r>
      </w:ins>
      <w:ins w:id="403" w:author="Sai Praneetha Bhaskaruni" w:date="2022-03-24T12:10:00Z">
        <w:r w:rsidR="001568FD">
          <w:rPr>
            <w:sz w:val="22"/>
          </w:rPr>
          <w:t>A</w:t>
        </w:r>
      </w:ins>
      <w:ins w:id="404" w:author="Sai Praneetha Bhaskaruni" w:date="2022-03-24T12:09:00Z">
        <w:r w:rsidR="00E05FF2">
          <w:rPr>
            <w:sz w:val="22"/>
          </w:rPr>
          <w:t>vailability</w:t>
        </w:r>
      </w:ins>
      <w:r w:rsidR="00935AC3" w:rsidRPr="003E5BF1">
        <w:rPr>
          <w:sz w:val="22"/>
        </w:rPr>
        <w:t xml:space="preserve"> of transmitted sensitive information</w:t>
      </w:r>
      <w:r w:rsidR="00344798">
        <w:rPr>
          <w:sz w:val="22"/>
        </w:rPr>
        <w:t xml:space="preserve"> and t</w:t>
      </w:r>
      <w:r w:rsidR="00935AC3" w:rsidRPr="003E5BF1">
        <w:rPr>
          <w:sz w:val="22"/>
        </w:rPr>
        <w:t>ransmits sensitive data only via a point-to-point dedicated channel betwe</w:t>
      </w:r>
      <w:r w:rsidR="00935AC3">
        <w:rPr>
          <w:sz w:val="22"/>
        </w:rPr>
        <w:t>en SmartMedic device and</w:t>
      </w:r>
      <w:del w:id="405" w:author="Sai Praneetha Bhaskaruni" w:date="2022-03-24T12:07:00Z">
        <w:r w:rsidR="00935AC3" w:rsidDel="0070430F">
          <w:rPr>
            <w:sz w:val="22"/>
          </w:rPr>
          <w:delText xml:space="preserve"> </w:delText>
        </w:r>
        <w:r w:rsidR="00344798" w:rsidDel="0070430F">
          <w:rPr>
            <w:sz w:val="22"/>
          </w:rPr>
          <w:delText>the</w:delText>
        </w:r>
      </w:del>
      <w:r w:rsidR="00344798">
        <w:rPr>
          <w:sz w:val="22"/>
        </w:rPr>
        <w:t xml:space="preserve"> </w:t>
      </w:r>
      <w:r w:rsidR="00935AC3">
        <w:rPr>
          <w:sz w:val="22"/>
        </w:rPr>
        <w:t>Tablet</w:t>
      </w:r>
      <w:r w:rsidR="00E968D1">
        <w:rPr>
          <w:sz w:val="22"/>
        </w:rPr>
        <w:t>,</w:t>
      </w:r>
      <w:ins w:id="406" w:author="Sai Praneetha Bhaskaruni" w:date="2022-03-24T12:09:00Z">
        <w:r w:rsidR="004A5829">
          <w:rPr>
            <w:sz w:val="22"/>
          </w:rPr>
          <w:t xml:space="preserve"> </w:t>
        </w:r>
      </w:ins>
      <w:del w:id="407" w:author="Sai Praneetha Bhaskaruni" w:date="2022-03-24T12:09:00Z">
        <w:r w:rsidR="00E968D1" w:rsidDel="004A5829">
          <w:rPr>
            <w:sz w:val="22"/>
          </w:rPr>
          <w:delText xml:space="preserve"> </w:delText>
        </w:r>
      </w:del>
      <w:del w:id="408" w:author="Sai Praneetha Bhaskaruni" w:date="2022-03-24T12:08:00Z">
        <w:r w:rsidR="00344798" w:rsidDel="0070430F">
          <w:rPr>
            <w:sz w:val="22"/>
          </w:rPr>
          <w:delText>t</w:delText>
        </w:r>
      </w:del>
      <w:del w:id="409" w:author="Sai Praneetha Bhaskaruni" w:date="2022-03-24T12:07:00Z">
        <w:r w:rsidR="00344798" w:rsidDel="0070430F">
          <w:rPr>
            <w:sz w:val="22"/>
          </w:rPr>
          <w:delText xml:space="preserve">he </w:delText>
        </w:r>
      </w:del>
      <w:r w:rsidR="00E968D1" w:rsidRPr="00E968D1">
        <w:rPr>
          <w:sz w:val="22"/>
        </w:rPr>
        <w:t xml:space="preserve">Tablet and </w:t>
      </w:r>
      <w:del w:id="410" w:author="Sai Praneetha Bhaskaruni" w:date="2022-03-24T12:07:00Z">
        <w:r w:rsidR="00E968D1" w:rsidRPr="0070430F" w:rsidDel="009B1F29">
          <w:rPr>
            <w:sz w:val="22"/>
          </w:rPr>
          <w:delText xml:space="preserve">SmartMedic </w:delText>
        </w:r>
      </w:del>
      <w:ins w:id="411" w:author="Sai Praneetha Bhaskaruni" w:date="2022-03-24T12:07:00Z">
        <w:r w:rsidR="009B1F29" w:rsidRPr="0070430F">
          <w:rPr>
            <w:sz w:val="22"/>
          </w:rPr>
          <w:t>S</w:t>
        </w:r>
        <w:r w:rsidR="009B1F29" w:rsidRPr="0070430F">
          <w:rPr>
            <w:sz w:val="22"/>
            <w:rPrChange w:id="412" w:author="Sai Praneetha Bhaskaruni" w:date="2022-03-24T12:07:00Z">
              <w:rPr>
                <w:sz w:val="22"/>
                <w:highlight w:val="yellow"/>
              </w:rPr>
            </w:rPrChange>
          </w:rPr>
          <w:t>tryker</w:t>
        </w:r>
        <w:r w:rsidR="009B1F29" w:rsidRPr="0070430F">
          <w:rPr>
            <w:sz w:val="22"/>
          </w:rPr>
          <w:t xml:space="preserve"> </w:t>
        </w:r>
      </w:ins>
      <w:r w:rsidR="00E968D1" w:rsidRPr="0070430F">
        <w:rPr>
          <w:sz w:val="22"/>
        </w:rPr>
        <w:t>cloud</w:t>
      </w:r>
      <w:ins w:id="413" w:author="Sai Praneetha Bhaskaruni" w:date="2022-03-24T12:07:00Z">
        <w:r w:rsidR="0070430F">
          <w:rPr>
            <w:sz w:val="22"/>
          </w:rPr>
          <w:t>,</w:t>
        </w:r>
      </w:ins>
      <w:r w:rsidR="00E968D1" w:rsidRPr="0070430F">
        <w:rPr>
          <w:sz w:val="22"/>
        </w:rPr>
        <w:t xml:space="preserve"> </w:t>
      </w:r>
      <w:del w:id="414" w:author="Sai Praneetha Bhaskaruni" w:date="2022-03-24T12:07:00Z">
        <w:r w:rsidR="00E968D1" w:rsidRPr="0070430F" w:rsidDel="0070430F">
          <w:rPr>
            <w:sz w:val="22"/>
          </w:rPr>
          <w:delText>application &amp;</w:delText>
        </w:r>
      </w:del>
      <w:del w:id="415" w:author="Sai Praneetha Bhaskaruni" w:date="2022-03-24T12:08:00Z">
        <w:r w:rsidR="00E968D1" w:rsidRPr="0070430F" w:rsidDel="004A5829">
          <w:rPr>
            <w:sz w:val="22"/>
          </w:rPr>
          <w:delText xml:space="preserve"> </w:delText>
        </w:r>
      </w:del>
      <w:del w:id="416" w:author="Sai Praneetha Bhaskaruni" w:date="2022-03-24T12:07:00Z">
        <w:r w:rsidR="00E968D1" w:rsidRPr="0070430F" w:rsidDel="009B1F29">
          <w:rPr>
            <w:sz w:val="22"/>
          </w:rPr>
          <w:delText xml:space="preserve">SmartMedic </w:delText>
        </w:r>
      </w:del>
      <w:ins w:id="417" w:author="Sai Praneetha Bhaskaruni" w:date="2022-03-24T12:07:00Z">
        <w:r w:rsidR="009B1F29" w:rsidRPr="0070430F">
          <w:rPr>
            <w:sz w:val="22"/>
          </w:rPr>
          <w:t>S</w:t>
        </w:r>
        <w:r w:rsidR="009B1F29" w:rsidRPr="0070430F">
          <w:rPr>
            <w:sz w:val="22"/>
            <w:rPrChange w:id="418" w:author="Sai Praneetha Bhaskaruni" w:date="2022-03-24T12:07:00Z">
              <w:rPr>
                <w:sz w:val="22"/>
                <w:highlight w:val="yellow"/>
              </w:rPr>
            </w:rPrChange>
          </w:rPr>
          <w:t>tryker</w:t>
        </w:r>
        <w:r w:rsidR="009B1F29" w:rsidRPr="0070430F">
          <w:rPr>
            <w:sz w:val="22"/>
          </w:rPr>
          <w:t xml:space="preserve"> </w:t>
        </w:r>
      </w:ins>
      <w:ins w:id="419" w:author="Sai Praneetha Bhaskaruni" w:date="2022-03-24T12:08:00Z">
        <w:r w:rsidR="0070430F">
          <w:rPr>
            <w:sz w:val="22"/>
          </w:rPr>
          <w:t>c</w:t>
        </w:r>
      </w:ins>
      <w:del w:id="420" w:author="Sai Praneetha Bhaskaruni" w:date="2022-03-24T12:08:00Z">
        <w:r w:rsidR="00344798" w:rsidRPr="0070430F" w:rsidDel="0070430F">
          <w:rPr>
            <w:sz w:val="22"/>
          </w:rPr>
          <w:delText>C</w:delText>
        </w:r>
      </w:del>
      <w:r w:rsidR="00344798" w:rsidRPr="0070430F">
        <w:rPr>
          <w:sz w:val="22"/>
        </w:rPr>
        <w:t xml:space="preserve">loud </w:t>
      </w:r>
      <w:del w:id="421" w:author="Sai Praneetha Bhaskaruni" w:date="2022-03-24T12:07:00Z">
        <w:r w:rsidR="00E968D1" w:rsidRPr="00370C9D" w:rsidDel="0070430F">
          <w:rPr>
            <w:sz w:val="22"/>
            <w:highlight w:val="yellow"/>
            <w:rPrChange w:id="422" w:author="Sai Praneetha Bhaskaruni" w:date="2022-03-24T10:50:00Z">
              <w:rPr>
                <w:sz w:val="22"/>
              </w:rPr>
            </w:rPrChange>
          </w:rPr>
          <w:delText>application</w:delText>
        </w:r>
        <w:r w:rsidR="00E968D1" w:rsidRPr="00E968D1" w:rsidDel="0070430F">
          <w:rPr>
            <w:sz w:val="22"/>
          </w:rPr>
          <w:delText xml:space="preserve"> </w:delText>
        </w:r>
      </w:del>
      <w:r w:rsidR="00E968D1">
        <w:rPr>
          <w:sz w:val="22"/>
        </w:rPr>
        <w:t>and Nurse Station Application</w:t>
      </w:r>
      <w:r w:rsidR="00E968D1" w:rsidRPr="00530651">
        <w:rPr>
          <w:sz w:val="22"/>
        </w:rPr>
        <w:t>.</w:t>
      </w:r>
    </w:p>
    <w:p w14:paraId="1A04B1E4" w14:textId="20041755" w:rsidR="00BC3603" w:rsidRDefault="00CD012C" w:rsidP="00BC3603">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935AC3" w:rsidRPr="00935AC3">
        <w:rPr>
          <w:sz w:val="22"/>
        </w:rPr>
        <w:t>Stryker</w:t>
      </w:r>
      <w:del w:id="423" w:author="Sai Praneetha Bhaskaruni" w:date="2022-03-24T12:11:00Z">
        <w:r w:rsidR="00935AC3" w:rsidRPr="00935AC3" w:rsidDel="0048496B">
          <w:rPr>
            <w:sz w:val="22"/>
          </w:rPr>
          <w:delText>’s</w:delText>
        </w:r>
      </w:del>
      <w:r w:rsidR="00935AC3" w:rsidRPr="00935AC3">
        <w:rPr>
          <w:sz w:val="22"/>
        </w:rPr>
        <w:t xml:space="preserve"> customer</w:t>
      </w:r>
      <w:ins w:id="424" w:author="Sai Praneetha Bhaskaruni" w:date="2022-03-24T12:11:00Z">
        <w:r w:rsidR="0048496B">
          <w:rPr>
            <w:sz w:val="22"/>
          </w:rPr>
          <w:t xml:space="preserve"> (HDO)</w:t>
        </w:r>
      </w:ins>
      <w:del w:id="425" w:author="Sai Praneetha Bhaskaruni" w:date="2022-03-24T12:11:00Z">
        <w:r w:rsidR="00935AC3" w:rsidRPr="00935AC3" w:rsidDel="0048496B">
          <w:rPr>
            <w:sz w:val="22"/>
          </w:rPr>
          <w:delText>s</w:delText>
        </w:r>
      </w:del>
      <w:r w:rsidR="00935AC3" w:rsidRPr="00935AC3">
        <w:rPr>
          <w:sz w:val="22"/>
        </w:rPr>
        <w:t xml:space="preserve"> </w:t>
      </w:r>
      <w:r w:rsidR="008439FB" w:rsidRPr="00935AC3">
        <w:rPr>
          <w:sz w:val="22"/>
        </w:rPr>
        <w:t>ha</w:t>
      </w:r>
      <w:r w:rsidR="008439FB">
        <w:rPr>
          <w:sz w:val="22"/>
        </w:rPr>
        <w:t>ve</w:t>
      </w:r>
      <w:r w:rsidR="008439FB" w:rsidRPr="00935AC3">
        <w:rPr>
          <w:sz w:val="22"/>
        </w:rPr>
        <w:t xml:space="preserve"> </w:t>
      </w:r>
      <w:r w:rsidR="00935AC3" w:rsidRPr="00935AC3">
        <w:rPr>
          <w:sz w:val="22"/>
        </w:rPr>
        <w:t xml:space="preserve">to </w:t>
      </w:r>
      <w:r w:rsidR="008439FB">
        <w:rPr>
          <w:sz w:val="22"/>
        </w:rPr>
        <w:t>en</w:t>
      </w:r>
      <w:r w:rsidR="00935AC3" w:rsidRPr="00935AC3">
        <w:rPr>
          <w:sz w:val="22"/>
        </w:rPr>
        <w:t xml:space="preserve">sure that SmartMedic Device </w:t>
      </w:r>
      <w:r w:rsidR="008439FB">
        <w:rPr>
          <w:sz w:val="22"/>
        </w:rPr>
        <w:t>i</w:t>
      </w:r>
      <w:r w:rsidR="008439FB" w:rsidRPr="00935AC3">
        <w:rPr>
          <w:sz w:val="22"/>
        </w:rPr>
        <w:t xml:space="preserve">s </w:t>
      </w:r>
      <w:r w:rsidR="00935AC3" w:rsidRPr="00935AC3">
        <w:rPr>
          <w:sz w:val="22"/>
        </w:rPr>
        <w:t xml:space="preserve">connected to the tablet and always </w:t>
      </w:r>
      <w:ins w:id="426" w:author="Sai Praneetha Bhaskaruni" w:date="2022-03-24T12:15:00Z">
        <w:r w:rsidR="00872A62">
          <w:rPr>
            <w:sz w:val="22"/>
          </w:rPr>
          <w:t>accessible</w:t>
        </w:r>
        <w:r w:rsidR="00EB02CA">
          <w:rPr>
            <w:sz w:val="22"/>
          </w:rPr>
          <w:t>.</w:t>
        </w:r>
      </w:ins>
      <w:del w:id="427" w:author="Sai Praneetha Bhaskaruni" w:date="2022-03-24T12:15:00Z">
        <w:r w:rsidR="00935AC3" w:rsidRPr="00872A62" w:rsidDel="00872A62">
          <w:rPr>
            <w:sz w:val="22"/>
          </w:rPr>
          <w:delText>up</w:delText>
        </w:r>
      </w:del>
      <w:r w:rsidR="00935AC3" w:rsidRPr="00872A62">
        <w:rPr>
          <w:sz w:val="22"/>
        </w:rPr>
        <w:t xml:space="preserve"> </w:t>
      </w:r>
      <w:del w:id="428" w:author="Sai Praneetha Bhaskaruni" w:date="2022-03-24T12:15:00Z">
        <w:r w:rsidR="00935AC3" w:rsidRPr="00AD65DC" w:rsidDel="00872A62">
          <w:rPr>
            <w:sz w:val="22"/>
            <w:highlight w:val="yellow"/>
            <w:rPrChange w:id="429" w:author="Sai Praneetha Bhaskaruni" w:date="2022-03-24T10:36:00Z">
              <w:rPr>
                <w:sz w:val="22"/>
              </w:rPr>
            </w:rPrChange>
          </w:rPr>
          <w:delText>&amp; running</w:delText>
        </w:r>
        <w:r w:rsidR="00916BDB" w:rsidRPr="00AD65DC" w:rsidDel="00872A62">
          <w:rPr>
            <w:i/>
            <w:sz w:val="22"/>
            <w:highlight w:val="yellow"/>
            <w:rPrChange w:id="430" w:author="Sai Praneetha Bhaskaruni" w:date="2022-03-24T10:36:00Z">
              <w:rPr>
                <w:i/>
                <w:sz w:val="22"/>
              </w:rPr>
            </w:rPrChange>
          </w:rPr>
          <w:delText xml:space="preserve"> </w:delText>
        </w:r>
        <w:r w:rsidR="00916BDB" w:rsidRPr="00AD65DC" w:rsidDel="00872A62">
          <w:rPr>
            <w:sz w:val="22"/>
            <w:highlight w:val="yellow"/>
            <w:rPrChange w:id="431" w:author="Sai Praneetha Bhaskaruni" w:date="2022-03-24T10:36:00Z">
              <w:rPr>
                <w:sz w:val="22"/>
              </w:rPr>
            </w:rPrChange>
          </w:rPr>
          <w:delText>and power</w:delText>
        </w:r>
        <w:r w:rsidR="008439FB" w:rsidRPr="00AD65DC" w:rsidDel="00872A62">
          <w:rPr>
            <w:sz w:val="22"/>
            <w:highlight w:val="yellow"/>
            <w:rPrChange w:id="432" w:author="Sai Praneetha Bhaskaruni" w:date="2022-03-24T10:36:00Z">
              <w:rPr>
                <w:sz w:val="22"/>
              </w:rPr>
            </w:rPrChange>
          </w:rPr>
          <w:delText>ed</w:delText>
        </w:r>
        <w:r w:rsidR="00916BDB" w:rsidDel="00872A62">
          <w:rPr>
            <w:sz w:val="22"/>
          </w:rPr>
          <w:delText>,</w:delText>
        </w:r>
        <w:r w:rsidR="00916BDB" w:rsidDel="00EB02CA">
          <w:rPr>
            <w:sz w:val="22"/>
          </w:rPr>
          <w:delText xml:space="preserve"> </w:delText>
        </w:r>
      </w:del>
      <w:ins w:id="433" w:author="Sai Praneetha Bhaskaruni" w:date="2022-03-24T12:15:00Z">
        <w:r w:rsidR="00EB02CA">
          <w:rPr>
            <w:sz w:val="22"/>
          </w:rPr>
          <w:t>H</w:t>
        </w:r>
      </w:ins>
      <w:del w:id="434" w:author="Sai Praneetha Bhaskaruni" w:date="2022-03-24T12:15:00Z">
        <w:r w:rsidR="008439FB" w:rsidDel="00EB02CA">
          <w:rPr>
            <w:sz w:val="22"/>
          </w:rPr>
          <w:delText>h</w:delText>
        </w:r>
      </w:del>
      <w:r w:rsidR="008439FB">
        <w:rPr>
          <w:sz w:val="22"/>
        </w:rPr>
        <w:t xml:space="preserve">ence, making </w:t>
      </w:r>
      <w:r w:rsidR="00916BDB">
        <w:rPr>
          <w:sz w:val="22"/>
        </w:rPr>
        <w:t xml:space="preserve">it </w:t>
      </w:r>
      <w:r w:rsidR="008439FB">
        <w:rPr>
          <w:sz w:val="22"/>
        </w:rPr>
        <w:t xml:space="preserve">available </w:t>
      </w:r>
      <w:r w:rsidR="00916BDB">
        <w:rPr>
          <w:sz w:val="22"/>
        </w:rPr>
        <w:t>24x7</w:t>
      </w:r>
      <w:r w:rsidR="00E968D1">
        <w:rPr>
          <w:sz w:val="22"/>
        </w:rPr>
        <w:t xml:space="preserve">. </w:t>
      </w:r>
      <w:r w:rsidR="00916BDB" w:rsidRPr="00D0130A">
        <w:rPr>
          <w:sz w:val="22"/>
        </w:rPr>
        <w:t xml:space="preserve">All network connections </w:t>
      </w:r>
      <w:r w:rsidR="008439FB">
        <w:rPr>
          <w:sz w:val="22"/>
        </w:rPr>
        <w:t xml:space="preserve">are </w:t>
      </w:r>
      <w:r w:rsidR="00916BDB" w:rsidRPr="00D0130A">
        <w:rPr>
          <w:sz w:val="22"/>
        </w:rPr>
        <w:t>considered in determining appropriate security controls. The customer will provide the secure encrypted channel such as wireless connection like Wi-Fi (consider authentication protocols supported, such as WPA2 EAP-TLS) for the communication between the SmartMedic solution</w:t>
      </w:r>
      <w:del w:id="435" w:author="Sai Praneetha Bhaskaruni" w:date="2022-03-24T12:16:00Z">
        <w:r w:rsidR="00916BDB" w:rsidRPr="00D0130A" w:rsidDel="00223984">
          <w:rPr>
            <w:sz w:val="22"/>
          </w:rPr>
          <w:delText>’s</w:delText>
        </w:r>
      </w:del>
      <w:r w:rsidR="00916BDB" w:rsidRPr="00D0130A">
        <w:rPr>
          <w:sz w:val="22"/>
        </w:rPr>
        <w:t xml:space="preserve"> components i.e.</w:t>
      </w:r>
      <w:ins w:id="436" w:author="Sai Praneetha Bhaskaruni" w:date="2022-03-24T10:38:00Z">
        <w:r w:rsidR="00AD65DC">
          <w:rPr>
            <w:sz w:val="22"/>
          </w:rPr>
          <w:t>,</w:t>
        </w:r>
      </w:ins>
      <w:r w:rsidR="00916BDB" w:rsidRPr="00D0130A">
        <w:rPr>
          <w:sz w:val="22"/>
        </w:rPr>
        <w:t xml:space="preserve"> </w:t>
      </w:r>
      <w:r w:rsidR="00916BDB">
        <w:rPr>
          <w:sz w:val="22"/>
        </w:rPr>
        <w:t>Stryker C</w:t>
      </w:r>
      <w:r w:rsidR="00916BDB" w:rsidRPr="00D0130A">
        <w:rPr>
          <w:sz w:val="22"/>
        </w:rPr>
        <w:t>loud</w:t>
      </w:r>
      <w:r w:rsidR="00916BDB">
        <w:rPr>
          <w:sz w:val="22"/>
        </w:rPr>
        <w:t xml:space="preserve"> and </w:t>
      </w:r>
      <w:r w:rsidR="008439FB">
        <w:rPr>
          <w:sz w:val="22"/>
        </w:rPr>
        <w:t xml:space="preserve">Nurse </w:t>
      </w:r>
      <w:r w:rsidR="00916BDB">
        <w:rPr>
          <w:sz w:val="22"/>
        </w:rPr>
        <w:t>Station which will maintain the confidentiality. Stryker customer has to make sure that the SmartMedic Tablet is always connec</w:t>
      </w:r>
      <w:r w:rsidR="00453CB9">
        <w:rPr>
          <w:sz w:val="22"/>
        </w:rPr>
        <w:t>ted to the Internet and power.</w:t>
      </w:r>
      <w:r w:rsidR="00BC3603" w:rsidRPr="00CA58F3">
        <w:rPr>
          <w:sz w:val="22"/>
        </w:rPr>
        <w:t xml:space="preserve"> </w:t>
      </w:r>
      <w:r w:rsidR="00BC3603" w:rsidRPr="00530651">
        <w:rPr>
          <w:sz w:val="22"/>
        </w:rPr>
        <w:t xml:space="preserve">Stryker’s customer can access the Nurse Station web application using the </w:t>
      </w:r>
      <w:del w:id="437" w:author="Sai Praneetha Bhaskaruni" w:date="2022-03-24T12:18:00Z">
        <w:r w:rsidR="00BC3603" w:rsidRPr="00530651" w:rsidDel="003F21F0">
          <w:rPr>
            <w:sz w:val="22"/>
          </w:rPr>
          <w:delText xml:space="preserve">credentials </w:delText>
        </w:r>
      </w:del>
      <w:ins w:id="438" w:author="Sai Praneetha Bhaskaruni" w:date="2022-03-24T12:18:00Z">
        <w:r w:rsidR="003F21F0">
          <w:rPr>
            <w:sz w:val="22"/>
          </w:rPr>
          <w:t>unique id</w:t>
        </w:r>
        <w:r w:rsidR="003F21F0" w:rsidRPr="00530651">
          <w:rPr>
            <w:sz w:val="22"/>
          </w:rPr>
          <w:t xml:space="preserve"> </w:t>
        </w:r>
      </w:ins>
      <w:r w:rsidR="00BC3603" w:rsidRPr="00530651">
        <w:rPr>
          <w:sz w:val="22"/>
        </w:rPr>
        <w:t>provided by Stryker</w:t>
      </w:r>
      <w:r w:rsidR="00BC3603">
        <w:rPr>
          <w:sz w:val="22"/>
        </w:rPr>
        <w:t>.</w:t>
      </w:r>
      <w:r w:rsidR="00916BDB">
        <w:rPr>
          <w:sz w:val="22"/>
        </w:rPr>
        <w:t xml:space="preserve"> </w:t>
      </w:r>
      <w:r w:rsidR="008439FB">
        <w:rPr>
          <w:sz w:val="22"/>
        </w:rPr>
        <w:t>S</w:t>
      </w:r>
      <w:r w:rsidR="00916BDB">
        <w:rPr>
          <w:sz w:val="22"/>
        </w:rPr>
        <w:t>har</w:t>
      </w:r>
      <w:r w:rsidR="008439FB">
        <w:rPr>
          <w:sz w:val="22"/>
        </w:rPr>
        <w:t>ing of</w:t>
      </w:r>
      <w:del w:id="439" w:author="Sai Praneetha Bhaskaruni" w:date="2022-03-25T15:23:00Z">
        <w:r w:rsidR="008439FB" w:rsidDel="00E02E43">
          <w:rPr>
            <w:sz w:val="22"/>
          </w:rPr>
          <w:delText xml:space="preserve"> </w:delText>
        </w:r>
      </w:del>
      <w:r w:rsidR="00916BDB">
        <w:rPr>
          <w:sz w:val="22"/>
        </w:rPr>
        <w:t xml:space="preserve"> personal credential</w:t>
      </w:r>
      <w:r w:rsidR="008439FB">
        <w:rPr>
          <w:sz w:val="22"/>
        </w:rPr>
        <w:t>s</w:t>
      </w:r>
      <w:r w:rsidR="00916BDB">
        <w:rPr>
          <w:sz w:val="22"/>
        </w:rPr>
        <w:t xml:space="preserve"> </w:t>
      </w:r>
      <w:r w:rsidR="008439FB">
        <w:rPr>
          <w:sz w:val="22"/>
        </w:rPr>
        <w:t xml:space="preserve">is not advised, </w:t>
      </w:r>
      <w:proofErr w:type="gramStart"/>
      <w:r w:rsidR="008439FB">
        <w:rPr>
          <w:sz w:val="22"/>
        </w:rPr>
        <w:t xml:space="preserve">in order </w:t>
      </w:r>
      <w:r w:rsidR="00916BDB">
        <w:rPr>
          <w:sz w:val="22"/>
        </w:rPr>
        <w:t>to</w:t>
      </w:r>
      <w:proofErr w:type="gramEnd"/>
      <w:r w:rsidR="00916BDB">
        <w:rPr>
          <w:sz w:val="22"/>
        </w:rPr>
        <w:t xml:space="preserve"> maintain confidentiality.</w:t>
      </w:r>
    </w:p>
    <w:p w14:paraId="40125104" w14:textId="77777777" w:rsidR="007878F2" w:rsidRDefault="007878F2" w:rsidP="007878F2">
      <w:pPr>
        <w:spacing w:after="0"/>
        <w:ind w:left="118"/>
        <w:rPr>
          <w:sz w:val="22"/>
        </w:rPr>
      </w:pPr>
    </w:p>
    <w:p w14:paraId="366B3C17" w14:textId="74AE53D0" w:rsidR="007878F2" w:rsidRPr="00180992" w:rsidRDefault="00BC546B" w:rsidP="00C335C4">
      <w:pPr>
        <w:pStyle w:val="Heading1"/>
      </w:pPr>
      <w:bookmarkStart w:id="440" w:name="_Toc98780924"/>
      <w:r>
        <w:rPr>
          <w:color w:val="FCC566"/>
          <w:sz w:val="40"/>
        </w:rPr>
        <w:t>10</w:t>
      </w:r>
      <w:r w:rsidR="007878F2" w:rsidRPr="00180992">
        <w:rPr>
          <w:color w:val="FFCC66"/>
          <w:sz w:val="40"/>
        </w:rPr>
        <w:t xml:space="preserve"> </w:t>
      </w:r>
      <w:r w:rsidR="00156074" w:rsidRPr="00BA5FC4">
        <w:t>System Maintenance</w:t>
      </w:r>
      <w:bookmarkEnd w:id="440"/>
      <w:r w:rsidR="00156074">
        <w:t xml:space="preserve"> </w:t>
      </w:r>
    </w:p>
    <w:p w14:paraId="0580DF6F" w14:textId="2AD78E51" w:rsidR="007878F2" w:rsidRPr="00C11DBF" w:rsidRDefault="007878F2" w:rsidP="007878F2">
      <w:pPr>
        <w:shd w:val="clear" w:color="auto" w:fill="E7E6E6" w:themeFill="background2"/>
        <w:spacing w:after="0"/>
        <w:ind w:left="118"/>
        <w:rPr>
          <w:b/>
          <w:sz w:val="22"/>
        </w:rPr>
      </w:pPr>
      <w:r w:rsidRPr="00C11DBF">
        <w:rPr>
          <w:b/>
          <w:sz w:val="22"/>
        </w:rPr>
        <w:t>SmartMedic Solution Component</w:t>
      </w:r>
      <w:ins w:id="441" w:author="Sai Praneetha Bhaskaruni" w:date="2022-03-24T12:18:00Z">
        <w:r w:rsidR="0072454F">
          <w:rPr>
            <w:b/>
            <w:sz w:val="22"/>
          </w:rPr>
          <w:t>s</w:t>
        </w:r>
      </w:ins>
      <w:r w:rsidRPr="00C11DBF">
        <w:rPr>
          <w:b/>
          <w:sz w:val="22"/>
        </w:rPr>
        <w:t>: Device</w:t>
      </w:r>
      <w:r w:rsidR="00E968D1">
        <w:rPr>
          <w:b/>
          <w:sz w:val="22"/>
        </w:rPr>
        <w:t xml:space="preserve"> and Tablet</w:t>
      </w:r>
    </w:p>
    <w:p w14:paraId="274C21C2" w14:textId="00C9B702" w:rsidR="007878F2" w:rsidRDefault="007878F2" w:rsidP="007878F2">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w:t>
      </w:r>
      <w:r w:rsidR="008439FB">
        <w:rPr>
          <w:sz w:val="22"/>
        </w:rPr>
        <w:t xml:space="preserve">is </w:t>
      </w:r>
      <w:r w:rsidRPr="00420F77">
        <w:rPr>
          <w:sz w:val="22"/>
        </w:rPr>
        <w:t xml:space="preserve">authorized </w:t>
      </w:r>
      <w:r>
        <w:rPr>
          <w:sz w:val="22"/>
        </w:rPr>
        <w:t>to perform testing and maintenance</w:t>
      </w:r>
      <w:r w:rsidRPr="00420F77">
        <w:rPr>
          <w:sz w:val="22"/>
        </w:rPr>
        <w:t xml:space="preserve"> </w:t>
      </w:r>
      <w:r w:rsidR="008439FB">
        <w:rPr>
          <w:sz w:val="22"/>
        </w:rPr>
        <w:t xml:space="preserve">of </w:t>
      </w:r>
      <w:r w:rsidRPr="00420F77">
        <w:rPr>
          <w:sz w:val="22"/>
        </w:rPr>
        <w:t>the SmartMedic solution</w:t>
      </w:r>
      <w:r w:rsidR="008439FB">
        <w:rPr>
          <w:sz w:val="22"/>
        </w:rPr>
        <w:t>’</w:t>
      </w:r>
      <w:r w:rsidRPr="00420F77">
        <w:rPr>
          <w:sz w:val="22"/>
        </w:rPr>
        <w:t xml:space="preserve">s component </w:t>
      </w:r>
      <w:r>
        <w:rPr>
          <w:sz w:val="22"/>
        </w:rPr>
        <w:t>device</w:t>
      </w:r>
      <w:r w:rsidR="008439FB">
        <w:rPr>
          <w:sz w:val="22"/>
        </w:rPr>
        <w:t>s, w</w:t>
      </w:r>
      <w:r w:rsidRPr="00420F77">
        <w:rPr>
          <w:sz w:val="22"/>
        </w:rPr>
        <w:t>henever needed</w:t>
      </w:r>
      <w:r w:rsidR="008439FB">
        <w:rPr>
          <w:sz w:val="22"/>
        </w:rPr>
        <w:t>,</w:t>
      </w:r>
      <w:r w:rsidRPr="00420F77">
        <w:rPr>
          <w:sz w:val="22"/>
        </w:rPr>
        <w:t xml:space="preserve"> at the time of maintenance.</w:t>
      </w:r>
      <w:r w:rsidR="00E968D1" w:rsidRPr="00E968D1">
        <w:t xml:space="preserve"> </w:t>
      </w:r>
      <w:r w:rsidR="00E968D1" w:rsidRPr="00E968D1">
        <w:rPr>
          <w:sz w:val="22"/>
        </w:rPr>
        <w:t>Smart</w:t>
      </w:r>
      <w:r w:rsidR="008439FB">
        <w:rPr>
          <w:sz w:val="22"/>
        </w:rPr>
        <w:t>M</w:t>
      </w:r>
      <w:r w:rsidR="00E968D1" w:rsidRPr="00E968D1">
        <w:rPr>
          <w:sz w:val="22"/>
        </w:rPr>
        <w:t xml:space="preserve">edic system maintenance </w:t>
      </w:r>
      <w:ins w:id="442" w:author="Sai Praneetha Bhaskaruni" w:date="2022-03-24T12:19:00Z">
        <w:r w:rsidR="005C6286">
          <w:rPr>
            <w:sz w:val="22"/>
          </w:rPr>
          <w:t>can be</w:t>
        </w:r>
      </w:ins>
      <w:del w:id="443" w:author="Sai Praneetha Bhaskaruni" w:date="2022-03-24T12:19:00Z">
        <w:r w:rsidR="00E968D1" w:rsidRPr="00E968D1" w:rsidDel="005C6286">
          <w:rPr>
            <w:sz w:val="22"/>
          </w:rPr>
          <w:delText>is</w:delText>
        </w:r>
      </w:del>
      <w:r w:rsidR="00E968D1" w:rsidRPr="00E968D1">
        <w:rPr>
          <w:sz w:val="22"/>
        </w:rPr>
        <w:t xml:space="preserve"> planned</w:t>
      </w:r>
      <w:del w:id="444" w:author="Sai Praneetha Bhaskaruni" w:date="2022-03-24T12:19:00Z">
        <w:r w:rsidR="00E968D1" w:rsidRPr="00E968D1" w:rsidDel="005C6286">
          <w:rPr>
            <w:sz w:val="22"/>
          </w:rPr>
          <w:delText>/designed</w:delText>
        </w:r>
      </w:del>
      <w:r w:rsidR="00E968D1" w:rsidRPr="00E968D1">
        <w:rPr>
          <w:sz w:val="22"/>
        </w:rPr>
        <w:t xml:space="preserve"> &amp; </w:t>
      </w:r>
      <w:del w:id="445" w:author="Sai Praneetha Bhaskaruni" w:date="2022-03-24T12:19:00Z">
        <w:r w:rsidR="00E968D1" w:rsidRPr="00E968D1" w:rsidDel="005C6286">
          <w:rPr>
            <w:sz w:val="22"/>
          </w:rPr>
          <w:delText xml:space="preserve">can be </w:delText>
        </w:r>
      </w:del>
      <w:r w:rsidR="00E968D1" w:rsidRPr="00E968D1">
        <w:rPr>
          <w:sz w:val="22"/>
        </w:rPr>
        <w:t>performed based on the component</w:t>
      </w:r>
      <w:ins w:id="446" w:author="Sai Praneetha Bhaskaruni" w:date="2022-03-24T12:19:00Z">
        <w:r w:rsidR="00EE65B0">
          <w:rPr>
            <w:sz w:val="22"/>
          </w:rPr>
          <w:t xml:space="preserve">s </w:t>
        </w:r>
      </w:ins>
      <w:ins w:id="447" w:author="Sai Praneetha Bhaskaruni" w:date="2022-03-24T12:20:00Z">
        <w:r w:rsidR="00EE65B0">
          <w:rPr>
            <w:sz w:val="22"/>
          </w:rPr>
          <w:t>and its functionality</w:t>
        </w:r>
      </w:ins>
      <w:r w:rsidR="00E968D1" w:rsidRPr="00E968D1">
        <w:rPr>
          <w:sz w:val="22"/>
        </w:rPr>
        <w:t xml:space="preserve"> in the </w:t>
      </w:r>
      <w:r w:rsidR="008439FB">
        <w:rPr>
          <w:sz w:val="22"/>
        </w:rPr>
        <w:t>S</w:t>
      </w:r>
      <w:r w:rsidR="008439FB" w:rsidRPr="00E968D1">
        <w:rPr>
          <w:sz w:val="22"/>
        </w:rPr>
        <w:t>mart</w:t>
      </w:r>
      <w:r w:rsidR="008439FB">
        <w:rPr>
          <w:sz w:val="22"/>
        </w:rPr>
        <w:t>M</w:t>
      </w:r>
      <w:r w:rsidR="00E968D1" w:rsidRPr="00E968D1">
        <w:rPr>
          <w:sz w:val="22"/>
        </w:rPr>
        <w:t>edic environment/platform.</w:t>
      </w:r>
    </w:p>
    <w:p w14:paraId="54EA2E44" w14:textId="42DEF473" w:rsidR="00BD11D3" w:rsidRPr="00CA58F3" w:rsidDel="00BD11D3" w:rsidRDefault="00CD012C" w:rsidP="00BD11D3">
      <w:pPr>
        <w:spacing w:after="120"/>
        <w:ind w:left="129" w:hanging="14"/>
        <w:rPr>
          <w:del w:id="448" w:author="Sai Praneetha Bhaskaruni" w:date="2022-03-24T12:23:00Z"/>
          <w:moveTo w:id="449" w:author="Sai Praneetha Bhaskaruni" w:date="2022-03-24T12:23:00Z"/>
          <w:i/>
          <w:sz w:val="22"/>
        </w:rPr>
      </w:pPr>
      <w:r>
        <w:rPr>
          <w:b/>
          <w:i/>
          <w:sz w:val="22"/>
        </w:rPr>
        <w:t>Recommendation for customer (HDO)</w:t>
      </w:r>
      <w:r w:rsidR="007878F2" w:rsidRPr="00CA58F3">
        <w:rPr>
          <w:b/>
          <w:i/>
          <w:sz w:val="22"/>
        </w:rPr>
        <w:t>:</w:t>
      </w:r>
      <w:r w:rsidR="007878F2" w:rsidRPr="00CA58F3">
        <w:t xml:space="preserve"> </w:t>
      </w:r>
      <w:ins w:id="450" w:author="Sai Praneetha Bhaskaruni" w:date="2022-03-24T12:21:00Z">
        <w:r w:rsidR="00E8403D" w:rsidRPr="00E8403D">
          <w:rPr>
            <w:sz w:val="22"/>
            <w:szCs w:val="24"/>
            <w:rPrChange w:id="451" w:author="Sai Praneetha Bhaskaruni" w:date="2022-03-24T12:22:00Z">
              <w:rPr/>
            </w:rPrChange>
          </w:rPr>
          <w:t xml:space="preserve">The </w:t>
        </w:r>
      </w:ins>
      <w:ins w:id="452" w:author="Sai Praneetha Bhaskaruni" w:date="2022-03-24T12:22:00Z">
        <w:r w:rsidR="00E8403D" w:rsidRPr="00E8403D">
          <w:rPr>
            <w:sz w:val="22"/>
            <w:szCs w:val="24"/>
            <w:rPrChange w:id="453" w:author="Sai Praneetha Bhaskaruni" w:date="2022-03-24T12:22:00Z">
              <w:rPr/>
            </w:rPrChange>
          </w:rPr>
          <w:t xml:space="preserve">required </w:t>
        </w:r>
      </w:ins>
      <w:ins w:id="454" w:author="Sai Praneetha Bhaskaruni" w:date="2022-03-24T12:21:00Z">
        <w:r w:rsidR="00E8403D" w:rsidRPr="00E8403D">
          <w:rPr>
            <w:sz w:val="22"/>
            <w:szCs w:val="24"/>
            <w:rPrChange w:id="455" w:author="Sai Praneetha Bhaskaruni" w:date="2022-03-24T12:22:00Z">
              <w:rPr/>
            </w:rPrChange>
          </w:rPr>
          <w:t>access and</w:t>
        </w:r>
      </w:ins>
      <w:ins w:id="456" w:author="Sai Praneetha Bhaskaruni" w:date="2022-03-24T12:22:00Z">
        <w:r w:rsidR="006A4F19">
          <w:rPr>
            <w:sz w:val="22"/>
            <w:szCs w:val="24"/>
          </w:rPr>
          <w:t xml:space="preserve"> corresponding </w:t>
        </w:r>
      </w:ins>
      <w:ins w:id="457" w:author="Sai Praneetha Bhaskaruni" w:date="2022-03-24T12:23:00Z">
        <w:r w:rsidR="006A4F19">
          <w:rPr>
            <w:sz w:val="22"/>
            <w:szCs w:val="24"/>
          </w:rPr>
          <w:t>maintenance</w:t>
        </w:r>
      </w:ins>
      <w:ins w:id="458" w:author="Sai Praneetha Bhaskaruni" w:date="2022-03-24T12:21:00Z">
        <w:r w:rsidR="00E8403D" w:rsidRPr="00E8403D">
          <w:rPr>
            <w:sz w:val="22"/>
            <w:szCs w:val="24"/>
            <w:rPrChange w:id="459" w:author="Sai Praneetha Bhaskaruni" w:date="2022-03-24T12:22:00Z">
              <w:rPr/>
            </w:rPrChange>
          </w:rPr>
          <w:t xml:space="preserve"> of the device</w:t>
        </w:r>
      </w:ins>
      <w:ins w:id="460" w:author="Sai Praneetha Bhaskaruni" w:date="2022-03-25T15:29:00Z">
        <w:r w:rsidR="009713AF">
          <w:rPr>
            <w:sz w:val="22"/>
            <w:szCs w:val="24"/>
          </w:rPr>
          <w:t xml:space="preserve"> </w:t>
        </w:r>
      </w:ins>
      <w:ins w:id="461" w:author="Sai Praneetha Bhaskaruni" w:date="2022-03-24T12:21:00Z">
        <w:r w:rsidR="00E8403D" w:rsidRPr="00E8403D">
          <w:rPr>
            <w:sz w:val="22"/>
            <w:szCs w:val="24"/>
            <w:rPrChange w:id="462" w:author="Sai Praneetha Bhaskaruni" w:date="2022-03-24T12:22:00Z">
              <w:rPr/>
            </w:rPrChange>
          </w:rPr>
          <w:t>and tablet is not provided for HDO.</w:t>
        </w:r>
      </w:ins>
      <w:ins w:id="463" w:author="Sai Praneetha Bhaskaruni" w:date="2022-03-24T12:23:00Z">
        <w:r w:rsidR="00BD11D3" w:rsidRPr="00BD11D3">
          <w:rPr>
            <w:sz w:val="22"/>
          </w:rPr>
          <w:t xml:space="preserve"> </w:t>
        </w:r>
      </w:ins>
      <w:moveToRangeStart w:id="464" w:author="Sai Praneetha Bhaskaruni" w:date="2022-03-24T12:23:00Z" w:name="move99017017"/>
      <w:moveTo w:id="465" w:author="Sai Praneetha Bhaskaruni" w:date="2022-03-24T12:23:00Z">
        <w:r w:rsidR="00BD11D3" w:rsidRPr="00E968D1">
          <w:rPr>
            <w:sz w:val="22"/>
          </w:rPr>
          <w:t>Please reach out to Stryker Customer Care for system maintenance</w:t>
        </w:r>
        <w:r w:rsidR="00BD11D3">
          <w:rPr>
            <w:sz w:val="22"/>
          </w:rPr>
          <w:t>.</w:t>
        </w:r>
      </w:moveTo>
    </w:p>
    <w:moveToRangeEnd w:id="464"/>
    <w:p w14:paraId="2EB7DC81" w14:textId="70F5A088" w:rsidR="007878F2" w:rsidRPr="00CA58F3" w:rsidRDefault="007878F2">
      <w:pPr>
        <w:spacing w:after="120"/>
        <w:ind w:left="0" w:firstLine="0"/>
        <w:rPr>
          <w:i/>
          <w:sz w:val="22"/>
        </w:rPr>
        <w:pPrChange w:id="466" w:author="Sai Praneetha Bhaskaruni" w:date="2022-03-24T12:23:00Z">
          <w:pPr>
            <w:spacing w:after="120"/>
            <w:ind w:left="129" w:hanging="14"/>
          </w:pPr>
        </w:pPrChange>
      </w:pPr>
      <w:del w:id="467" w:author="Sai Praneetha Bhaskaruni" w:date="2022-03-24T12:23:00Z">
        <w:r w:rsidRPr="00E968D1" w:rsidDel="00BD11D3">
          <w:delText>C</w:delText>
        </w:r>
        <w:r w:rsidRPr="00E968D1" w:rsidDel="00BD11D3">
          <w:rPr>
            <w:sz w:val="22"/>
          </w:rPr>
          <w:delText>ustomer</w:delText>
        </w:r>
        <w:r w:rsidR="00832C6A" w:rsidDel="00BD11D3">
          <w:rPr>
            <w:sz w:val="22"/>
          </w:rPr>
          <w:delText>s</w:delText>
        </w:r>
        <w:r w:rsidRPr="00E968D1" w:rsidDel="00BD11D3">
          <w:rPr>
            <w:sz w:val="22"/>
          </w:rPr>
          <w:delText xml:space="preserve"> </w:delText>
        </w:r>
        <w:r w:rsidR="004F2B56" w:rsidDel="00BD11D3">
          <w:rPr>
            <w:sz w:val="22"/>
          </w:rPr>
          <w:delText>are not</w:delText>
        </w:r>
        <w:r w:rsidR="004F2B56" w:rsidRPr="00E968D1" w:rsidDel="00BD11D3">
          <w:rPr>
            <w:sz w:val="22"/>
          </w:rPr>
          <w:delText xml:space="preserve"> </w:delText>
        </w:r>
        <w:r w:rsidR="00E968D1" w:rsidRPr="00E968D1" w:rsidDel="00BD11D3">
          <w:rPr>
            <w:sz w:val="22"/>
          </w:rPr>
          <w:delText>allowed to access SmartMedic device and Tablet</w:delText>
        </w:r>
        <w:r w:rsidRPr="00E968D1" w:rsidDel="00BD11D3">
          <w:rPr>
            <w:sz w:val="22"/>
          </w:rPr>
          <w:delText xml:space="preserve"> component.</w:delText>
        </w:r>
        <w:r w:rsidR="00E968D1" w:rsidRPr="00E968D1" w:rsidDel="00BD11D3">
          <w:delText xml:space="preserve"> </w:delText>
        </w:r>
      </w:del>
      <w:moveFromRangeStart w:id="468" w:author="Sai Praneetha Bhaskaruni" w:date="2022-03-24T12:23:00Z" w:name="move99017017"/>
      <w:moveFrom w:id="469" w:author="Sai Praneetha Bhaskaruni" w:date="2022-03-24T12:23:00Z">
        <w:r w:rsidR="00E968D1" w:rsidRPr="00E968D1" w:rsidDel="00BD11D3">
          <w:rPr>
            <w:sz w:val="22"/>
          </w:rPr>
          <w:t>Please reach out to Stryker Customer Care for system maintenance</w:t>
        </w:r>
        <w:r w:rsidR="00E968D1" w:rsidDel="00BD11D3">
          <w:rPr>
            <w:sz w:val="22"/>
          </w:rPr>
          <w:t>.</w:t>
        </w:r>
      </w:moveFrom>
      <w:moveFromRangeEnd w:id="468"/>
    </w:p>
    <w:p w14:paraId="76B5BFFD"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Nurse Station Application </w:t>
      </w:r>
    </w:p>
    <w:p w14:paraId="6E0DCE59" w14:textId="18B0327C" w:rsidR="007878F2" w:rsidRDefault="007878F2" w:rsidP="007878F2">
      <w:pPr>
        <w:spacing w:after="120"/>
        <w:ind w:left="129" w:hanging="14"/>
        <w:rPr>
          <w:sz w:val="22"/>
        </w:rPr>
      </w:pPr>
      <w:r w:rsidRPr="00530651">
        <w:rPr>
          <w:b/>
          <w:i/>
          <w:sz w:val="22"/>
        </w:rPr>
        <w:t>Existing Security Features:</w:t>
      </w:r>
      <w:r w:rsidRPr="00CA58F3">
        <w:rPr>
          <w:sz w:val="22"/>
        </w:rPr>
        <w:t xml:space="preserve"> </w:t>
      </w:r>
      <w:r w:rsidR="00C50743" w:rsidRPr="00C50743">
        <w:rPr>
          <w:sz w:val="22"/>
        </w:rPr>
        <w:t xml:space="preserve">When Stryker obtains vulnerability information through surveillance or other sources, an assessment of the vulnerability’s exploitability and impact </w:t>
      </w:r>
      <w:r w:rsidR="00E42579">
        <w:rPr>
          <w:sz w:val="22"/>
        </w:rPr>
        <w:t xml:space="preserve">is </w:t>
      </w:r>
      <w:r w:rsidR="00C50743" w:rsidRPr="00C50743">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r w:rsidRPr="00530651">
        <w:rPr>
          <w:sz w:val="22"/>
        </w:rPr>
        <w:t>.</w:t>
      </w:r>
    </w:p>
    <w:p w14:paraId="1174BCD8" w14:textId="77777777" w:rsidR="00C335C4" w:rsidRPr="00CA58F3" w:rsidRDefault="00C335C4" w:rsidP="00C335C4">
      <w:pPr>
        <w:spacing w:after="0"/>
        <w:ind w:left="129" w:hanging="14"/>
        <w:rPr>
          <w:sz w:val="22"/>
        </w:rPr>
      </w:pPr>
    </w:p>
    <w:p w14:paraId="3E1BFC28" w14:textId="035D52D3" w:rsidR="007558B4" w:rsidRDefault="00BC546B" w:rsidP="00C335C4">
      <w:pPr>
        <w:pStyle w:val="Heading1"/>
      </w:pPr>
      <w:bookmarkStart w:id="470" w:name="_Toc98780925"/>
      <w:r>
        <w:rPr>
          <w:color w:val="FCC566"/>
          <w:sz w:val="40"/>
        </w:rPr>
        <w:t>11</w:t>
      </w:r>
      <w:r w:rsidR="007558B4">
        <w:rPr>
          <w:color w:val="FCC566"/>
          <w:sz w:val="40"/>
        </w:rPr>
        <w:t xml:space="preserve"> </w:t>
      </w:r>
      <w:r w:rsidR="007558B4" w:rsidRPr="007558B4">
        <w:t>Configuration settings</w:t>
      </w:r>
      <w:bookmarkEnd w:id="470"/>
    </w:p>
    <w:p w14:paraId="2392FD20" w14:textId="6B627448" w:rsidR="007558B4" w:rsidRDefault="001B0076" w:rsidP="001B0076">
      <w:pPr>
        <w:spacing w:after="120"/>
        <w:ind w:left="129" w:hanging="14"/>
        <w:rPr>
          <w:ins w:id="471" w:author="Sai Praneetha Bhaskaruni" w:date="2022-03-24T16:33:00Z"/>
          <w:sz w:val="22"/>
        </w:rPr>
      </w:pPr>
      <w:r w:rsidRPr="001B0076">
        <w:rPr>
          <w:b/>
          <w:i/>
          <w:sz w:val="22"/>
        </w:rPr>
        <w:t xml:space="preserve">Recommendation for customer (HDO): </w:t>
      </w:r>
      <w:r w:rsidR="007558B4" w:rsidRPr="001B0076">
        <w:rPr>
          <w:sz w:val="22"/>
        </w:rPr>
        <w:t xml:space="preserve">HDOs responsibility - Configuration </w:t>
      </w:r>
      <w:r w:rsidRPr="001B0076">
        <w:rPr>
          <w:sz w:val="22"/>
        </w:rPr>
        <w:t>management</w:t>
      </w:r>
      <w:r w:rsidR="007558B4" w:rsidRPr="001B0076">
        <w:rPr>
          <w:sz w:val="22"/>
        </w:rPr>
        <w:t xml:space="preserve"> is the discipline of ensuring the integrity of HDOs networking IT configuration items (SW, HW, tools, procedures, etc.)</w:t>
      </w:r>
      <w:r w:rsidR="00E846E8">
        <w:rPr>
          <w:sz w:val="22"/>
        </w:rPr>
        <w:t>.</w:t>
      </w:r>
    </w:p>
    <w:p w14:paraId="3B13D183" w14:textId="4074F5CE" w:rsidR="006C714B" w:rsidRDefault="006C714B" w:rsidP="001B0076">
      <w:pPr>
        <w:spacing w:after="120"/>
        <w:ind w:left="129" w:hanging="14"/>
        <w:rPr>
          <w:sz w:val="22"/>
        </w:rPr>
      </w:pPr>
      <w:ins w:id="472" w:author="Sai Praneetha Bhaskaruni" w:date="2022-03-24T16:33:00Z">
        <w:r w:rsidRPr="00420F77">
          <w:rPr>
            <w:sz w:val="22"/>
          </w:rPr>
          <w:t xml:space="preserve">Only Stryker’s service engineer </w:t>
        </w:r>
        <w:r>
          <w:t>ha</w:t>
        </w:r>
        <w:r>
          <w:rPr>
            <w:sz w:val="22"/>
          </w:rPr>
          <w:t xml:space="preserve">s </w:t>
        </w:r>
        <w:r w:rsidRPr="00420F77">
          <w:rPr>
            <w:sz w:val="22"/>
          </w:rPr>
          <w:t>authoriz</w:t>
        </w:r>
        <w:r>
          <w:t>ation</w:t>
        </w:r>
        <w:r w:rsidRPr="00420F77">
          <w:rPr>
            <w:sz w:val="22"/>
          </w:rPr>
          <w:t xml:space="preserve"> </w:t>
        </w:r>
        <w:r>
          <w:rPr>
            <w:sz w:val="22"/>
          </w:rPr>
          <w:t xml:space="preserve">to </w:t>
        </w:r>
        <w:r w:rsidRPr="00420F77">
          <w:rPr>
            <w:sz w:val="22"/>
          </w:rPr>
          <w:t>access the</w:t>
        </w:r>
        <w:r>
          <w:rPr>
            <w:sz w:val="22"/>
          </w:rPr>
          <w:t xml:space="preserve"> Smart</w:t>
        </w:r>
        <w:r>
          <w:t xml:space="preserve"> </w:t>
        </w:r>
        <w:r>
          <w:rPr>
            <w:sz w:val="22"/>
          </w:rPr>
          <w:t>Medic solution</w:t>
        </w:r>
        <w:r>
          <w:t>s</w:t>
        </w:r>
        <w:r>
          <w:rPr>
            <w:sz w:val="22"/>
          </w:rPr>
          <w:t xml:space="preserve"> component</w:t>
        </w:r>
        <w:r>
          <w:t>s (device, tablet)</w:t>
        </w:r>
        <w:r>
          <w:rPr>
            <w:sz w:val="22"/>
          </w:rPr>
          <w:t xml:space="preserve"> w</w:t>
        </w:r>
        <w:r w:rsidRPr="00420F77">
          <w:rPr>
            <w:sz w:val="22"/>
          </w:rPr>
          <w:t>henever needed</w:t>
        </w:r>
      </w:ins>
      <w:ins w:id="473" w:author="Sai Praneetha Bhaskaruni" w:date="2022-03-24T16:34:00Z">
        <w:r>
          <w:rPr>
            <w:sz w:val="22"/>
          </w:rPr>
          <w:t xml:space="preserve"> </w:t>
        </w:r>
        <w:r w:rsidR="004C3300">
          <w:rPr>
            <w:sz w:val="22"/>
          </w:rPr>
          <w:t>to</w:t>
        </w:r>
        <w:r>
          <w:rPr>
            <w:sz w:val="22"/>
          </w:rPr>
          <w:t xml:space="preserve"> change the </w:t>
        </w:r>
      </w:ins>
      <w:ins w:id="474" w:author="Sai Praneetha Bhaskaruni" w:date="2022-03-24T16:33:00Z">
        <w:r>
          <w:rPr>
            <w:sz w:val="22"/>
          </w:rPr>
          <w:t>configur</w:t>
        </w:r>
      </w:ins>
      <w:ins w:id="475" w:author="Sai Praneetha Bhaskaruni" w:date="2022-03-24T16:34:00Z">
        <w:r>
          <w:rPr>
            <w:sz w:val="22"/>
          </w:rPr>
          <w:t>ation settings.</w:t>
        </w:r>
      </w:ins>
      <w:ins w:id="476" w:author="Sai Praneetha Bhaskaruni" w:date="2022-03-24T16:37:00Z">
        <w:r w:rsidR="00BE0884">
          <w:rPr>
            <w:sz w:val="22"/>
          </w:rPr>
          <w:t xml:space="preserve"> </w:t>
        </w:r>
      </w:ins>
    </w:p>
    <w:p w14:paraId="32D70860" w14:textId="77777777" w:rsidR="00C60F1D" w:rsidRDefault="00E846E8" w:rsidP="001B0076">
      <w:pPr>
        <w:spacing w:after="120"/>
        <w:ind w:left="129" w:hanging="14"/>
        <w:rPr>
          <w:ins w:id="477" w:author="Sai Praneetha Bhaskaruni" w:date="2022-03-24T16:38:00Z"/>
          <w:sz w:val="22"/>
        </w:rPr>
      </w:pPr>
      <w:r w:rsidRPr="00E846E8">
        <w:rPr>
          <w:sz w:val="22"/>
        </w:rPr>
        <w:t xml:space="preserve">HDO users are allowed to customize the </w:t>
      </w:r>
      <w:ins w:id="478" w:author="Sai Praneetha Bhaskaruni" w:date="2022-03-24T16:38:00Z">
        <w:r w:rsidR="00C60F1D">
          <w:rPr>
            <w:sz w:val="22"/>
          </w:rPr>
          <w:t>following:</w:t>
        </w:r>
      </w:ins>
    </w:p>
    <w:p w14:paraId="6206B8C6" w14:textId="69870826" w:rsidR="009866FD" w:rsidRPr="009866FD" w:rsidRDefault="009866FD" w:rsidP="009866FD">
      <w:pPr>
        <w:pStyle w:val="ListParagraph"/>
        <w:numPr>
          <w:ilvl w:val="0"/>
          <w:numId w:val="26"/>
        </w:numPr>
        <w:spacing w:after="120"/>
        <w:rPr>
          <w:ins w:id="479" w:author="Sai Praneetha Bhaskaruni" w:date="2022-03-24T16:39:00Z"/>
          <w:sz w:val="22"/>
        </w:rPr>
      </w:pPr>
      <w:ins w:id="480" w:author="Sai Praneetha Bhaskaruni" w:date="2022-03-24T16:39:00Z">
        <w:r w:rsidRPr="009866FD">
          <w:rPr>
            <w:sz w:val="22"/>
          </w:rPr>
          <w:t>Wireless Access Point (</w:t>
        </w:r>
      </w:ins>
      <w:ins w:id="481" w:author="Sai Praneetha Bhaskaruni" w:date="2022-07-08T14:14:00Z">
        <w:r w:rsidR="008123C2" w:rsidRPr="009866FD">
          <w:rPr>
            <w:sz w:val="22"/>
          </w:rPr>
          <w:t>Wi-Fi</w:t>
        </w:r>
      </w:ins>
      <w:ins w:id="482" w:author="Sai Praneetha Bhaskaruni" w:date="2022-03-24T16:39:00Z">
        <w:r w:rsidRPr="009866FD">
          <w:rPr>
            <w:sz w:val="22"/>
          </w:rPr>
          <w:t>-AP)</w:t>
        </w:r>
        <w:r w:rsidR="0006579D">
          <w:rPr>
            <w:sz w:val="22"/>
          </w:rPr>
          <w:t>.</w:t>
        </w:r>
      </w:ins>
    </w:p>
    <w:p w14:paraId="3597B30E" w14:textId="4BA3D560" w:rsidR="009866FD" w:rsidRPr="009866FD" w:rsidRDefault="00C60F1D">
      <w:pPr>
        <w:pStyle w:val="ListParagraph"/>
        <w:numPr>
          <w:ilvl w:val="0"/>
          <w:numId w:val="26"/>
        </w:numPr>
        <w:spacing w:after="120"/>
        <w:rPr>
          <w:sz w:val="22"/>
          <w:rPrChange w:id="483" w:author="Sai Praneetha Bhaskaruni" w:date="2022-03-24T16:39:00Z">
            <w:rPr/>
          </w:rPrChange>
        </w:rPr>
        <w:pPrChange w:id="484" w:author="Sai Praneetha Bhaskaruni" w:date="2022-03-24T16:39:00Z">
          <w:pPr>
            <w:spacing w:after="120"/>
            <w:ind w:left="129" w:hanging="14"/>
          </w:pPr>
        </w:pPrChange>
      </w:pPr>
      <w:ins w:id="485" w:author="Sai Praneetha Bhaskaruni" w:date="2022-03-24T16:38:00Z">
        <w:r>
          <w:rPr>
            <w:sz w:val="22"/>
          </w:rPr>
          <w:t>C</w:t>
        </w:r>
      </w:ins>
      <w:del w:id="486" w:author="Sai Praneetha Bhaskaruni" w:date="2022-03-24T16:38:00Z">
        <w:r w:rsidR="00E846E8" w:rsidRPr="00C60F1D" w:rsidDel="00C60F1D">
          <w:rPr>
            <w:sz w:val="22"/>
            <w:rPrChange w:id="487" w:author="Sai Praneetha Bhaskaruni" w:date="2022-03-24T16:38:00Z">
              <w:rPr/>
            </w:rPrChange>
          </w:rPr>
          <w:delText>c</w:delText>
        </w:r>
      </w:del>
      <w:r w:rsidR="00E846E8" w:rsidRPr="00C60F1D">
        <w:rPr>
          <w:sz w:val="22"/>
          <w:rPrChange w:id="488" w:author="Sai Praneetha Bhaskaruni" w:date="2022-03-24T16:38:00Z">
            <w:rPr/>
          </w:rPrChange>
        </w:rPr>
        <w:t>onfigured logout time</w:t>
      </w:r>
      <w:ins w:id="489" w:author="Sai Praneetha Bhaskaruni" w:date="2022-03-24T16:40:00Z">
        <w:r w:rsidR="005A456F">
          <w:rPr>
            <w:sz w:val="22"/>
          </w:rPr>
          <w:t xml:space="preserve"> for Nurse Station Application</w:t>
        </w:r>
      </w:ins>
      <w:r w:rsidR="00E846E8" w:rsidRPr="00C60F1D">
        <w:rPr>
          <w:sz w:val="22"/>
          <w:rPrChange w:id="490" w:author="Sai Praneetha Bhaskaruni" w:date="2022-03-24T16:38:00Z">
            <w:rPr/>
          </w:rPrChange>
        </w:rPr>
        <w:t>.</w:t>
      </w:r>
    </w:p>
    <w:p w14:paraId="4D5C6C89" w14:textId="77777777" w:rsidR="001B0076" w:rsidRPr="007558B4" w:rsidRDefault="001B0076" w:rsidP="00C335C4">
      <w:pPr>
        <w:pStyle w:val="Heading1"/>
      </w:pPr>
    </w:p>
    <w:p w14:paraId="0BD57E26" w14:textId="37271FF6" w:rsidR="007558B4" w:rsidRDefault="00BC546B" w:rsidP="00C335C4">
      <w:pPr>
        <w:pStyle w:val="Heading1"/>
        <w:rPr>
          <w:ins w:id="491" w:author="Sai Praneetha Bhaskaruni" w:date="2022-03-24T16:45:00Z"/>
        </w:rPr>
      </w:pPr>
      <w:bookmarkStart w:id="492" w:name="_Toc98780926"/>
      <w:r>
        <w:rPr>
          <w:color w:val="FCC566"/>
          <w:sz w:val="40"/>
        </w:rPr>
        <w:t>12</w:t>
      </w:r>
      <w:r w:rsidR="007558B4">
        <w:rPr>
          <w:color w:val="FCC566"/>
          <w:sz w:val="40"/>
        </w:rPr>
        <w:t xml:space="preserve"> </w:t>
      </w:r>
      <w:r w:rsidR="007558B4" w:rsidRPr="007558B4">
        <w:t>System and information integrity</w:t>
      </w:r>
      <w:bookmarkEnd w:id="492"/>
    </w:p>
    <w:p w14:paraId="2A2E3FDD" w14:textId="77777777" w:rsidR="003D6BE3" w:rsidRPr="002471F7" w:rsidDel="003D6BE3" w:rsidRDefault="003D6BE3" w:rsidP="003D6BE3">
      <w:pPr>
        <w:spacing w:after="120"/>
        <w:rPr>
          <w:del w:id="493" w:author="Sai Praneetha Bhaskaruni" w:date="2022-03-24T16:45:00Z"/>
          <w:moveTo w:id="494" w:author="Sai Praneetha Bhaskaruni" w:date="2022-03-24T16:45:00Z"/>
          <w:sz w:val="22"/>
        </w:rPr>
      </w:pPr>
      <w:moveToRangeStart w:id="495" w:author="Sai Praneetha Bhaskaruni" w:date="2022-03-24T16:45:00Z" w:name="move99032728"/>
      <w:moveTo w:id="496" w:author="Sai Praneetha Bhaskaruni" w:date="2022-03-24T16:45:00Z">
        <w:r w:rsidRPr="002471F7">
          <w:rPr>
            <w:sz w:val="22"/>
          </w:rPr>
          <w:t>Integrity is defined as guarding against improper information modification or destruction and includes ensuring information nonrepudiation and authenticity. It is the assertion that data can only be accessed or modified by authorized entities.</w:t>
        </w:r>
      </w:moveTo>
    </w:p>
    <w:moveToRangeEnd w:id="495"/>
    <w:p w14:paraId="7301E154" w14:textId="77777777" w:rsidR="003D6BE3" w:rsidRDefault="003D6BE3">
      <w:pPr>
        <w:spacing w:after="120"/>
        <w:rPr>
          <w:ins w:id="497" w:author="Sai Praneetha Bhaskaruni" w:date="2022-03-24T16:42:00Z"/>
        </w:rPr>
        <w:pPrChange w:id="498" w:author="Sai Praneetha Bhaskaruni" w:date="2022-03-24T16:45:00Z">
          <w:pPr>
            <w:pStyle w:val="Heading1"/>
          </w:pPr>
        </w:pPrChange>
      </w:pPr>
    </w:p>
    <w:p w14:paraId="7B214A55" w14:textId="44B6AB34" w:rsidR="00096B48" w:rsidRPr="00096B48" w:rsidDel="000F0365" w:rsidRDefault="00096B48">
      <w:pPr>
        <w:shd w:val="clear" w:color="auto" w:fill="E7E6E6" w:themeFill="background2"/>
        <w:spacing w:after="0"/>
        <w:ind w:left="118"/>
        <w:rPr>
          <w:del w:id="499" w:author="Sai Praneetha Bhaskaruni" w:date="2022-03-24T16:43:00Z"/>
          <w:sz w:val="22"/>
          <w:rPrChange w:id="500" w:author="Sai Praneetha Bhaskaruni" w:date="2022-03-24T16:42:00Z">
            <w:rPr>
              <w:del w:id="501" w:author="Sai Praneetha Bhaskaruni" w:date="2022-03-24T16:43:00Z"/>
            </w:rPr>
          </w:rPrChange>
        </w:rPr>
        <w:pPrChange w:id="502" w:author="Sai Praneetha Bhaskaruni" w:date="2022-03-24T16:42:00Z">
          <w:pPr>
            <w:pStyle w:val="Heading1"/>
          </w:pPr>
        </w:pPrChange>
      </w:pPr>
    </w:p>
    <w:p w14:paraId="64DFC34C" w14:textId="5F7FBC53" w:rsidR="000F0365" w:rsidRDefault="001B0076" w:rsidP="000F0365">
      <w:pPr>
        <w:spacing w:after="120"/>
        <w:ind w:left="113" w:firstLine="0"/>
        <w:rPr>
          <w:ins w:id="503" w:author="Sai Praneetha Bhaskaruni" w:date="2022-03-24T16:43:00Z"/>
          <w:sz w:val="22"/>
        </w:rPr>
      </w:pPr>
      <w:r w:rsidRPr="001B0076">
        <w:rPr>
          <w:b/>
          <w:i/>
          <w:sz w:val="22"/>
        </w:rPr>
        <w:t xml:space="preserve">Recommendation for customer (HDO): </w:t>
      </w:r>
      <w:r w:rsidR="00BC546B" w:rsidRPr="00BC546B">
        <w:rPr>
          <w:sz w:val="22"/>
        </w:rPr>
        <w:t>It is the HDO's responsibility to maintain the integrity for its IT systems</w:t>
      </w:r>
      <w:ins w:id="504" w:author="Sai Praneetha Bhaskaruni" w:date="2022-03-24T16:43:00Z">
        <w:r w:rsidR="000F0365">
          <w:rPr>
            <w:sz w:val="22"/>
          </w:rPr>
          <w:t>.</w:t>
        </w:r>
      </w:ins>
      <w:del w:id="505" w:author="Sai Praneetha Bhaskaruni" w:date="2022-03-24T16:43:00Z">
        <w:r w:rsidR="00BC546B" w:rsidRPr="00BC546B" w:rsidDel="000F0365">
          <w:rPr>
            <w:sz w:val="22"/>
          </w:rPr>
          <w:delText xml:space="preserve">. </w:delText>
        </w:r>
      </w:del>
    </w:p>
    <w:p w14:paraId="4268AC2C" w14:textId="3DE84D93" w:rsidR="000F0365" w:rsidRPr="00EE0D3E" w:rsidRDefault="000F0365">
      <w:pPr>
        <w:shd w:val="clear" w:color="auto" w:fill="E7E6E6" w:themeFill="background2"/>
        <w:spacing w:after="0"/>
        <w:ind w:left="118"/>
        <w:rPr>
          <w:ins w:id="506" w:author="Sai Praneetha Bhaskaruni" w:date="2022-03-24T16:43:00Z"/>
          <w:b/>
          <w:sz w:val="22"/>
          <w:rPrChange w:id="507" w:author="Sai Praneetha Bhaskaruni" w:date="2022-03-24T16:43:00Z">
            <w:rPr>
              <w:ins w:id="508" w:author="Sai Praneetha Bhaskaruni" w:date="2022-03-24T16:43:00Z"/>
              <w:sz w:val="22"/>
            </w:rPr>
          </w:rPrChange>
        </w:rPr>
        <w:pPrChange w:id="509" w:author="Sai Praneetha Bhaskaruni" w:date="2022-03-24T16:43:00Z">
          <w:pPr>
            <w:spacing w:after="120"/>
            <w:ind w:left="113" w:firstLine="0"/>
          </w:pPr>
        </w:pPrChange>
      </w:pPr>
      <w:ins w:id="510" w:author="Sai Praneetha Bhaskaruni" w:date="2022-03-24T16:43:00Z">
        <w:r w:rsidRPr="00C11DBF">
          <w:rPr>
            <w:b/>
            <w:sz w:val="22"/>
          </w:rPr>
          <w:t>SmartMedic Solution Component</w:t>
        </w:r>
        <w:r>
          <w:rPr>
            <w:b/>
            <w:sz w:val="22"/>
          </w:rPr>
          <w:t>s</w:t>
        </w:r>
        <w:r w:rsidRPr="00C11DBF">
          <w:rPr>
            <w:b/>
            <w:sz w:val="22"/>
          </w:rPr>
          <w:t>: Device</w:t>
        </w:r>
        <w:r>
          <w:rPr>
            <w:b/>
            <w:sz w:val="22"/>
          </w:rPr>
          <w:t xml:space="preserve">, Tablet &amp; </w:t>
        </w:r>
        <w:r w:rsidRPr="00453CB9">
          <w:rPr>
            <w:b/>
            <w:sz w:val="22"/>
          </w:rPr>
          <w:t>Nurse Station Application</w:t>
        </w:r>
      </w:ins>
    </w:p>
    <w:p w14:paraId="1145D540" w14:textId="50C8A3B8" w:rsidR="001B0076" w:rsidDel="00546CF0" w:rsidRDefault="00BC546B" w:rsidP="00546CF0">
      <w:pPr>
        <w:spacing w:after="120"/>
        <w:rPr>
          <w:del w:id="511" w:author="Sai Praneetha Bhaskaruni" w:date="2022-03-24T16:46:00Z"/>
          <w:sz w:val="22"/>
        </w:rPr>
      </w:pPr>
      <w:r w:rsidRPr="00BC546B">
        <w:rPr>
          <w:sz w:val="22"/>
        </w:rPr>
        <w:t xml:space="preserve">The Nurse Station application can be accessed through web interface on a system which is owned by the HDO. </w:t>
      </w:r>
      <w:r w:rsidR="00E42579">
        <w:rPr>
          <w:sz w:val="22"/>
        </w:rPr>
        <w:t xml:space="preserve">The </w:t>
      </w:r>
      <w:r w:rsidRPr="00BC546B">
        <w:rPr>
          <w:sz w:val="22"/>
        </w:rPr>
        <w:t xml:space="preserve">Tablet is already enclosed and hence tamper proof. </w:t>
      </w:r>
      <w:r w:rsidRPr="005C1504">
        <w:rPr>
          <w:sz w:val="22"/>
        </w:rPr>
        <w:t>Entry</w:t>
      </w:r>
      <w:r w:rsidRPr="00BC546B">
        <w:rPr>
          <w:sz w:val="22"/>
        </w:rPr>
        <w:t xml:space="preserve"> to the Tablet is only </w:t>
      </w:r>
      <w:r w:rsidR="00E42579">
        <w:rPr>
          <w:sz w:val="22"/>
        </w:rPr>
        <w:t xml:space="preserve">possible </w:t>
      </w:r>
      <w:r w:rsidRPr="00BC546B">
        <w:rPr>
          <w:sz w:val="22"/>
        </w:rPr>
        <w:t xml:space="preserve">for </w:t>
      </w:r>
      <w:r w:rsidR="00E42579">
        <w:rPr>
          <w:sz w:val="22"/>
        </w:rPr>
        <w:t xml:space="preserve">the </w:t>
      </w:r>
      <w:r w:rsidRPr="00BC546B">
        <w:rPr>
          <w:sz w:val="22"/>
        </w:rPr>
        <w:t xml:space="preserve">Stryker service </w:t>
      </w:r>
      <w:r w:rsidR="00E42579" w:rsidRPr="00BC546B">
        <w:rPr>
          <w:sz w:val="22"/>
        </w:rPr>
        <w:t>person</w:t>
      </w:r>
      <w:r w:rsidR="00E42579">
        <w:rPr>
          <w:sz w:val="22"/>
        </w:rPr>
        <w:t>nel</w:t>
      </w:r>
      <w:r w:rsidRPr="00BC546B">
        <w:rPr>
          <w:sz w:val="22"/>
        </w:rPr>
        <w:t>.</w:t>
      </w:r>
    </w:p>
    <w:p w14:paraId="3C3DB3DE" w14:textId="77777777" w:rsidR="00546CF0" w:rsidRDefault="00546CF0">
      <w:pPr>
        <w:spacing w:after="120"/>
        <w:rPr>
          <w:ins w:id="512" w:author="Sai Praneetha Bhaskaruni" w:date="2022-03-24T16:46:00Z"/>
          <w:sz w:val="22"/>
        </w:rPr>
        <w:pPrChange w:id="513" w:author="Sai Praneetha Bhaskaruni" w:date="2022-03-24T16:43:00Z">
          <w:pPr>
            <w:spacing w:after="120"/>
            <w:ind w:left="129" w:hanging="14"/>
          </w:pPr>
        </w:pPrChange>
      </w:pPr>
    </w:p>
    <w:p w14:paraId="390827A7" w14:textId="6CD55FC9" w:rsidR="00BC546B" w:rsidRPr="002471F7" w:rsidRDefault="00A5118F">
      <w:pPr>
        <w:spacing w:after="120"/>
        <w:rPr>
          <w:sz w:val="22"/>
        </w:rPr>
      </w:pPr>
      <w:del w:id="514" w:author="Sai Praneetha Bhaskaruni" w:date="2022-03-24T16:46:00Z">
        <w:r w:rsidDel="00546CF0">
          <w:rPr>
            <w:sz w:val="22"/>
          </w:rPr>
          <w:delText>I</w:delText>
        </w:r>
        <w:r w:rsidR="002471F7" w:rsidRPr="002471F7" w:rsidDel="00546CF0">
          <w:rPr>
            <w:sz w:val="22"/>
          </w:rPr>
          <w:delText xml:space="preserve">nformation systems security relies on the practice of ensuring and maintaining the </w:delText>
        </w:r>
      </w:del>
      <w:del w:id="515" w:author="Sai Praneetha Bhaskaruni" w:date="2022-03-24T15:01:00Z">
        <w:r w:rsidR="002471F7" w:rsidRPr="002471F7" w:rsidDel="00B37652">
          <w:rPr>
            <w:sz w:val="22"/>
          </w:rPr>
          <w:delText>c</w:delText>
        </w:r>
      </w:del>
      <w:del w:id="516" w:author="Sai Praneetha Bhaskaruni" w:date="2022-03-24T16:46:00Z">
        <w:r w:rsidR="002471F7" w:rsidRPr="002471F7" w:rsidDel="00546CF0">
          <w:rPr>
            <w:sz w:val="22"/>
          </w:rPr>
          <w:delText xml:space="preserve">onfidentiality, </w:delText>
        </w:r>
      </w:del>
      <w:del w:id="517" w:author="Sai Praneetha Bhaskaruni" w:date="2022-03-24T15:01:00Z">
        <w:r w:rsidR="002471F7" w:rsidRPr="002471F7" w:rsidDel="00B37652">
          <w:rPr>
            <w:sz w:val="22"/>
          </w:rPr>
          <w:delText>i</w:delText>
        </w:r>
      </w:del>
      <w:del w:id="518" w:author="Sai Praneetha Bhaskaruni" w:date="2022-03-24T16:46:00Z">
        <w:r w:rsidR="002471F7" w:rsidRPr="002471F7" w:rsidDel="00546CF0">
          <w:rPr>
            <w:sz w:val="22"/>
          </w:rPr>
          <w:delText xml:space="preserve">ntegrity, and </w:delText>
        </w:r>
      </w:del>
      <w:del w:id="519" w:author="Sai Praneetha Bhaskaruni" w:date="2022-03-24T15:01:00Z">
        <w:r w:rsidR="002471F7" w:rsidRPr="002471F7" w:rsidDel="00B37652">
          <w:rPr>
            <w:sz w:val="22"/>
          </w:rPr>
          <w:delText>a</w:delText>
        </w:r>
      </w:del>
      <w:del w:id="520" w:author="Sai Praneetha Bhaskaruni" w:date="2022-03-24T16:46:00Z">
        <w:r w:rsidR="002471F7" w:rsidRPr="002471F7" w:rsidDel="00546CF0">
          <w:rPr>
            <w:sz w:val="22"/>
          </w:rPr>
          <w:delText xml:space="preserve">vailability of information systems and the data transmitted, processed, and/or stored on those systems. </w:delText>
        </w:r>
      </w:del>
      <w:moveFromRangeStart w:id="521" w:author="Sai Praneetha Bhaskaruni" w:date="2022-03-24T16:45:00Z" w:name="move99032728"/>
      <w:moveFrom w:id="522" w:author="Sai Praneetha Bhaskaruni" w:date="2022-03-24T16:45:00Z">
        <w:r w:rsidR="002471F7" w:rsidRPr="002471F7" w:rsidDel="003D6BE3">
          <w:rPr>
            <w:sz w:val="22"/>
          </w:rPr>
          <w:t>Integrity is defined as guarding against improper information modification or destruction and includes ensuring information nonrepudiation and authenticity. It is the assertion that data can only be accessed or modified by authorized entities.</w:t>
        </w:r>
      </w:moveFrom>
      <w:moveFromRangeEnd w:id="521"/>
    </w:p>
    <w:p w14:paraId="18551F25" w14:textId="4099AC80" w:rsidR="007558B4" w:rsidRDefault="00BC546B" w:rsidP="00C335C4">
      <w:pPr>
        <w:pStyle w:val="Heading1"/>
      </w:pPr>
      <w:bookmarkStart w:id="523" w:name="_Toc98780927"/>
      <w:r>
        <w:rPr>
          <w:color w:val="FCC566"/>
          <w:sz w:val="40"/>
        </w:rPr>
        <w:t>13</w:t>
      </w:r>
      <w:r w:rsidR="007558B4">
        <w:rPr>
          <w:color w:val="FCC566"/>
          <w:sz w:val="40"/>
        </w:rPr>
        <w:t xml:space="preserve"> </w:t>
      </w:r>
      <w:r w:rsidR="007558B4" w:rsidRPr="007558B4">
        <w:t>Malicious code protection</w:t>
      </w:r>
      <w:bookmarkEnd w:id="523"/>
    </w:p>
    <w:p w14:paraId="625D2B9E" w14:textId="6306B1DF" w:rsidR="00A5118F" w:rsidRPr="00A5118F" w:rsidRDefault="00A5118F" w:rsidP="00A5118F">
      <w:pPr>
        <w:shd w:val="clear" w:color="auto" w:fill="E7E6E6" w:themeFill="background2"/>
        <w:spacing w:after="0"/>
        <w:ind w:left="118"/>
        <w:rPr>
          <w:b/>
          <w:sz w:val="22"/>
        </w:rPr>
      </w:pPr>
      <w:r w:rsidRPr="00C11DBF">
        <w:rPr>
          <w:b/>
          <w:sz w:val="22"/>
        </w:rPr>
        <w:t>SmartMedic Solution Component</w:t>
      </w:r>
      <w:ins w:id="524" w:author="Sai Praneetha Bhaskaruni" w:date="2022-03-24T16:11:00Z">
        <w:r w:rsidR="00166379">
          <w:rPr>
            <w:b/>
            <w:sz w:val="22"/>
          </w:rPr>
          <w:t>s</w:t>
        </w:r>
      </w:ins>
      <w:r w:rsidRPr="00C11DBF">
        <w:rPr>
          <w:b/>
          <w:sz w:val="22"/>
        </w:rPr>
        <w:t>: Device</w:t>
      </w:r>
      <w:r w:rsidRPr="002404A6">
        <w:rPr>
          <w:b/>
          <w:sz w:val="22"/>
        </w:rPr>
        <w:t>, Tablet &amp; Nurse Station Application</w:t>
      </w:r>
    </w:p>
    <w:p w14:paraId="4879456F" w14:textId="67DFF599" w:rsidR="00A5118F" w:rsidRDefault="00A5118F" w:rsidP="006B0BE7">
      <w:pPr>
        <w:spacing w:after="120"/>
        <w:ind w:left="129" w:hanging="14"/>
        <w:rPr>
          <w:b/>
          <w:i/>
          <w:sz w:val="22"/>
        </w:rPr>
      </w:pPr>
      <w:r w:rsidRPr="00CA58F3">
        <w:rPr>
          <w:b/>
          <w:i/>
          <w:sz w:val="22"/>
        </w:rPr>
        <w:t>Existing Security Features:</w:t>
      </w:r>
      <w:r w:rsidRPr="00A5118F">
        <w:t xml:space="preserve"> </w:t>
      </w:r>
      <w:r w:rsidRPr="00A5118F">
        <w:rPr>
          <w:sz w:val="22"/>
        </w:rPr>
        <w:t>T</w:t>
      </w:r>
      <w:r w:rsidR="00E42579">
        <w:rPr>
          <w:sz w:val="22"/>
        </w:rPr>
        <w:t>he T</w:t>
      </w:r>
      <w:r w:rsidRPr="00A5118F">
        <w:rPr>
          <w:sz w:val="22"/>
        </w:rPr>
        <w:t xml:space="preserve">ablet is already enclosed and hence tamper proof. Entry to the Tablet is only </w:t>
      </w:r>
      <w:r w:rsidR="00E42579">
        <w:rPr>
          <w:sz w:val="22"/>
        </w:rPr>
        <w:t xml:space="preserve">possible </w:t>
      </w:r>
      <w:r w:rsidRPr="00A5118F">
        <w:rPr>
          <w:sz w:val="22"/>
        </w:rPr>
        <w:t xml:space="preserve">for </w:t>
      </w:r>
      <w:r w:rsidR="00E42579">
        <w:rPr>
          <w:sz w:val="22"/>
        </w:rPr>
        <w:t xml:space="preserve">the </w:t>
      </w:r>
      <w:r w:rsidRPr="00A5118F">
        <w:rPr>
          <w:sz w:val="22"/>
        </w:rPr>
        <w:t xml:space="preserve">Stryker service </w:t>
      </w:r>
      <w:r w:rsidR="00E42579" w:rsidRPr="00A5118F">
        <w:rPr>
          <w:sz w:val="22"/>
        </w:rPr>
        <w:t>person</w:t>
      </w:r>
      <w:r w:rsidR="00E42579">
        <w:rPr>
          <w:sz w:val="22"/>
        </w:rPr>
        <w:t>nel</w:t>
      </w:r>
      <w:r w:rsidRPr="00A5118F">
        <w:rPr>
          <w:sz w:val="22"/>
        </w:rPr>
        <w:t>.</w:t>
      </w:r>
      <w:r w:rsidRPr="00A5118F">
        <w:t xml:space="preserve"> </w:t>
      </w:r>
      <w:r w:rsidRPr="00A5118F">
        <w:rPr>
          <w:sz w:val="22"/>
        </w:rPr>
        <w:t xml:space="preserve">SmartMedic solution uses </w:t>
      </w:r>
      <w:r w:rsidR="00E42579">
        <w:rPr>
          <w:sz w:val="22"/>
        </w:rPr>
        <w:t>a</w:t>
      </w:r>
      <w:r w:rsidR="00E42579" w:rsidRPr="00A5118F">
        <w:rPr>
          <w:sz w:val="22"/>
        </w:rPr>
        <w:t xml:space="preserve"> </w:t>
      </w:r>
      <w:r w:rsidRPr="00A5118F">
        <w:rPr>
          <w:sz w:val="22"/>
        </w:rPr>
        <w:t xml:space="preserve">strong secure communications protocol for communicating among the components. The </w:t>
      </w:r>
      <w:del w:id="525" w:author="Sai Praneetha Bhaskaruni" w:date="2022-03-24T16:48:00Z">
        <w:r w:rsidRPr="00A5118F" w:rsidDel="004433EC">
          <w:rPr>
            <w:sz w:val="22"/>
          </w:rPr>
          <w:delText xml:space="preserve">ability </w:delText>
        </w:r>
      </w:del>
      <w:ins w:id="526" w:author="Sai Praneetha Bhaskaruni" w:date="2022-03-24T16:48:00Z">
        <w:r w:rsidR="004433EC">
          <w:rPr>
            <w:sz w:val="22"/>
          </w:rPr>
          <w:t>design</w:t>
        </w:r>
        <w:r w:rsidR="004433EC" w:rsidRPr="00A5118F">
          <w:rPr>
            <w:sz w:val="22"/>
          </w:rPr>
          <w:t xml:space="preserve"> </w:t>
        </w:r>
      </w:ins>
      <w:r w:rsidRPr="00A5118F">
        <w:rPr>
          <w:sz w:val="22"/>
        </w:rPr>
        <w:t>of the SmartMedic solution ensure</w:t>
      </w:r>
      <w:r w:rsidR="00E42579">
        <w:rPr>
          <w:sz w:val="22"/>
        </w:rPr>
        <w:t>s</w:t>
      </w:r>
      <w:r w:rsidRPr="00A5118F">
        <w:rPr>
          <w:sz w:val="22"/>
        </w:rPr>
        <w:t xml:space="preserve"> the confidentiality of transmitted sensitive information.</w:t>
      </w:r>
    </w:p>
    <w:p w14:paraId="01BFAD4D" w14:textId="4E94DC1A" w:rsidR="001B0076" w:rsidRDefault="001B0076" w:rsidP="006B0BE7">
      <w:pPr>
        <w:spacing w:after="120"/>
        <w:ind w:left="129" w:hanging="14"/>
        <w:rPr>
          <w:sz w:val="22"/>
        </w:rPr>
      </w:pPr>
      <w:r w:rsidRPr="001B0076">
        <w:rPr>
          <w:b/>
          <w:i/>
          <w:sz w:val="22"/>
        </w:rPr>
        <w:t xml:space="preserve">Recommendation for customer (HDO): </w:t>
      </w:r>
      <w:r w:rsidR="006B0BE7" w:rsidRPr="006B0BE7">
        <w:rPr>
          <w:sz w:val="22"/>
        </w:rPr>
        <w:t xml:space="preserve">It is the HDO's responsibility to maintain the integrity for its IT systems. The Nurse Station application can be accessed through web interface on a system which is owned by the HDO. </w:t>
      </w:r>
    </w:p>
    <w:p w14:paraId="237F72B2" w14:textId="1CD56FD4" w:rsidR="00C65F24" w:rsidRPr="00C65F24" w:rsidRDefault="00C65F24" w:rsidP="00C65F24">
      <w:pPr>
        <w:spacing w:after="120"/>
        <w:ind w:left="129" w:hanging="14"/>
        <w:rPr>
          <w:sz w:val="22"/>
        </w:rPr>
      </w:pPr>
      <w:r w:rsidRPr="00C65F24">
        <w:rPr>
          <w:sz w:val="22"/>
        </w:rPr>
        <w:t>Following these security practices</w:t>
      </w:r>
      <w:r w:rsidR="00E42579">
        <w:rPr>
          <w:sz w:val="22"/>
        </w:rPr>
        <w:t>,</w:t>
      </w:r>
      <w:r w:rsidRPr="00C65F24">
        <w:rPr>
          <w:sz w:val="22"/>
        </w:rPr>
        <w:t xml:space="preserve"> can help you reduce the risks associated with malicious code:</w:t>
      </w:r>
    </w:p>
    <w:p w14:paraId="58195360" w14:textId="5FDFFF92" w:rsidR="00C65F24" w:rsidRPr="00C65F24" w:rsidRDefault="00C65F24" w:rsidP="00C65F24">
      <w:pPr>
        <w:spacing w:after="120"/>
        <w:ind w:left="129" w:hanging="14"/>
        <w:rPr>
          <w:sz w:val="22"/>
        </w:rPr>
      </w:pPr>
      <w:r w:rsidRPr="00C65F24">
        <w:rPr>
          <w:b/>
          <w:sz w:val="22"/>
        </w:rPr>
        <w:t>Install and maintain antivirus software.</w:t>
      </w:r>
      <w:r w:rsidRPr="00C65F24">
        <w:rPr>
          <w:sz w:val="22"/>
        </w:rPr>
        <w:t xml:space="preserve"> Antivirus software recognizes malware and protects </w:t>
      </w:r>
      <w:ins w:id="527" w:author="Sai Praneetha Bhaskaruni" w:date="2022-03-24T16:50:00Z">
        <w:r w:rsidR="00E315E7">
          <w:rPr>
            <w:sz w:val="22"/>
          </w:rPr>
          <w:t>the</w:t>
        </w:r>
      </w:ins>
      <w:del w:id="528" w:author="Sai Praneetha Bhaskaruni" w:date="2022-03-24T16:50:00Z">
        <w:r w:rsidRPr="00C65F24" w:rsidDel="00E315E7">
          <w:rPr>
            <w:sz w:val="22"/>
          </w:rPr>
          <w:delText>your</w:delText>
        </w:r>
      </w:del>
      <w:r w:rsidRPr="00C65F24">
        <w:rPr>
          <w:sz w:val="22"/>
        </w:rPr>
        <w:t xml:space="preserve"> </w:t>
      </w:r>
      <w:del w:id="529" w:author="Sai Praneetha Bhaskaruni" w:date="2022-03-24T16:49:00Z">
        <w:r w:rsidRPr="00C65F24" w:rsidDel="00ED017A">
          <w:rPr>
            <w:sz w:val="22"/>
          </w:rPr>
          <w:delText>compute</w:delText>
        </w:r>
      </w:del>
      <w:ins w:id="530" w:author="Sai Praneetha Bhaskaruni" w:date="2022-03-24T16:49:00Z">
        <w:r w:rsidR="00ED017A">
          <w:rPr>
            <w:sz w:val="22"/>
          </w:rPr>
          <w:t>Nurse station hosting system</w:t>
        </w:r>
      </w:ins>
      <w:del w:id="531" w:author="Sai Praneetha Bhaskaruni" w:date="2022-03-24T16:49:00Z">
        <w:r w:rsidRPr="00C65F24" w:rsidDel="00ED017A">
          <w:rPr>
            <w:sz w:val="22"/>
          </w:rPr>
          <w:delText>r</w:delText>
        </w:r>
      </w:del>
      <w:del w:id="532" w:author="Sai Praneetha Bhaskaruni" w:date="2022-03-24T16:50:00Z">
        <w:r w:rsidRPr="00C65F24" w:rsidDel="00806D20">
          <w:rPr>
            <w:sz w:val="22"/>
          </w:rPr>
          <w:delText xml:space="preserve"> against it</w:delText>
        </w:r>
      </w:del>
      <w:r w:rsidRPr="00C65F24">
        <w:rPr>
          <w:sz w:val="22"/>
        </w:rPr>
        <w:t xml:space="preserve">. Installing antivirus software from a reputable vendor is an important step in preventing and detecting </w:t>
      </w:r>
      <w:r w:rsidRPr="00DA435B">
        <w:rPr>
          <w:sz w:val="22"/>
        </w:rPr>
        <w:t>infections.</w:t>
      </w:r>
      <w:r w:rsidRPr="00C65F24">
        <w:rPr>
          <w:sz w:val="22"/>
        </w:rPr>
        <w:t xml:space="preserve"> Always visit vendor sites directly rather than clicking on advertisements or email links. Because attackers are continually creating new viruses and other forms of malicious code, it is important to keep your antivirus software </w:t>
      </w:r>
      <w:del w:id="533" w:author="Sai Praneetha Bhaskaruni" w:date="2022-03-24T15:13:00Z">
        <w:r w:rsidRPr="00C65F24" w:rsidDel="00C028C5">
          <w:rPr>
            <w:sz w:val="22"/>
          </w:rPr>
          <w:delText>up-to-date</w:delText>
        </w:r>
      </w:del>
      <w:ins w:id="534" w:author="Sai Praneetha Bhaskaruni" w:date="2022-03-24T15:13:00Z">
        <w:r w:rsidR="00C028C5" w:rsidRPr="00C65F24">
          <w:rPr>
            <w:sz w:val="22"/>
          </w:rPr>
          <w:t>up to date</w:t>
        </w:r>
      </w:ins>
      <w:r w:rsidRPr="00C65F24">
        <w:rPr>
          <w:sz w:val="22"/>
        </w:rPr>
        <w:t>.</w:t>
      </w:r>
    </w:p>
    <w:p w14:paraId="5EA0619D" w14:textId="16402D3B" w:rsidR="00C65F24" w:rsidRPr="00C65F24" w:rsidRDefault="00C65F24" w:rsidP="00C65F24">
      <w:pPr>
        <w:spacing w:after="120"/>
        <w:ind w:left="129" w:hanging="14"/>
        <w:rPr>
          <w:sz w:val="22"/>
        </w:rPr>
      </w:pPr>
      <w:r w:rsidRPr="00C65F24">
        <w:rPr>
          <w:b/>
          <w:sz w:val="22"/>
        </w:rPr>
        <w:t>Use caution with links and attachments.</w:t>
      </w:r>
      <w:r w:rsidRPr="00C65F24">
        <w:rPr>
          <w:sz w:val="22"/>
        </w:rPr>
        <w:t xml:space="preserve"> Take appropriate precautions when using email and web browsers to reduce the risk of</w:t>
      </w:r>
      <w:del w:id="535" w:author="Sai Praneetha Bhaskaruni" w:date="2022-03-24T16:51:00Z">
        <w:r w:rsidRPr="00C65F24" w:rsidDel="00AA747A">
          <w:rPr>
            <w:sz w:val="22"/>
          </w:rPr>
          <w:delText xml:space="preserve"> </w:delText>
        </w:r>
      </w:del>
      <w:ins w:id="536" w:author="Sai Praneetha Bhaskaruni" w:date="2022-03-24T16:51:00Z">
        <w:r w:rsidR="00AA747A">
          <w:rPr>
            <w:sz w:val="22"/>
          </w:rPr>
          <w:t xml:space="preserve"> virus attacks</w:t>
        </w:r>
      </w:ins>
      <w:del w:id="537" w:author="Sai Praneetha Bhaskaruni" w:date="2022-03-24T16:51:00Z">
        <w:r w:rsidRPr="00C65F24" w:rsidDel="00AA747A">
          <w:rPr>
            <w:sz w:val="22"/>
          </w:rPr>
          <w:delText xml:space="preserve">an </w:delText>
        </w:r>
        <w:r w:rsidRPr="00EC5F56" w:rsidDel="00AA747A">
          <w:rPr>
            <w:sz w:val="22"/>
            <w:highlight w:val="yellow"/>
            <w:rPrChange w:id="538" w:author="Sai Praneetha Bhaskaruni" w:date="2022-03-24T15:16:00Z">
              <w:rPr>
                <w:sz w:val="22"/>
              </w:rPr>
            </w:rPrChange>
          </w:rPr>
          <w:delText>infection</w:delText>
        </w:r>
      </w:del>
      <w:r w:rsidRPr="00C65F24">
        <w:rPr>
          <w:sz w:val="22"/>
        </w:rPr>
        <w:t xml:space="preserve">. Be </w:t>
      </w:r>
      <w:r w:rsidRPr="00DA435B">
        <w:rPr>
          <w:sz w:val="22"/>
        </w:rPr>
        <w:t>wary</w:t>
      </w:r>
      <w:r w:rsidRPr="00C65F24">
        <w:rPr>
          <w:sz w:val="22"/>
        </w:rPr>
        <w:t xml:space="preserve"> of unsolicited email attachments and use caution when clicking on email links, even if they seem to </w:t>
      </w:r>
      <w:r>
        <w:rPr>
          <w:sz w:val="22"/>
        </w:rPr>
        <w:t xml:space="preserve">come from </w:t>
      </w:r>
      <w:del w:id="539" w:author="Sai Praneetha Bhaskaruni" w:date="2022-07-08T14:14:00Z">
        <w:r w:rsidDel="000707AF">
          <w:rPr>
            <w:sz w:val="22"/>
          </w:rPr>
          <w:delText>people</w:delText>
        </w:r>
      </w:del>
      <w:ins w:id="540" w:author="Sai Praneetha Bhaskaruni" w:date="2022-07-08T14:14:00Z">
        <w:r w:rsidR="000707AF">
          <w:rPr>
            <w:sz w:val="22"/>
          </w:rPr>
          <w:t>people,</w:t>
        </w:r>
      </w:ins>
      <w:r>
        <w:rPr>
          <w:sz w:val="22"/>
        </w:rPr>
        <w:t xml:space="preserve"> you</w:t>
      </w:r>
      <w:ins w:id="541" w:author="Sai Praneetha Bhaskaruni" w:date="2022-03-24T16:52:00Z">
        <w:r w:rsidR="00165154">
          <w:rPr>
            <w:sz w:val="22"/>
          </w:rPr>
          <w:t xml:space="preserve"> are aware of</w:t>
        </w:r>
      </w:ins>
      <w:del w:id="542" w:author="Sai Praneetha Bhaskaruni" w:date="2022-03-24T16:52:00Z">
        <w:r w:rsidDel="00165154">
          <w:rPr>
            <w:sz w:val="22"/>
          </w:rPr>
          <w:delText xml:space="preserve"> know</w:delText>
        </w:r>
      </w:del>
      <w:r>
        <w:rPr>
          <w:sz w:val="22"/>
        </w:rPr>
        <w:t>. (</w:t>
      </w:r>
      <w:r w:rsidRPr="00C65F24">
        <w:rPr>
          <w:sz w:val="22"/>
        </w:rPr>
        <w:t>Using Caution with Email Attachments)</w:t>
      </w:r>
    </w:p>
    <w:p w14:paraId="49CDB8C6" w14:textId="77777777" w:rsidR="00C65F24" w:rsidRPr="00C65F24" w:rsidRDefault="00C65F24" w:rsidP="00C65F24">
      <w:pPr>
        <w:spacing w:after="120"/>
        <w:ind w:left="129" w:hanging="14"/>
        <w:rPr>
          <w:sz w:val="22"/>
        </w:rPr>
      </w:pPr>
      <w:r w:rsidRPr="00C65F24">
        <w:rPr>
          <w:b/>
          <w:sz w:val="22"/>
        </w:rPr>
        <w:t>Block pop-up advertisements.</w:t>
      </w:r>
      <w:r w:rsidRPr="00C65F24">
        <w:rPr>
          <w:sz w:val="22"/>
        </w:rPr>
        <w:t xml:space="preserve"> Pop-up blockers disable windows that could potentially contain malicious code. Most browsers have a free feature that can be enabled to block pop-up advertisements.</w:t>
      </w:r>
    </w:p>
    <w:p w14:paraId="74365D9E" w14:textId="1469B556" w:rsidR="00C65F24" w:rsidRPr="00C65F24" w:rsidRDefault="00C65F24" w:rsidP="00C65F24">
      <w:pPr>
        <w:spacing w:after="120"/>
        <w:ind w:left="129" w:hanging="14"/>
        <w:rPr>
          <w:sz w:val="22"/>
        </w:rPr>
      </w:pPr>
      <w:r w:rsidRPr="00C65F24">
        <w:rPr>
          <w:b/>
          <w:sz w:val="22"/>
        </w:rPr>
        <w:lastRenderedPageBreak/>
        <w:t>Use an account with limited permissions.</w:t>
      </w:r>
      <w:r w:rsidRPr="00C65F24">
        <w:rPr>
          <w:sz w:val="22"/>
        </w:rPr>
        <w:t xml:space="preserve"> When navigating the web, it's a good security practice to use an account with limited permissions. If </w:t>
      </w:r>
      <w:ins w:id="543" w:author="Sai Praneetha Bhaskaruni" w:date="2022-03-24T16:53:00Z">
        <w:r w:rsidR="00884017">
          <w:rPr>
            <w:sz w:val="22"/>
          </w:rPr>
          <w:t>the system got affected with virus</w:t>
        </w:r>
      </w:ins>
      <w:del w:id="544" w:author="Sai Praneetha Bhaskaruni" w:date="2022-03-24T16:53:00Z">
        <w:r w:rsidRPr="00C65F24" w:rsidDel="00884017">
          <w:rPr>
            <w:sz w:val="22"/>
          </w:rPr>
          <w:delText>you do become infected</w:delText>
        </w:r>
      </w:del>
      <w:r w:rsidRPr="00C65F24">
        <w:rPr>
          <w:sz w:val="22"/>
        </w:rPr>
        <w:t>, restricted permissions keep the malicious code from spreading and escalating to an administrative account.</w:t>
      </w:r>
    </w:p>
    <w:p w14:paraId="64B2607F" w14:textId="10B56FBC" w:rsidR="00C65F24" w:rsidRPr="00C65F24" w:rsidRDefault="00C65F24" w:rsidP="00C65F24">
      <w:pPr>
        <w:spacing w:after="120"/>
        <w:ind w:left="129" w:hanging="14"/>
        <w:rPr>
          <w:sz w:val="22"/>
        </w:rPr>
      </w:pPr>
      <w:r w:rsidRPr="00C65F24">
        <w:rPr>
          <w:b/>
          <w:sz w:val="22"/>
        </w:rPr>
        <w:t xml:space="preserve">Disable external media </w:t>
      </w:r>
      <w:del w:id="545" w:author="Sai Praneetha Bhaskaruni" w:date="2022-07-08T14:14:00Z">
        <w:r w:rsidRPr="00C65F24" w:rsidDel="00770BC7">
          <w:rPr>
            <w:b/>
            <w:sz w:val="22"/>
          </w:rPr>
          <w:delText>AutoRun</w:delText>
        </w:r>
      </w:del>
      <w:ins w:id="546" w:author="Sai Praneetha Bhaskaruni" w:date="2022-07-08T14:14:00Z">
        <w:r w:rsidR="00770BC7" w:rsidRPr="00C65F24">
          <w:rPr>
            <w:b/>
            <w:sz w:val="22"/>
          </w:rPr>
          <w:t>Autorun</w:t>
        </w:r>
      </w:ins>
      <w:r w:rsidRPr="00C65F24">
        <w:rPr>
          <w:b/>
          <w:sz w:val="22"/>
        </w:rPr>
        <w:t xml:space="preserve"> and AutoPlay features.</w:t>
      </w:r>
      <w:r w:rsidRPr="00C65F24">
        <w:rPr>
          <w:sz w:val="22"/>
        </w:rPr>
        <w:t xml:space="preserve"> Disabling </w:t>
      </w:r>
      <w:del w:id="547" w:author="Sai Praneetha Bhaskaruni" w:date="2022-07-08T14:14:00Z">
        <w:r w:rsidRPr="00C65F24" w:rsidDel="000707AF">
          <w:rPr>
            <w:sz w:val="22"/>
          </w:rPr>
          <w:delText>AutoRun</w:delText>
        </w:r>
      </w:del>
      <w:ins w:id="548" w:author="Sai Praneetha Bhaskaruni" w:date="2022-07-08T14:14:00Z">
        <w:r w:rsidR="000707AF" w:rsidRPr="00C65F24">
          <w:rPr>
            <w:sz w:val="22"/>
          </w:rPr>
          <w:t>Autorun</w:t>
        </w:r>
      </w:ins>
      <w:r w:rsidRPr="00C65F24">
        <w:rPr>
          <w:sz w:val="22"/>
        </w:rPr>
        <w:t xml:space="preserve"> and AutoPlay features prevents external media infected with malicious code from automatically running on your </w:t>
      </w:r>
      <w:ins w:id="549" w:author="Sai Praneetha Bhaskaruni" w:date="2022-03-24T16:54:00Z">
        <w:r w:rsidR="00906714">
          <w:rPr>
            <w:sz w:val="22"/>
          </w:rPr>
          <w:t>system</w:t>
        </w:r>
      </w:ins>
      <w:del w:id="550" w:author="Sai Praneetha Bhaskaruni" w:date="2022-03-24T16:54:00Z">
        <w:r w:rsidRPr="00C65F24" w:rsidDel="00906714">
          <w:rPr>
            <w:sz w:val="22"/>
          </w:rPr>
          <w:delText>computer</w:delText>
        </w:r>
      </w:del>
      <w:r w:rsidRPr="00C65F24">
        <w:rPr>
          <w:sz w:val="22"/>
        </w:rPr>
        <w:t>.</w:t>
      </w:r>
    </w:p>
    <w:p w14:paraId="2A2CC9C5" w14:textId="2C4D12FC" w:rsidR="00C65F24" w:rsidRPr="00C65F24" w:rsidRDefault="00C65F24" w:rsidP="00C65F24">
      <w:pPr>
        <w:spacing w:after="120"/>
        <w:ind w:left="129" w:hanging="14"/>
        <w:rPr>
          <w:sz w:val="22"/>
        </w:rPr>
      </w:pPr>
      <w:r w:rsidRPr="00C65F24">
        <w:rPr>
          <w:b/>
          <w:sz w:val="22"/>
        </w:rPr>
        <w:t>Change your passwords.</w:t>
      </w:r>
      <w:r w:rsidRPr="00C65F24">
        <w:rPr>
          <w:sz w:val="22"/>
        </w:rPr>
        <w:t xml:space="preserve"> If you believe your </w:t>
      </w:r>
      <w:ins w:id="551" w:author="Sai Praneetha Bhaskaruni" w:date="2022-03-24T16:54:00Z">
        <w:r w:rsidR="000916BA">
          <w:rPr>
            <w:sz w:val="22"/>
          </w:rPr>
          <w:t>system</w:t>
        </w:r>
      </w:ins>
      <w:del w:id="552" w:author="Sai Praneetha Bhaskaruni" w:date="2022-03-24T16:54:00Z">
        <w:r w:rsidRPr="00C65F24" w:rsidDel="000916BA">
          <w:rPr>
            <w:sz w:val="22"/>
          </w:rPr>
          <w:delText>computer</w:delText>
        </w:r>
      </w:del>
      <w:r w:rsidRPr="00C65F24">
        <w:rPr>
          <w:sz w:val="22"/>
        </w:rPr>
        <w:t xml:space="preserve"> is infected, change your passwords. This includes any passwords for websites that may have been cached in your web browser. Create and use strong passwords, making them difficu</w:t>
      </w:r>
      <w:r>
        <w:rPr>
          <w:sz w:val="22"/>
        </w:rPr>
        <w:t xml:space="preserve">lt for attackers to guess. </w:t>
      </w:r>
      <w:r w:rsidRPr="000916BA">
        <w:rPr>
          <w:sz w:val="22"/>
        </w:rPr>
        <w:t>(Choosing and Protecting Passwords and Supplementing Passwords)</w:t>
      </w:r>
    </w:p>
    <w:p w14:paraId="1345580C" w14:textId="020614D8" w:rsidR="00C65F24" w:rsidRPr="00C65F24" w:rsidRDefault="00C65F24" w:rsidP="00C65F24">
      <w:pPr>
        <w:spacing w:after="120"/>
        <w:ind w:left="129" w:hanging="14"/>
        <w:rPr>
          <w:sz w:val="22"/>
        </w:rPr>
      </w:pPr>
      <w:r w:rsidRPr="00C65F24">
        <w:rPr>
          <w:b/>
          <w:sz w:val="22"/>
        </w:rPr>
        <w:t>Keep software updated.</w:t>
      </w:r>
      <w:r w:rsidRPr="00C65F24">
        <w:rPr>
          <w:sz w:val="22"/>
        </w:rPr>
        <w:t xml:space="preserve"> Install software patches on your </w:t>
      </w:r>
      <w:ins w:id="553" w:author="Sai Praneetha Bhaskaruni" w:date="2022-03-24T16:55:00Z">
        <w:r w:rsidR="00D13A03">
          <w:rPr>
            <w:sz w:val="22"/>
          </w:rPr>
          <w:t>system</w:t>
        </w:r>
      </w:ins>
      <w:del w:id="554" w:author="Sai Praneetha Bhaskaruni" w:date="2022-03-24T16:55:00Z">
        <w:r w:rsidRPr="00C65F24" w:rsidDel="00D13A03">
          <w:rPr>
            <w:sz w:val="22"/>
          </w:rPr>
          <w:delText>computer</w:delText>
        </w:r>
      </w:del>
      <w:r w:rsidRPr="00C65F24">
        <w:rPr>
          <w:sz w:val="22"/>
        </w:rPr>
        <w:t xml:space="preserve"> so attackers do not take advantage of known vulnerabilities. Consider enabling automat</w:t>
      </w:r>
      <w:r>
        <w:rPr>
          <w:sz w:val="22"/>
        </w:rPr>
        <w:t xml:space="preserve">ic updates, when available. </w:t>
      </w:r>
      <w:r w:rsidRPr="00786E4B">
        <w:rPr>
          <w:sz w:val="22"/>
        </w:rPr>
        <w:t>(Understanding Patches and Software Updates)</w:t>
      </w:r>
    </w:p>
    <w:p w14:paraId="664F70CA" w14:textId="57049D1C" w:rsidR="00C65F24" w:rsidRPr="00C65F24" w:rsidRDefault="00C65F24" w:rsidP="00C65F24">
      <w:pPr>
        <w:spacing w:after="120"/>
        <w:ind w:left="129" w:hanging="14"/>
        <w:rPr>
          <w:sz w:val="22"/>
        </w:rPr>
      </w:pPr>
      <w:r w:rsidRPr="00C65F24">
        <w:rPr>
          <w:b/>
          <w:sz w:val="22"/>
        </w:rPr>
        <w:t>Back up data</w:t>
      </w:r>
      <w:r w:rsidRPr="00C65F24">
        <w:rPr>
          <w:sz w:val="22"/>
        </w:rPr>
        <w:t xml:space="preserve">. Regularly back up your documents, photos, and important email messages to the cloud or to an external hard drive. In the event of an </w:t>
      </w:r>
      <w:del w:id="555" w:author="Sai Praneetha Bhaskaruni" w:date="2022-03-24T16:55:00Z">
        <w:r w:rsidRPr="00C65F24" w:rsidDel="00786E4B">
          <w:rPr>
            <w:sz w:val="22"/>
          </w:rPr>
          <w:delText>infection</w:delText>
        </w:r>
      </w:del>
      <w:ins w:id="556" w:author="Sai Praneetha Bhaskaruni" w:date="2022-03-24T16:55:00Z">
        <w:r w:rsidR="00786E4B">
          <w:rPr>
            <w:sz w:val="22"/>
          </w:rPr>
          <w:t>attack</w:t>
        </w:r>
      </w:ins>
      <w:r w:rsidRPr="00C65F24">
        <w:rPr>
          <w:sz w:val="22"/>
        </w:rPr>
        <w:t xml:space="preserve">, </w:t>
      </w:r>
      <w:ins w:id="557" w:author="Sai Praneetha Bhaskaruni" w:date="2022-03-24T16:55:00Z">
        <w:r w:rsidR="00334E5B">
          <w:rPr>
            <w:sz w:val="22"/>
          </w:rPr>
          <w:t xml:space="preserve">then </w:t>
        </w:r>
      </w:ins>
      <w:r w:rsidRPr="00C65F24">
        <w:rPr>
          <w:sz w:val="22"/>
        </w:rPr>
        <w:t xml:space="preserve">your information </w:t>
      </w:r>
      <w:ins w:id="558" w:author="Sai Praneetha Bhaskaruni" w:date="2022-03-24T16:56:00Z">
        <w:r w:rsidR="00B30930">
          <w:rPr>
            <w:sz w:val="22"/>
          </w:rPr>
          <w:t>won</w:t>
        </w:r>
        <w:r w:rsidR="0054542D">
          <w:rPr>
            <w:sz w:val="22"/>
          </w:rPr>
          <w:t>’</w:t>
        </w:r>
        <w:r w:rsidR="00B30930">
          <w:rPr>
            <w:sz w:val="22"/>
          </w:rPr>
          <w:t>t</w:t>
        </w:r>
      </w:ins>
      <w:del w:id="559" w:author="Sai Praneetha Bhaskaruni" w:date="2022-03-24T16:56:00Z">
        <w:r w:rsidRPr="00C65F24" w:rsidDel="00B30930">
          <w:rPr>
            <w:sz w:val="22"/>
          </w:rPr>
          <w:delText>will not</w:delText>
        </w:r>
      </w:del>
      <w:r w:rsidRPr="00C65F24">
        <w:rPr>
          <w:sz w:val="22"/>
        </w:rPr>
        <w:t xml:space="preserve"> be los</w:t>
      </w:r>
      <w:ins w:id="560" w:author="Sai Praneetha Bhaskaruni" w:date="2022-03-24T16:56:00Z">
        <w:r w:rsidR="00B30930">
          <w:rPr>
            <w:sz w:val="22"/>
          </w:rPr>
          <w:t>t</w:t>
        </w:r>
      </w:ins>
      <w:del w:id="561" w:author="Sai Praneetha Bhaskaruni" w:date="2022-03-24T16:55:00Z">
        <w:r w:rsidRPr="00C65F24" w:rsidDel="00334E5B">
          <w:rPr>
            <w:sz w:val="22"/>
          </w:rPr>
          <w:delText>t</w:delText>
        </w:r>
      </w:del>
      <w:r w:rsidRPr="00C65F24">
        <w:rPr>
          <w:sz w:val="22"/>
        </w:rPr>
        <w:t>.</w:t>
      </w:r>
    </w:p>
    <w:p w14:paraId="10A6EA93" w14:textId="132D10ED" w:rsidR="00C65F24" w:rsidRPr="00C65F24" w:rsidRDefault="00C65F24" w:rsidP="00C65F24">
      <w:pPr>
        <w:spacing w:after="120"/>
        <w:ind w:left="129" w:hanging="14"/>
        <w:rPr>
          <w:sz w:val="22"/>
        </w:rPr>
      </w:pPr>
      <w:r w:rsidRPr="00C65F24">
        <w:rPr>
          <w:b/>
          <w:sz w:val="22"/>
        </w:rPr>
        <w:t>Install or enable a firewall</w:t>
      </w:r>
      <w:r w:rsidRPr="00C65F24">
        <w:rPr>
          <w:sz w:val="22"/>
        </w:rPr>
        <w:t xml:space="preserve">. Firewalls can prevent some types of </w:t>
      </w:r>
      <w:ins w:id="562" w:author="Sai Praneetha Bhaskaruni" w:date="2022-03-24T16:58:00Z">
        <w:r w:rsidR="005E63B6">
          <w:rPr>
            <w:sz w:val="22"/>
          </w:rPr>
          <w:t xml:space="preserve">attacks </w:t>
        </w:r>
      </w:ins>
      <w:del w:id="563" w:author="Sai Praneetha Bhaskaruni" w:date="2022-03-24T16:58:00Z">
        <w:r w:rsidRPr="00C65F24" w:rsidDel="005E63B6">
          <w:rPr>
            <w:sz w:val="22"/>
          </w:rPr>
          <w:delText xml:space="preserve">infection </w:delText>
        </w:r>
      </w:del>
      <w:r w:rsidRPr="00C65F24">
        <w:rPr>
          <w:sz w:val="22"/>
        </w:rPr>
        <w:t xml:space="preserve">by blocking malicious traffic before it enters your </w:t>
      </w:r>
      <w:ins w:id="564" w:author="Sai Praneetha Bhaskaruni" w:date="2022-03-24T16:56:00Z">
        <w:r w:rsidR="004E0989">
          <w:rPr>
            <w:sz w:val="22"/>
          </w:rPr>
          <w:t>system</w:t>
        </w:r>
      </w:ins>
      <w:del w:id="565" w:author="Sai Praneetha Bhaskaruni" w:date="2022-03-24T16:56:00Z">
        <w:r w:rsidRPr="00C65F24" w:rsidDel="004E0989">
          <w:rPr>
            <w:sz w:val="22"/>
          </w:rPr>
          <w:delText>computer</w:delText>
        </w:r>
      </w:del>
      <w:r w:rsidRPr="00C65F24">
        <w:rPr>
          <w:sz w:val="22"/>
        </w:rPr>
        <w:t>. Some operating systems include a firewall; if the operating system you are usi</w:t>
      </w:r>
      <w:r>
        <w:rPr>
          <w:sz w:val="22"/>
        </w:rPr>
        <w:t xml:space="preserve">ng includes one, enable it. </w:t>
      </w:r>
      <w:r w:rsidRPr="00786E4B">
        <w:rPr>
          <w:sz w:val="22"/>
        </w:rPr>
        <w:t>(Understanding Firewalls for Home and Small Office Use)</w:t>
      </w:r>
    </w:p>
    <w:p w14:paraId="6E81C02C" w14:textId="3E4BF036" w:rsidR="00C65F24" w:rsidRPr="00C65F24" w:rsidRDefault="00C65F24" w:rsidP="00C65F24">
      <w:pPr>
        <w:spacing w:after="120"/>
        <w:ind w:left="129" w:hanging="14"/>
        <w:rPr>
          <w:sz w:val="22"/>
        </w:rPr>
      </w:pPr>
      <w:r w:rsidRPr="00C65F24">
        <w:rPr>
          <w:b/>
          <w:sz w:val="22"/>
        </w:rPr>
        <w:t>Use anti-spyware tools.</w:t>
      </w:r>
      <w:r w:rsidRPr="00C65F24">
        <w:rPr>
          <w:sz w:val="22"/>
        </w:rPr>
        <w:t xml:space="preserve"> Spyware is a common virus source, but </w:t>
      </w:r>
      <w:ins w:id="566" w:author="Sai Praneetha Bhaskaruni" w:date="2022-03-24T16:59:00Z">
        <w:r w:rsidR="005E63B6">
          <w:rPr>
            <w:sz w:val="22"/>
          </w:rPr>
          <w:t xml:space="preserve">the attacks </w:t>
        </w:r>
      </w:ins>
      <w:del w:id="567" w:author="Sai Praneetha Bhaskaruni" w:date="2022-03-24T16:59:00Z">
        <w:r w:rsidRPr="00C65F24" w:rsidDel="005E63B6">
          <w:rPr>
            <w:sz w:val="22"/>
          </w:rPr>
          <w:delText xml:space="preserve">you </w:delText>
        </w:r>
      </w:del>
      <w:r w:rsidRPr="00C65F24">
        <w:rPr>
          <w:sz w:val="22"/>
        </w:rPr>
        <w:t xml:space="preserve">can </w:t>
      </w:r>
      <w:ins w:id="568" w:author="Sai Praneetha Bhaskaruni" w:date="2022-03-24T16:59:00Z">
        <w:r w:rsidR="005E63B6">
          <w:rPr>
            <w:sz w:val="22"/>
          </w:rPr>
          <w:t xml:space="preserve">be </w:t>
        </w:r>
      </w:ins>
      <w:r w:rsidRPr="00C65F24">
        <w:rPr>
          <w:sz w:val="22"/>
        </w:rPr>
        <w:t>minimize</w:t>
      </w:r>
      <w:ins w:id="569" w:author="Sai Praneetha Bhaskaruni" w:date="2022-03-24T16:59:00Z">
        <w:r w:rsidR="005E63B6">
          <w:rPr>
            <w:sz w:val="22"/>
          </w:rPr>
          <w:t>d</w:t>
        </w:r>
      </w:ins>
      <w:r w:rsidRPr="00C65F24">
        <w:rPr>
          <w:sz w:val="22"/>
        </w:rPr>
        <w:t xml:space="preserve"> </w:t>
      </w:r>
      <w:del w:id="570" w:author="Sai Praneetha Bhaskaruni" w:date="2022-03-24T16:59:00Z">
        <w:r w:rsidRPr="00C65F24" w:rsidDel="005E63B6">
          <w:rPr>
            <w:sz w:val="22"/>
          </w:rPr>
          <w:delText xml:space="preserve">infections </w:delText>
        </w:r>
      </w:del>
      <w:r w:rsidRPr="00C65F24">
        <w:rPr>
          <w:sz w:val="22"/>
        </w:rPr>
        <w:t>by using a program that identifies and removes spyware. Most antivirus software includes an anti-spyware option; ensure you enable it.</w:t>
      </w:r>
    </w:p>
    <w:p w14:paraId="02B64FB9" w14:textId="71EFB8C1" w:rsidR="00C65F24" w:rsidRPr="00C65F24" w:rsidDel="00160455" w:rsidRDefault="00C65F24" w:rsidP="00C65F24">
      <w:pPr>
        <w:spacing w:after="120"/>
        <w:ind w:left="129" w:hanging="14"/>
        <w:rPr>
          <w:del w:id="571" w:author="Sai Praneetha Bhaskaruni" w:date="2022-03-24T17:00:00Z"/>
          <w:sz w:val="22"/>
        </w:rPr>
      </w:pPr>
      <w:del w:id="572" w:author="Sai Praneetha Bhaskaruni" w:date="2022-03-24T17:00:00Z">
        <w:r w:rsidRPr="00C65F24" w:rsidDel="00160455">
          <w:rPr>
            <w:b/>
            <w:sz w:val="22"/>
          </w:rPr>
          <w:delText>Monitor accounts.</w:delText>
        </w:r>
        <w:r w:rsidRPr="00C65F24" w:rsidDel="00160455">
          <w:rPr>
            <w:sz w:val="22"/>
          </w:rPr>
          <w:delText xml:space="preserve"> Look for any unauthorized use of, or unusual activity on your accounts—especially banking accounts. If you identify unauthorized or unusual activity, contact your account provider immediately.</w:delText>
        </w:r>
      </w:del>
    </w:p>
    <w:p w14:paraId="46DEE3AC" w14:textId="56282A0E" w:rsidR="00533772" w:rsidRPr="00533772" w:rsidRDefault="00C65F24" w:rsidP="00C65F24">
      <w:pPr>
        <w:spacing w:after="120"/>
        <w:ind w:left="129" w:hanging="14"/>
        <w:rPr>
          <w:sz w:val="22"/>
        </w:rPr>
      </w:pPr>
      <w:r w:rsidRPr="00C65F24">
        <w:rPr>
          <w:b/>
          <w:sz w:val="22"/>
        </w:rPr>
        <w:t>Avoid using public Wi-Fi.</w:t>
      </w:r>
      <w:r w:rsidRPr="00C65F24">
        <w:rPr>
          <w:sz w:val="22"/>
        </w:rPr>
        <w:t xml:space="preserve"> Unsecured public Wi-Fi may allow an attacker to intercept your device’s network traffic and gain access to your personal information.</w:t>
      </w:r>
    </w:p>
    <w:p w14:paraId="70C51DDF" w14:textId="77777777" w:rsidR="001B0076" w:rsidRPr="00360833" w:rsidRDefault="001B0076" w:rsidP="00C335C4">
      <w:pPr>
        <w:pStyle w:val="Heading1"/>
      </w:pPr>
    </w:p>
    <w:p w14:paraId="14988FC8" w14:textId="0349D094" w:rsidR="007558B4" w:rsidRDefault="00BC546B" w:rsidP="00C335C4">
      <w:pPr>
        <w:pStyle w:val="Heading1"/>
        <w:rPr>
          <w:ins w:id="573" w:author="Sai Praneetha Bhaskaruni" w:date="2022-03-24T17:02:00Z"/>
        </w:rPr>
      </w:pPr>
      <w:bookmarkStart w:id="574" w:name="_Toc98780928"/>
      <w:r>
        <w:rPr>
          <w:color w:val="FCC566"/>
          <w:sz w:val="40"/>
        </w:rPr>
        <w:t>14</w:t>
      </w:r>
      <w:r w:rsidR="007558B4">
        <w:rPr>
          <w:color w:val="FCC566"/>
          <w:sz w:val="40"/>
        </w:rPr>
        <w:t xml:space="preserve"> </w:t>
      </w:r>
      <w:r w:rsidR="007558B4" w:rsidRPr="007558B4">
        <w:t>Information system monitoring</w:t>
      </w:r>
      <w:bookmarkEnd w:id="574"/>
    </w:p>
    <w:p w14:paraId="41D37942" w14:textId="6A2395DB" w:rsidR="00F33361" w:rsidRPr="00F33361" w:rsidRDefault="00F33361">
      <w:pPr>
        <w:spacing w:after="120"/>
        <w:ind w:left="129" w:hanging="14"/>
        <w:rPr>
          <w:sz w:val="22"/>
          <w:rPrChange w:id="575" w:author="Sai Praneetha Bhaskaruni" w:date="2022-03-24T17:02:00Z">
            <w:rPr/>
          </w:rPrChange>
        </w:rPr>
        <w:pPrChange w:id="576" w:author="Sai Praneetha Bhaskaruni" w:date="2022-03-24T17:02:00Z">
          <w:pPr>
            <w:pStyle w:val="Heading1"/>
          </w:pPr>
        </w:pPrChange>
      </w:pPr>
      <w:ins w:id="577" w:author="Sai Praneetha Bhaskaruni" w:date="2022-03-24T17:02:00Z">
        <w:r>
          <w:rPr>
            <w:sz w:val="22"/>
          </w:rPr>
          <w:t>Information systems security relies on the practice of ensuring and maintaining the confidentiality, integrity, and availability of information systems and the data transmitted, processed, and/or stored on those systems.</w:t>
        </w:r>
      </w:ins>
    </w:p>
    <w:p w14:paraId="49F2426F" w14:textId="5BDA19DD" w:rsidR="001B0076" w:rsidRDefault="001B0076" w:rsidP="001B0076">
      <w:pPr>
        <w:spacing w:after="120"/>
        <w:ind w:left="129" w:hanging="14"/>
        <w:rPr>
          <w:ins w:id="578" w:author="Sai Praneetha Bhaskaruni" w:date="2022-03-24T17:02:00Z"/>
          <w:sz w:val="22"/>
        </w:rPr>
      </w:pPr>
      <w:r w:rsidRPr="001B0076">
        <w:rPr>
          <w:b/>
          <w:i/>
          <w:sz w:val="22"/>
        </w:rPr>
        <w:t xml:space="preserve">Recommendation for customer (HDO): </w:t>
      </w:r>
      <w:r w:rsidR="002A6172" w:rsidRPr="002A6172">
        <w:rPr>
          <w:sz w:val="22"/>
        </w:rPr>
        <w:t xml:space="preserve">It is the HDO's responsibility to maintain the </w:t>
      </w:r>
      <w:r w:rsidR="002A6172" w:rsidRPr="004B4C0D">
        <w:rPr>
          <w:sz w:val="22"/>
        </w:rPr>
        <w:t>integrity</w:t>
      </w:r>
      <w:r w:rsidR="002A6172" w:rsidRPr="002A6172">
        <w:rPr>
          <w:sz w:val="22"/>
        </w:rPr>
        <w:t xml:space="preserve"> for its IT systems. The Nurse Station application can be accessed through web interface on a system which is owned by the HDO.</w:t>
      </w:r>
    </w:p>
    <w:p w14:paraId="591F1D62" w14:textId="5DF7B78F" w:rsidR="00F33361" w:rsidDel="00F33361" w:rsidRDefault="00F33361" w:rsidP="001B0076">
      <w:pPr>
        <w:spacing w:after="120"/>
        <w:ind w:left="129" w:hanging="14"/>
        <w:rPr>
          <w:del w:id="579" w:author="Sai Praneetha Bhaskaruni" w:date="2022-03-24T17:02:00Z"/>
          <w:sz w:val="22"/>
        </w:rPr>
      </w:pPr>
    </w:p>
    <w:p w14:paraId="0EFD95F4" w14:textId="0982FD38" w:rsidR="00A87EE4" w:rsidRPr="00A87EE4" w:rsidRDefault="00A87EE4" w:rsidP="00A87EE4">
      <w:pPr>
        <w:pStyle w:val="ListParagraph"/>
        <w:numPr>
          <w:ilvl w:val="0"/>
          <w:numId w:val="25"/>
        </w:numPr>
        <w:spacing w:after="120"/>
        <w:rPr>
          <w:sz w:val="22"/>
        </w:rPr>
      </w:pPr>
      <w:r w:rsidRPr="00A87EE4">
        <w:rPr>
          <w:sz w:val="22"/>
        </w:rPr>
        <w:t xml:space="preserve">Monitor critical systems and networks for indicators of attacks, and unauthorized connections to critical information systems. </w:t>
      </w:r>
    </w:p>
    <w:p w14:paraId="73693EB9" w14:textId="695C569F" w:rsidR="00A87EE4" w:rsidRPr="00A87EE4" w:rsidRDefault="00A87EE4" w:rsidP="00A87EE4">
      <w:pPr>
        <w:pStyle w:val="ListParagraph"/>
        <w:numPr>
          <w:ilvl w:val="0"/>
          <w:numId w:val="25"/>
        </w:numPr>
        <w:spacing w:after="120"/>
        <w:rPr>
          <w:sz w:val="22"/>
        </w:rPr>
      </w:pPr>
      <w:r w:rsidRPr="00A87EE4">
        <w:rPr>
          <w:sz w:val="22"/>
        </w:rPr>
        <w:t>Assess identified indicators and report unauthorized activity to the Position of Authority and information system owner</w:t>
      </w:r>
      <w:r>
        <w:rPr>
          <w:sz w:val="22"/>
        </w:rPr>
        <w:t xml:space="preserve"> HDO</w:t>
      </w:r>
      <w:r w:rsidRPr="00A87EE4">
        <w:rPr>
          <w:sz w:val="22"/>
        </w:rPr>
        <w:t xml:space="preserve">. </w:t>
      </w:r>
    </w:p>
    <w:p w14:paraId="0F1D74F9" w14:textId="4F8788C1" w:rsidR="001B0076" w:rsidRPr="00A87EE4" w:rsidRDefault="00A87EE4" w:rsidP="00A87EE4">
      <w:pPr>
        <w:pStyle w:val="ListParagraph"/>
        <w:numPr>
          <w:ilvl w:val="0"/>
          <w:numId w:val="25"/>
        </w:numPr>
        <w:spacing w:after="120"/>
        <w:rPr>
          <w:sz w:val="22"/>
        </w:rPr>
      </w:pPr>
      <w:r w:rsidRPr="00A87EE4">
        <w:rPr>
          <w:sz w:val="22"/>
        </w:rPr>
        <w:t>Ensure the integrity of monitoring tools and the information obtained from those tools</w:t>
      </w:r>
      <w:r>
        <w:rPr>
          <w:sz w:val="22"/>
        </w:rPr>
        <w:t>.</w:t>
      </w:r>
    </w:p>
    <w:p w14:paraId="3B550EEE" w14:textId="327A949C" w:rsidR="007558B4" w:rsidRDefault="00BC546B" w:rsidP="00C335C4">
      <w:pPr>
        <w:pStyle w:val="Heading1"/>
      </w:pPr>
      <w:bookmarkStart w:id="580" w:name="_Toc98780929"/>
      <w:r>
        <w:rPr>
          <w:color w:val="FCC566"/>
          <w:sz w:val="40"/>
        </w:rPr>
        <w:t>15</w:t>
      </w:r>
      <w:r w:rsidR="007558B4">
        <w:rPr>
          <w:color w:val="FCC566"/>
          <w:sz w:val="40"/>
        </w:rPr>
        <w:t xml:space="preserve"> </w:t>
      </w:r>
      <w:r w:rsidR="007558B4" w:rsidRPr="007558B4">
        <w:t>Information handling and retention</w:t>
      </w:r>
      <w:bookmarkEnd w:id="580"/>
    </w:p>
    <w:p w14:paraId="195983F8" w14:textId="463604E8" w:rsidR="001B0076" w:rsidRPr="001B0076" w:rsidRDefault="00533772" w:rsidP="001B0076">
      <w:pPr>
        <w:spacing w:after="120"/>
        <w:ind w:left="129" w:hanging="14"/>
        <w:rPr>
          <w:b/>
          <w:i/>
          <w:sz w:val="22"/>
        </w:rPr>
      </w:pPr>
      <w:r w:rsidRPr="00CA58F3">
        <w:rPr>
          <w:b/>
          <w:i/>
          <w:sz w:val="22"/>
        </w:rPr>
        <w:t>Existing Security Features:</w:t>
      </w:r>
      <w:r>
        <w:rPr>
          <w:i/>
          <w:sz w:val="22"/>
        </w:rPr>
        <w:t xml:space="preserve"> </w:t>
      </w:r>
      <w:del w:id="581" w:author="Sai Praneetha Bhaskaruni" w:date="2022-03-24T17:08:00Z">
        <w:r w:rsidR="00E846E8" w:rsidRPr="00E846E8" w:rsidDel="00AE2388">
          <w:rPr>
            <w:sz w:val="22"/>
          </w:rPr>
          <w:delText>H</w:delText>
        </w:r>
        <w:r w:rsidR="00E846E8" w:rsidRPr="00E846E8" w:rsidDel="0015441E">
          <w:rPr>
            <w:sz w:val="22"/>
          </w:rPr>
          <w:delText xml:space="preserve">ealth data </w:delText>
        </w:r>
        <w:r w:rsidR="00AA2471" w:rsidDel="0015441E">
          <w:rPr>
            <w:sz w:val="22"/>
          </w:rPr>
          <w:delText xml:space="preserve">is </w:delText>
        </w:r>
        <w:r w:rsidR="00E846E8" w:rsidRPr="00E846E8" w:rsidDel="0015441E">
          <w:rPr>
            <w:sz w:val="22"/>
          </w:rPr>
          <w:delText>retain</w:delText>
        </w:r>
        <w:r w:rsidR="00AA2471" w:rsidDel="0015441E">
          <w:rPr>
            <w:sz w:val="22"/>
          </w:rPr>
          <w:delText>ed</w:delText>
        </w:r>
        <w:r w:rsidR="00E846E8" w:rsidRPr="00E846E8" w:rsidDel="0015441E">
          <w:rPr>
            <w:sz w:val="22"/>
          </w:rPr>
          <w:delText xml:space="preserve"> in cloud</w:delText>
        </w:r>
        <w:r w:rsidDel="0015441E">
          <w:rPr>
            <w:sz w:val="22"/>
          </w:rPr>
          <w:delText xml:space="preserve">. </w:delText>
        </w:r>
      </w:del>
      <w:ins w:id="582" w:author="Sai Praneetha Bhaskaruni" w:date="2022-03-24T17:08:00Z">
        <w:r w:rsidR="00A703F5">
          <w:rPr>
            <w:sz w:val="22"/>
          </w:rPr>
          <w:t xml:space="preserve">All the health data transferred from the Smart Medic device to cloud using the tablet. </w:t>
        </w:r>
        <w:r w:rsidR="0015441E">
          <w:rPr>
            <w:sz w:val="22"/>
          </w:rPr>
          <w:t>Accumulated h</w:t>
        </w:r>
        <w:r w:rsidR="0015441E" w:rsidRPr="00E846E8">
          <w:rPr>
            <w:sz w:val="22"/>
          </w:rPr>
          <w:t xml:space="preserve">ealth data </w:t>
        </w:r>
        <w:r w:rsidR="0015441E">
          <w:rPr>
            <w:sz w:val="22"/>
          </w:rPr>
          <w:t xml:space="preserve">is </w:t>
        </w:r>
        <w:r w:rsidR="0015441E" w:rsidRPr="00E846E8">
          <w:rPr>
            <w:sz w:val="22"/>
          </w:rPr>
          <w:t>retain</w:t>
        </w:r>
        <w:r w:rsidR="0015441E">
          <w:rPr>
            <w:sz w:val="22"/>
          </w:rPr>
          <w:t>ed</w:t>
        </w:r>
        <w:r w:rsidR="0015441E" w:rsidRPr="00E846E8">
          <w:rPr>
            <w:sz w:val="22"/>
          </w:rPr>
          <w:t xml:space="preserve"> in cloud</w:t>
        </w:r>
        <w:r w:rsidR="0015441E">
          <w:rPr>
            <w:sz w:val="22"/>
          </w:rPr>
          <w:t xml:space="preserve">. </w:t>
        </w:r>
      </w:ins>
      <w:r>
        <w:rPr>
          <w:sz w:val="22"/>
        </w:rPr>
        <w:t>Retention</w:t>
      </w:r>
      <w:del w:id="583" w:author="Sai Praneetha Bhaskaruni" w:date="2022-03-24T17:09:00Z">
        <w:r w:rsidDel="00AC1E1D">
          <w:rPr>
            <w:sz w:val="22"/>
          </w:rPr>
          <w:delText>s</w:delText>
        </w:r>
      </w:del>
      <w:r>
        <w:rPr>
          <w:sz w:val="22"/>
        </w:rPr>
        <w:t xml:space="preserve"> policy for the data storage </w:t>
      </w:r>
      <w:r w:rsidR="00AA2471">
        <w:rPr>
          <w:sz w:val="22"/>
        </w:rPr>
        <w:t xml:space="preserve">is </w:t>
      </w:r>
      <w:r w:rsidR="002A6172">
        <w:rPr>
          <w:sz w:val="22"/>
        </w:rPr>
        <w:t>of 6 months.</w:t>
      </w:r>
      <w:r>
        <w:rPr>
          <w:sz w:val="22"/>
        </w:rPr>
        <w:t xml:space="preserve"> </w:t>
      </w:r>
      <w:ins w:id="584" w:author="Sai Praneetha Bhaskaruni" w:date="2022-03-24T17:05:00Z">
        <w:r w:rsidR="00585FA0">
          <w:rPr>
            <w:sz w:val="22"/>
          </w:rPr>
          <w:t xml:space="preserve"> </w:t>
        </w:r>
      </w:ins>
    </w:p>
    <w:p w14:paraId="7653E68A" w14:textId="77777777" w:rsidR="007878F2" w:rsidRDefault="007878F2" w:rsidP="00C335C4">
      <w:pPr>
        <w:spacing w:after="0" w:line="240" w:lineRule="auto"/>
        <w:ind w:left="0" w:firstLine="0"/>
        <w:rPr>
          <w:sz w:val="22"/>
        </w:rPr>
      </w:pPr>
    </w:p>
    <w:p w14:paraId="728A9CD1" w14:textId="4EEA7E72" w:rsidR="007878F2" w:rsidRPr="00180992" w:rsidRDefault="00BC3E8E" w:rsidP="00C335C4">
      <w:pPr>
        <w:pStyle w:val="Heading1"/>
      </w:pPr>
      <w:bookmarkStart w:id="585" w:name="_Toc98780930"/>
      <w:r>
        <w:rPr>
          <w:color w:val="FCC566"/>
          <w:sz w:val="40"/>
        </w:rPr>
        <w:t>1</w:t>
      </w:r>
      <w:r w:rsidR="00BC546B">
        <w:rPr>
          <w:color w:val="FCC566"/>
          <w:sz w:val="40"/>
        </w:rPr>
        <w:t>6</w:t>
      </w:r>
      <w:r w:rsidR="007878F2" w:rsidRPr="00180992">
        <w:rPr>
          <w:color w:val="FFCC66"/>
          <w:sz w:val="40"/>
        </w:rPr>
        <w:t xml:space="preserve"> </w:t>
      </w:r>
      <w:r w:rsidR="00156074" w:rsidRPr="00C50743">
        <w:t>Transmission confidentiality and integrity</w:t>
      </w:r>
      <w:bookmarkEnd w:id="585"/>
    </w:p>
    <w:p w14:paraId="364F6A0D" w14:textId="6597D340" w:rsidR="007878F2" w:rsidRPr="00C11DBF" w:rsidRDefault="007878F2" w:rsidP="007878F2">
      <w:pPr>
        <w:shd w:val="clear" w:color="auto" w:fill="E7E6E6" w:themeFill="background2"/>
        <w:spacing w:after="0"/>
        <w:ind w:left="118"/>
        <w:rPr>
          <w:b/>
          <w:sz w:val="22"/>
        </w:rPr>
      </w:pPr>
      <w:r w:rsidRPr="00C11DBF">
        <w:rPr>
          <w:b/>
          <w:sz w:val="22"/>
        </w:rPr>
        <w:t>SmartMedic Solution Component</w:t>
      </w:r>
      <w:ins w:id="586" w:author="Sai Praneetha Bhaskaruni" w:date="2022-03-24T16:11:00Z">
        <w:r w:rsidR="00BF65D5">
          <w:rPr>
            <w:b/>
            <w:sz w:val="22"/>
          </w:rPr>
          <w:t>s</w:t>
        </w:r>
      </w:ins>
      <w:r w:rsidRPr="00C11DBF">
        <w:rPr>
          <w:b/>
          <w:sz w:val="22"/>
        </w:rPr>
        <w:t>: Device</w:t>
      </w:r>
      <w:r w:rsidR="002404A6" w:rsidRPr="002404A6">
        <w:rPr>
          <w:b/>
          <w:sz w:val="22"/>
        </w:rPr>
        <w:t>, Tablet &amp; Nurse Station Application</w:t>
      </w:r>
    </w:p>
    <w:p w14:paraId="797009A2" w14:textId="32DCAD54" w:rsidR="007878F2" w:rsidRPr="003B7461" w:rsidRDefault="007878F2" w:rsidP="007878F2">
      <w:pPr>
        <w:spacing w:after="120"/>
        <w:ind w:left="129" w:hanging="14"/>
        <w:rPr>
          <w:sz w:val="22"/>
        </w:rPr>
      </w:pPr>
      <w:r w:rsidRPr="00CA58F3">
        <w:rPr>
          <w:b/>
          <w:i/>
          <w:sz w:val="22"/>
        </w:rPr>
        <w:t>Existing Security Features:</w:t>
      </w:r>
      <w:r>
        <w:rPr>
          <w:i/>
          <w:sz w:val="22"/>
        </w:rPr>
        <w:t xml:space="preserve"> </w:t>
      </w:r>
      <w:del w:id="587" w:author="Sai Praneetha Bhaskaruni" w:date="2022-03-24T17:10:00Z">
        <w:r w:rsidR="003E5BF1" w:rsidRPr="003E5BF1" w:rsidDel="00E822D8">
          <w:rPr>
            <w:sz w:val="22"/>
          </w:rPr>
          <w:delText>T</w:delText>
        </w:r>
      </w:del>
      <w:ins w:id="588" w:author="Sai Praneetha Bhaskaruni" w:date="2022-03-24T17:10:00Z">
        <w:r w:rsidR="00E822D8" w:rsidRPr="00BB0397">
          <w:rPr>
            <w:sz w:val="22"/>
          </w:rPr>
          <w:t>SmartMedic solution</w:t>
        </w:r>
        <w:r w:rsidR="00E822D8" w:rsidRPr="003E5BF1">
          <w:rPr>
            <w:sz w:val="22"/>
          </w:rPr>
          <w:t xml:space="preserve"> </w:t>
        </w:r>
        <w:r w:rsidR="00E822D8">
          <w:rPr>
            <w:sz w:val="22"/>
          </w:rPr>
          <w:t>platform t</w:t>
        </w:r>
      </w:ins>
      <w:r w:rsidR="003E5BF1" w:rsidRPr="003E5BF1">
        <w:rPr>
          <w:sz w:val="22"/>
        </w:rPr>
        <w:t>ransmits sensitive data only via a point-to-point dedicated channel betwe</w:t>
      </w:r>
      <w:r w:rsidR="003E5BF1">
        <w:rPr>
          <w:sz w:val="22"/>
        </w:rPr>
        <w:t>en SmartMedic device and Tablet</w:t>
      </w:r>
      <w:r w:rsidR="00BB0397">
        <w:rPr>
          <w:sz w:val="22"/>
        </w:rPr>
        <w:t xml:space="preserve">. </w:t>
      </w:r>
      <w:r w:rsidR="00BB0397" w:rsidRPr="00BB0397">
        <w:rPr>
          <w:sz w:val="22"/>
        </w:rPr>
        <w:t xml:space="preserve">The data at rest and data </w:t>
      </w:r>
      <w:r w:rsidR="00AA2471">
        <w:rPr>
          <w:sz w:val="22"/>
        </w:rPr>
        <w:t>in</w:t>
      </w:r>
      <w:r w:rsidR="00AA2471" w:rsidRPr="00BB0397">
        <w:rPr>
          <w:sz w:val="22"/>
        </w:rPr>
        <w:t xml:space="preserve"> </w:t>
      </w:r>
      <w:del w:id="589" w:author="Sai Praneetha Bhaskaruni" w:date="2022-03-24T17:11:00Z">
        <w:r w:rsidR="00BB0397" w:rsidRPr="00BB0397" w:rsidDel="00E822D8">
          <w:rPr>
            <w:sz w:val="22"/>
          </w:rPr>
          <w:delText xml:space="preserve">motion </w:delText>
        </w:r>
      </w:del>
      <w:ins w:id="590" w:author="Sai Praneetha Bhaskaruni" w:date="2022-03-24T17:11:00Z">
        <w:r w:rsidR="00E822D8">
          <w:rPr>
            <w:sz w:val="22"/>
          </w:rPr>
          <w:t>transit</w:t>
        </w:r>
        <w:r w:rsidR="00E822D8" w:rsidRPr="00BB0397">
          <w:rPr>
            <w:sz w:val="22"/>
          </w:rPr>
          <w:t xml:space="preserve"> </w:t>
        </w:r>
      </w:ins>
      <w:r w:rsidR="00AA2471">
        <w:rPr>
          <w:sz w:val="22"/>
        </w:rPr>
        <w:t xml:space="preserve">is </w:t>
      </w:r>
      <w:r w:rsidR="00BB0397" w:rsidRPr="00BB0397">
        <w:rPr>
          <w:sz w:val="22"/>
        </w:rPr>
        <w:t xml:space="preserve">encrypted </w:t>
      </w:r>
      <w:r w:rsidR="00BB0397" w:rsidRPr="00BB0397">
        <w:rPr>
          <w:sz w:val="22"/>
        </w:rPr>
        <w:lastRenderedPageBreak/>
        <w:t>using a strong encryption mechanism implemented within the SmartMedic solution, which safeguards the sensitive medical data</w:t>
      </w:r>
      <w:ins w:id="591" w:author="Sai Praneetha Bhaskaruni" w:date="2022-03-24T17:12:00Z">
        <w:r w:rsidR="0095447F">
          <w:rPr>
            <w:sz w:val="22"/>
          </w:rPr>
          <w:t xml:space="preserve"> from unauthorized access</w:t>
        </w:r>
      </w:ins>
      <w:del w:id="592" w:author="Sai Praneetha Bhaskaruni" w:date="2022-03-24T17:12:00Z">
        <w:r w:rsidR="00BB0397" w:rsidRPr="00BB0397" w:rsidDel="00E320C2">
          <w:rPr>
            <w:sz w:val="22"/>
          </w:rPr>
          <w:delText xml:space="preserve"> from </w:delText>
        </w:r>
        <w:r w:rsidR="00BB0397" w:rsidRPr="00F61C1D" w:rsidDel="00E320C2">
          <w:rPr>
            <w:sz w:val="22"/>
            <w:highlight w:val="yellow"/>
            <w:rPrChange w:id="593" w:author="Sai Praneetha Bhaskaruni" w:date="2022-03-24T15:58:00Z">
              <w:rPr>
                <w:sz w:val="22"/>
              </w:rPr>
            </w:rPrChange>
          </w:rPr>
          <w:delText>prying eyes</w:delText>
        </w:r>
      </w:del>
      <w:r w:rsidR="00BB0397" w:rsidRPr="00BB0397">
        <w:rPr>
          <w:sz w:val="22"/>
        </w:rPr>
        <w:t xml:space="preserve">. </w:t>
      </w:r>
      <w:del w:id="594" w:author="Sai Praneetha Bhaskaruni" w:date="2022-03-24T17:15:00Z">
        <w:r w:rsidR="00BB0397" w:rsidRPr="00BB0397" w:rsidDel="008B473D">
          <w:rPr>
            <w:sz w:val="22"/>
          </w:rPr>
          <w:delText xml:space="preserve">The ability of the device to ensure unauthorized access does not compromise the integrity and confidentiality of sensitive information stored on the device. </w:delText>
        </w:r>
      </w:del>
      <w:r w:rsidR="00BB0397" w:rsidRPr="00BB0397">
        <w:rPr>
          <w:sz w:val="22"/>
        </w:rPr>
        <w:t xml:space="preserve">SmartMedic solution will handle data integrity </w:t>
      </w:r>
      <w:r w:rsidR="00BB0397" w:rsidRPr="00055890">
        <w:rPr>
          <w:sz w:val="22"/>
        </w:rPr>
        <w:t>checking</w:t>
      </w:r>
      <w:r w:rsidR="00BB0397" w:rsidRPr="00BB0397">
        <w:rPr>
          <w:sz w:val="22"/>
        </w:rPr>
        <w:t xml:space="preserve"> mechanisms of </w:t>
      </w:r>
      <w:ins w:id="595" w:author="Sai Praneetha Bhaskaruni" w:date="2022-03-24T17:17:00Z">
        <w:r w:rsidR="00561071">
          <w:rPr>
            <w:sz w:val="22"/>
          </w:rPr>
          <w:t>transmitted</w:t>
        </w:r>
      </w:ins>
      <w:del w:id="596" w:author="Sai Praneetha Bhaskaruni" w:date="2022-03-24T17:17:00Z">
        <w:r w:rsidR="00BB0397" w:rsidRPr="00BB0397" w:rsidDel="00561071">
          <w:rPr>
            <w:sz w:val="22"/>
          </w:rPr>
          <w:delText>stored</w:delText>
        </w:r>
      </w:del>
      <w:r w:rsidR="00BB0397" w:rsidRPr="00BB0397">
        <w:rPr>
          <w:sz w:val="22"/>
        </w:rPr>
        <w:t xml:space="preserve"> health data. </w:t>
      </w:r>
      <w:r w:rsidR="00BB0397" w:rsidRPr="00691A12">
        <w:rPr>
          <w:sz w:val="22"/>
        </w:rPr>
        <w:t>C</w:t>
      </w:r>
      <w:r w:rsidR="00BB0397" w:rsidRPr="00BB0397">
        <w:rPr>
          <w:sz w:val="22"/>
        </w:rPr>
        <w:t>ustomer</w:t>
      </w:r>
      <w:ins w:id="597" w:author="Sai Praneetha Bhaskaruni" w:date="2022-03-24T17:22:00Z">
        <w:r w:rsidR="00D40347">
          <w:rPr>
            <w:sz w:val="22"/>
          </w:rPr>
          <w:t xml:space="preserve"> (HDO)</w:t>
        </w:r>
      </w:ins>
      <w:r w:rsidR="00BB0397" w:rsidRPr="00BB0397">
        <w:rPr>
          <w:sz w:val="22"/>
        </w:rPr>
        <w:t xml:space="preserve"> only need</w:t>
      </w:r>
      <w:r w:rsidR="00AA2471">
        <w:rPr>
          <w:sz w:val="22"/>
        </w:rPr>
        <w:t>s</w:t>
      </w:r>
      <w:r w:rsidR="00BB0397" w:rsidRPr="00BB0397">
        <w:rPr>
          <w:sz w:val="22"/>
        </w:rPr>
        <w:t xml:space="preserve"> to provide the secure </w:t>
      </w:r>
      <w:ins w:id="598" w:author="Sai Praneetha Bhaskaruni" w:date="2022-03-24T17:18:00Z">
        <w:r w:rsidR="00360020">
          <w:rPr>
            <w:sz w:val="22"/>
          </w:rPr>
          <w:t xml:space="preserve">interface </w:t>
        </w:r>
      </w:ins>
      <w:del w:id="599" w:author="Sai Praneetha Bhaskaruni" w:date="2022-03-24T17:18:00Z">
        <w:r w:rsidR="00BB0397" w:rsidRPr="00BB0397" w:rsidDel="00360020">
          <w:rPr>
            <w:sz w:val="22"/>
          </w:rPr>
          <w:delText xml:space="preserve">encrypted channel </w:delText>
        </w:r>
      </w:del>
      <w:r w:rsidR="00BB0397" w:rsidRPr="00BB0397">
        <w:rPr>
          <w:sz w:val="22"/>
        </w:rPr>
        <w:t xml:space="preserve">for the communication between the SmartMedic solution’s </w:t>
      </w:r>
      <w:r w:rsidR="00C335C4" w:rsidRPr="00BB0397">
        <w:rPr>
          <w:sz w:val="22"/>
        </w:rPr>
        <w:t>components</w:t>
      </w:r>
      <w:r w:rsidR="00C335C4">
        <w:rPr>
          <w:sz w:val="22"/>
        </w:rPr>
        <w:t xml:space="preserve"> i.e.</w:t>
      </w:r>
      <w:ins w:id="600" w:author="Sai Praneetha Bhaskaruni" w:date="2022-03-24T17:19:00Z">
        <w:r w:rsidR="00A85A8F">
          <w:rPr>
            <w:sz w:val="22"/>
          </w:rPr>
          <w:t>,</w:t>
        </w:r>
      </w:ins>
      <w:r w:rsidR="00C335C4">
        <w:rPr>
          <w:sz w:val="22"/>
        </w:rPr>
        <w:t xml:space="preserve"> </w:t>
      </w:r>
      <w:del w:id="601" w:author="Sai Praneetha Bhaskaruni" w:date="2022-03-24T17:19:00Z">
        <w:r w:rsidR="00C335C4" w:rsidRPr="003B7461" w:rsidDel="003B7461">
          <w:rPr>
            <w:sz w:val="22"/>
          </w:rPr>
          <w:delText xml:space="preserve">SmartMedic </w:delText>
        </w:r>
      </w:del>
      <w:ins w:id="602" w:author="Sai Praneetha Bhaskaruni" w:date="2022-03-24T17:19:00Z">
        <w:r w:rsidR="003B7461" w:rsidRPr="003B7461">
          <w:rPr>
            <w:sz w:val="22"/>
            <w:rPrChange w:id="603" w:author="Sai Praneetha Bhaskaruni" w:date="2022-03-24T17:19:00Z">
              <w:rPr>
                <w:sz w:val="22"/>
                <w:highlight w:val="yellow"/>
              </w:rPr>
            </w:rPrChange>
          </w:rPr>
          <w:t xml:space="preserve">Stryker </w:t>
        </w:r>
      </w:ins>
      <w:r w:rsidR="00C335C4" w:rsidRPr="003B7461">
        <w:rPr>
          <w:sz w:val="22"/>
        </w:rPr>
        <w:t xml:space="preserve">cloud </w:t>
      </w:r>
      <w:del w:id="604" w:author="Sai Praneetha Bhaskaruni" w:date="2022-03-24T17:19:00Z">
        <w:r w:rsidR="00C335C4" w:rsidRPr="00F61C1D" w:rsidDel="003B7461">
          <w:rPr>
            <w:sz w:val="22"/>
            <w:highlight w:val="yellow"/>
            <w:rPrChange w:id="605" w:author="Sai Praneetha Bhaskaruni" w:date="2022-03-24T16:02:00Z">
              <w:rPr>
                <w:sz w:val="22"/>
              </w:rPr>
            </w:rPrChange>
          </w:rPr>
          <w:delText>application</w:delText>
        </w:r>
        <w:r w:rsidR="00BB0397" w:rsidRPr="00BB0397" w:rsidDel="003B7461">
          <w:rPr>
            <w:sz w:val="22"/>
          </w:rPr>
          <w:delText xml:space="preserve"> </w:delText>
        </w:r>
      </w:del>
      <w:r w:rsidR="00BB0397" w:rsidRPr="00BB0397">
        <w:rPr>
          <w:sz w:val="22"/>
        </w:rPr>
        <w:t xml:space="preserve">and the </w:t>
      </w:r>
      <w:r w:rsidR="00BB0397" w:rsidRPr="003B7461">
        <w:rPr>
          <w:sz w:val="22"/>
        </w:rPr>
        <w:t xml:space="preserve">Nurse </w:t>
      </w:r>
      <w:r w:rsidR="00C335C4" w:rsidRPr="003B7461">
        <w:rPr>
          <w:sz w:val="22"/>
        </w:rPr>
        <w:t>Station</w:t>
      </w:r>
      <w:r w:rsidR="00BB0397" w:rsidRPr="003B7461">
        <w:rPr>
          <w:sz w:val="22"/>
        </w:rPr>
        <w:t xml:space="preserve"> </w:t>
      </w:r>
      <w:ins w:id="606" w:author="Sai Praneetha Bhaskaruni" w:date="2022-03-24T17:19:00Z">
        <w:r w:rsidR="003B7461">
          <w:rPr>
            <w:sz w:val="22"/>
          </w:rPr>
          <w:t>application</w:t>
        </w:r>
      </w:ins>
      <w:del w:id="607" w:author="Sai Praneetha Bhaskaruni" w:date="2022-03-24T17:19:00Z">
        <w:r w:rsidR="00BB0397" w:rsidRPr="003B7461" w:rsidDel="003B7461">
          <w:rPr>
            <w:sz w:val="22"/>
          </w:rPr>
          <w:delText>user</w:delText>
        </w:r>
      </w:del>
      <w:r w:rsidR="00BB0397" w:rsidRPr="003B7461">
        <w:rPr>
          <w:sz w:val="22"/>
        </w:rPr>
        <w:t>.</w:t>
      </w:r>
    </w:p>
    <w:p w14:paraId="55523879" w14:textId="6FDECBFF" w:rsidR="007878F2" w:rsidRDefault="00CD012C" w:rsidP="00BB0397">
      <w:pPr>
        <w:spacing w:after="120"/>
        <w:ind w:left="129" w:hanging="14"/>
        <w:rPr>
          <w:sz w:val="22"/>
        </w:rPr>
      </w:pPr>
      <w:r>
        <w:rPr>
          <w:b/>
          <w:i/>
          <w:sz w:val="22"/>
        </w:rPr>
        <w:t>Recommendation for customer (HDO)</w:t>
      </w:r>
      <w:r w:rsidR="007878F2" w:rsidRPr="00CA58F3">
        <w:rPr>
          <w:b/>
          <w:i/>
          <w:sz w:val="22"/>
        </w:rPr>
        <w:t>:</w:t>
      </w:r>
      <w:r w:rsidR="007878F2" w:rsidRPr="00CA58F3">
        <w:t xml:space="preserve"> </w:t>
      </w:r>
      <w:ins w:id="608" w:author="Sai Praneetha Bhaskaruni" w:date="2022-03-24T17:21:00Z">
        <w:r w:rsidR="00670407" w:rsidRPr="00670407">
          <w:rPr>
            <w:sz w:val="22"/>
            <w:rPrChange w:id="609" w:author="Sai Praneetha Bhaskaruni" w:date="2022-03-24T17:21:00Z">
              <w:rPr/>
            </w:rPrChange>
          </w:rPr>
          <w:t>The access and management of the device and tablet is not provided for HDO</w:t>
        </w:r>
      </w:ins>
      <w:del w:id="610" w:author="Sai Praneetha Bhaskaruni" w:date="2022-03-24T17:21:00Z">
        <w:r w:rsidR="00AA2471" w:rsidRPr="00670407" w:rsidDel="00670407">
          <w:rPr>
            <w:sz w:val="22"/>
            <w:highlight w:val="yellow"/>
            <w:rPrChange w:id="611" w:author="Sai Praneetha Bhaskaruni" w:date="2022-03-24T17:21:00Z">
              <w:rPr>
                <w:sz w:val="22"/>
              </w:rPr>
            </w:rPrChange>
          </w:rPr>
          <w:delText xml:space="preserve">The customer is not </w:delText>
        </w:r>
        <w:r w:rsidR="002404A6" w:rsidRPr="00670407" w:rsidDel="00670407">
          <w:rPr>
            <w:sz w:val="22"/>
            <w:highlight w:val="yellow"/>
            <w:rPrChange w:id="612" w:author="Sai Praneetha Bhaskaruni" w:date="2022-03-24T17:21:00Z">
              <w:rPr>
                <w:sz w:val="22"/>
              </w:rPr>
            </w:rPrChange>
          </w:rPr>
          <w:delText>allowed to access device and tablet</w:delText>
        </w:r>
        <w:r w:rsidR="007878F2" w:rsidRPr="00670407" w:rsidDel="00670407">
          <w:rPr>
            <w:sz w:val="22"/>
            <w:highlight w:val="yellow"/>
            <w:rPrChange w:id="613" w:author="Sai Praneetha Bhaskaruni" w:date="2022-03-24T17:21:00Z">
              <w:rPr>
                <w:sz w:val="22"/>
              </w:rPr>
            </w:rPrChange>
          </w:rPr>
          <w:delText xml:space="preserve"> component</w:delText>
        </w:r>
      </w:del>
      <w:r w:rsidR="007878F2" w:rsidRPr="00670407">
        <w:rPr>
          <w:i/>
          <w:sz w:val="22"/>
        </w:rPr>
        <w:t>.</w:t>
      </w:r>
      <w:r w:rsidR="00C50743" w:rsidRPr="00670407">
        <w:rPr>
          <w:sz w:val="22"/>
          <w:szCs w:val="24"/>
          <w:rPrChange w:id="614" w:author="Sai Praneetha Bhaskaruni" w:date="2022-03-24T17:21:00Z">
            <w:rPr/>
          </w:rPrChange>
        </w:rPr>
        <w:t xml:space="preserve"> </w:t>
      </w:r>
      <w:r w:rsidR="00AA2471">
        <w:rPr>
          <w:sz w:val="22"/>
        </w:rPr>
        <w:t xml:space="preserve">The </w:t>
      </w:r>
      <w:r w:rsidR="00AA2471" w:rsidRPr="000256C4">
        <w:rPr>
          <w:sz w:val="22"/>
        </w:rPr>
        <w:t>c</w:t>
      </w:r>
      <w:r w:rsidR="00AA2471" w:rsidRPr="00C50743">
        <w:rPr>
          <w:sz w:val="22"/>
        </w:rPr>
        <w:t xml:space="preserve">ustomer </w:t>
      </w:r>
      <w:ins w:id="615" w:author="Sai Praneetha Bhaskaruni" w:date="2022-03-24T17:22:00Z">
        <w:r w:rsidR="00D40347">
          <w:rPr>
            <w:sz w:val="22"/>
          </w:rPr>
          <w:t xml:space="preserve">(HDO) </w:t>
        </w:r>
      </w:ins>
      <w:del w:id="616" w:author="Sai Praneetha Bhaskaruni" w:date="2022-03-24T17:22:00Z">
        <w:r w:rsidR="00C50743" w:rsidRPr="00C50743" w:rsidDel="00D40347">
          <w:rPr>
            <w:sz w:val="22"/>
          </w:rPr>
          <w:delText xml:space="preserve">only </w:delText>
        </w:r>
      </w:del>
      <w:r w:rsidR="00C50743" w:rsidRPr="00C50743">
        <w:rPr>
          <w:sz w:val="22"/>
        </w:rPr>
        <w:t>need</w:t>
      </w:r>
      <w:r w:rsidR="00AA2471">
        <w:rPr>
          <w:sz w:val="22"/>
        </w:rPr>
        <w:t>s</w:t>
      </w:r>
      <w:r w:rsidR="00C50743" w:rsidRPr="00C50743">
        <w:rPr>
          <w:sz w:val="22"/>
        </w:rPr>
        <w:t xml:space="preserve"> to provide the secure </w:t>
      </w:r>
      <w:ins w:id="617" w:author="Sai Praneetha Bhaskaruni" w:date="2022-03-24T17:22:00Z">
        <w:r w:rsidR="00D40347">
          <w:rPr>
            <w:sz w:val="22"/>
          </w:rPr>
          <w:t xml:space="preserve">interface </w:t>
        </w:r>
      </w:ins>
      <w:del w:id="618" w:author="Sai Praneetha Bhaskaruni" w:date="2022-03-24T17:22:00Z">
        <w:r w:rsidR="00C50743" w:rsidRPr="00C50743" w:rsidDel="00D40347">
          <w:rPr>
            <w:sz w:val="22"/>
          </w:rPr>
          <w:delText xml:space="preserve">encrypted channel </w:delText>
        </w:r>
      </w:del>
      <w:r w:rsidR="00C50743" w:rsidRPr="00C50743">
        <w:rPr>
          <w:sz w:val="22"/>
        </w:rPr>
        <w:t xml:space="preserve">for communication between the SmartMedic solution’s component </w:t>
      </w:r>
      <w:r w:rsidR="00AA2471" w:rsidRPr="00C50743">
        <w:rPr>
          <w:sz w:val="22"/>
        </w:rPr>
        <w:t>i.e.,</w:t>
      </w:r>
      <w:r w:rsidR="00C50743" w:rsidRPr="00C50743">
        <w:rPr>
          <w:sz w:val="22"/>
        </w:rPr>
        <w:t xml:space="preserve"> the tablet and </w:t>
      </w:r>
      <w:ins w:id="619" w:author="Sai Praneetha Bhaskaruni" w:date="2022-03-24T17:22:00Z">
        <w:r w:rsidR="00940504">
          <w:rPr>
            <w:sz w:val="22"/>
          </w:rPr>
          <w:t>Stryker</w:t>
        </w:r>
      </w:ins>
      <w:ins w:id="620" w:author="Sai Praneetha Bhaskaruni" w:date="2022-03-24T17:23:00Z">
        <w:r w:rsidR="00397A56">
          <w:rPr>
            <w:sz w:val="22"/>
          </w:rPr>
          <w:t xml:space="preserve"> </w:t>
        </w:r>
      </w:ins>
      <w:del w:id="621" w:author="Sai Praneetha Bhaskaruni" w:date="2022-03-24T17:22:00Z">
        <w:r w:rsidR="00BB0397" w:rsidRPr="00940504" w:rsidDel="00940504">
          <w:rPr>
            <w:sz w:val="22"/>
          </w:rPr>
          <w:delText xml:space="preserve">SmartMedic </w:delText>
        </w:r>
      </w:del>
      <w:r w:rsidR="00BB0397" w:rsidRPr="00940504">
        <w:rPr>
          <w:sz w:val="22"/>
        </w:rPr>
        <w:t>cloud</w:t>
      </w:r>
      <w:del w:id="622" w:author="Sai Praneetha Bhaskaruni" w:date="2022-03-24T17:23:00Z">
        <w:r w:rsidR="00BB0397" w:rsidRPr="00940504" w:rsidDel="00940504">
          <w:rPr>
            <w:sz w:val="22"/>
          </w:rPr>
          <w:delText xml:space="preserve"> application</w:delText>
        </w:r>
      </w:del>
      <w:r w:rsidR="00C50743" w:rsidRPr="00940504">
        <w:rPr>
          <w:sz w:val="22"/>
        </w:rPr>
        <w:t>.</w:t>
      </w:r>
      <w:r w:rsidR="007878F2" w:rsidRPr="00CA58F3">
        <w:rPr>
          <w:sz w:val="22"/>
        </w:rPr>
        <w:t xml:space="preserve"> </w:t>
      </w:r>
      <w:r w:rsidR="00BB0397" w:rsidRPr="00D0130A">
        <w:rPr>
          <w:sz w:val="22"/>
        </w:rPr>
        <w:t>All</w:t>
      </w:r>
      <w:r w:rsidR="00D0130A" w:rsidRPr="00D0130A">
        <w:rPr>
          <w:sz w:val="22"/>
        </w:rPr>
        <w:t xml:space="preserve"> network connections </w:t>
      </w:r>
      <w:r w:rsidR="00AA2471">
        <w:rPr>
          <w:sz w:val="22"/>
        </w:rPr>
        <w:t xml:space="preserve">are </w:t>
      </w:r>
      <w:r w:rsidR="00D0130A" w:rsidRPr="00D0130A">
        <w:rPr>
          <w:sz w:val="22"/>
        </w:rPr>
        <w:t>considered in determining</w:t>
      </w:r>
      <w:r w:rsidR="00BB0397">
        <w:rPr>
          <w:sz w:val="22"/>
        </w:rPr>
        <w:t xml:space="preserve"> appropriate security controls </w:t>
      </w:r>
      <w:r w:rsidR="00D0130A" w:rsidRPr="00D0130A">
        <w:rPr>
          <w:sz w:val="22"/>
        </w:rPr>
        <w:t xml:space="preserve">like Wi-Fi (consider authentication protocols supported, such as WPA2 EAP-TLS) for the communication between the SmartMedic solution’s components </w:t>
      </w:r>
      <w:r w:rsidR="00AA2471" w:rsidRPr="00D0130A">
        <w:rPr>
          <w:sz w:val="22"/>
        </w:rPr>
        <w:t>i.e.,</w:t>
      </w:r>
      <w:r w:rsidR="00D0130A" w:rsidRPr="00D0130A">
        <w:rPr>
          <w:sz w:val="22"/>
        </w:rPr>
        <w:t xml:space="preserve"> </w:t>
      </w:r>
      <w:r w:rsidR="00D0130A">
        <w:rPr>
          <w:sz w:val="22"/>
        </w:rPr>
        <w:t>Stryker C</w:t>
      </w:r>
      <w:r w:rsidR="00D0130A" w:rsidRPr="00D0130A">
        <w:rPr>
          <w:sz w:val="22"/>
        </w:rPr>
        <w:t>loud</w:t>
      </w:r>
      <w:r w:rsidR="00D0130A">
        <w:rPr>
          <w:sz w:val="22"/>
        </w:rPr>
        <w:t xml:space="preserve"> and </w:t>
      </w:r>
      <w:r w:rsidR="00AA2471">
        <w:rPr>
          <w:sz w:val="22"/>
        </w:rPr>
        <w:t xml:space="preserve">the Nurse </w:t>
      </w:r>
      <w:r w:rsidR="00D0130A">
        <w:rPr>
          <w:sz w:val="22"/>
        </w:rPr>
        <w:t>Station</w:t>
      </w:r>
      <w:ins w:id="623" w:author="Sai Praneetha Bhaskaruni" w:date="2022-03-24T17:23:00Z">
        <w:r w:rsidR="00F76DDE">
          <w:rPr>
            <w:sz w:val="22"/>
          </w:rPr>
          <w:t xml:space="preserve"> Application</w:t>
        </w:r>
      </w:ins>
      <w:r w:rsidR="007878F2">
        <w:rPr>
          <w:sz w:val="22"/>
        </w:rPr>
        <w:t>.</w:t>
      </w:r>
    </w:p>
    <w:p w14:paraId="7592FA33" w14:textId="77777777" w:rsidR="00D336F1" w:rsidRDefault="00D336F1" w:rsidP="00BC2B73">
      <w:pPr>
        <w:ind w:firstLine="0"/>
      </w:pPr>
    </w:p>
    <w:p w14:paraId="3AC460B2" w14:textId="0E6AF241" w:rsidR="00D336F1" w:rsidRPr="00180992" w:rsidRDefault="00BB0397" w:rsidP="00C335C4">
      <w:pPr>
        <w:pStyle w:val="Heading1"/>
      </w:pPr>
      <w:bookmarkStart w:id="624" w:name="_Toc98780931"/>
      <w:r>
        <w:rPr>
          <w:color w:val="FCC566"/>
          <w:sz w:val="40"/>
        </w:rPr>
        <w:t>17</w:t>
      </w:r>
      <w:r w:rsidR="00D336F1" w:rsidRPr="00180992">
        <w:rPr>
          <w:color w:val="FFCC66"/>
          <w:sz w:val="40"/>
        </w:rPr>
        <w:t xml:space="preserve"> </w:t>
      </w:r>
      <w:r w:rsidR="00BC3E8E" w:rsidRPr="00536289">
        <w:t xml:space="preserve">Security </w:t>
      </w:r>
      <w:r w:rsidR="009D4859" w:rsidRPr="00536289">
        <w:t>Alerts, Advisories, and Directives</w:t>
      </w:r>
      <w:bookmarkEnd w:id="624"/>
    </w:p>
    <w:p w14:paraId="15F64E76" w14:textId="75B89845"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625" w:author="Sai Praneetha Bhaskaruni" w:date="2022-03-24T16:11:00Z">
        <w:r w:rsidR="00E160E5">
          <w:rPr>
            <w:b/>
            <w:sz w:val="22"/>
          </w:rPr>
          <w:t>s</w:t>
        </w:r>
      </w:ins>
      <w:r w:rsidRPr="00C11DBF">
        <w:rPr>
          <w:b/>
          <w:sz w:val="22"/>
        </w:rPr>
        <w:t>: Device</w:t>
      </w:r>
      <w:r w:rsidR="00073141" w:rsidRPr="00073141">
        <w:rPr>
          <w:b/>
          <w:sz w:val="22"/>
        </w:rPr>
        <w:t>, Tablet &amp; Nurse Station Application</w:t>
      </w:r>
    </w:p>
    <w:p w14:paraId="1AE307E9" w14:textId="1AEECB41" w:rsidR="00123A91" w:rsidRPr="00DE00BC" w:rsidRDefault="00D336F1" w:rsidP="00123A91">
      <w:pPr>
        <w:rPr>
          <w:ins w:id="626" w:author="Sai Praneetha Bhaskaruni" w:date="2022-03-25T13:14:00Z"/>
          <w:sz w:val="22"/>
          <w:rPrChange w:id="627" w:author="Sai Praneetha Bhaskaruni" w:date="2022-03-25T13:14:00Z">
            <w:rPr>
              <w:ins w:id="628" w:author="Sai Praneetha Bhaskaruni" w:date="2022-03-25T13:14:00Z"/>
            </w:rPr>
          </w:rPrChange>
        </w:rPr>
      </w:pPr>
      <w:r w:rsidRPr="00CA58F3">
        <w:rPr>
          <w:b/>
          <w:i/>
          <w:sz w:val="22"/>
        </w:rPr>
        <w:t>Existing Security Features</w:t>
      </w:r>
      <w:r w:rsidR="000B3FEC">
        <w:rPr>
          <w:b/>
          <w:i/>
          <w:sz w:val="22"/>
        </w:rPr>
        <w:t xml:space="preserve">: </w:t>
      </w:r>
      <w:ins w:id="629" w:author="Sai Praneetha Bhaskaruni" w:date="2022-03-25T13:14:00Z">
        <w:r w:rsidR="00123A91" w:rsidRPr="00DE00BC">
          <w:rPr>
            <w:sz w:val="22"/>
            <w:rPrChange w:id="630" w:author="Sai Praneetha Bhaskaruni" w:date="2022-03-25T13:14:00Z">
              <w:rPr/>
            </w:rPrChange>
          </w:rPr>
          <w:t>No runtime alerts configured for SM platform</w:t>
        </w:r>
        <w:r w:rsidR="00DE00BC">
          <w:rPr>
            <w:sz w:val="22"/>
          </w:rPr>
          <w:t>.</w:t>
        </w:r>
        <w:r w:rsidR="00123A91" w:rsidRPr="00DE00BC">
          <w:rPr>
            <w:sz w:val="22"/>
            <w:rPrChange w:id="631" w:author="Sai Praneetha Bhaskaruni" w:date="2022-03-25T13:14:00Z">
              <w:rPr/>
            </w:rPrChange>
          </w:rPr>
          <w:t xml:space="preserve"> </w:t>
        </w:r>
      </w:ins>
    </w:p>
    <w:p w14:paraId="12B33EED" w14:textId="31D2A0B4" w:rsidR="00123A91" w:rsidRPr="00DE00BC" w:rsidRDefault="00123A91" w:rsidP="00123A91">
      <w:pPr>
        <w:rPr>
          <w:ins w:id="632" w:author="Sai Praneetha Bhaskaruni" w:date="2022-03-25T13:14:00Z"/>
          <w:sz w:val="22"/>
          <w:rPrChange w:id="633" w:author="Sai Praneetha Bhaskaruni" w:date="2022-03-25T13:14:00Z">
            <w:rPr>
              <w:ins w:id="634" w:author="Sai Praneetha Bhaskaruni" w:date="2022-03-25T13:14:00Z"/>
            </w:rPr>
          </w:rPrChange>
        </w:rPr>
      </w:pPr>
      <w:ins w:id="635" w:author="Sai Praneetha Bhaskaruni" w:date="2022-03-25T13:14:00Z">
        <w:r w:rsidRPr="00DE00BC">
          <w:rPr>
            <w:sz w:val="22"/>
            <w:rPrChange w:id="636" w:author="Sai Praneetha Bhaskaruni" w:date="2022-03-25T13:14:00Z">
              <w:rPr/>
            </w:rPrChange>
          </w:rPr>
          <w:t>S</w:t>
        </w:r>
        <w:r w:rsidR="00DE00BC">
          <w:rPr>
            <w:sz w:val="22"/>
          </w:rPr>
          <w:t>try</w:t>
        </w:r>
        <w:r w:rsidRPr="00DE00BC">
          <w:rPr>
            <w:sz w:val="22"/>
            <w:rPrChange w:id="637" w:author="Sai Praneetha Bhaskaruni" w:date="2022-03-25T13:14:00Z">
              <w:rPr/>
            </w:rPrChange>
          </w:rPr>
          <w:t>k</w:t>
        </w:r>
        <w:r w:rsidR="00DE00BC">
          <w:rPr>
            <w:sz w:val="22"/>
          </w:rPr>
          <w:t>er</w:t>
        </w:r>
        <w:r w:rsidRPr="00DE00BC">
          <w:rPr>
            <w:sz w:val="22"/>
            <w:rPrChange w:id="638" w:author="Sai Praneetha Bhaskaruni" w:date="2022-03-25T13:14:00Z">
              <w:rPr/>
            </w:rPrChange>
          </w:rPr>
          <w:t xml:space="preserve"> can be alerted </w:t>
        </w:r>
        <w:r w:rsidR="00DE00BC">
          <w:rPr>
            <w:sz w:val="22"/>
          </w:rPr>
          <w:t xml:space="preserve">for </w:t>
        </w:r>
        <w:r w:rsidRPr="00DE00BC">
          <w:rPr>
            <w:sz w:val="22"/>
            <w:rPrChange w:id="639" w:author="Sai Praneetha Bhaskaruni" w:date="2022-03-25T13:14:00Z">
              <w:rPr/>
            </w:rPrChange>
          </w:rPr>
          <w:t>the following:</w:t>
        </w:r>
      </w:ins>
    </w:p>
    <w:p w14:paraId="0181D64E" w14:textId="77777777" w:rsidR="00123A91" w:rsidRPr="00DE00BC" w:rsidRDefault="00123A91" w:rsidP="00123A91">
      <w:pPr>
        <w:pStyle w:val="ListParagraph"/>
        <w:numPr>
          <w:ilvl w:val="0"/>
          <w:numId w:val="14"/>
        </w:numPr>
        <w:spacing w:before="120" w:after="160" w:line="259" w:lineRule="auto"/>
        <w:jc w:val="left"/>
        <w:rPr>
          <w:ins w:id="640" w:author="Sai Praneetha Bhaskaruni" w:date="2022-03-25T13:14:00Z"/>
          <w:rFonts w:eastAsia="Times New Roman" w:cstheme="minorHAnsi"/>
          <w:sz w:val="22"/>
          <w:lang w:eastAsia="de-DE"/>
        </w:rPr>
      </w:pPr>
      <w:ins w:id="641" w:author="Sai Praneetha Bhaskaruni" w:date="2022-03-25T13:14:00Z">
        <w:r w:rsidRPr="00DE00BC">
          <w:rPr>
            <w:rFonts w:eastAsia="Times New Roman" w:cstheme="minorHAnsi"/>
            <w:sz w:val="22"/>
            <w:lang w:eastAsia="de-DE"/>
          </w:rPr>
          <w:t>Any suspected/confirmed malware found on the system</w:t>
        </w:r>
      </w:ins>
    </w:p>
    <w:p w14:paraId="6D071765" w14:textId="77777777" w:rsidR="00123A91" w:rsidRPr="00DE00BC" w:rsidRDefault="00123A91" w:rsidP="00123A91">
      <w:pPr>
        <w:pStyle w:val="ListParagraph"/>
        <w:numPr>
          <w:ilvl w:val="0"/>
          <w:numId w:val="14"/>
        </w:numPr>
        <w:spacing w:before="120" w:after="160" w:line="259" w:lineRule="auto"/>
        <w:jc w:val="left"/>
        <w:rPr>
          <w:ins w:id="642" w:author="Sai Praneetha Bhaskaruni" w:date="2022-03-25T13:14:00Z"/>
          <w:rFonts w:eastAsia="Times New Roman" w:cstheme="minorHAnsi"/>
          <w:sz w:val="22"/>
          <w:lang w:eastAsia="de-DE"/>
        </w:rPr>
      </w:pPr>
      <w:ins w:id="643" w:author="Sai Praneetha Bhaskaruni" w:date="2022-03-25T13:14:00Z">
        <w:r w:rsidRPr="00DE00BC">
          <w:rPr>
            <w:rFonts w:eastAsia="Times New Roman" w:cstheme="minorHAnsi"/>
            <w:sz w:val="22"/>
            <w:lang w:eastAsia="de-DE"/>
          </w:rPr>
          <w:t>Any unexpected system behavior observed</w:t>
        </w:r>
      </w:ins>
    </w:p>
    <w:p w14:paraId="44196C36" w14:textId="77777777" w:rsidR="00123A91" w:rsidRPr="00DE00BC" w:rsidRDefault="00123A91" w:rsidP="00123A91">
      <w:pPr>
        <w:pStyle w:val="ListParagraph"/>
        <w:numPr>
          <w:ilvl w:val="0"/>
          <w:numId w:val="14"/>
        </w:numPr>
        <w:spacing w:before="120" w:after="160" w:line="259" w:lineRule="auto"/>
        <w:jc w:val="left"/>
        <w:rPr>
          <w:ins w:id="644" w:author="Sai Praneetha Bhaskaruni" w:date="2022-03-25T13:14:00Z"/>
          <w:rFonts w:eastAsia="Times New Roman" w:cstheme="minorHAnsi"/>
          <w:sz w:val="22"/>
          <w:lang w:eastAsia="de-DE"/>
        </w:rPr>
      </w:pPr>
      <w:ins w:id="645" w:author="Sai Praneetha Bhaskaruni" w:date="2022-03-25T13:14:00Z">
        <w:r w:rsidRPr="00DE00BC">
          <w:rPr>
            <w:rFonts w:eastAsia="Times New Roman" w:cstheme="minorHAnsi"/>
            <w:sz w:val="22"/>
            <w:lang w:eastAsia="de-DE"/>
          </w:rPr>
          <w:t>Any suspected misuse of the device (can confirm through logs)</w:t>
        </w:r>
      </w:ins>
    </w:p>
    <w:p w14:paraId="1E593600" w14:textId="77777777" w:rsidR="00123A91" w:rsidRPr="00DE00BC" w:rsidRDefault="00123A91" w:rsidP="00123A91">
      <w:pPr>
        <w:pStyle w:val="ListParagraph"/>
        <w:numPr>
          <w:ilvl w:val="0"/>
          <w:numId w:val="14"/>
        </w:numPr>
        <w:spacing w:before="120" w:after="160" w:line="259" w:lineRule="auto"/>
        <w:jc w:val="left"/>
        <w:rPr>
          <w:ins w:id="646" w:author="Sai Praneetha Bhaskaruni" w:date="2022-03-25T13:14:00Z"/>
          <w:rFonts w:eastAsia="Times New Roman" w:cstheme="minorHAnsi"/>
          <w:sz w:val="22"/>
          <w:lang w:eastAsia="de-DE"/>
        </w:rPr>
      </w:pPr>
      <w:ins w:id="647" w:author="Sai Praneetha Bhaskaruni" w:date="2022-03-25T13:14:00Z">
        <w:r w:rsidRPr="00DE00BC">
          <w:rPr>
            <w:rFonts w:eastAsia="Times New Roman" w:cstheme="minorHAnsi"/>
            <w:sz w:val="22"/>
            <w:lang w:eastAsia="de-DE"/>
          </w:rPr>
          <w:t>Incorporated methods detect that any data inappropriately accessed or copied from the device</w:t>
        </w:r>
      </w:ins>
    </w:p>
    <w:p w14:paraId="5F79646E" w14:textId="77777777" w:rsidR="00123A91" w:rsidRPr="00DE00BC" w:rsidRDefault="00123A91" w:rsidP="00123A91">
      <w:pPr>
        <w:pStyle w:val="ListParagraph"/>
        <w:numPr>
          <w:ilvl w:val="0"/>
          <w:numId w:val="14"/>
        </w:numPr>
        <w:spacing w:before="120" w:after="160" w:line="259" w:lineRule="auto"/>
        <w:jc w:val="left"/>
        <w:rPr>
          <w:ins w:id="648" w:author="Sai Praneetha Bhaskaruni" w:date="2022-03-25T13:14:00Z"/>
          <w:rFonts w:eastAsia="Times New Roman" w:cstheme="minorHAnsi"/>
          <w:sz w:val="22"/>
          <w:lang w:eastAsia="de-DE"/>
        </w:rPr>
      </w:pPr>
      <w:ins w:id="649" w:author="Sai Praneetha Bhaskaruni" w:date="2022-03-25T13:14:00Z">
        <w:r w:rsidRPr="00DE00BC">
          <w:rPr>
            <w:rFonts w:eastAsia="Times New Roman" w:cstheme="minorHAnsi"/>
            <w:sz w:val="22"/>
            <w:lang w:eastAsia="de-DE"/>
          </w:rPr>
          <w:t>From the report of forensic inspection of the device</w:t>
        </w:r>
      </w:ins>
    </w:p>
    <w:p w14:paraId="4F0EC646" w14:textId="6A53A9DC" w:rsidR="00123A91" w:rsidRPr="00DE00BC" w:rsidRDefault="006A3400" w:rsidP="00123A91">
      <w:pPr>
        <w:rPr>
          <w:ins w:id="650" w:author="Sai Praneetha Bhaskaruni" w:date="2022-03-25T13:14:00Z"/>
          <w:sz w:val="22"/>
          <w:rPrChange w:id="651" w:author="Sai Praneetha Bhaskaruni" w:date="2022-03-25T13:14:00Z">
            <w:rPr>
              <w:ins w:id="652" w:author="Sai Praneetha Bhaskaruni" w:date="2022-03-25T13:14:00Z"/>
            </w:rPr>
          </w:rPrChange>
        </w:rPr>
      </w:pPr>
      <w:ins w:id="653" w:author="Sai Praneetha Bhaskaruni" w:date="2022-03-25T13:14:00Z">
        <w:r>
          <w:rPr>
            <w:sz w:val="22"/>
          </w:rPr>
          <w:t>For</w:t>
        </w:r>
        <w:r w:rsidR="00123A91" w:rsidRPr="00DE00BC">
          <w:rPr>
            <w:sz w:val="22"/>
            <w:rPrChange w:id="654" w:author="Sai Praneetha Bhaskaruni" w:date="2022-03-25T13:14:00Z">
              <w:rPr/>
            </w:rPrChange>
          </w:rPr>
          <w:t xml:space="preserve"> any reported vulnerability in the product, the Stryker follows the practice of issuing security advisory along with the corresponding directives.</w:t>
        </w:r>
      </w:ins>
    </w:p>
    <w:p w14:paraId="3F4FBDA6" w14:textId="04D93E01" w:rsidR="00D336F1" w:rsidDel="00123A91" w:rsidRDefault="000B3FEC" w:rsidP="00D336F1">
      <w:pPr>
        <w:spacing w:after="120"/>
        <w:ind w:left="129" w:hanging="14"/>
        <w:rPr>
          <w:del w:id="655" w:author="Sai Praneetha Bhaskaruni" w:date="2022-03-25T13:14:00Z"/>
          <w:sz w:val="22"/>
        </w:rPr>
      </w:pPr>
      <w:del w:id="656" w:author="Sai Praneetha Bhaskaruni" w:date="2022-03-25T13:14:00Z">
        <w:r w:rsidRPr="000B3FEC" w:rsidDel="00123A91">
          <w:rPr>
            <w:sz w:val="22"/>
          </w:rPr>
          <w:delText xml:space="preserve">The standalone SmartMedic Device by default contains </w:delText>
        </w:r>
        <w:r w:rsidRPr="006149D4" w:rsidDel="00123A91">
          <w:rPr>
            <w:sz w:val="22"/>
            <w:highlight w:val="yellow"/>
            <w:rPrChange w:id="657" w:author="Sai Praneetha Bhaskaruni" w:date="2022-03-24T16:13:00Z">
              <w:rPr>
                <w:sz w:val="22"/>
              </w:rPr>
            </w:rPrChange>
          </w:rPr>
          <w:delText>any</w:delText>
        </w:r>
        <w:r w:rsidRPr="000B3FEC" w:rsidDel="00123A91">
          <w:rPr>
            <w:sz w:val="22"/>
          </w:rPr>
          <w:delText xml:space="preserve"> malware detection functionality</w:delText>
        </w:r>
        <w:r w:rsidR="0025484A" w:rsidDel="00123A91">
          <w:rPr>
            <w:sz w:val="22"/>
          </w:rPr>
          <w:delText>, as</w:delText>
        </w:r>
        <w:r w:rsidRPr="000B3FEC" w:rsidDel="00123A91">
          <w:rPr>
            <w:sz w:val="22"/>
          </w:rPr>
          <w:delText xml:space="preserve"> the malware detection is crucial with malware’s prevalence because it functions as an early warning system </w:delText>
        </w:r>
        <w:r w:rsidRPr="00DF4EEE" w:rsidDel="00123A91">
          <w:rPr>
            <w:sz w:val="22"/>
            <w:highlight w:val="yellow"/>
            <w:rPrChange w:id="658" w:author="Sai Praneetha Bhaskaruni" w:date="2022-03-24T16:17:00Z">
              <w:rPr>
                <w:sz w:val="22"/>
              </w:rPr>
            </w:rPrChange>
          </w:rPr>
          <w:delText>for the computer secure</w:delText>
        </w:r>
        <w:r w:rsidRPr="000B3FEC" w:rsidDel="00123A91">
          <w:rPr>
            <w:sz w:val="22"/>
          </w:rPr>
          <w:delText xml:space="preserve"> regarding malware and cyberattacks. It keeps hackers out of the computer and prevents the information from being compromised. Only Stryker Technical Team </w:delText>
        </w:r>
        <w:r w:rsidR="0025484A" w:rsidDel="00123A91">
          <w:rPr>
            <w:sz w:val="22"/>
          </w:rPr>
          <w:delText xml:space="preserve">is </w:delText>
        </w:r>
        <w:r w:rsidRPr="000B3FEC" w:rsidDel="00123A91">
          <w:rPr>
            <w:sz w:val="22"/>
          </w:rPr>
          <w:delText>authorized to repair or resolve issue</w:delText>
        </w:r>
        <w:r w:rsidR="0025484A" w:rsidDel="00123A91">
          <w:rPr>
            <w:sz w:val="22"/>
          </w:rPr>
          <w:delText>s</w:delText>
        </w:r>
        <w:r w:rsidRPr="000B3FEC" w:rsidDel="00123A91">
          <w:rPr>
            <w:sz w:val="22"/>
          </w:rPr>
          <w:delText xml:space="preserve"> whenever severe malware </w:delText>
        </w:r>
        <w:r w:rsidR="0025484A" w:rsidDel="00123A91">
          <w:rPr>
            <w:sz w:val="22"/>
          </w:rPr>
          <w:delText>is</w:delText>
        </w:r>
        <w:r w:rsidRPr="000B3FEC" w:rsidDel="00123A91">
          <w:rPr>
            <w:sz w:val="22"/>
          </w:rPr>
          <w:delText xml:space="preserve"> detected</w:delText>
        </w:r>
        <w:r w:rsidR="00D336F1" w:rsidRPr="000B3FEC" w:rsidDel="00123A91">
          <w:rPr>
            <w:sz w:val="22"/>
          </w:rPr>
          <w:delText>.</w:delText>
        </w:r>
      </w:del>
    </w:p>
    <w:p w14:paraId="712B6F5B" w14:textId="67F7A56E" w:rsidR="00D336F1" w:rsidRPr="00CA58F3" w:rsidDel="00521022" w:rsidRDefault="00CD012C">
      <w:pPr>
        <w:spacing w:after="120"/>
        <w:ind w:left="129" w:hanging="14"/>
        <w:rPr>
          <w:del w:id="659" w:author="Sai Praneetha Bhaskaruni" w:date="2022-03-25T13:15:00Z"/>
          <w:i/>
          <w:sz w:val="22"/>
        </w:rPr>
      </w:pPr>
      <w:r>
        <w:rPr>
          <w:b/>
          <w:i/>
          <w:sz w:val="22"/>
        </w:rPr>
        <w:t>Recommendation for customer (HDO)</w:t>
      </w:r>
      <w:r w:rsidR="00D336F1" w:rsidRPr="00CA58F3">
        <w:rPr>
          <w:b/>
          <w:i/>
          <w:sz w:val="22"/>
        </w:rPr>
        <w:t>:</w:t>
      </w:r>
      <w:del w:id="660" w:author="Sai Praneetha Bhaskaruni" w:date="2022-03-25T12:56:00Z">
        <w:r w:rsidR="00D336F1" w:rsidRPr="00CA58F3" w:rsidDel="00464E52">
          <w:delText xml:space="preserve"> </w:delText>
        </w:r>
        <w:r w:rsidR="0025484A" w:rsidRPr="00980FE7" w:rsidDel="00464E52">
          <w:rPr>
            <w:highlight w:val="yellow"/>
            <w:rPrChange w:id="661" w:author="Sai Praneetha Bhaskaruni" w:date="2022-03-24T16:17:00Z">
              <w:rPr/>
            </w:rPrChange>
          </w:rPr>
          <w:delText>The c</w:delText>
        </w:r>
        <w:r w:rsidR="0025484A" w:rsidRPr="00980FE7" w:rsidDel="00464E52">
          <w:rPr>
            <w:sz w:val="22"/>
            <w:highlight w:val="yellow"/>
            <w:rPrChange w:id="662" w:author="Sai Praneetha Bhaskaruni" w:date="2022-03-24T16:17:00Z">
              <w:rPr>
                <w:sz w:val="22"/>
              </w:rPr>
            </w:rPrChange>
          </w:rPr>
          <w:delText xml:space="preserve">ustomer is not </w:delText>
        </w:r>
        <w:r w:rsidR="00D336F1" w:rsidRPr="00980FE7" w:rsidDel="00464E52">
          <w:rPr>
            <w:sz w:val="22"/>
            <w:highlight w:val="yellow"/>
            <w:rPrChange w:id="663" w:author="Sai Praneetha Bhaskaruni" w:date="2022-03-24T16:17:00Z">
              <w:rPr>
                <w:sz w:val="22"/>
              </w:rPr>
            </w:rPrChange>
          </w:rPr>
          <w:delText>allowed to access this component</w:delText>
        </w:r>
        <w:r w:rsidR="00D336F1" w:rsidDel="00464E52">
          <w:rPr>
            <w:i/>
            <w:sz w:val="22"/>
          </w:rPr>
          <w:delText>.</w:delText>
        </w:r>
      </w:del>
      <w:r w:rsidR="00536289" w:rsidRPr="00536289">
        <w:rPr>
          <w:sz w:val="22"/>
        </w:rPr>
        <w:t xml:space="preserve"> </w:t>
      </w:r>
      <w:ins w:id="664" w:author="Sai Praneetha Bhaskaruni" w:date="2022-03-25T13:15:00Z">
        <w:r w:rsidR="004A2E7E" w:rsidRPr="000B3FEC">
          <w:rPr>
            <w:sz w:val="22"/>
          </w:rPr>
          <w:t xml:space="preserve">Any </w:t>
        </w:r>
        <w:r w:rsidR="004A2E7E" w:rsidRPr="008D391F">
          <w:rPr>
            <w:sz w:val="22"/>
          </w:rPr>
          <w:t>potential security vulnerabilities</w:t>
        </w:r>
        <w:r w:rsidR="004A2E7E" w:rsidRPr="000B3FEC">
          <w:rPr>
            <w:sz w:val="22"/>
          </w:rPr>
          <w:t xml:space="preserve"> </w:t>
        </w:r>
        <w:r w:rsidR="004A2E7E">
          <w:rPr>
            <w:sz w:val="22"/>
          </w:rPr>
          <w:t xml:space="preserve">that the </w:t>
        </w:r>
        <w:r w:rsidR="004A2E7E" w:rsidRPr="000B3FEC">
          <w:rPr>
            <w:sz w:val="22"/>
          </w:rPr>
          <w:t xml:space="preserve">customer </w:t>
        </w:r>
        <w:r w:rsidR="004A2E7E" w:rsidRPr="008D391F">
          <w:rPr>
            <w:sz w:val="22"/>
          </w:rPr>
          <w:t>may become aware</w:t>
        </w:r>
        <w:r w:rsidR="004A2E7E" w:rsidRPr="000B3FEC">
          <w:rPr>
            <w:sz w:val="22"/>
          </w:rPr>
          <w:t xml:space="preserve"> of </w:t>
        </w:r>
        <w:r w:rsidR="004A2E7E" w:rsidRPr="008D391F">
          <w:rPr>
            <w:sz w:val="22"/>
          </w:rPr>
          <w:t>with regard to</w:t>
        </w:r>
        <w:r w:rsidR="004A2E7E" w:rsidRPr="000B3FEC">
          <w:rPr>
            <w:sz w:val="22"/>
          </w:rPr>
          <w:t xml:space="preserve"> </w:t>
        </w:r>
        <w:r w:rsidR="004A2E7E">
          <w:rPr>
            <w:sz w:val="22"/>
          </w:rPr>
          <w:t xml:space="preserve">the </w:t>
        </w:r>
        <w:r w:rsidR="004A2E7E" w:rsidRPr="000B3FEC">
          <w:rPr>
            <w:sz w:val="22"/>
          </w:rPr>
          <w:t xml:space="preserve">SmartMedic </w:t>
        </w:r>
        <w:r w:rsidR="004A2E7E" w:rsidRPr="008D391F">
          <w:rPr>
            <w:sz w:val="22"/>
          </w:rPr>
          <w:t>platform components must be communicated to Stryker customer care</w:t>
        </w:r>
        <w:r w:rsidR="004A2E7E" w:rsidRPr="000B3FEC">
          <w:rPr>
            <w:sz w:val="22"/>
          </w:rPr>
          <w:t xml:space="preserve"> and the same will be handled through the post market complaints management process </w:t>
        </w:r>
        <w:r w:rsidR="004A2E7E">
          <w:rPr>
            <w:sz w:val="22"/>
          </w:rPr>
          <w:t>for</w:t>
        </w:r>
        <w:r w:rsidR="004A2E7E" w:rsidRPr="000B3FEC">
          <w:rPr>
            <w:sz w:val="22"/>
          </w:rPr>
          <w:t xml:space="preserve"> assessment and required actions including any updates needed for the customers</w:t>
        </w:r>
        <w:r w:rsidR="004A2E7E">
          <w:rPr>
            <w:sz w:val="22"/>
          </w:rPr>
          <w:t>.</w:t>
        </w:r>
      </w:ins>
      <w:del w:id="665" w:author="Sai Praneetha Bhaskaruni" w:date="2022-03-25T13:15:00Z">
        <w:r w:rsidR="00536289" w:rsidRPr="00536289" w:rsidDel="004A2E7E">
          <w:rPr>
            <w:sz w:val="22"/>
          </w:rPr>
          <w:delText xml:space="preserve">Please reach out to Stryker Customer Care </w:delText>
        </w:r>
        <w:r w:rsidR="00536289" w:rsidDel="004A2E7E">
          <w:rPr>
            <w:sz w:val="22"/>
          </w:rPr>
          <w:delText>for security Alert</w:delText>
        </w:r>
        <w:r w:rsidR="0025484A" w:rsidDel="004A2E7E">
          <w:rPr>
            <w:sz w:val="22"/>
          </w:rPr>
          <w:delText>, w</w:delText>
        </w:r>
        <w:r w:rsidR="00536289" w:rsidRPr="00536289" w:rsidDel="004A2E7E">
          <w:rPr>
            <w:sz w:val="22"/>
          </w:rPr>
          <w:delText xml:space="preserve">henever severe malware </w:delText>
        </w:r>
        <w:r w:rsidR="0025484A" w:rsidDel="004A2E7E">
          <w:rPr>
            <w:sz w:val="22"/>
          </w:rPr>
          <w:delText>is</w:delText>
        </w:r>
        <w:r w:rsidR="00536289" w:rsidRPr="00536289" w:rsidDel="004A2E7E">
          <w:rPr>
            <w:sz w:val="22"/>
          </w:rPr>
          <w:delText xml:space="preserve"> detected and </w:delText>
        </w:r>
        <w:r w:rsidR="0025484A" w:rsidDel="004A2E7E">
          <w:rPr>
            <w:sz w:val="22"/>
          </w:rPr>
          <w:delText xml:space="preserve">get it </w:delText>
        </w:r>
        <w:r w:rsidR="00536289" w:rsidRPr="00536289" w:rsidDel="004A2E7E">
          <w:rPr>
            <w:sz w:val="22"/>
          </w:rPr>
          <w:delText xml:space="preserve">resolved by the </w:delText>
        </w:r>
        <w:r w:rsidR="00536289" w:rsidRPr="00980FE7" w:rsidDel="004A2E7E">
          <w:rPr>
            <w:sz w:val="22"/>
            <w:highlight w:val="yellow"/>
            <w:rPrChange w:id="666" w:author="Sai Praneetha Bhaskaruni" w:date="2022-03-24T16:18:00Z">
              <w:rPr>
                <w:sz w:val="22"/>
              </w:rPr>
            </w:rPrChange>
          </w:rPr>
          <w:delText>service</w:delText>
        </w:r>
        <w:r w:rsidR="00536289" w:rsidRPr="00536289" w:rsidDel="004A2E7E">
          <w:rPr>
            <w:sz w:val="22"/>
          </w:rPr>
          <w:delText xml:space="preserve"> engineer.</w:delText>
        </w:r>
        <w:r w:rsidR="00536289" w:rsidRPr="00536289" w:rsidDel="00521022">
          <w:rPr>
            <w:sz w:val="22"/>
          </w:rPr>
          <w:delText xml:space="preserve"> Customer has to block few </w:delText>
        </w:r>
        <w:r w:rsidR="00536289" w:rsidRPr="00980FE7" w:rsidDel="00521022">
          <w:rPr>
            <w:sz w:val="22"/>
            <w:highlight w:val="yellow"/>
            <w:rPrChange w:id="667" w:author="Sai Praneetha Bhaskaruni" w:date="2022-03-24T16:18:00Z">
              <w:rPr>
                <w:sz w:val="22"/>
              </w:rPr>
            </w:rPrChange>
          </w:rPr>
          <w:delText>IOCs and IOAs</w:delText>
        </w:r>
        <w:r w:rsidR="00536289" w:rsidRPr="00536289" w:rsidDel="00521022">
          <w:rPr>
            <w:sz w:val="22"/>
          </w:rPr>
          <w:delText xml:space="preserve"> </w:delText>
        </w:r>
        <w:r w:rsidR="003A5B27" w:rsidDel="00521022">
          <w:rPr>
            <w:sz w:val="22"/>
          </w:rPr>
          <w:delText>in</w:delText>
        </w:r>
        <w:r w:rsidR="003A5B27" w:rsidRPr="00536289" w:rsidDel="00521022">
          <w:rPr>
            <w:sz w:val="22"/>
          </w:rPr>
          <w:delText xml:space="preserve"> </w:delText>
        </w:r>
        <w:r w:rsidR="00536289" w:rsidRPr="00536289" w:rsidDel="00521022">
          <w:rPr>
            <w:sz w:val="22"/>
          </w:rPr>
          <w:delText xml:space="preserve">their network devices. </w:delText>
        </w:r>
        <w:r w:rsidR="003A5B27" w:rsidDel="00521022">
          <w:rPr>
            <w:sz w:val="22"/>
          </w:rPr>
          <w:delText>It is h</w:delText>
        </w:r>
        <w:r w:rsidR="00536289" w:rsidRPr="00536289" w:rsidDel="00521022">
          <w:rPr>
            <w:sz w:val="22"/>
          </w:rPr>
          <w:delText xml:space="preserve">ighly </w:delText>
        </w:r>
        <w:r w:rsidR="008229B2" w:rsidDel="00521022">
          <w:rPr>
            <w:sz w:val="22"/>
          </w:rPr>
          <w:delText>r</w:delText>
        </w:r>
        <w:r w:rsidR="003A5B27" w:rsidDel="00521022">
          <w:rPr>
            <w:sz w:val="22"/>
          </w:rPr>
          <w:delText xml:space="preserve">ecommended that the </w:delText>
        </w:r>
        <w:r w:rsidDel="00521022">
          <w:rPr>
            <w:sz w:val="22"/>
          </w:rPr>
          <w:delText>customer (HDO)</w:delText>
        </w:r>
        <w:r w:rsidR="00536289" w:rsidRPr="00536289" w:rsidDel="00521022">
          <w:rPr>
            <w:sz w:val="22"/>
          </w:rPr>
          <w:delText xml:space="preserve"> </w:delText>
        </w:r>
        <w:r w:rsidR="003A5B27" w:rsidDel="00521022">
          <w:rPr>
            <w:sz w:val="22"/>
          </w:rPr>
          <w:delText>should use</w:delText>
        </w:r>
        <w:r w:rsidR="00536289" w:rsidRPr="00536289" w:rsidDel="00521022">
          <w:rPr>
            <w:sz w:val="22"/>
          </w:rPr>
          <w:delText xml:space="preserve"> network firewall. SmartMedic solution should be behind stateful firewall. Firewall helps in preventing network access to devices. </w:delText>
        </w:r>
        <w:r w:rsidR="00536289" w:rsidRPr="00980FE7" w:rsidDel="00521022">
          <w:rPr>
            <w:sz w:val="22"/>
            <w:highlight w:val="yellow"/>
            <w:rPrChange w:id="668" w:author="Sai Praneetha Bhaskaruni" w:date="2022-03-24T16:18:00Z">
              <w:rPr>
                <w:sz w:val="22"/>
              </w:rPr>
            </w:rPrChange>
          </w:rPr>
          <w:delText>If properly used and configured</w:delText>
        </w:r>
        <w:r w:rsidR="00536289" w:rsidRPr="00536289" w:rsidDel="00521022">
          <w:rPr>
            <w:sz w:val="22"/>
          </w:rPr>
          <w:delText xml:space="preserve"> it can lead to protected and reliable accessibility. It can help in prevention of unauthorized access and network connections against external threats, IP spoofing &amp; routing attacks and malicious packets</w:delText>
        </w:r>
        <w:r w:rsidR="008229B2" w:rsidDel="00521022">
          <w:rPr>
            <w:sz w:val="22"/>
          </w:rPr>
          <w:delText>.</w:delText>
        </w:r>
      </w:del>
    </w:p>
    <w:p w14:paraId="62905060" w14:textId="34597C05" w:rsidR="00D336F1" w:rsidDel="004A2E7E" w:rsidRDefault="00D336F1">
      <w:pPr>
        <w:spacing w:after="120"/>
        <w:ind w:left="129" w:hanging="14"/>
        <w:rPr>
          <w:del w:id="669" w:author="Sai Praneetha Bhaskaruni" w:date="2022-03-25T13:15:00Z"/>
          <w:sz w:val="22"/>
        </w:rPr>
      </w:pPr>
      <w:del w:id="670" w:author="Sai Praneetha Bhaskaruni" w:date="2022-03-25T13:15:00Z">
        <w:r w:rsidRPr="00530651" w:rsidDel="00521022">
          <w:rPr>
            <w:sz w:val="22"/>
          </w:rPr>
          <w:delText xml:space="preserve">Stryker’s customer can access the Nurse Station web application using the </w:delText>
        </w:r>
        <w:r w:rsidRPr="00980FE7" w:rsidDel="00521022">
          <w:rPr>
            <w:sz w:val="22"/>
            <w:highlight w:val="yellow"/>
            <w:rPrChange w:id="671" w:author="Sai Praneetha Bhaskaruni" w:date="2022-03-24T16:19:00Z">
              <w:rPr>
                <w:sz w:val="22"/>
              </w:rPr>
            </w:rPrChange>
          </w:rPr>
          <w:delText>credentials</w:delText>
        </w:r>
        <w:r w:rsidRPr="00530651" w:rsidDel="00521022">
          <w:rPr>
            <w:sz w:val="22"/>
          </w:rPr>
          <w:delText xml:space="preserve"> provided by Stryker</w:delText>
        </w:r>
        <w:r w:rsidDel="00521022">
          <w:rPr>
            <w:sz w:val="22"/>
          </w:rPr>
          <w:delText>.</w:delText>
        </w:r>
        <w:r w:rsidR="00536289" w:rsidDel="00521022">
          <w:rPr>
            <w:sz w:val="22"/>
          </w:rPr>
          <w:delText xml:space="preserve"> </w:delText>
        </w:r>
      </w:del>
    </w:p>
    <w:p w14:paraId="544A6717" w14:textId="77777777" w:rsidR="00073141" w:rsidRDefault="00073141" w:rsidP="004A2E7E">
      <w:pPr>
        <w:spacing w:after="120"/>
        <w:ind w:left="129" w:hanging="14"/>
      </w:pPr>
    </w:p>
    <w:p w14:paraId="2E5CCD3A" w14:textId="6265E156" w:rsidR="00D336F1" w:rsidRPr="00180992" w:rsidRDefault="00BB0397" w:rsidP="00C335C4">
      <w:pPr>
        <w:pStyle w:val="Heading1"/>
      </w:pPr>
      <w:bookmarkStart w:id="672" w:name="_Toc98780932"/>
      <w:r>
        <w:rPr>
          <w:color w:val="FCC566"/>
          <w:sz w:val="40"/>
        </w:rPr>
        <w:t>18</w:t>
      </w:r>
      <w:r w:rsidR="00D336F1" w:rsidRPr="00180992">
        <w:rPr>
          <w:color w:val="FFCC66"/>
          <w:sz w:val="40"/>
        </w:rPr>
        <w:t xml:space="preserve"> </w:t>
      </w:r>
      <w:r w:rsidR="009D4859" w:rsidRPr="000B3FEC">
        <w:t>Flaw remediation &amp; Vulnerability Management</w:t>
      </w:r>
      <w:bookmarkEnd w:id="672"/>
      <w:r w:rsidR="009D4859">
        <w:t xml:space="preserve"> </w:t>
      </w:r>
    </w:p>
    <w:p w14:paraId="022AAE05" w14:textId="45B677D1"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673" w:author="Sai Praneetha Bhaskaruni" w:date="2022-03-24T16:11:00Z">
        <w:r w:rsidR="00E160E5">
          <w:rPr>
            <w:b/>
            <w:sz w:val="22"/>
          </w:rPr>
          <w:t>s</w:t>
        </w:r>
      </w:ins>
      <w:r w:rsidRPr="00C11DBF">
        <w:rPr>
          <w:b/>
          <w:sz w:val="22"/>
        </w:rPr>
        <w:t>: Device</w:t>
      </w:r>
      <w:r w:rsidR="00073141" w:rsidRPr="00073141">
        <w:rPr>
          <w:b/>
          <w:sz w:val="22"/>
        </w:rPr>
        <w:t>, Tablet &amp; Nurse Station Application</w:t>
      </w:r>
    </w:p>
    <w:p w14:paraId="73A12F77" w14:textId="61A13BAE" w:rsidR="00D336F1" w:rsidRDefault="00D336F1" w:rsidP="00D336F1">
      <w:pPr>
        <w:spacing w:after="120"/>
        <w:ind w:left="129" w:hanging="14"/>
        <w:rPr>
          <w:sz w:val="22"/>
        </w:rPr>
      </w:pPr>
      <w:r w:rsidRPr="00CA58F3">
        <w:rPr>
          <w:b/>
          <w:i/>
          <w:sz w:val="22"/>
        </w:rPr>
        <w:t>Existing Security Features:</w:t>
      </w:r>
      <w:r>
        <w:rPr>
          <w:i/>
          <w:sz w:val="22"/>
        </w:rPr>
        <w:t xml:space="preserve"> </w:t>
      </w:r>
      <w:ins w:id="674" w:author="Sai Praneetha Bhaskaruni" w:date="2022-03-25T12:48:00Z">
        <w:r w:rsidR="005F2590" w:rsidRPr="00676F6A">
          <w:rPr>
            <w:sz w:val="22"/>
          </w:rPr>
          <w:t>Stryker had performed the system and application security testing a</w:t>
        </w:r>
        <w:r w:rsidR="005F2590">
          <w:rPr>
            <w:sz w:val="22"/>
          </w:rPr>
          <w:t>long with</w:t>
        </w:r>
        <w:r w:rsidR="005F2590" w:rsidRPr="00676F6A">
          <w:rPr>
            <w:sz w:val="22"/>
          </w:rPr>
          <w:t xml:space="preserve"> secur</w:t>
        </w:r>
        <w:r w:rsidR="005F2590">
          <w:rPr>
            <w:sz w:val="22"/>
          </w:rPr>
          <w:t xml:space="preserve">e </w:t>
        </w:r>
        <w:r w:rsidR="005F2590" w:rsidRPr="00676F6A">
          <w:rPr>
            <w:sz w:val="22"/>
          </w:rPr>
          <w:t>code review</w:t>
        </w:r>
        <w:r w:rsidR="005F2590">
          <w:rPr>
            <w:sz w:val="22"/>
          </w:rPr>
          <w:t xml:space="preserve"> </w:t>
        </w:r>
        <w:r w:rsidR="005F2590" w:rsidRPr="00676F6A">
          <w:rPr>
            <w:sz w:val="22"/>
          </w:rPr>
          <w:t xml:space="preserve">of SmartMedic </w:t>
        </w:r>
        <w:r w:rsidR="005F2590">
          <w:rPr>
            <w:sz w:val="22"/>
          </w:rPr>
          <w:t>platform components</w:t>
        </w:r>
        <w:r w:rsidR="003163E2">
          <w:rPr>
            <w:sz w:val="22"/>
          </w:rPr>
          <w:t>.</w:t>
        </w:r>
        <w:r w:rsidR="005F2590" w:rsidRPr="000B3FEC">
          <w:rPr>
            <w:sz w:val="22"/>
          </w:rPr>
          <w:t xml:space="preserve"> </w:t>
        </w:r>
      </w:ins>
      <w:r w:rsidR="000B3FEC" w:rsidRPr="000B3FEC">
        <w:rPr>
          <w:sz w:val="22"/>
        </w:rPr>
        <w:t xml:space="preserve">When Stryker obtains vulnerability information through surveillance or other sources, an assessment of the vulnerability’s exploitability and impact </w:t>
      </w:r>
      <w:r w:rsidR="00842126">
        <w:rPr>
          <w:sz w:val="22"/>
        </w:rPr>
        <w:t xml:space="preserve">is </w:t>
      </w:r>
      <w:r w:rsidR="000B3FEC" w:rsidRPr="000B3FEC">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p>
    <w:p w14:paraId="09A6D40E" w14:textId="12702201" w:rsidR="00D336F1" w:rsidRPr="000B3FEC" w:rsidRDefault="00CD012C" w:rsidP="00D336F1">
      <w:pPr>
        <w:spacing w:after="120"/>
        <w:ind w:left="129" w:hanging="14"/>
        <w:rPr>
          <w:sz w:val="22"/>
        </w:rPr>
      </w:pPr>
      <w:r>
        <w:rPr>
          <w:b/>
          <w:i/>
          <w:sz w:val="22"/>
        </w:rPr>
        <w:t>Recommendation for customer (HDO)</w:t>
      </w:r>
      <w:r w:rsidR="00D336F1" w:rsidRPr="00CA58F3">
        <w:rPr>
          <w:b/>
          <w:i/>
          <w:sz w:val="22"/>
        </w:rPr>
        <w:t>:</w:t>
      </w:r>
      <w:del w:id="675" w:author="Sai Praneetha Bhaskaruni" w:date="2022-03-25T12:44:00Z">
        <w:r w:rsidR="00D336F1" w:rsidRPr="00CA58F3" w:rsidDel="00675C95">
          <w:delText xml:space="preserve"> </w:delText>
        </w:r>
        <w:r w:rsidR="00842126" w:rsidRPr="003B150B" w:rsidDel="00675C95">
          <w:rPr>
            <w:highlight w:val="yellow"/>
            <w:rPrChange w:id="676" w:author="Sai Praneetha Bhaskaruni" w:date="2022-03-24T16:20:00Z">
              <w:rPr/>
            </w:rPrChange>
          </w:rPr>
          <w:delText xml:space="preserve">The </w:delText>
        </w:r>
        <w:r w:rsidR="00842126" w:rsidRPr="00AE557C" w:rsidDel="00675C95">
          <w:rPr>
            <w:sz w:val="22"/>
            <w:szCs w:val="24"/>
            <w:highlight w:val="yellow"/>
            <w:rPrChange w:id="677" w:author="Sai Praneetha Bhaskaruni" w:date="2022-03-24T17:27:00Z">
              <w:rPr/>
            </w:rPrChange>
          </w:rPr>
          <w:delText>c</w:delText>
        </w:r>
        <w:r w:rsidR="00D336F1" w:rsidRPr="003B150B" w:rsidDel="00675C95">
          <w:rPr>
            <w:sz w:val="22"/>
            <w:highlight w:val="yellow"/>
            <w:rPrChange w:id="678" w:author="Sai Praneetha Bhaskaruni" w:date="2022-03-24T16:20:00Z">
              <w:rPr>
                <w:sz w:val="22"/>
              </w:rPr>
            </w:rPrChange>
          </w:rPr>
          <w:delText xml:space="preserve">ustomer </w:delText>
        </w:r>
        <w:r w:rsidR="00842126" w:rsidRPr="003B150B" w:rsidDel="00675C95">
          <w:rPr>
            <w:sz w:val="22"/>
            <w:highlight w:val="yellow"/>
            <w:rPrChange w:id="679" w:author="Sai Praneetha Bhaskaruni" w:date="2022-03-24T16:20:00Z">
              <w:rPr>
                <w:sz w:val="22"/>
              </w:rPr>
            </w:rPrChange>
          </w:rPr>
          <w:delText xml:space="preserve">is not </w:delText>
        </w:r>
        <w:r w:rsidR="00D336F1" w:rsidRPr="003B150B" w:rsidDel="00675C95">
          <w:rPr>
            <w:sz w:val="22"/>
            <w:highlight w:val="yellow"/>
            <w:rPrChange w:id="680" w:author="Sai Praneetha Bhaskaruni" w:date="2022-03-24T16:20:00Z">
              <w:rPr>
                <w:sz w:val="22"/>
              </w:rPr>
            </w:rPrChange>
          </w:rPr>
          <w:delText>allowed to access this component</w:delText>
        </w:r>
        <w:r w:rsidR="00D336F1" w:rsidDel="00675C95">
          <w:rPr>
            <w:i/>
            <w:sz w:val="22"/>
          </w:rPr>
          <w:delText>.</w:delText>
        </w:r>
      </w:del>
      <w:r w:rsidR="000B3FEC">
        <w:rPr>
          <w:i/>
          <w:sz w:val="22"/>
        </w:rPr>
        <w:t xml:space="preserve"> </w:t>
      </w:r>
      <w:r w:rsidR="000B3FEC" w:rsidRPr="000B3FEC">
        <w:rPr>
          <w:sz w:val="22"/>
        </w:rPr>
        <w:t xml:space="preserve">Any </w:t>
      </w:r>
      <w:r w:rsidR="000B3FEC" w:rsidRPr="00C058E9">
        <w:rPr>
          <w:sz w:val="22"/>
        </w:rPr>
        <w:t>potential security vulnerabilities</w:t>
      </w:r>
      <w:r w:rsidR="000B3FEC" w:rsidRPr="000B3FEC">
        <w:rPr>
          <w:sz w:val="22"/>
        </w:rPr>
        <w:t xml:space="preserve"> </w:t>
      </w:r>
      <w:r w:rsidR="00842126">
        <w:rPr>
          <w:sz w:val="22"/>
        </w:rPr>
        <w:t xml:space="preserve">that the </w:t>
      </w:r>
      <w:r w:rsidR="000B3FEC" w:rsidRPr="000B3FEC">
        <w:rPr>
          <w:sz w:val="22"/>
        </w:rPr>
        <w:t xml:space="preserve">customer </w:t>
      </w:r>
      <w:r w:rsidR="000B3FEC" w:rsidRPr="00C058E9">
        <w:rPr>
          <w:sz w:val="22"/>
        </w:rPr>
        <w:t>may become aware</w:t>
      </w:r>
      <w:r w:rsidR="000B3FEC" w:rsidRPr="000B3FEC">
        <w:rPr>
          <w:sz w:val="22"/>
        </w:rPr>
        <w:t xml:space="preserve"> of </w:t>
      </w:r>
      <w:r w:rsidR="00842126" w:rsidRPr="00C058E9">
        <w:rPr>
          <w:sz w:val="22"/>
        </w:rPr>
        <w:t xml:space="preserve">with regard </w:t>
      </w:r>
      <w:r w:rsidR="000B3FEC" w:rsidRPr="00C058E9">
        <w:rPr>
          <w:sz w:val="22"/>
        </w:rPr>
        <w:t>to</w:t>
      </w:r>
      <w:r w:rsidR="000B3FEC" w:rsidRPr="000B3FEC">
        <w:rPr>
          <w:sz w:val="22"/>
        </w:rPr>
        <w:t xml:space="preserve"> </w:t>
      </w:r>
      <w:r w:rsidR="00842126">
        <w:rPr>
          <w:sz w:val="22"/>
        </w:rPr>
        <w:t xml:space="preserve">the </w:t>
      </w:r>
      <w:r w:rsidR="000B3FEC" w:rsidRPr="000B3FEC">
        <w:rPr>
          <w:sz w:val="22"/>
        </w:rPr>
        <w:t xml:space="preserve">SmartMedic </w:t>
      </w:r>
      <w:del w:id="681" w:author="Sai Praneetha Bhaskaruni" w:date="2022-03-25T12:44:00Z">
        <w:r w:rsidR="000B3FEC" w:rsidRPr="00206323" w:rsidDel="007A61D6">
          <w:rPr>
            <w:sz w:val="22"/>
          </w:rPr>
          <w:delText xml:space="preserve">Device </w:delText>
        </w:r>
      </w:del>
      <w:ins w:id="682" w:author="Sai Praneetha Bhaskaruni" w:date="2022-03-25T12:44:00Z">
        <w:r w:rsidR="007A61D6" w:rsidRPr="00206323">
          <w:rPr>
            <w:sz w:val="22"/>
            <w:rPrChange w:id="683" w:author="Sai Praneetha Bhaskaruni" w:date="2022-03-25T12:45:00Z">
              <w:rPr>
                <w:sz w:val="22"/>
                <w:highlight w:val="yellow"/>
              </w:rPr>
            </w:rPrChange>
          </w:rPr>
          <w:t>platform components</w:t>
        </w:r>
        <w:r w:rsidR="007A61D6" w:rsidRPr="00206323">
          <w:rPr>
            <w:sz w:val="22"/>
          </w:rPr>
          <w:t xml:space="preserve"> </w:t>
        </w:r>
      </w:ins>
      <w:r w:rsidR="000B3FEC" w:rsidRPr="00206323">
        <w:rPr>
          <w:sz w:val="22"/>
        </w:rPr>
        <w:t>must be communicated to Stryker customer care</w:t>
      </w:r>
      <w:r w:rsidR="000B3FEC" w:rsidRPr="000B3FEC">
        <w:rPr>
          <w:sz w:val="22"/>
        </w:rPr>
        <w:t xml:space="preserve"> and the same will be handled through the post market complaints management process </w:t>
      </w:r>
      <w:r w:rsidR="00842126">
        <w:rPr>
          <w:sz w:val="22"/>
        </w:rPr>
        <w:t>for</w:t>
      </w:r>
      <w:r w:rsidR="000B3FEC" w:rsidRPr="000B3FEC">
        <w:rPr>
          <w:sz w:val="22"/>
        </w:rPr>
        <w:t xml:space="preserve"> assessment and required actions including any updates needed for the customers</w:t>
      </w:r>
      <w:r w:rsidR="00842126">
        <w:rPr>
          <w:sz w:val="22"/>
        </w:rPr>
        <w:t>.</w:t>
      </w:r>
    </w:p>
    <w:p w14:paraId="7C131E38" w14:textId="07571585" w:rsidR="00D336F1" w:rsidDel="00A6421A" w:rsidRDefault="00D336F1" w:rsidP="000B3FEC">
      <w:pPr>
        <w:spacing w:after="0"/>
        <w:ind w:left="129" w:hanging="14"/>
        <w:rPr>
          <w:del w:id="684" w:author="Sai Praneetha Bhaskaruni" w:date="2022-03-25T12:45:00Z"/>
          <w:sz w:val="22"/>
        </w:rPr>
      </w:pPr>
      <w:del w:id="685" w:author="Sai Praneetha Bhaskaruni" w:date="2022-03-25T12:45:00Z">
        <w:r w:rsidRPr="00530651" w:rsidDel="00A6421A">
          <w:rPr>
            <w:sz w:val="22"/>
          </w:rPr>
          <w:delText xml:space="preserve">Stryker’s customer can access the Nurse Station web application using the </w:delText>
        </w:r>
      </w:del>
      <w:del w:id="686" w:author="Sai Praneetha Bhaskaruni" w:date="2022-03-25T12:44:00Z">
        <w:r w:rsidRPr="00530651" w:rsidDel="00675C95">
          <w:rPr>
            <w:sz w:val="22"/>
          </w:rPr>
          <w:delText xml:space="preserve">credentials </w:delText>
        </w:r>
      </w:del>
      <w:del w:id="687" w:author="Sai Praneetha Bhaskaruni" w:date="2022-03-25T12:45:00Z">
        <w:r w:rsidRPr="00530651" w:rsidDel="00A6421A">
          <w:rPr>
            <w:sz w:val="22"/>
          </w:rPr>
          <w:delText>provided by Stryker</w:delText>
        </w:r>
        <w:r w:rsidDel="00A6421A">
          <w:rPr>
            <w:sz w:val="22"/>
          </w:rPr>
          <w:delText>.</w:delText>
        </w:r>
        <w:r w:rsidR="000B3FEC" w:rsidDel="00A6421A">
          <w:rPr>
            <w:sz w:val="22"/>
          </w:rPr>
          <w:delText xml:space="preserve"> </w:delText>
        </w:r>
      </w:del>
    </w:p>
    <w:p w14:paraId="61BAF702" w14:textId="5826B2AD" w:rsidR="00D336F1" w:rsidRDefault="00D336F1" w:rsidP="00BC2B73">
      <w:pPr>
        <w:ind w:firstLine="0"/>
      </w:pPr>
    </w:p>
    <w:p w14:paraId="75814795" w14:textId="10D02C68" w:rsidR="00D336F1" w:rsidRPr="00180992" w:rsidRDefault="00BB0397" w:rsidP="00C335C4">
      <w:pPr>
        <w:pStyle w:val="Heading1"/>
      </w:pPr>
      <w:bookmarkStart w:id="688" w:name="_Toc98780933"/>
      <w:r>
        <w:rPr>
          <w:color w:val="FCC566"/>
          <w:sz w:val="40"/>
        </w:rPr>
        <w:t>19</w:t>
      </w:r>
      <w:r w:rsidR="00D336F1" w:rsidRPr="00180992">
        <w:rPr>
          <w:color w:val="FFCC66"/>
          <w:sz w:val="40"/>
        </w:rPr>
        <w:t xml:space="preserve"> </w:t>
      </w:r>
      <w:r w:rsidR="009D4859" w:rsidRPr="000B3FEC">
        <w:t>Cyber Security Product Upgrades</w:t>
      </w:r>
      <w:bookmarkEnd w:id="688"/>
    </w:p>
    <w:p w14:paraId="5F47D499" w14:textId="59F38D2B"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689" w:author="Sai Praneetha Bhaskaruni" w:date="2022-03-24T16:12:00Z">
        <w:r w:rsidR="0088084E">
          <w:rPr>
            <w:b/>
            <w:sz w:val="22"/>
          </w:rPr>
          <w:t>s</w:t>
        </w:r>
      </w:ins>
      <w:r w:rsidRPr="00C11DBF">
        <w:rPr>
          <w:b/>
          <w:sz w:val="22"/>
        </w:rPr>
        <w:t>: Device</w:t>
      </w:r>
      <w:r w:rsidR="00073141">
        <w:rPr>
          <w:b/>
          <w:sz w:val="22"/>
        </w:rPr>
        <w:t xml:space="preserve"> and Tablet</w:t>
      </w:r>
    </w:p>
    <w:p w14:paraId="4A25392E" w14:textId="4FDBD997"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 xml:space="preserve">The </w:t>
      </w:r>
      <w:ins w:id="690" w:author="Sai Praneetha Bhaskaruni" w:date="2022-03-25T12:41:00Z">
        <w:r w:rsidR="0045319A">
          <w:rPr>
            <w:sz w:val="22"/>
          </w:rPr>
          <w:t xml:space="preserve">Smart Medic </w:t>
        </w:r>
      </w:ins>
      <w:del w:id="691" w:author="Sai Praneetha Bhaskaruni" w:date="2022-03-25T12:41:00Z">
        <w:r w:rsidR="000B3FEC" w:rsidRPr="000B3FEC" w:rsidDel="003D318A">
          <w:rPr>
            <w:sz w:val="22"/>
          </w:rPr>
          <w:delText>Device</w:delText>
        </w:r>
      </w:del>
      <w:ins w:id="692" w:author="Sai Praneetha Bhaskaruni" w:date="2022-03-25T12:41:00Z">
        <w:r w:rsidR="003D318A">
          <w:rPr>
            <w:sz w:val="22"/>
          </w:rPr>
          <w:t xml:space="preserve">platform </w:t>
        </w:r>
        <w:r w:rsidR="0045319A">
          <w:rPr>
            <w:sz w:val="22"/>
          </w:rPr>
          <w:t>components</w:t>
        </w:r>
      </w:ins>
      <w:r w:rsidR="000B3FEC" w:rsidRPr="000B3FEC">
        <w:rPr>
          <w:sz w:val="22"/>
        </w:rPr>
        <w:t xml:space="preserve"> does not have any updates installation policy implemented. Hence, the users </w:t>
      </w:r>
      <w:ins w:id="693" w:author="Sai Praneetha Bhaskaruni" w:date="2022-03-25T12:42:00Z">
        <w:r w:rsidR="00121959">
          <w:rPr>
            <w:sz w:val="22"/>
          </w:rPr>
          <w:t xml:space="preserve">doesn’t </w:t>
        </w:r>
      </w:ins>
      <w:del w:id="694" w:author="Sai Praneetha Bhaskaruni" w:date="2022-03-25T12:42:00Z">
        <w:r w:rsidR="000B3FEC" w:rsidRPr="000B3FEC" w:rsidDel="00121959">
          <w:rPr>
            <w:sz w:val="22"/>
          </w:rPr>
          <w:delText xml:space="preserve">will not </w:delText>
        </w:r>
      </w:del>
      <w:r w:rsidR="000B3FEC" w:rsidRPr="000B3FEC">
        <w:rPr>
          <w:sz w:val="22"/>
        </w:rPr>
        <w:t>get any</w:t>
      </w:r>
      <w:ins w:id="695" w:author="Sai Praneetha Bhaskaruni" w:date="2022-03-25T12:42:00Z">
        <w:r w:rsidR="00A25720">
          <w:rPr>
            <w:sz w:val="22"/>
          </w:rPr>
          <w:t xml:space="preserve"> notification of </w:t>
        </w:r>
      </w:ins>
      <w:del w:id="696" w:author="Sai Praneetha Bhaskaruni" w:date="2022-03-25T12:42:00Z">
        <w:r w:rsidR="000B3FEC" w:rsidRPr="000B3FEC" w:rsidDel="00A25720">
          <w:rPr>
            <w:sz w:val="22"/>
          </w:rPr>
          <w:delText xml:space="preserve"> </w:delText>
        </w:r>
      </w:del>
      <w:r w:rsidR="000B3FEC" w:rsidRPr="000B3FEC">
        <w:rPr>
          <w:sz w:val="22"/>
        </w:rPr>
        <w:t xml:space="preserve">online updates. If Stryker identifies any </w:t>
      </w:r>
      <w:r w:rsidR="000B3FEC" w:rsidRPr="000B3FEC">
        <w:rPr>
          <w:sz w:val="22"/>
        </w:rPr>
        <w:lastRenderedPageBreak/>
        <w:t xml:space="preserve">potential vulnerabilities, which require an update at the customer site, a new version of the solution will </w:t>
      </w:r>
      <w:r w:rsidR="00BD1EA5">
        <w:rPr>
          <w:sz w:val="22"/>
        </w:rPr>
        <w:t xml:space="preserve">be </w:t>
      </w:r>
      <w:r w:rsidR="000B3FEC" w:rsidRPr="000B3FEC">
        <w:rPr>
          <w:sz w:val="22"/>
        </w:rPr>
        <w:t xml:space="preserve">released, and customers will </w:t>
      </w:r>
      <w:r w:rsidR="00BD1EA5">
        <w:rPr>
          <w:sz w:val="22"/>
        </w:rPr>
        <w:t xml:space="preserve">be </w:t>
      </w:r>
      <w:r w:rsidR="000B3FEC" w:rsidRPr="000B3FEC">
        <w:rPr>
          <w:sz w:val="22"/>
        </w:rPr>
        <w:t xml:space="preserve">informed about the action to be taken at their end. </w:t>
      </w:r>
      <w:bookmarkStart w:id="697" w:name="_Hlk99040381"/>
      <w:r w:rsidR="000B3FEC" w:rsidRPr="000B3FEC">
        <w:rPr>
          <w:sz w:val="22"/>
        </w:rPr>
        <w:t xml:space="preserve">SmartMedic solutions contain malware protection embedded within </w:t>
      </w:r>
      <w:r w:rsidR="00BD1EA5">
        <w:rPr>
          <w:sz w:val="22"/>
        </w:rPr>
        <w:t xml:space="preserve">the </w:t>
      </w:r>
      <w:r w:rsidR="000B3FEC" w:rsidRPr="000B3FEC">
        <w:rPr>
          <w:sz w:val="22"/>
        </w:rPr>
        <w:t>SmartMedic tablet.</w:t>
      </w:r>
      <w:bookmarkEnd w:id="697"/>
      <w:r w:rsidR="000B3FEC" w:rsidRPr="000B3FEC">
        <w:rPr>
          <w:sz w:val="22"/>
        </w:rPr>
        <w:t xml:space="preserve"> </w:t>
      </w:r>
      <w:r w:rsidR="00BD1EA5">
        <w:rPr>
          <w:sz w:val="22"/>
        </w:rPr>
        <w:t xml:space="preserve">The </w:t>
      </w:r>
      <w:r w:rsidR="000B3FEC" w:rsidRPr="000B3FEC">
        <w:rPr>
          <w:sz w:val="22"/>
        </w:rPr>
        <w:t xml:space="preserve">Tablet also contains authorized service to install patches or software updates. Stryker has </w:t>
      </w:r>
      <w:r w:rsidR="00BD1EA5">
        <w:rPr>
          <w:sz w:val="22"/>
        </w:rPr>
        <w:t xml:space="preserve">the </w:t>
      </w:r>
      <w:r w:rsidR="000B3FEC" w:rsidRPr="000B3FEC">
        <w:rPr>
          <w:sz w:val="22"/>
        </w:rPr>
        <w:t xml:space="preserve">ability to recover after damage or destruction of device data, </w:t>
      </w:r>
      <w:r w:rsidR="00E21A18">
        <w:rPr>
          <w:sz w:val="22"/>
        </w:rPr>
        <w:t xml:space="preserve">and </w:t>
      </w:r>
      <w:r w:rsidR="000B3FEC" w:rsidRPr="000B3FEC">
        <w:rPr>
          <w:sz w:val="22"/>
        </w:rPr>
        <w:t>configuration information</w:t>
      </w:r>
      <w:r w:rsidR="000B3FEC">
        <w:rPr>
          <w:sz w:val="22"/>
        </w:rPr>
        <w:t>.</w:t>
      </w:r>
    </w:p>
    <w:p w14:paraId="1FE2B415" w14:textId="6713F0F2" w:rsidR="00993912" w:rsidRDefault="00CD012C" w:rsidP="00993912">
      <w:pPr>
        <w:spacing w:after="120"/>
        <w:ind w:left="129" w:hanging="14"/>
        <w:rPr>
          <w:ins w:id="698" w:author="Sai Praneetha Bhaskaruni" w:date="2022-03-25T12:40:00Z"/>
          <w:sz w:val="22"/>
        </w:rPr>
      </w:pPr>
      <w:r>
        <w:rPr>
          <w:b/>
          <w:i/>
          <w:sz w:val="22"/>
        </w:rPr>
        <w:t>Recommendation for customer (HDO)</w:t>
      </w:r>
      <w:r w:rsidR="00D336F1" w:rsidRPr="00CA58F3">
        <w:rPr>
          <w:b/>
          <w:i/>
          <w:sz w:val="22"/>
        </w:rPr>
        <w:t>:</w:t>
      </w:r>
      <w:r w:rsidR="00D336F1" w:rsidRPr="00CA58F3">
        <w:t xml:space="preserve"> </w:t>
      </w:r>
      <w:ins w:id="699" w:author="Sai Praneetha Bhaskaruni" w:date="2022-03-25T12:40:00Z">
        <w:r w:rsidR="00993912" w:rsidRPr="008D391F">
          <w:rPr>
            <w:sz w:val="22"/>
            <w:szCs w:val="24"/>
          </w:rPr>
          <w:t xml:space="preserve">Any information regarding </w:t>
        </w:r>
        <w:r w:rsidR="00993912">
          <w:rPr>
            <w:sz w:val="22"/>
            <w:szCs w:val="24"/>
          </w:rPr>
          <w:t>cyber security product upgrades</w:t>
        </w:r>
        <w:r w:rsidR="00993912" w:rsidRPr="008D391F">
          <w:rPr>
            <w:sz w:val="22"/>
            <w:szCs w:val="24"/>
          </w:rPr>
          <w:t xml:space="preserve"> can be requested from Stryker.</w:t>
        </w:r>
        <w:r w:rsidR="00993912">
          <w:t xml:space="preserve"> </w:t>
        </w:r>
      </w:ins>
    </w:p>
    <w:p w14:paraId="110F82FD" w14:textId="7FFFCE8D" w:rsidR="00D336F1" w:rsidRPr="00CA58F3" w:rsidDel="00993912" w:rsidRDefault="00E21A18" w:rsidP="00D336F1">
      <w:pPr>
        <w:spacing w:after="120"/>
        <w:ind w:left="129" w:hanging="14"/>
        <w:rPr>
          <w:del w:id="700" w:author="Sai Praneetha Bhaskaruni" w:date="2022-03-25T12:40:00Z"/>
          <w:i/>
          <w:sz w:val="22"/>
        </w:rPr>
      </w:pPr>
      <w:del w:id="701" w:author="Sai Praneetha Bhaskaruni" w:date="2022-03-25T12:40:00Z">
        <w:r w:rsidDel="00993912">
          <w:delText>The c</w:delText>
        </w:r>
        <w:r w:rsidRPr="000F24D0" w:rsidDel="00993912">
          <w:rPr>
            <w:sz w:val="22"/>
          </w:rPr>
          <w:delText>ustomer</w:delText>
        </w:r>
        <w:r w:rsidDel="00993912">
          <w:rPr>
            <w:sz w:val="22"/>
          </w:rPr>
          <w:delText xml:space="preserve"> is not </w:delText>
        </w:r>
        <w:r w:rsidR="00D336F1" w:rsidRPr="000F24D0" w:rsidDel="00993912">
          <w:rPr>
            <w:sz w:val="22"/>
          </w:rPr>
          <w:delText>allowed to access this component</w:delText>
        </w:r>
        <w:r w:rsidR="00D336F1" w:rsidDel="00993912">
          <w:rPr>
            <w:i/>
            <w:sz w:val="22"/>
          </w:rPr>
          <w:delText>.</w:delText>
        </w:r>
      </w:del>
    </w:p>
    <w:p w14:paraId="0C4E7A74" w14:textId="77777777" w:rsidR="00D336F1" w:rsidRDefault="00D336F1">
      <w:pPr>
        <w:spacing w:after="120"/>
        <w:ind w:left="129" w:hanging="14"/>
        <w:pPrChange w:id="702" w:author="Sai Praneetha Bhaskaruni" w:date="2022-03-25T12:40:00Z">
          <w:pPr>
            <w:ind w:firstLine="0"/>
          </w:pPr>
        </w:pPrChange>
      </w:pPr>
    </w:p>
    <w:p w14:paraId="5DBB401F" w14:textId="5993F8D5" w:rsidR="00D336F1" w:rsidRPr="00180992" w:rsidRDefault="00BC546B" w:rsidP="00C335C4">
      <w:pPr>
        <w:pStyle w:val="Heading1"/>
      </w:pPr>
      <w:bookmarkStart w:id="703" w:name="_Toc98780934"/>
      <w:r>
        <w:rPr>
          <w:color w:val="FCC566"/>
          <w:sz w:val="40"/>
        </w:rPr>
        <w:t>2</w:t>
      </w:r>
      <w:r w:rsidR="00BB0397">
        <w:rPr>
          <w:color w:val="FCC566"/>
          <w:sz w:val="40"/>
        </w:rPr>
        <w:t>0</w:t>
      </w:r>
      <w:r w:rsidR="00D336F1" w:rsidRPr="00180992">
        <w:rPr>
          <w:color w:val="FFCC66"/>
          <w:sz w:val="40"/>
        </w:rPr>
        <w:t xml:space="preserve"> </w:t>
      </w:r>
      <w:bookmarkStart w:id="704" w:name="_Hlk99040420"/>
      <w:r w:rsidR="009D4859" w:rsidRPr="009D4859">
        <w:t>Security Program Integration</w:t>
      </w:r>
      <w:bookmarkEnd w:id="703"/>
      <w:bookmarkEnd w:id="704"/>
    </w:p>
    <w:p w14:paraId="212EC73D" w14:textId="45638768"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705" w:author="Sai Praneetha Bhaskaruni" w:date="2022-03-25T10:04:00Z">
        <w:r w:rsidR="00581ED3">
          <w:rPr>
            <w:b/>
            <w:sz w:val="22"/>
          </w:rPr>
          <w:t>s</w:t>
        </w:r>
      </w:ins>
      <w:r w:rsidRPr="00C11DBF">
        <w:rPr>
          <w:b/>
          <w:sz w:val="22"/>
        </w:rPr>
        <w:t>: Device</w:t>
      </w:r>
      <w:r w:rsidR="00CC1180">
        <w:rPr>
          <w:b/>
          <w:sz w:val="22"/>
        </w:rPr>
        <w:t xml:space="preserve">, </w:t>
      </w:r>
      <w:r w:rsidR="00CC1180" w:rsidRPr="00CC1180">
        <w:rPr>
          <w:b/>
          <w:sz w:val="22"/>
        </w:rPr>
        <w:t>Tablet</w:t>
      </w:r>
      <w:r w:rsidR="00CC1180">
        <w:rPr>
          <w:b/>
          <w:sz w:val="22"/>
        </w:rPr>
        <w:t xml:space="preserve"> &amp; </w:t>
      </w:r>
      <w:r w:rsidR="00CC1180" w:rsidRPr="00CC1180">
        <w:rPr>
          <w:b/>
          <w:sz w:val="22"/>
        </w:rPr>
        <w:t>Nurse Station Application</w:t>
      </w:r>
    </w:p>
    <w:p w14:paraId="20DC7ECF" w14:textId="77777777" w:rsidR="00CE6E66" w:rsidRDefault="00D336F1" w:rsidP="00D336F1">
      <w:pPr>
        <w:spacing w:after="120"/>
        <w:ind w:left="129" w:hanging="14"/>
        <w:rPr>
          <w:ins w:id="706" w:author="Sai Praneetha Bhaskaruni" w:date="2022-03-25T10:57:00Z"/>
          <w:sz w:val="22"/>
        </w:rPr>
      </w:pPr>
      <w:r w:rsidRPr="00CA58F3">
        <w:rPr>
          <w:b/>
          <w:i/>
          <w:sz w:val="22"/>
        </w:rPr>
        <w:t>Existing Security Features:</w:t>
      </w:r>
      <w:r>
        <w:rPr>
          <w:i/>
          <w:sz w:val="22"/>
        </w:rPr>
        <w:t xml:space="preserve"> </w:t>
      </w:r>
      <w:r w:rsidR="00F922A0" w:rsidRPr="00F922A0">
        <w:rPr>
          <w:sz w:val="22"/>
        </w:rPr>
        <w:t xml:space="preserve">Stryker will take care of the security program integration, </w:t>
      </w:r>
      <w:ins w:id="707" w:author="Sai Praneetha Bhaskaruni" w:date="2022-03-25T10:50:00Z">
        <w:r w:rsidR="00F93A5F">
          <w:rPr>
            <w:sz w:val="22"/>
          </w:rPr>
          <w:t>design &amp; code validation</w:t>
        </w:r>
      </w:ins>
      <w:del w:id="708" w:author="Sai Praneetha Bhaskaruni" w:date="2022-03-25T10:50:00Z">
        <w:r w:rsidR="00F922A0" w:rsidRPr="00F922A0" w:rsidDel="00F93A5F">
          <w:rPr>
            <w:sz w:val="22"/>
          </w:rPr>
          <w:delText>scanning</w:delText>
        </w:r>
      </w:del>
      <w:r w:rsidR="00F922A0" w:rsidRPr="00F922A0">
        <w:rPr>
          <w:sz w:val="22"/>
        </w:rPr>
        <w:t>, security testing, and vulnerability management of SmartMedic</w:t>
      </w:r>
      <w:ins w:id="709" w:author="Sai Praneetha Bhaskaruni" w:date="2022-03-25T10:57:00Z">
        <w:r w:rsidR="00CE6E66">
          <w:rPr>
            <w:sz w:val="22"/>
          </w:rPr>
          <w:t xml:space="preserve"> </w:t>
        </w:r>
      </w:ins>
      <w:del w:id="710" w:author="Sai Praneetha Bhaskaruni" w:date="2022-03-25T10:56:00Z">
        <w:r w:rsidR="00F922A0" w:rsidRPr="00F922A0" w:rsidDel="00CE6E66">
          <w:rPr>
            <w:sz w:val="22"/>
          </w:rPr>
          <w:delText xml:space="preserve"> </w:delText>
        </w:r>
      </w:del>
      <w:ins w:id="711" w:author="Sai Praneetha Bhaskaruni" w:date="2022-03-25T10:56:00Z">
        <w:r w:rsidR="00CE6E66">
          <w:rPr>
            <w:sz w:val="22"/>
          </w:rPr>
          <w:t>platform</w:t>
        </w:r>
      </w:ins>
      <w:del w:id="712" w:author="Sai Praneetha Bhaskaruni" w:date="2022-03-25T10:56:00Z">
        <w:r w:rsidR="00F922A0" w:rsidRPr="00F922A0" w:rsidDel="00CE6E66">
          <w:rPr>
            <w:sz w:val="22"/>
          </w:rPr>
          <w:delText>solution</w:delText>
        </w:r>
        <w:r w:rsidR="00F922A0" w:rsidDel="00CE6E66">
          <w:rPr>
            <w:sz w:val="22"/>
          </w:rPr>
          <w:delText xml:space="preserve"> for</w:delText>
        </w:r>
        <w:r w:rsidR="00F922A0" w:rsidRPr="00F922A0" w:rsidDel="00CE6E66">
          <w:rPr>
            <w:sz w:val="22"/>
          </w:rPr>
          <w:delText xml:space="preserve"> this component</w:delText>
        </w:r>
      </w:del>
      <w:r w:rsidRPr="00275C89">
        <w:rPr>
          <w:sz w:val="22"/>
        </w:rPr>
        <w:t>.</w:t>
      </w:r>
      <w:ins w:id="713" w:author="Sai Praneetha Bhaskaruni" w:date="2022-03-25T10:50:00Z">
        <w:r w:rsidR="00ED251B">
          <w:rPr>
            <w:sz w:val="22"/>
          </w:rPr>
          <w:t xml:space="preserve"> </w:t>
        </w:r>
      </w:ins>
    </w:p>
    <w:p w14:paraId="416404B6" w14:textId="13E731B3" w:rsidR="00D336F1" w:rsidRDefault="00ED251B" w:rsidP="00D336F1">
      <w:pPr>
        <w:spacing w:after="120"/>
        <w:ind w:left="129" w:hanging="14"/>
        <w:rPr>
          <w:ins w:id="714" w:author="Sai Praneetha Bhaskaruni" w:date="2022-03-25T10:50:00Z"/>
          <w:sz w:val="22"/>
        </w:rPr>
      </w:pPr>
      <w:ins w:id="715" w:author="Sai Praneetha Bhaskaruni" w:date="2022-03-25T10:50:00Z">
        <w:r>
          <w:rPr>
            <w:sz w:val="22"/>
          </w:rPr>
          <w:t>In addition to this,</w:t>
        </w:r>
      </w:ins>
    </w:p>
    <w:p w14:paraId="27C2A1F4" w14:textId="5CB4C860" w:rsidR="00ED251B" w:rsidRPr="00DC055D" w:rsidRDefault="00ED251B" w:rsidP="00ED251B">
      <w:pPr>
        <w:rPr>
          <w:ins w:id="716" w:author="Sai Praneetha Bhaskaruni" w:date="2022-03-25T10:50:00Z"/>
          <w:sz w:val="22"/>
          <w:rPrChange w:id="717" w:author="Sai Praneetha Bhaskaruni" w:date="2022-03-25T10:51:00Z">
            <w:rPr>
              <w:ins w:id="718" w:author="Sai Praneetha Bhaskaruni" w:date="2022-03-25T10:50:00Z"/>
            </w:rPr>
          </w:rPrChange>
        </w:rPr>
      </w:pPr>
      <w:ins w:id="719" w:author="Sai Praneetha Bhaskaruni" w:date="2022-03-25T10:50:00Z">
        <w:r w:rsidRPr="00DC055D">
          <w:rPr>
            <w:sz w:val="22"/>
            <w:rPrChange w:id="720" w:author="Sai Praneetha Bhaskaruni" w:date="2022-03-25T10:51:00Z">
              <w:rPr/>
            </w:rPrChange>
          </w:rPr>
          <w:t>1</w:t>
        </w:r>
      </w:ins>
      <w:ins w:id="721" w:author="Sai Praneetha Bhaskaruni" w:date="2022-03-25T10:51:00Z">
        <w:r w:rsidR="00DC055D" w:rsidRPr="00DC055D">
          <w:rPr>
            <w:sz w:val="22"/>
            <w:rPrChange w:id="722" w:author="Sai Praneetha Bhaskaruni" w:date="2022-03-25T10:51:00Z">
              <w:rPr/>
            </w:rPrChange>
          </w:rPr>
          <w:t>.</w:t>
        </w:r>
      </w:ins>
      <w:ins w:id="723" w:author="Sai Praneetha Bhaskaruni" w:date="2022-03-25T10:50:00Z">
        <w:r w:rsidRPr="00DC055D">
          <w:rPr>
            <w:sz w:val="22"/>
            <w:rPrChange w:id="724" w:author="Sai Praneetha Bhaskaruni" w:date="2022-03-25T10:51:00Z">
              <w:rPr/>
            </w:rPrChange>
          </w:rPr>
          <w:t xml:space="preserve"> Stryke</w:t>
        </w:r>
      </w:ins>
      <w:ins w:id="725" w:author="Sai Praneetha Bhaskaruni" w:date="2022-03-25T10:51:00Z">
        <w:r w:rsidR="00DC055D" w:rsidRPr="00DC055D">
          <w:rPr>
            <w:sz w:val="22"/>
            <w:rPrChange w:id="726" w:author="Sai Praneetha Bhaskaruni" w:date="2022-03-25T10:51:00Z">
              <w:rPr/>
            </w:rPrChange>
          </w:rPr>
          <w:t>r</w:t>
        </w:r>
      </w:ins>
      <w:ins w:id="727" w:author="Sai Praneetha Bhaskaruni" w:date="2022-03-25T10:50:00Z">
        <w:r w:rsidRPr="00DC055D">
          <w:rPr>
            <w:sz w:val="22"/>
            <w:rPrChange w:id="728" w:author="Sai Praneetha Bhaskaruni" w:date="2022-03-25T10:51:00Z">
              <w:rPr/>
            </w:rPrChange>
          </w:rPr>
          <w:t xml:space="preserve"> has established QMS procedures and trainings for security and safety to be considered during the design &amp; development and post market surveillance of any </w:t>
        </w:r>
      </w:ins>
      <w:ins w:id="729" w:author="Sai Praneetha Bhaskaruni" w:date="2022-03-25T10:52:00Z">
        <w:r w:rsidR="004042AA">
          <w:rPr>
            <w:sz w:val="22"/>
          </w:rPr>
          <w:t>software</w:t>
        </w:r>
      </w:ins>
      <w:ins w:id="730" w:author="Sai Praneetha Bhaskaruni" w:date="2022-03-25T10:50:00Z">
        <w:r w:rsidRPr="00DC055D">
          <w:rPr>
            <w:sz w:val="22"/>
            <w:rPrChange w:id="731" w:author="Sai Praneetha Bhaskaruni" w:date="2022-03-25T10:51:00Z">
              <w:rPr/>
            </w:rPrChange>
          </w:rPr>
          <w:t xml:space="preserve"> driven Medical Device from S</w:t>
        </w:r>
      </w:ins>
      <w:ins w:id="732" w:author="Sai Praneetha Bhaskaruni" w:date="2022-03-25T10:51:00Z">
        <w:r w:rsidR="00DC055D" w:rsidRPr="00DC055D">
          <w:rPr>
            <w:sz w:val="22"/>
            <w:rPrChange w:id="733" w:author="Sai Praneetha Bhaskaruni" w:date="2022-03-25T10:51:00Z">
              <w:rPr/>
            </w:rPrChange>
          </w:rPr>
          <w:t>tryker</w:t>
        </w:r>
      </w:ins>
      <w:ins w:id="734" w:author="Sai Praneetha Bhaskaruni" w:date="2022-03-25T10:50:00Z">
        <w:r w:rsidRPr="00DC055D">
          <w:rPr>
            <w:sz w:val="22"/>
            <w:rPrChange w:id="735" w:author="Sai Praneetha Bhaskaruni" w:date="2022-03-25T10:51:00Z">
              <w:rPr/>
            </w:rPrChange>
          </w:rPr>
          <w:t>. These procedures include the specification of roles &amp; responsibilities.</w:t>
        </w:r>
      </w:ins>
    </w:p>
    <w:p w14:paraId="70CBD68B" w14:textId="4B62AD64" w:rsidR="00ED251B" w:rsidRPr="00DC055D" w:rsidRDefault="00ED251B" w:rsidP="00ED251B">
      <w:pPr>
        <w:rPr>
          <w:ins w:id="736" w:author="Sai Praneetha Bhaskaruni" w:date="2022-03-25T10:50:00Z"/>
          <w:sz w:val="22"/>
          <w:rPrChange w:id="737" w:author="Sai Praneetha Bhaskaruni" w:date="2022-03-25T10:51:00Z">
            <w:rPr>
              <w:ins w:id="738" w:author="Sai Praneetha Bhaskaruni" w:date="2022-03-25T10:50:00Z"/>
            </w:rPr>
          </w:rPrChange>
        </w:rPr>
      </w:pPr>
      <w:ins w:id="739" w:author="Sai Praneetha Bhaskaruni" w:date="2022-03-25T10:50:00Z">
        <w:r w:rsidRPr="00DC055D">
          <w:rPr>
            <w:sz w:val="22"/>
            <w:rPrChange w:id="740" w:author="Sai Praneetha Bhaskaruni" w:date="2022-03-25T10:51:00Z">
              <w:rPr/>
            </w:rPrChange>
          </w:rPr>
          <w:t>2</w:t>
        </w:r>
      </w:ins>
      <w:ins w:id="741" w:author="Sai Praneetha Bhaskaruni" w:date="2022-03-25T10:51:00Z">
        <w:r w:rsidR="00DC055D" w:rsidRPr="00DC055D">
          <w:rPr>
            <w:sz w:val="22"/>
            <w:rPrChange w:id="742" w:author="Sai Praneetha Bhaskaruni" w:date="2022-03-25T10:51:00Z">
              <w:rPr/>
            </w:rPrChange>
          </w:rPr>
          <w:t>.</w:t>
        </w:r>
        <w:r w:rsidR="004042AA">
          <w:rPr>
            <w:sz w:val="22"/>
          </w:rPr>
          <w:t xml:space="preserve"> </w:t>
        </w:r>
      </w:ins>
      <w:ins w:id="743" w:author="Sai Praneetha Bhaskaruni" w:date="2022-03-25T10:53:00Z">
        <w:r w:rsidR="0056333E">
          <w:rPr>
            <w:sz w:val="22"/>
          </w:rPr>
          <w:t>Product</w:t>
        </w:r>
      </w:ins>
      <w:ins w:id="744" w:author="Sai Praneetha Bhaskaruni" w:date="2022-03-25T10:50:00Z">
        <w:r w:rsidRPr="00DC055D">
          <w:rPr>
            <w:sz w:val="22"/>
            <w:rPrChange w:id="745" w:author="Sai Praneetha Bhaskaruni" w:date="2022-03-25T10:51:00Z">
              <w:rPr/>
            </w:rPrChange>
          </w:rPr>
          <w:t xml:space="preserve"> security planning: The PSSA, the security architecture and the PS risk analysis define </w:t>
        </w:r>
      </w:ins>
      <w:ins w:id="746" w:author="Sai Praneetha Bhaskaruni" w:date="2022-03-25T10:54:00Z">
        <w:r w:rsidR="00E37EFD">
          <w:rPr>
            <w:sz w:val="22"/>
          </w:rPr>
          <w:t>product</w:t>
        </w:r>
      </w:ins>
      <w:ins w:id="747" w:author="Sai Praneetha Bhaskaruni" w:date="2022-03-25T10:50:00Z">
        <w:r w:rsidRPr="00DC055D">
          <w:rPr>
            <w:sz w:val="22"/>
            <w:rPrChange w:id="748" w:author="Sai Praneetha Bhaskaruni" w:date="2022-03-25T10:51:00Z">
              <w:rPr/>
            </w:rPrChange>
          </w:rPr>
          <w:t xml:space="preserve"> specific security controls which shall be implemented in the </w:t>
        </w:r>
      </w:ins>
      <w:ins w:id="749" w:author="Sai Praneetha Bhaskaruni" w:date="2022-03-25T10:54:00Z">
        <w:r w:rsidR="00E37EFD">
          <w:rPr>
            <w:sz w:val="22"/>
          </w:rPr>
          <w:t>Smart Medic platform</w:t>
        </w:r>
      </w:ins>
      <w:ins w:id="750" w:author="Sai Praneetha Bhaskaruni" w:date="2022-03-25T10:50:00Z">
        <w:r w:rsidRPr="00DC055D">
          <w:rPr>
            <w:sz w:val="22"/>
            <w:rPrChange w:id="751" w:author="Sai Praneetha Bhaskaruni" w:date="2022-03-25T10:51:00Z">
              <w:rPr/>
            </w:rPrChange>
          </w:rPr>
          <w:t xml:space="preserve"> and </w:t>
        </w:r>
      </w:ins>
      <w:ins w:id="752" w:author="Sai Praneetha Bhaskaruni" w:date="2022-03-25T10:54:00Z">
        <w:r w:rsidR="00214C7D">
          <w:rPr>
            <w:sz w:val="22"/>
          </w:rPr>
          <w:t xml:space="preserve">to be </w:t>
        </w:r>
      </w:ins>
      <w:ins w:id="753" w:author="Sai Praneetha Bhaskaruni" w:date="2022-03-25T10:50:00Z">
        <w:r w:rsidRPr="00DC055D">
          <w:rPr>
            <w:sz w:val="22"/>
            <w:rPrChange w:id="754" w:author="Sai Praneetha Bhaskaruni" w:date="2022-03-25T10:51:00Z">
              <w:rPr/>
            </w:rPrChange>
          </w:rPr>
          <w:t>considered in accompanying material (</w:t>
        </w:r>
      </w:ins>
      <w:ins w:id="755" w:author="Sai Praneetha Bhaskaruni" w:date="2022-07-08T17:22:00Z">
        <w:r w:rsidR="00E41F5C" w:rsidRPr="00DC055D">
          <w:rPr>
            <w:sz w:val="22"/>
          </w:rPr>
          <w:t>e.g.,</w:t>
        </w:r>
      </w:ins>
      <w:ins w:id="756" w:author="Sai Praneetha Bhaskaruni" w:date="2022-03-25T10:50:00Z">
        <w:r w:rsidRPr="00DC055D">
          <w:rPr>
            <w:sz w:val="22"/>
            <w:rPrChange w:id="757" w:author="Sai Praneetha Bhaskaruni" w:date="2022-03-25T10:51:00Z">
              <w:rPr/>
            </w:rPrChange>
          </w:rPr>
          <w:t xml:space="preserve"> service manual)</w:t>
        </w:r>
      </w:ins>
      <w:ins w:id="758" w:author="Sai Praneetha Bhaskaruni" w:date="2022-03-25T10:51:00Z">
        <w:r w:rsidR="00DC055D">
          <w:rPr>
            <w:sz w:val="22"/>
          </w:rPr>
          <w:t>.</w:t>
        </w:r>
      </w:ins>
    </w:p>
    <w:p w14:paraId="4E0B6F88" w14:textId="3C499910" w:rsidR="00ED251B" w:rsidRDefault="00ED251B">
      <w:pPr>
        <w:rPr>
          <w:sz w:val="22"/>
        </w:rPr>
        <w:pPrChange w:id="759" w:author="Sai Praneetha Bhaskaruni" w:date="2022-03-25T15:27:00Z">
          <w:pPr>
            <w:spacing w:after="120"/>
            <w:ind w:left="129" w:hanging="14"/>
          </w:pPr>
        </w:pPrChange>
      </w:pPr>
      <w:ins w:id="760" w:author="Sai Praneetha Bhaskaruni" w:date="2022-03-25T10:50:00Z">
        <w:r w:rsidRPr="00DC055D">
          <w:rPr>
            <w:sz w:val="22"/>
            <w:rPrChange w:id="761" w:author="Sai Praneetha Bhaskaruni" w:date="2022-03-25T10:51:00Z">
              <w:rPr/>
            </w:rPrChange>
          </w:rPr>
          <w:t>3</w:t>
        </w:r>
      </w:ins>
      <w:ins w:id="762" w:author="Sai Praneetha Bhaskaruni" w:date="2022-03-25T10:51:00Z">
        <w:r w:rsidR="00DC055D" w:rsidRPr="00DC055D">
          <w:rPr>
            <w:sz w:val="22"/>
            <w:rPrChange w:id="763" w:author="Sai Praneetha Bhaskaruni" w:date="2022-03-25T10:51:00Z">
              <w:rPr/>
            </w:rPrChange>
          </w:rPr>
          <w:t>.</w:t>
        </w:r>
      </w:ins>
      <w:ins w:id="764" w:author="Sai Praneetha Bhaskaruni" w:date="2022-03-25T10:50:00Z">
        <w:r w:rsidRPr="00DC055D">
          <w:rPr>
            <w:sz w:val="22"/>
            <w:rPrChange w:id="765" w:author="Sai Praneetha Bhaskaruni" w:date="2022-03-25T10:51:00Z">
              <w:rPr/>
            </w:rPrChange>
          </w:rPr>
          <w:t xml:space="preserve"> Customer specific provisions: The SOM establishes application specific security controls and guidance to be considered by the HDO for </w:t>
        </w:r>
      </w:ins>
      <w:ins w:id="766" w:author="Sai Praneetha Bhaskaruni" w:date="2022-03-25T10:55:00Z">
        <w:r w:rsidR="00512AB3">
          <w:rPr>
            <w:sz w:val="22"/>
          </w:rPr>
          <w:t>the</w:t>
        </w:r>
      </w:ins>
      <w:ins w:id="767" w:author="Sai Praneetha Bhaskaruni" w:date="2022-03-25T10:50:00Z">
        <w:r w:rsidRPr="00DC055D">
          <w:rPr>
            <w:sz w:val="22"/>
            <w:rPrChange w:id="768" w:author="Sai Praneetha Bhaskaruni" w:date="2022-03-25T10:51:00Z">
              <w:rPr/>
            </w:rPrChange>
          </w:rPr>
          <w:t xml:space="preserve"> security program planning purposes</w:t>
        </w:r>
      </w:ins>
      <w:ins w:id="769" w:author="Sai Praneetha Bhaskaruni" w:date="2022-03-25T10:51:00Z">
        <w:r w:rsidR="00DC055D">
          <w:rPr>
            <w:sz w:val="22"/>
          </w:rPr>
          <w:t>.</w:t>
        </w:r>
      </w:ins>
    </w:p>
    <w:p w14:paraId="35159CCC" w14:textId="1440C377" w:rsidR="00D336F1" w:rsidRDefault="00CD012C" w:rsidP="00D336F1">
      <w:pPr>
        <w:spacing w:after="120"/>
        <w:ind w:left="129" w:hanging="14"/>
        <w:rPr>
          <w:sz w:val="22"/>
        </w:rPr>
      </w:pPr>
      <w:r>
        <w:rPr>
          <w:b/>
          <w:i/>
          <w:sz w:val="22"/>
        </w:rPr>
        <w:t>Recommendation for customer (HDO)</w:t>
      </w:r>
      <w:r w:rsidR="00D336F1" w:rsidRPr="00CA58F3">
        <w:rPr>
          <w:b/>
          <w:i/>
          <w:sz w:val="22"/>
        </w:rPr>
        <w:t>:</w:t>
      </w:r>
      <w:r w:rsidR="00D336F1" w:rsidRPr="00CA58F3">
        <w:t xml:space="preserve"> </w:t>
      </w:r>
      <w:ins w:id="770" w:author="Sai Praneetha Bhaskaruni" w:date="2022-03-25T10:59:00Z">
        <w:r w:rsidR="009405C7" w:rsidRPr="009405C7">
          <w:rPr>
            <w:sz w:val="22"/>
            <w:szCs w:val="24"/>
            <w:rPrChange w:id="771" w:author="Sai Praneetha Bhaskaruni" w:date="2022-03-25T11:01:00Z">
              <w:rPr/>
            </w:rPrChange>
          </w:rPr>
          <w:t>Any</w:t>
        </w:r>
      </w:ins>
      <w:ins w:id="772" w:author="Sai Praneetha Bhaskaruni" w:date="2022-03-25T11:00:00Z">
        <w:r w:rsidR="009405C7" w:rsidRPr="009405C7">
          <w:rPr>
            <w:sz w:val="22"/>
            <w:szCs w:val="24"/>
            <w:rPrChange w:id="773" w:author="Sai Praneetha Bhaskaruni" w:date="2022-03-25T11:01:00Z">
              <w:rPr/>
            </w:rPrChange>
          </w:rPr>
          <w:t xml:space="preserve"> info</w:t>
        </w:r>
      </w:ins>
      <w:ins w:id="774" w:author="Sai Praneetha Bhaskaruni" w:date="2022-03-25T11:01:00Z">
        <w:r w:rsidR="009405C7" w:rsidRPr="009405C7">
          <w:rPr>
            <w:sz w:val="22"/>
            <w:szCs w:val="24"/>
            <w:rPrChange w:id="775" w:author="Sai Praneetha Bhaskaruni" w:date="2022-03-25T11:01:00Z">
              <w:rPr/>
            </w:rPrChange>
          </w:rPr>
          <w:t>rmation</w:t>
        </w:r>
      </w:ins>
      <w:ins w:id="776" w:author="Sai Praneetha Bhaskaruni" w:date="2022-03-25T11:00:00Z">
        <w:r w:rsidR="009405C7" w:rsidRPr="009405C7">
          <w:rPr>
            <w:sz w:val="22"/>
            <w:szCs w:val="24"/>
            <w:rPrChange w:id="777" w:author="Sai Praneetha Bhaskaruni" w:date="2022-03-25T11:01:00Z">
              <w:rPr/>
            </w:rPrChange>
          </w:rPr>
          <w:t xml:space="preserve"> regarding Security </w:t>
        </w:r>
      </w:ins>
      <w:ins w:id="778" w:author="Sai Praneetha Bhaskaruni" w:date="2022-03-25T11:01:00Z">
        <w:r w:rsidR="009405C7" w:rsidRPr="009405C7">
          <w:rPr>
            <w:sz w:val="22"/>
            <w:szCs w:val="24"/>
            <w:rPrChange w:id="779" w:author="Sai Praneetha Bhaskaruni" w:date="2022-03-25T11:01:00Z">
              <w:rPr/>
            </w:rPrChange>
          </w:rPr>
          <w:t xml:space="preserve">Program Integration </w:t>
        </w:r>
      </w:ins>
      <w:ins w:id="780" w:author="Sai Praneetha Bhaskaruni" w:date="2022-03-25T11:00:00Z">
        <w:r w:rsidR="009405C7" w:rsidRPr="009405C7">
          <w:rPr>
            <w:sz w:val="22"/>
            <w:szCs w:val="24"/>
            <w:rPrChange w:id="781" w:author="Sai Praneetha Bhaskaruni" w:date="2022-03-25T11:01:00Z">
              <w:rPr/>
            </w:rPrChange>
          </w:rPr>
          <w:t>can be requested from Stryker.</w:t>
        </w:r>
        <w:r w:rsidR="009405C7">
          <w:t xml:space="preserve"> </w:t>
        </w:r>
      </w:ins>
      <w:del w:id="782" w:author="Sai Praneetha Bhaskaruni" w:date="2022-03-25T10:59:00Z">
        <w:r w:rsidR="0039434D" w:rsidDel="009405C7">
          <w:delText>T</w:delText>
        </w:r>
      </w:del>
      <w:del w:id="783" w:author="Sai Praneetha Bhaskaruni" w:date="2022-03-25T11:01:00Z">
        <w:r w:rsidR="0039434D" w:rsidDel="009405C7">
          <w:delText>he c</w:delText>
        </w:r>
        <w:r w:rsidR="0039434D" w:rsidRPr="000F24D0" w:rsidDel="009405C7">
          <w:rPr>
            <w:sz w:val="22"/>
          </w:rPr>
          <w:delText>ustomer</w:delText>
        </w:r>
        <w:r w:rsidR="0039434D" w:rsidDel="009405C7">
          <w:rPr>
            <w:sz w:val="22"/>
          </w:rPr>
          <w:delText xml:space="preserve"> is not </w:delText>
        </w:r>
        <w:r w:rsidR="00D336F1" w:rsidRPr="000F24D0" w:rsidDel="009405C7">
          <w:rPr>
            <w:sz w:val="22"/>
          </w:rPr>
          <w:delText>allowed to access this component</w:delText>
        </w:r>
        <w:r w:rsidR="00D336F1" w:rsidDel="009405C7">
          <w:rPr>
            <w:i/>
            <w:sz w:val="22"/>
          </w:rPr>
          <w:delText>.</w:delText>
        </w:r>
        <w:r w:rsidR="00F922A0" w:rsidDel="009405C7">
          <w:rPr>
            <w:i/>
            <w:sz w:val="22"/>
          </w:rPr>
          <w:delText xml:space="preserve"> </w:delText>
        </w:r>
        <w:r w:rsidR="00F922A0" w:rsidRPr="00CC1180" w:rsidDel="006F64E4">
          <w:rPr>
            <w:sz w:val="22"/>
          </w:rPr>
          <w:delText>Please reach out to Stryker Customer Care for security program integration</w:delText>
        </w:r>
        <w:r w:rsidR="0039434D" w:rsidDel="006F64E4">
          <w:rPr>
            <w:sz w:val="22"/>
          </w:rPr>
          <w:delText>.</w:delText>
        </w:r>
      </w:del>
    </w:p>
    <w:p w14:paraId="54A2D645" w14:textId="77777777" w:rsidR="009B05B1" w:rsidRPr="00CC1180" w:rsidRDefault="009B05B1" w:rsidP="009B05B1">
      <w:pPr>
        <w:spacing w:after="0"/>
        <w:ind w:left="129" w:hanging="14"/>
        <w:rPr>
          <w:sz w:val="22"/>
        </w:rPr>
      </w:pPr>
    </w:p>
    <w:p w14:paraId="756923D0" w14:textId="79A77A5B" w:rsidR="00D336F1" w:rsidRPr="00180992" w:rsidRDefault="00BC546B" w:rsidP="00C335C4">
      <w:pPr>
        <w:pStyle w:val="Heading1"/>
      </w:pPr>
      <w:bookmarkStart w:id="784" w:name="_Toc98780935"/>
      <w:r>
        <w:rPr>
          <w:color w:val="FCC566"/>
          <w:sz w:val="40"/>
        </w:rPr>
        <w:t>2</w:t>
      </w:r>
      <w:r w:rsidR="00BB0397">
        <w:rPr>
          <w:color w:val="FCC566"/>
          <w:sz w:val="40"/>
        </w:rPr>
        <w:t>1</w:t>
      </w:r>
      <w:r w:rsidR="00D336F1" w:rsidRPr="00180992">
        <w:rPr>
          <w:color w:val="FFCC66"/>
          <w:sz w:val="40"/>
        </w:rPr>
        <w:t xml:space="preserve"> </w:t>
      </w:r>
      <w:r w:rsidR="009D4859" w:rsidRPr="009D4859">
        <w:t>Secure Decommissioning</w:t>
      </w:r>
      <w:bookmarkEnd w:id="784"/>
    </w:p>
    <w:p w14:paraId="747F9BED" w14:textId="3EE242D4"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785" w:author="Sai Praneetha Bhaskaruni" w:date="2022-03-25T10:04:00Z">
        <w:r w:rsidR="00E214C7">
          <w:rPr>
            <w:b/>
            <w:sz w:val="22"/>
          </w:rPr>
          <w:t>s</w:t>
        </w:r>
      </w:ins>
      <w:r w:rsidRPr="00C11DBF">
        <w:rPr>
          <w:b/>
          <w:sz w:val="22"/>
        </w:rPr>
        <w:t>: Device</w:t>
      </w:r>
      <w:r w:rsidR="0098472B">
        <w:rPr>
          <w:b/>
          <w:sz w:val="22"/>
        </w:rPr>
        <w:t xml:space="preserve"> and Tablet</w:t>
      </w:r>
    </w:p>
    <w:p w14:paraId="26F9EDAE" w14:textId="5F22F03C" w:rsidR="00D336F1" w:rsidRPr="008423E6" w:rsidRDefault="00CD012C" w:rsidP="00D336F1">
      <w:pPr>
        <w:spacing w:after="120"/>
        <w:ind w:left="129" w:hanging="14"/>
        <w:rPr>
          <w:iCs/>
          <w:sz w:val="22"/>
          <w:rPrChange w:id="786" w:author="Sai Praneetha Bhaskaruni" w:date="2022-03-25T11:09:00Z">
            <w:rPr>
              <w:i/>
              <w:sz w:val="22"/>
            </w:rPr>
          </w:rPrChange>
        </w:rPr>
      </w:pPr>
      <w:r>
        <w:rPr>
          <w:b/>
          <w:i/>
          <w:sz w:val="22"/>
        </w:rPr>
        <w:t>Recommendation for customer (HDO)</w:t>
      </w:r>
      <w:r w:rsidR="00D336F1" w:rsidRPr="00CA58F3">
        <w:rPr>
          <w:b/>
          <w:i/>
          <w:sz w:val="22"/>
        </w:rPr>
        <w:t>:</w:t>
      </w:r>
      <w:ins w:id="787" w:author="Sai Praneetha Bhaskaruni" w:date="2022-03-25T11:04:00Z">
        <w:r w:rsidR="00890190">
          <w:t xml:space="preserve"> </w:t>
        </w:r>
      </w:ins>
      <w:del w:id="788" w:author="Sai Praneetha Bhaskaruni" w:date="2022-03-25T11:04:00Z">
        <w:r w:rsidR="00D336F1" w:rsidRPr="00CA58F3" w:rsidDel="00890190">
          <w:delText xml:space="preserve"> </w:delText>
        </w:r>
      </w:del>
      <w:r w:rsidR="00802104" w:rsidRPr="00802104">
        <w:rPr>
          <w:sz w:val="22"/>
        </w:rPr>
        <w:t>Please reach out to Stryker Customer Care for secured decommissioning</w:t>
      </w:r>
      <w:ins w:id="789" w:author="Sai Praneetha Bhaskaruni" w:date="2022-03-25T11:04:00Z">
        <w:r w:rsidR="00890190">
          <w:rPr>
            <w:sz w:val="22"/>
          </w:rPr>
          <w:t xml:space="preserve"> of Stryker owned Smart Medic components</w:t>
        </w:r>
      </w:ins>
      <w:ins w:id="790" w:author="Sai Praneetha Bhaskaruni" w:date="2022-03-25T11:05:00Z">
        <w:r w:rsidR="00E26F4E">
          <w:rPr>
            <w:sz w:val="22"/>
          </w:rPr>
          <w:t xml:space="preserve"> such as (Smart Medic device, tablet)</w:t>
        </w:r>
      </w:ins>
      <w:r w:rsidR="00D336F1">
        <w:rPr>
          <w:i/>
          <w:sz w:val="22"/>
        </w:rPr>
        <w:t>.</w:t>
      </w:r>
      <w:ins w:id="791" w:author="Sai Praneetha Bhaskaruni" w:date="2022-03-25T11:08:00Z">
        <w:r w:rsidR="008423E6">
          <w:rPr>
            <w:i/>
            <w:sz w:val="22"/>
          </w:rPr>
          <w:t xml:space="preserve"> </w:t>
        </w:r>
        <w:r w:rsidR="008423E6" w:rsidRPr="008423E6">
          <w:rPr>
            <w:iCs/>
            <w:sz w:val="22"/>
            <w:rPrChange w:id="792" w:author="Sai Praneetha Bhaskaruni" w:date="2022-03-25T11:09:00Z">
              <w:rPr>
                <w:i/>
                <w:sz w:val="22"/>
              </w:rPr>
            </w:rPrChange>
          </w:rPr>
          <w:t>Components owned by HDO should follow the HDO IT</w:t>
        </w:r>
      </w:ins>
      <w:ins w:id="793" w:author="Sai Praneetha Bhaskaruni" w:date="2022-03-25T11:09:00Z">
        <w:r w:rsidR="008423E6" w:rsidRPr="008423E6">
          <w:rPr>
            <w:iCs/>
            <w:sz w:val="22"/>
            <w:rPrChange w:id="794" w:author="Sai Praneetha Bhaskaruni" w:date="2022-03-25T11:09:00Z">
              <w:rPr>
                <w:i/>
                <w:sz w:val="22"/>
              </w:rPr>
            </w:rPrChange>
          </w:rPr>
          <w:t xml:space="preserve"> policies for secure decommissioning.</w:t>
        </w:r>
      </w:ins>
    </w:p>
    <w:p w14:paraId="5AF85A46" w14:textId="62136097" w:rsidR="009D4859" w:rsidRDefault="009D4859" w:rsidP="00BC2B73">
      <w:pPr>
        <w:ind w:firstLine="0"/>
      </w:pPr>
    </w:p>
    <w:p w14:paraId="35BE448D" w14:textId="0F6E6FAD" w:rsidR="00E846E8" w:rsidRPr="00180992" w:rsidRDefault="009B05B1" w:rsidP="00E846E8">
      <w:pPr>
        <w:pStyle w:val="Heading1"/>
      </w:pPr>
      <w:bookmarkStart w:id="795" w:name="_Toc97177312"/>
      <w:bookmarkStart w:id="796" w:name="_Toc98780936"/>
      <w:r>
        <w:rPr>
          <w:color w:val="FCC566"/>
          <w:sz w:val="40"/>
        </w:rPr>
        <w:t>22</w:t>
      </w:r>
      <w:r w:rsidR="00E846E8" w:rsidRPr="00180992">
        <w:rPr>
          <w:color w:val="FFCC66"/>
          <w:sz w:val="40"/>
        </w:rPr>
        <w:t xml:space="preserve"> </w:t>
      </w:r>
      <w:r w:rsidR="00E846E8" w:rsidRPr="00373223">
        <w:t>Cryptographic Protection &amp; Management</w:t>
      </w:r>
      <w:bookmarkEnd w:id="795"/>
      <w:bookmarkEnd w:id="796"/>
    </w:p>
    <w:p w14:paraId="648C3529" w14:textId="086D9190" w:rsidR="00E846E8" w:rsidRPr="00C11DBF" w:rsidRDefault="00E846E8" w:rsidP="00E846E8">
      <w:pPr>
        <w:shd w:val="clear" w:color="auto" w:fill="E7E6E6" w:themeFill="background2"/>
        <w:spacing w:after="0"/>
        <w:ind w:left="118"/>
        <w:rPr>
          <w:b/>
          <w:sz w:val="22"/>
        </w:rPr>
      </w:pPr>
      <w:r w:rsidRPr="00C11DBF">
        <w:rPr>
          <w:b/>
          <w:sz w:val="22"/>
        </w:rPr>
        <w:t>SmartMedic Solution Component</w:t>
      </w:r>
      <w:ins w:id="797" w:author="Sai Praneetha Bhaskaruni" w:date="2022-03-25T10:05:00Z">
        <w:r w:rsidR="00E929B7">
          <w:rPr>
            <w:b/>
            <w:sz w:val="22"/>
          </w:rPr>
          <w:t>s</w:t>
        </w:r>
      </w:ins>
      <w:r w:rsidRPr="00C11DBF">
        <w:rPr>
          <w:b/>
          <w:sz w:val="22"/>
        </w:rPr>
        <w:t>: Device</w:t>
      </w:r>
      <w:r>
        <w:rPr>
          <w:b/>
          <w:sz w:val="22"/>
        </w:rPr>
        <w:t xml:space="preserve">, Tablet and </w:t>
      </w:r>
      <w:r w:rsidRPr="00E846E8">
        <w:rPr>
          <w:b/>
          <w:sz w:val="22"/>
        </w:rPr>
        <w:t>Nurse Station Application</w:t>
      </w:r>
    </w:p>
    <w:p w14:paraId="3D6C9F9C" w14:textId="6E81E1C3" w:rsidR="009E3DCF" w:rsidRDefault="00E846E8">
      <w:pPr>
        <w:rPr>
          <w:sz w:val="22"/>
        </w:rPr>
        <w:pPrChange w:id="798" w:author="Sai Praneetha Bhaskaruni" w:date="2022-03-25T15:27:00Z">
          <w:pPr>
            <w:spacing w:after="120"/>
            <w:ind w:left="129" w:hanging="14"/>
          </w:pPr>
        </w:pPrChange>
      </w:pPr>
      <w:r w:rsidRPr="00CA58F3">
        <w:rPr>
          <w:b/>
          <w:i/>
          <w:sz w:val="22"/>
        </w:rPr>
        <w:t>Existing Security Features:</w:t>
      </w:r>
      <w:r>
        <w:rPr>
          <w:i/>
          <w:sz w:val="22"/>
        </w:rPr>
        <w:t xml:space="preserve"> </w:t>
      </w:r>
      <w:ins w:id="799" w:author="Sai Praneetha Bhaskaruni" w:date="2022-03-25T11:15:00Z">
        <w:r w:rsidR="00E30CD1" w:rsidRPr="00567DD4">
          <w:rPr>
            <w:sz w:val="22"/>
          </w:rPr>
          <w:t>Stryker owned Smart Medic components such as (Smart Medic device, tablet)</w:t>
        </w:r>
        <w:r w:rsidR="00E30CD1" w:rsidRPr="00567DD4">
          <w:rPr>
            <w:i/>
            <w:sz w:val="22"/>
          </w:rPr>
          <w:t xml:space="preserve"> </w:t>
        </w:r>
      </w:ins>
      <w:ins w:id="800" w:author="Sai Praneetha Bhaskaruni" w:date="2022-03-25T11:14:00Z">
        <w:r w:rsidR="004579A7" w:rsidRPr="00567DD4">
          <w:rPr>
            <w:sz w:val="22"/>
            <w:rPrChange w:id="801" w:author="Sai Praneetha Bhaskaruni" w:date="2022-03-25T11:31:00Z">
              <w:rPr/>
            </w:rPrChange>
          </w:rPr>
          <w:t xml:space="preserve">&amp; </w:t>
        </w:r>
      </w:ins>
      <w:ins w:id="802" w:author="Sai Praneetha Bhaskaruni" w:date="2022-03-25T11:15:00Z">
        <w:r w:rsidR="00B50831" w:rsidRPr="00550E2F">
          <w:rPr>
            <w:sz w:val="22"/>
          </w:rPr>
          <w:t>HD</w:t>
        </w:r>
      </w:ins>
      <w:ins w:id="803" w:author="Sai Praneetha Bhaskaruni" w:date="2022-03-25T11:16:00Z">
        <w:r w:rsidR="00B50831" w:rsidRPr="00167413">
          <w:rPr>
            <w:sz w:val="22"/>
          </w:rPr>
          <w:t xml:space="preserve">O </w:t>
        </w:r>
      </w:ins>
      <w:ins w:id="804" w:author="Sai Praneetha Bhaskaruni" w:date="2022-03-25T11:14:00Z">
        <w:r w:rsidR="00136059" w:rsidRPr="00167413">
          <w:rPr>
            <w:sz w:val="22"/>
          </w:rPr>
          <w:t xml:space="preserve">components </w:t>
        </w:r>
        <w:r w:rsidR="004579A7" w:rsidRPr="00567DD4">
          <w:rPr>
            <w:sz w:val="22"/>
            <w:rPrChange w:id="805" w:author="Sai Praneetha Bhaskaruni" w:date="2022-03-25T11:31:00Z">
              <w:rPr/>
            </w:rPrChange>
          </w:rPr>
          <w:t>(</w:t>
        </w:r>
      </w:ins>
      <w:ins w:id="806" w:author="Sai Praneetha Bhaskaruni" w:date="2022-03-25T11:16:00Z">
        <w:r w:rsidR="00B50831" w:rsidRPr="00550E2F">
          <w:rPr>
            <w:sz w:val="22"/>
          </w:rPr>
          <w:t>NSA system</w:t>
        </w:r>
      </w:ins>
      <w:ins w:id="807" w:author="Sai Praneetha Bhaskaruni" w:date="2022-03-25T11:14:00Z">
        <w:r w:rsidR="004579A7" w:rsidRPr="00567DD4">
          <w:rPr>
            <w:sz w:val="22"/>
            <w:rPrChange w:id="808" w:author="Sai Praneetha Bhaskaruni" w:date="2022-03-25T11:31:00Z">
              <w:rPr/>
            </w:rPrChange>
          </w:rPr>
          <w:t xml:space="preserve">, Wi-Fi Access Point) both employ cryptographic </w:t>
        </w:r>
      </w:ins>
      <w:ins w:id="809" w:author="Sai Praneetha Bhaskaruni" w:date="2022-03-25T11:18:00Z">
        <w:r w:rsidR="00AF019A" w:rsidRPr="00550E2F">
          <w:rPr>
            <w:sz w:val="22"/>
          </w:rPr>
          <w:t>protection</w:t>
        </w:r>
      </w:ins>
      <w:ins w:id="810" w:author="Sai Praneetha Bhaskaruni" w:date="2022-03-25T11:14:00Z">
        <w:r w:rsidR="004579A7" w:rsidRPr="00567DD4">
          <w:rPr>
            <w:sz w:val="22"/>
            <w:rPrChange w:id="811" w:author="Sai Praneetha Bhaskaruni" w:date="2022-03-25T11:31:00Z">
              <w:rPr/>
            </w:rPrChange>
          </w:rPr>
          <w:t xml:space="preserve">. </w:t>
        </w:r>
      </w:ins>
      <w:ins w:id="812" w:author="Sai Praneetha Bhaskaruni" w:date="2022-03-25T11:36:00Z">
        <w:r w:rsidR="006334EF">
          <w:rPr>
            <w:sz w:val="22"/>
          </w:rPr>
          <w:t>S</w:t>
        </w:r>
      </w:ins>
      <w:ins w:id="813" w:author="Sai Praneetha Bhaskaruni" w:date="2022-03-25T11:17:00Z">
        <w:r w:rsidR="003C5230" w:rsidRPr="00567DD4">
          <w:rPr>
            <w:sz w:val="22"/>
            <w:rPrChange w:id="814" w:author="Sai Praneetha Bhaskaruni" w:date="2022-03-25T11:31:00Z">
              <w:rPr/>
            </w:rPrChange>
          </w:rPr>
          <w:t>mart medic device &amp; tablet</w:t>
        </w:r>
      </w:ins>
      <w:ins w:id="815" w:author="Sai Praneetha Bhaskaruni" w:date="2022-03-25T11:21:00Z">
        <w:r w:rsidR="001C336C" w:rsidRPr="00550E2F">
          <w:rPr>
            <w:sz w:val="22"/>
          </w:rPr>
          <w:t xml:space="preserve"> are desig</w:t>
        </w:r>
      </w:ins>
      <w:ins w:id="816" w:author="Sai Praneetha Bhaskaruni" w:date="2022-03-25T11:37:00Z">
        <w:r w:rsidR="00B273C6">
          <w:rPr>
            <w:sz w:val="22"/>
          </w:rPr>
          <w:t>ned</w:t>
        </w:r>
      </w:ins>
      <w:ins w:id="817" w:author="Sai Praneetha Bhaskaruni" w:date="2022-03-25T11:21:00Z">
        <w:r w:rsidR="001C336C" w:rsidRPr="00550E2F">
          <w:rPr>
            <w:sz w:val="22"/>
          </w:rPr>
          <w:t xml:space="preserve"> such that </w:t>
        </w:r>
      </w:ins>
      <w:ins w:id="818" w:author="Sai Praneetha Bhaskaruni" w:date="2022-03-25T14:41:00Z">
        <w:r w:rsidR="004427F8">
          <w:rPr>
            <w:sz w:val="22"/>
          </w:rPr>
          <w:t>S</w:t>
        </w:r>
      </w:ins>
      <w:ins w:id="819" w:author="Sai Praneetha Bhaskaruni" w:date="2022-03-25T11:22:00Z">
        <w:r w:rsidR="00357872" w:rsidRPr="00550E2F">
          <w:rPr>
            <w:sz w:val="22"/>
          </w:rPr>
          <w:t>tr</w:t>
        </w:r>
      </w:ins>
      <w:ins w:id="820" w:author="Sai Praneetha Bhaskaruni" w:date="2022-03-25T11:21:00Z">
        <w:r w:rsidR="001C336C" w:rsidRPr="00167413">
          <w:rPr>
            <w:sz w:val="22"/>
          </w:rPr>
          <w:t>yk</w:t>
        </w:r>
      </w:ins>
      <w:ins w:id="821" w:author="Sai Praneetha Bhaskaruni" w:date="2022-03-25T11:22:00Z">
        <w:r w:rsidR="00357872" w:rsidRPr="00167413">
          <w:rPr>
            <w:sz w:val="22"/>
          </w:rPr>
          <w:t>er</w:t>
        </w:r>
      </w:ins>
      <w:ins w:id="822" w:author="Sai Praneetha Bhaskaruni" w:date="2022-03-25T11:21:00Z">
        <w:r w:rsidR="001C336C" w:rsidRPr="00167413">
          <w:rPr>
            <w:sz w:val="22"/>
          </w:rPr>
          <w:t xml:space="preserve"> made/auth</w:t>
        </w:r>
      </w:ins>
      <w:ins w:id="823" w:author="Sai Praneetha Bhaskaruni" w:date="2022-03-25T11:22:00Z">
        <w:r w:rsidR="001C336C" w:rsidRPr="00164113">
          <w:rPr>
            <w:sz w:val="22"/>
          </w:rPr>
          <w:t>enticated (HDO)</w:t>
        </w:r>
      </w:ins>
      <w:ins w:id="824" w:author="Sai Praneetha Bhaskaruni" w:date="2022-03-25T11:21:00Z">
        <w:r w:rsidR="001C336C" w:rsidRPr="00567DD4">
          <w:rPr>
            <w:sz w:val="22"/>
            <w:rPrChange w:id="825" w:author="Sai Praneetha Bhaskaruni" w:date="2022-03-25T11:31:00Z">
              <w:rPr>
                <w:sz w:val="22"/>
                <w:szCs w:val="24"/>
              </w:rPr>
            </w:rPrChange>
          </w:rPr>
          <w:t xml:space="preserve"> can </w:t>
        </w:r>
      </w:ins>
      <w:ins w:id="826" w:author="Sai Praneetha Bhaskaruni" w:date="2022-03-25T11:37:00Z">
        <w:r w:rsidR="00B273C6">
          <w:rPr>
            <w:sz w:val="22"/>
          </w:rPr>
          <w:t xml:space="preserve">only </w:t>
        </w:r>
      </w:ins>
      <w:ins w:id="827" w:author="Sai Praneetha Bhaskaruni" w:date="2022-03-25T11:21:00Z">
        <w:r w:rsidR="001C336C" w:rsidRPr="00550E2F">
          <w:rPr>
            <w:sz w:val="22"/>
          </w:rPr>
          <w:t xml:space="preserve">establish communication </w:t>
        </w:r>
      </w:ins>
      <w:ins w:id="828" w:author="Sai Praneetha Bhaskaruni" w:date="2022-03-25T11:37:00Z">
        <w:r w:rsidR="00B273C6">
          <w:rPr>
            <w:sz w:val="22"/>
          </w:rPr>
          <w:t>with</w:t>
        </w:r>
      </w:ins>
      <w:ins w:id="829" w:author="Sai Praneetha Bhaskaruni" w:date="2022-03-25T11:22:00Z">
        <w:r w:rsidR="001C336C" w:rsidRPr="00550E2F">
          <w:rPr>
            <w:sz w:val="22"/>
          </w:rPr>
          <w:t xml:space="preserve"> them</w:t>
        </w:r>
      </w:ins>
      <w:ins w:id="830" w:author="Sai Praneetha Bhaskaruni" w:date="2022-03-25T11:17:00Z">
        <w:r w:rsidR="007B77A4" w:rsidRPr="00167413">
          <w:rPr>
            <w:sz w:val="22"/>
          </w:rPr>
          <w:t>.</w:t>
        </w:r>
        <w:r w:rsidR="00AF019A" w:rsidRPr="00167413">
          <w:rPr>
            <w:sz w:val="22"/>
          </w:rPr>
          <w:t xml:space="preserve"> </w:t>
        </w:r>
      </w:ins>
      <w:ins w:id="831" w:author="Sai Praneetha Bhaskaruni" w:date="2022-03-25T11:23:00Z">
        <w:r w:rsidR="00F762DF" w:rsidRPr="00167413">
          <w:rPr>
            <w:sz w:val="22"/>
          </w:rPr>
          <w:t>S</w:t>
        </w:r>
      </w:ins>
      <w:ins w:id="832" w:author="Sai Praneetha Bhaskaruni" w:date="2022-03-25T11:22:00Z">
        <w:r w:rsidR="00357872" w:rsidRPr="00567DD4">
          <w:rPr>
            <w:sz w:val="22"/>
            <w:rPrChange w:id="833" w:author="Sai Praneetha Bhaskaruni" w:date="2022-03-25T11:31:00Z">
              <w:rPr/>
            </w:rPrChange>
          </w:rPr>
          <w:t xml:space="preserve">ensitive data, such as crypto </w:t>
        </w:r>
      </w:ins>
      <w:ins w:id="834" w:author="Sai Praneetha Bhaskaruni" w:date="2022-03-25T11:23:00Z">
        <w:r w:rsidR="00F762DF" w:rsidRPr="00550E2F">
          <w:rPr>
            <w:sz w:val="22"/>
          </w:rPr>
          <w:t>elements</w:t>
        </w:r>
      </w:ins>
      <w:ins w:id="835" w:author="Sai Praneetha Bhaskaruni" w:date="2022-03-25T11:22:00Z">
        <w:r w:rsidR="00357872" w:rsidRPr="00567DD4">
          <w:rPr>
            <w:sz w:val="22"/>
            <w:rPrChange w:id="836" w:author="Sai Praneetha Bhaskaruni" w:date="2022-03-25T11:31:00Z">
              <w:rPr/>
            </w:rPrChange>
          </w:rPr>
          <w:t xml:space="preserve"> (keys, tokens, certificates)</w:t>
        </w:r>
      </w:ins>
      <w:ins w:id="837" w:author="Sai Praneetha Bhaskaruni" w:date="2022-03-25T11:24:00Z">
        <w:r w:rsidR="00C44E93" w:rsidRPr="00550E2F">
          <w:rPr>
            <w:sz w:val="22"/>
          </w:rPr>
          <w:t xml:space="preserve"> are secured with cryptographic protection.</w:t>
        </w:r>
      </w:ins>
      <w:ins w:id="838" w:author="Sai Praneetha Bhaskaruni" w:date="2022-03-25T11:31:00Z">
        <w:r w:rsidR="00A60B45" w:rsidRPr="00167413">
          <w:rPr>
            <w:sz w:val="22"/>
          </w:rPr>
          <w:t xml:space="preserve"> </w:t>
        </w:r>
        <w:r w:rsidR="00A60B45" w:rsidRPr="00567DD4">
          <w:rPr>
            <w:sz w:val="22"/>
            <w:rPrChange w:id="839" w:author="Sai Praneetha Bhaskaruni" w:date="2022-03-25T11:31:00Z">
              <w:rPr/>
            </w:rPrChange>
          </w:rPr>
          <w:t xml:space="preserve">HDO </w:t>
        </w:r>
      </w:ins>
      <w:ins w:id="840" w:author="Sai Praneetha Bhaskaruni" w:date="2022-03-25T14:41:00Z">
        <w:r w:rsidR="000A1A34" w:rsidRPr="00567DD4">
          <w:rPr>
            <w:sz w:val="22"/>
          </w:rPr>
          <w:t>Wi-Fi</w:t>
        </w:r>
      </w:ins>
      <w:ins w:id="841" w:author="Sai Praneetha Bhaskaruni" w:date="2022-03-25T11:31:00Z">
        <w:r w:rsidR="00A60B45" w:rsidRPr="00567DD4">
          <w:rPr>
            <w:sz w:val="22"/>
            <w:rPrChange w:id="842" w:author="Sai Praneetha Bhaskaruni" w:date="2022-03-25T11:31:00Z">
              <w:rPr/>
            </w:rPrChange>
          </w:rPr>
          <w:t xml:space="preserve"> access point, used in secure communication channel protected along with </w:t>
        </w:r>
      </w:ins>
      <w:ins w:id="843" w:author="Sai Praneetha Bhaskaruni" w:date="2022-03-25T11:40:00Z">
        <w:r w:rsidR="00E26E58">
          <w:rPr>
            <w:sz w:val="22"/>
          </w:rPr>
          <w:t xml:space="preserve">secured </w:t>
        </w:r>
      </w:ins>
      <w:ins w:id="844" w:author="Sai Praneetha Bhaskaruni" w:date="2022-03-25T11:31:00Z">
        <w:r w:rsidR="00A60B45" w:rsidRPr="00567DD4">
          <w:rPr>
            <w:sz w:val="22"/>
            <w:rPrChange w:id="845" w:author="Sai Praneetha Bhaskaruni" w:date="2022-03-25T11:31:00Z">
              <w:rPr/>
            </w:rPrChange>
          </w:rPr>
          <w:t xml:space="preserve">authentication credentials. Hence, </w:t>
        </w:r>
        <w:r w:rsidR="00A60B45" w:rsidRPr="00567DD4">
          <w:rPr>
            <w:sz w:val="22"/>
          </w:rPr>
          <w:t xml:space="preserve">communication between the SmartMedic solution’s component i.e., the Device &amp; Tablet, the Tablet &amp; </w:t>
        </w:r>
        <w:r w:rsidR="00A60B45" w:rsidRPr="005E6EAE">
          <w:rPr>
            <w:sz w:val="22"/>
            <w:rPrChange w:id="846" w:author="Sai Praneetha Bhaskaruni" w:date="2022-03-25T11:35:00Z">
              <w:rPr>
                <w:sz w:val="22"/>
                <w:highlight w:val="yellow"/>
              </w:rPr>
            </w:rPrChange>
          </w:rPr>
          <w:t>S</w:t>
        </w:r>
        <w:r w:rsidR="00A60B45" w:rsidRPr="005E6EAE">
          <w:rPr>
            <w:sz w:val="22"/>
            <w:rPrChange w:id="847" w:author="Sai Praneetha Bhaskaruni" w:date="2022-03-25T11:35:00Z">
              <w:rPr>
                <w:highlight w:val="yellow"/>
              </w:rPr>
            </w:rPrChange>
          </w:rPr>
          <w:t>tryker</w:t>
        </w:r>
        <w:r w:rsidR="00A60B45" w:rsidRPr="005E6EAE">
          <w:rPr>
            <w:sz w:val="22"/>
            <w:rPrChange w:id="848" w:author="Sai Praneetha Bhaskaruni" w:date="2022-03-25T11:35:00Z">
              <w:rPr>
                <w:sz w:val="22"/>
                <w:highlight w:val="yellow"/>
              </w:rPr>
            </w:rPrChange>
          </w:rPr>
          <w:t xml:space="preserve"> Cloud</w:t>
        </w:r>
        <w:r w:rsidR="00A60B45" w:rsidRPr="00567DD4">
          <w:rPr>
            <w:sz w:val="22"/>
          </w:rPr>
          <w:t xml:space="preserve">, </w:t>
        </w:r>
        <w:r w:rsidR="00A60B45" w:rsidRPr="005E6EAE">
          <w:rPr>
            <w:sz w:val="22"/>
            <w:rPrChange w:id="849" w:author="Sai Praneetha Bhaskaruni" w:date="2022-03-25T11:35:00Z">
              <w:rPr>
                <w:sz w:val="22"/>
                <w:highlight w:val="yellow"/>
              </w:rPr>
            </w:rPrChange>
          </w:rPr>
          <w:t>S</w:t>
        </w:r>
        <w:r w:rsidR="00A60B45" w:rsidRPr="005E6EAE">
          <w:rPr>
            <w:sz w:val="22"/>
            <w:rPrChange w:id="850" w:author="Sai Praneetha Bhaskaruni" w:date="2022-03-25T11:35:00Z">
              <w:rPr>
                <w:highlight w:val="yellow"/>
              </w:rPr>
            </w:rPrChange>
          </w:rPr>
          <w:t>tryker</w:t>
        </w:r>
        <w:r w:rsidR="00A60B45" w:rsidRPr="005E6EAE">
          <w:rPr>
            <w:sz w:val="22"/>
            <w:rPrChange w:id="851" w:author="Sai Praneetha Bhaskaruni" w:date="2022-03-25T11:35:00Z">
              <w:rPr>
                <w:sz w:val="22"/>
                <w:highlight w:val="yellow"/>
              </w:rPr>
            </w:rPrChange>
          </w:rPr>
          <w:t xml:space="preserve"> Cloud </w:t>
        </w:r>
        <w:r w:rsidR="00A60B45" w:rsidRPr="00567DD4">
          <w:rPr>
            <w:sz w:val="22"/>
          </w:rPr>
          <w:t>&amp; the Nurse Station Application</w:t>
        </w:r>
        <w:r w:rsidR="00A60B45" w:rsidRPr="00567DD4">
          <w:rPr>
            <w:sz w:val="22"/>
            <w:rPrChange w:id="852" w:author="Sai Praneetha Bhaskaruni" w:date="2022-03-25T11:31:00Z">
              <w:rPr/>
            </w:rPrChange>
          </w:rPr>
          <w:t xml:space="preserve"> can be cryptographically protected.</w:t>
        </w:r>
      </w:ins>
      <w:del w:id="853" w:author="Sai Praneetha Bhaskaruni" w:date="2022-03-25T11:13:00Z">
        <w:r w:rsidRPr="00E36D00" w:rsidDel="004579A7">
          <w:rPr>
            <w:sz w:val="22"/>
          </w:rPr>
          <w:delText xml:space="preserve">The data at rest </w:delText>
        </w:r>
        <w:r w:rsidR="002C109E" w:rsidDel="004579A7">
          <w:rPr>
            <w:sz w:val="22"/>
          </w:rPr>
          <w:delText xml:space="preserve">is </w:delText>
        </w:r>
        <w:r w:rsidRPr="00E36D00" w:rsidDel="004579A7">
          <w:rPr>
            <w:sz w:val="22"/>
          </w:rPr>
          <w:delText xml:space="preserve">encrypted using a strong encryption mechanism implemented within the SmartMedic solution, which safeguards the sensitive medical data from </w:delText>
        </w:r>
        <w:r w:rsidRPr="00425B12" w:rsidDel="004579A7">
          <w:rPr>
            <w:sz w:val="22"/>
            <w:highlight w:val="yellow"/>
            <w:rPrChange w:id="854" w:author="Sai Praneetha Bhaskaruni" w:date="2022-03-25T10:06:00Z">
              <w:rPr>
                <w:sz w:val="22"/>
              </w:rPr>
            </w:rPrChange>
          </w:rPr>
          <w:delText>prying eyes</w:delText>
        </w:r>
        <w:r w:rsidRPr="00E36D00" w:rsidDel="004579A7">
          <w:rPr>
            <w:sz w:val="22"/>
          </w:rPr>
          <w:delText xml:space="preserve">. The ability of the device to ensure unauthorized access does not compromise the integrity and confidentiality of sensitive information stored on the device. SmartMedic solution will handle data integrity checking mechanisms of stored health data. </w:delText>
        </w:r>
        <w:r w:rsidR="002C109E" w:rsidDel="004579A7">
          <w:rPr>
            <w:sz w:val="22"/>
          </w:rPr>
          <w:delText>The c</w:delText>
        </w:r>
        <w:r w:rsidR="002C109E" w:rsidRPr="00E36D00" w:rsidDel="004579A7">
          <w:rPr>
            <w:sz w:val="22"/>
          </w:rPr>
          <w:delText xml:space="preserve">ustomer </w:delText>
        </w:r>
        <w:r w:rsidRPr="00E36D00" w:rsidDel="004579A7">
          <w:rPr>
            <w:sz w:val="22"/>
          </w:rPr>
          <w:delText>only need</w:delText>
        </w:r>
        <w:r w:rsidR="002C109E" w:rsidDel="004579A7">
          <w:rPr>
            <w:sz w:val="22"/>
          </w:rPr>
          <w:delText>s</w:delText>
        </w:r>
        <w:r w:rsidRPr="00E36D00" w:rsidDel="004579A7">
          <w:rPr>
            <w:sz w:val="22"/>
          </w:rPr>
          <w:delText xml:space="preserve"> to provide the secure encrypted channel for the communication between the SmartMedic solu</w:delText>
        </w:r>
        <w:r w:rsidDel="004579A7">
          <w:rPr>
            <w:sz w:val="22"/>
          </w:rPr>
          <w:delText xml:space="preserve">tion’s component </w:delText>
        </w:r>
        <w:r w:rsidR="002C109E" w:rsidDel="004579A7">
          <w:rPr>
            <w:sz w:val="22"/>
          </w:rPr>
          <w:delText>i.e.,</w:delText>
        </w:r>
        <w:r w:rsidDel="004579A7">
          <w:rPr>
            <w:sz w:val="22"/>
          </w:rPr>
          <w:delText xml:space="preserve"> the </w:delText>
        </w:r>
        <w:r w:rsidR="002C109E" w:rsidDel="004579A7">
          <w:rPr>
            <w:sz w:val="22"/>
          </w:rPr>
          <w:delText>D</w:delText>
        </w:r>
        <w:r w:rsidDel="004579A7">
          <w:rPr>
            <w:sz w:val="22"/>
          </w:rPr>
          <w:delText>evice</w:delText>
        </w:r>
        <w:r w:rsidR="0024252A" w:rsidDel="004579A7">
          <w:rPr>
            <w:sz w:val="22"/>
          </w:rPr>
          <w:delText xml:space="preserve"> &amp;</w:delText>
        </w:r>
        <w:r w:rsidRPr="00E36D00" w:rsidDel="004579A7">
          <w:rPr>
            <w:sz w:val="22"/>
          </w:rPr>
          <w:delText xml:space="preserve"> </w:delText>
        </w:r>
        <w:r w:rsidR="002C109E" w:rsidDel="004579A7">
          <w:rPr>
            <w:sz w:val="22"/>
          </w:rPr>
          <w:delText>Tablet</w:delText>
        </w:r>
        <w:r w:rsidR="0024252A" w:rsidDel="004579A7">
          <w:rPr>
            <w:sz w:val="22"/>
          </w:rPr>
          <w:delText xml:space="preserve">, the </w:delText>
        </w:r>
        <w:r w:rsidR="002C109E" w:rsidDel="004579A7">
          <w:rPr>
            <w:sz w:val="22"/>
          </w:rPr>
          <w:delText xml:space="preserve">Tablet </w:delText>
        </w:r>
        <w:r w:rsidR="0024252A" w:rsidDel="004579A7">
          <w:rPr>
            <w:sz w:val="22"/>
          </w:rPr>
          <w:delText>&amp;</w:delText>
        </w:r>
        <w:r w:rsidR="0024252A" w:rsidRPr="0024252A" w:rsidDel="004579A7">
          <w:rPr>
            <w:sz w:val="22"/>
          </w:rPr>
          <w:delText xml:space="preserve"> </w:delText>
        </w:r>
        <w:r w:rsidR="0024252A" w:rsidRPr="000034DA" w:rsidDel="004579A7">
          <w:rPr>
            <w:sz w:val="22"/>
            <w:highlight w:val="yellow"/>
            <w:rPrChange w:id="855" w:author="Sai Praneetha Bhaskaruni" w:date="2022-03-25T10:08:00Z">
              <w:rPr>
                <w:sz w:val="22"/>
              </w:rPr>
            </w:rPrChange>
          </w:rPr>
          <w:delText>SmartMedic Cloud Application</w:delText>
        </w:r>
        <w:r w:rsidR="009D28D9" w:rsidDel="004579A7">
          <w:rPr>
            <w:sz w:val="22"/>
          </w:rPr>
          <w:delText xml:space="preserve">, </w:delText>
        </w:r>
        <w:r w:rsidR="009D28D9" w:rsidRPr="000034DA" w:rsidDel="004579A7">
          <w:rPr>
            <w:sz w:val="22"/>
            <w:highlight w:val="yellow"/>
            <w:rPrChange w:id="856" w:author="Sai Praneetha Bhaskaruni" w:date="2022-03-25T10:08:00Z">
              <w:rPr>
                <w:sz w:val="22"/>
              </w:rPr>
            </w:rPrChange>
          </w:rPr>
          <w:delText>SmartMedic Cloud Application</w:delText>
        </w:r>
        <w:r w:rsidR="009D28D9" w:rsidDel="004579A7">
          <w:rPr>
            <w:sz w:val="22"/>
          </w:rPr>
          <w:delText xml:space="preserve"> </w:delText>
        </w:r>
      </w:del>
      <w:del w:id="857" w:author="Sai Praneetha Bhaskaruni" w:date="2022-03-25T10:08:00Z">
        <w:r w:rsidR="009D28D9" w:rsidDel="000034DA">
          <w:rPr>
            <w:sz w:val="22"/>
          </w:rPr>
          <w:delText>and</w:delText>
        </w:r>
      </w:del>
      <w:del w:id="858" w:author="Sai Praneetha Bhaskaruni" w:date="2022-03-25T11:13:00Z">
        <w:r w:rsidR="009D28D9" w:rsidDel="004579A7">
          <w:rPr>
            <w:sz w:val="22"/>
          </w:rPr>
          <w:delText xml:space="preserve"> the Nurse </w:delText>
        </w:r>
        <w:r w:rsidR="002C109E" w:rsidDel="004579A7">
          <w:rPr>
            <w:sz w:val="22"/>
          </w:rPr>
          <w:delText xml:space="preserve">Station </w:delText>
        </w:r>
        <w:r w:rsidR="009D28D9" w:rsidDel="004579A7">
          <w:rPr>
            <w:sz w:val="22"/>
          </w:rPr>
          <w:delText>Application</w:delText>
        </w:r>
        <w:r w:rsidR="009D28D9" w:rsidRPr="009D28D9" w:rsidDel="004579A7">
          <w:rPr>
            <w:sz w:val="22"/>
          </w:rPr>
          <w:delText>.</w:delText>
        </w:r>
      </w:del>
    </w:p>
    <w:p w14:paraId="668F95C1" w14:textId="77392D5B" w:rsidR="00E53596" w:rsidRDefault="009D28D9" w:rsidP="00E53596">
      <w:pPr>
        <w:spacing w:after="120"/>
        <w:ind w:left="129" w:hanging="14"/>
        <w:rPr>
          <w:ins w:id="859" w:author="Sai Praneetha Bhaskaruni" w:date="2022-03-25T11:32:00Z"/>
          <w:sz w:val="22"/>
        </w:rPr>
      </w:pPr>
      <w:r w:rsidRPr="00CA58F3">
        <w:rPr>
          <w:b/>
          <w:i/>
          <w:sz w:val="22"/>
        </w:rPr>
        <w:t>Recommended for the Stryker’s customers:</w:t>
      </w:r>
      <w:r w:rsidRPr="00CA58F3">
        <w:t xml:space="preserve"> </w:t>
      </w:r>
    </w:p>
    <w:p w14:paraId="15547E76" w14:textId="58D41A10" w:rsidR="009D28D9" w:rsidRDefault="002C109E">
      <w:pPr>
        <w:spacing w:after="120"/>
        <w:ind w:left="113" w:firstLine="0"/>
        <w:rPr>
          <w:ins w:id="860" w:author="Sai Praneetha Bhaskaruni" w:date="2022-03-25T11:33:00Z"/>
          <w:sz w:val="22"/>
        </w:rPr>
        <w:pPrChange w:id="861" w:author="Sai Praneetha Bhaskaruni" w:date="2022-03-25T11:34:00Z">
          <w:pPr>
            <w:spacing w:after="120"/>
            <w:ind w:left="129" w:hanging="14"/>
          </w:pPr>
        </w:pPrChange>
      </w:pPr>
      <w:del w:id="862" w:author="Sai Praneetha Bhaskaruni" w:date="2022-03-25T11:32:00Z">
        <w:r w:rsidRPr="00E53596" w:rsidDel="00E53596">
          <w:rPr>
            <w:sz w:val="22"/>
          </w:rPr>
          <w:delText xml:space="preserve">The customer is not </w:delText>
        </w:r>
        <w:r w:rsidR="009D28D9" w:rsidRPr="00E53596" w:rsidDel="00E53596">
          <w:rPr>
            <w:sz w:val="22"/>
          </w:rPr>
          <w:delText xml:space="preserve">allowed to access SmartMedic </w:delText>
        </w:r>
        <w:r w:rsidRPr="00E53596" w:rsidDel="00E53596">
          <w:rPr>
            <w:sz w:val="22"/>
          </w:rPr>
          <w:delText xml:space="preserve">Device </w:delText>
        </w:r>
        <w:r w:rsidR="009D28D9" w:rsidRPr="00E53596" w:rsidDel="00E53596">
          <w:rPr>
            <w:sz w:val="22"/>
          </w:rPr>
          <w:delText>and Tablet component</w:delText>
        </w:r>
        <w:r w:rsidR="009D28D9" w:rsidRPr="00E53596" w:rsidDel="00E53596">
          <w:rPr>
            <w:i/>
            <w:sz w:val="22"/>
          </w:rPr>
          <w:delText>.</w:delText>
        </w:r>
        <w:r w:rsidR="009D28D9" w:rsidDel="00E53596">
          <w:rPr>
            <w:sz w:val="22"/>
          </w:rPr>
          <w:delText xml:space="preserve"> </w:delText>
        </w:r>
      </w:del>
      <w:r w:rsidR="009D28D9" w:rsidRPr="00373223">
        <w:rPr>
          <w:sz w:val="22"/>
        </w:rPr>
        <w:t xml:space="preserve">All </w:t>
      </w:r>
      <w:ins w:id="863" w:author="Sai Praneetha Bhaskaruni" w:date="2022-03-25T11:34:00Z">
        <w:r w:rsidR="006265EF">
          <w:rPr>
            <w:sz w:val="22"/>
          </w:rPr>
          <w:t xml:space="preserve">HDO </w:t>
        </w:r>
      </w:ins>
      <w:r w:rsidR="009D28D9" w:rsidRPr="00373223">
        <w:rPr>
          <w:sz w:val="22"/>
        </w:rPr>
        <w:t xml:space="preserve">network connections </w:t>
      </w:r>
      <w:del w:id="864" w:author="Sai Praneetha Bhaskaruni" w:date="2022-03-25T11:34:00Z">
        <w:r w:rsidDel="006265EF">
          <w:rPr>
            <w:sz w:val="22"/>
          </w:rPr>
          <w:delText xml:space="preserve">are </w:delText>
        </w:r>
      </w:del>
      <w:ins w:id="865" w:author="Sai Praneetha Bhaskaruni" w:date="2022-03-25T11:34:00Z">
        <w:r w:rsidR="006265EF">
          <w:rPr>
            <w:sz w:val="22"/>
          </w:rPr>
          <w:t xml:space="preserve">should be </w:t>
        </w:r>
      </w:ins>
      <w:r w:rsidR="009D28D9" w:rsidRPr="00373223">
        <w:rPr>
          <w:sz w:val="22"/>
        </w:rPr>
        <w:t>considered in determining appropriate</w:t>
      </w:r>
      <w:r w:rsidR="009D28D9">
        <w:rPr>
          <w:sz w:val="22"/>
        </w:rPr>
        <w:t xml:space="preserve"> security controls. The HDO</w:t>
      </w:r>
      <w:r w:rsidR="009D28D9" w:rsidRPr="00373223">
        <w:rPr>
          <w:sz w:val="22"/>
        </w:rPr>
        <w:t xml:space="preserve"> </w:t>
      </w:r>
      <w:del w:id="866" w:author="Sai Praneetha Bhaskaruni" w:date="2022-03-25T11:33:00Z">
        <w:r w:rsidR="009D28D9" w:rsidRPr="00373223" w:rsidDel="006265EF">
          <w:rPr>
            <w:sz w:val="22"/>
          </w:rPr>
          <w:delText xml:space="preserve">will </w:delText>
        </w:r>
      </w:del>
      <w:proofErr w:type="gramStart"/>
      <w:ins w:id="867" w:author="Sai Praneetha Bhaskaruni" w:date="2022-03-25T11:33:00Z">
        <w:r w:rsidR="006265EF">
          <w:rPr>
            <w:sz w:val="22"/>
          </w:rPr>
          <w:t>has to</w:t>
        </w:r>
        <w:proofErr w:type="gramEnd"/>
        <w:r w:rsidR="006265EF" w:rsidRPr="00373223">
          <w:rPr>
            <w:sz w:val="22"/>
          </w:rPr>
          <w:t xml:space="preserve"> </w:t>
        </w:r>
      </w:ins>
      <w:r w:rsidR="009D28D9" w:rsidRPr="00373223">
        <w:rPr>
          <w:sz w:val="22"/>
        </w:rPr>
        <w:t xml:space="preserve">provide the secure encrypted channel such as wireless connection like Wi-Fi (consider authentication </w:t>
      </w:r>
      <w:r w:rsidR="009D28D9" w:rsidRPr="00373223">
        <w:rPr>
          <w:sz w:val="22"/>
        </w:rPr>
        <w:lastRenderedPageBreak/>
        <w:t>protocols supported, such as WPA2 EAP-TLS) for the communication between the SmartMedic solution’s components i.e.</w:t>
      </w:r>
      <w:ins w:id="868" w:author="Sai Praneetha Bhaskaruni" w:date="2022-03-25T10:15:00Z">
        <w:r w:rsidR="00E46163">
          <w:rPr>
            <w:sz w:val="22"/>
          </w:rPr>
          <w:t>,</w:t>
        </w:r>
      </w:ins>
      <w:r w:rsidR="009D28D9" w:rsidRPr="00373223">
        <w:rPr>
          <w:sz w:val="22"/>
        </w:rPr>
        <w:t xml:space="preserve"> the </w:t>
      </w:r>
      <w:ins w:id="869" w:author="Sai Praneetha Bhaskaruni" w:date="2022-03-25T10:15:00Z">
        <w:r w:rsidR="000C3A22">
          <w:rPr>
            <w:sz w:val="22"/>
          </w:rPr>
          <w:t>t</w:t>
        </w:r>
      </w:ins>
      <w:r w:rsidR="009D28D9" w:rsidRPr="00373223">
        <w:rPr>
          <w:sz w:val="22"/>
        </w:rPr>
        <w:t>ablet and Stryker cloud</w:t>
      </w:r>
      <w:ins w:id="870" w:author="Sai Praneetha Bhaskaruni" w:date="2022-03-25T11:35:00Z">
        <w:r w:rsidR="005E6EAE">
          <w:rPr>
            <w:sz w:val="22"/>
          </w:rPr>
          <w:t>.</w:t>
        </w:r>
      </w:ins>
    </w:p>
    <w:p w14:paraId="48F7576B" w14:textId="11A058A9" w:rsidR="006265EF" w:rsidRPr="00373223" w:rsidRDefault="006265EF">
      <w:pPr>
        <w:spacing w:after="120"/>
        <w:ind w:left="129" w:hanging="14"/>
        <w:rPr>
          <w:sz w:val="22"/>
        </w:rPr>
      </w:pPr>
      <w:ins w:id="871" w:author="Sai Praneetha Bhaskaruni" w:date="2022-03-25T11:33:00Z">
        <w:r w:rsidRPr="008D391F">
          <w:rPr>
            <w:sz w:val="22"/>
            <w:szCs w:val="24"/>
          </w:rPr>
          <w:t xml:space="preserve">Any information regarding </w:t>
        </w:r>
        <w:r>
          <w:rPr>
            <w:sz w:val="22"/>
            <w:szCs w:val="24"/>
          </w:rPr>
          <w:t xml:space="preserve">cryptographic protection </w:t>
        </w:r>
        <w:r w:rsidRPr="008D391F">
          <w:rPr>
            <w:sz w:val="22"/>
            <w:szCs w:val="24"/>
          </w:rPr>
          <w:t>can be requested from Stryker.</w:t>
        </w:r>
        <w:r>
          <w:t xml:space="preserve"> </w:t>
        </w:r>
      </w:ins>
    </w:p>
    <w:p w14:paraId="22EE2D00" w14:textId="5A69A93A" w:rsidR="009D4859" w:rsidRDefault="009D4859" w:rsidP="00BC2B73">
      <w:pPr>
        <w:ind w:firstLine="0"/>
      </w:pPr>
    </w:p>
    <w:p w14:paraId="0F20A0E9" w14:textId="20C8FA81" w:rsidR="009D4859" w:rsidRPr="00180992" w:rsidRDefault="00BC546B" w:rsidP="00C335C4">
      <w:pPr>
        <w:pStyle w:val="Heading1"/>
      </w:pPr>
      <w:bookmarkStart w:id="872" w:name="_Toc98780937"/>
      <w:r>
        <w:rPr>
          <w:color w:val="FCC566"/>
          <w:sz w:val="40"/>
        </w:rPr>
        <w:t>2</w:t>
      </w:r>
      <w:r w:rsidR="00BB0397">
        <w:rPr>
          <w:color w:val="FCC566"/>
          <w:sz w:val="40"/>
        </w:rPr>
        <w:t>3</w:t>
      </w:r>
      <w:r w:rsidR="009D4859" w:rsidRPr="00180992">
        <w:rPr>
          <w:color w:val="FFCC66"/>
          <w:sz w:val="40"/>
        </w:rPr>
        <w:t xml:space="preserve"> </w:t>
      </w:r>
      <w:r w:rsidR="009D4859" w:rsidRPr="009D4859">
        <w:t>Malware Detection/Protection</w:t>
      </w:r>
      <w:bookmarkEnd w:id="872"/>
    </w:p>
    <w:p w14:paraId="02FA837C"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p>
    <w:p w14:paraId="03626215" w14:textId="377B3F54" w:rsidR="00537DF9" w:rsidRPr="00550E2F" w:rsidRDefault="009D4859">
      <w:pPr>
        <w:rPr>
          <w:sz w:val="22"/>
          <w:szCs w:val="24"/>
        </w:rPr>
        <w:pPrChange w:id="873" w:author="Sai Praneetha Bhaskaruni" w:date="2022-03-25T15:28:00Z">
          <w:pPr>
            <w:spacing w:after="120"/>
            <w:ind w:left="129" w:hanging="14"/>
          </w:pPr>
        </w:pPrChange>
      </w:pPr>
      <w:r w:rsidRPr="00CA58F3">
        <w:rPr>
          <w:b/>
          <w:i/>
          <w:sz w:val="22"/>
        </w:rPr>
        <w:t>Existing Security Features:</w:t>
      </w:r>
      <w:r>
        <w:rPr>
          <w:i/>
          <w:sz w:val="22"/>
        </w:rPr>
        <w:t xml:space="preserve"> </w:t>
      </w:r>
      <w:r w:rsidR="00907A2E" w:rsidRPr="00907A2E">
        <w:rPr>
          <w:sz w:val="22"/>
        </w:rPr>
        <w:t xml:space="preserve">The </w:t>
      </w:r>
      <w:r w:rsidR="00907A2E" w:rsidRPr="00773097">
        <w:rPr>
          <w:sz w:val="22"/>
        </w:rPr>
        <w:t>standalone</w:t>
      </w:r>
      <w:r w:rsidR="00907A2E" w:rsidRPr="00907A2E">
        <w:rPr>
          <w:sz w:val="22"/>
        </w:rPr>
        <w:t xml:space="preserve"> SmartMedic </w:t>
      </w:r>
      <w:ins w:id="874" w:author="Sai Praneetha Bhaskaruni" w:date="2022-03-25T11:49:00Z">
        <w:r w:rsidR="00773097">
          <w:rPr>
            <w:sz w:val="22"/>
          </w:rPr>
          <w:t>tablet</w:t>
        </w:r>
      </w:ins>
      <w:del w:id="875" w:author="Sai Praneetha Bhaskaruni" w:date="2022-03-25T11:49:00Z">
        <w:r w:rsidR="00907A2E" w:rsidRPr="00907A2E" w:rsidDel="00773097">
          <w:rPr>
            <w:sz w:val="22"/>
          </w:rPr>
          <w:delText>Device</w:delText>
        </w:r>
      </w:del>
      <w:r w:rsidR="00907A2E" w:rsidRPr="00907A2E">
        <w:rPr>
          <w:sz w:val="22"/>
        </w:rPr>
        <w:t xml:space="preserve"> by default contains</w:t>
      </w:r>
      <w:del w:id="876" w:author="Sai Praneetha Bhaskaruni" w:date="2022-03-25T11:50:00Z">
        <w:r w:rsidR="00907A2E" w:rsidRPr="00907A2E" w:rsidDel="007C2354">
          <w:rPr>
            <w:sz w:val="22"/>
          </w:rPr>
          <w:delText xml:space="preserve"> any</w:delText>
        </w:r>
      </w:del>
      <w:ins w:id="877" w:author="Sai Praneetha Bhaskaruni" w:date="2022-03-25T11:50:00Z">
        <w:r w:rsidR="007C2354">
          <w:rPr>
            <w:sz w:val="22"/>
          </w:rPr>
          <w:t xml:space="preserve"> </w:t>
        </w:r>
      </w:ins>
      <w:del w:id="878" w:author="Sai Praneetha Bhaskaruni" w:date="2022-03-25T11:50:00Z">
        <w:r w:rsidR="00907A2E" w:rsidRPr="00907A2E" w:rsidDel="007C2354">
          <w:rPr>
            <w:sz w:val="22"/>
          </w:rPr>
          <w:delText xml:space="preserve"> </w:delText>
        </w:r>
      </w:del>
      <w:r w:rsidR="00907A2E" w:rsidRPr="00907A2E">
        <w:rPr>
          <w:sz w:val="22"/>
        </w:rPr>
        <w:t>malware detection functionality</w:t>
      </w:r>
      <w:r w:rsidR="002C109E">
        <w:rPr>
          <w:sz w:val="22"/>
        </w:rPr>
        <w:t>, as</w:t>
      </w:r>
      <w:r w:rsidR="00907A2E" w:rsidRPr="00907A2E">
        <w:rPr>
          <w:sz w:val="22"/>
        </w:rPr>
        <w:t xml:space="preserve"> the malware detection is crucial </w:t>
      </w:r>
      <w:ins w:id="879" w:author="Sai Praneetha Bhaskaruni" w:date="2022-03-25T15:40:00Z">
        <w:r w:rsidR="00785D7C">
          <w:rPr>
            <w:sz w:val="22"/>
          </w:rPr>
          <w:t>as attackers exploiting the system in multiple ways and hence</w:t>
        </w:r>
        <w:r w:rsidR="00785D7C" w:rsidRPr="00907A2E">
          <w:rPr>
            <w:sz w:val="22"/>
          </w:rPr>
          <w:t xml:space="preserve"> it </w:t>
        </w:r>
        <w:r w:rsidR="00785D7C">
          <w:rPr>
            <w:sz w:val="22"/>
          </w:rPr>
          <w:t>can serve</w:t>
        </w:r>
        <w:r w:rsidR="00785D7C" w:rsidRPr="00907A2E">
          <w:rPr>
            <w:sz w:val="22"/>
          </w:rPr>
          <w:t xml:space="preserve"> as an early warning </w:t>
        </w:r>
        <w:r w:rsidR="00785D7C">
          <w:rPr>
            <w:sz w:val="22"/>
          </w:rPr>
          <w:t xml:space="preserve">to </w:t>
        </w:r>
        <w:r w:rsidR="00785D7C" w:rsidRPr="00907A2E">
          <w:rPr>
            <w:sz w:val="22"/>
          </w:rPr>
          <w:t>the</w:t>
        </w:r>
        <w:r w:rsidR="00785D7C" w:rsidRPr="008D391F">
          <w:rPr>
            <w:sz w:val="22"/>
          </w:rPr>
          <w:t xml:space="preserve"> system</w:t>
        </w:r>
        <w:r w:rsidR="00785D7C" w:rsidRPr="00907A2E">
          <w:rPr>
            <w:sz w:val="22"/>
          </w:rPr>
          <w:t xml:space="preserve"> regarding cyberattacks</w:t>
        </w:r>
      </w:ins>
      <w:del w:id="880" w:author="Sai Praneetha Bhaskaruni" w:date="2022-03-25T15:40:00Z">
        <w:r w:rsidR="00907A2E" w:rsidRPr="00907A2E" w:rsidDel="00785D7C">
          <w:rPr>
            <w:sz w:val="22"/>
          </w:rPr>
          <w:delText xml:space="preserve">with malware’s prevalence </w:delText>
        </w:r>
      </w:del>
      <w:del w:id="881" w:author="Sai Praneetha Bhaskaruni" w:date="2022-03-25T11:50:00Z">
        <w:r w:rsidR="00907A2E" w:rsidRPr="00907A2E" w:rsidDel="00BC1354">
          <w:rPr>
            <w:sz w:val="22"/>
          </w:rPr>
          <w:delText xml:space="preserve">because </w:delText>
        </w:r>
      </w:del>
      <w:del w:id="882" w:author="Sai Praneetha Bhaskaruni" w:date="2022-03-25T15:40:00Z">
        <w:r w:rsidR="00907A2E" w:rsidRPr="00907A2E" w:rsidDel="00785D7C">
          <w:rPr>
            <w:sz w:val="22"/>
          </w:rPr>
          <w:delText xml:space="preserve">it functions as an early warning </w:delText>
        </w:r>
      </w:del>
      <w:del w:id="883" w:author="Sai Praneetha Bhaskaruni" w:date="2022-03-25T11:49:00Z">
        <w:r w:rsidR="00907A2E" w:rsidRPr="00907A2E" w:rsidDel="00773097">
          <w:rPr>
            <w:sz w:val="22"/>
          </w:rPr>
          <w:delText xml:space="preserve">system </w:delText>
        </w:r>
      </w:del>
      <w:del w:id="884" w:author="Sai Praneetha Bhaskaruni" w:date="2022-03-25T15:40:00Z">
        <w:r w:rsidR="00907A2E" w:rsidRPr="00907A2E" w:rsidDel="00785D7C">
          <w:rPr>
            <w:sz w:val="22"/>
          </w:rPr>
          <w:delText xml:space="preserve">for the </w:delText>
        </w:r>
      </w:del>
      <w:del w:id="885" w:author="Sai Praneetha Bhaskaruni" w:date="2022-03-25T11:49:00Z">
        <w:r w:rsidR="00907A2E" w:rsidRPr="00F93A5F" w:rsidDel="00773097">
          <w:rPr>
            <w:sz w:val="22"/>
            <w:highlight w:val="yellow"/>
            <w:rPrChange w:id="886" w:author="Sai Praneetha Bhaskaruni" w:date="2022-03-25T10:46:00Z">
              <w:rPr>
                <w:sz w:val="22"/>
              </w:rPr>
            </w:rPrChange>
          </w:rPr>
          <w:delText>computer secure</w:delText>
        </w:r>
        <w:r w:rsidR="00907A2E" w:rsidRPr="00907A2E" w:rsidDel="00773097">
          <w:rPr>
            <w:sz w:val="22"/>
          </w:rPr>
          <w:delText xml:space="preserve"> regarding</w:delText>
        </w:r>
      </w:del>
      <w:del w:id="887" w:author="Sai Praneetha Bhaskaruni" w:date="2022-03-25T11:50:00Z">
        <w:r w:rsidR="00907A2E" w:rsidRPr="00907A2E" w:rsidDel="00773097">
          <w:rPr>
            <w:sz w:val="22"/>
          </w:rPr>
          <w:delText xml:space="preserve"> </w:delText>
        </w:r>
      </w:del>
      <w:del w:id="888" w:author="Sai Praneetha Bhaskaruni" w:date="2022-03-25T15:40:00Z">
        <w:r w:rsidR="00907A2E" w:rsidRPr="00907A2E" w:rsidDel="00785D7C">
          <w:rPr>
            <w:sz w:val="22"/>
          </w:rPr>
          <w:delText>malware and cyberattacks</w:delText>
        </w:r>
      </w:del>
      <w:r w:rsidR="00907A2E" w:rsidRPr="00907A2E">
        <w:rPr>
          <w:sz w:val="22"/>
        </w:rPr>
        <w:t xml:space="preserve">. </w:t>
      </w:r>
      <w:del w:id="889" w:author="Sai Praneetha Bhaskaruni" w:date="2022-03-25T11:51:00Z">
        <w:r w:rsidR="00907A2E" w:rsidRPr="00907A2E" w:rsidDel="00EC659A">
          <w:rPr>
            <w:sz w:val="22"/>
          </w:rPr>
          <w:delText xml:space="preserve">It keeps hackers out of the </w:delText>
        </w:r>
      </w:del>
      <w:del w:id="890" w:author="Sai Praneetha Bhaskaruni" w:date="2022-03-25T11:47:00Z">
        <w:r w:rsidR="00907A2E" w:rsidRPr="00F93A5F" w:rsidDel="000A4D74">
          <w:rPr>
            <w:sz w:val="22"/>
            <w:highlight w:val="yellow"/>
            <w:rPrChange w:id="891" w:author="Sai Praneetha Bhaskaruni" w:date="2022-03-25T10:47:00Z">
              <w:rPr>
                <w:sz w:val="22"/>
              </w:rPr>
            </w:rPrChange>
          </w:rPr>
          <w:delText>computer</w:delText>
        </w:r>
        <w:r w:rsidR="00907A2E" w:rsidRPr="00907A2E" w:rsidDel="000A4D74">
          <w:rPr>
            <w:sz w:val="22"/>
          </w:rPr>
          <w:delText xml:space="preserve"> </w:delText>
        </w:r>
      </w:del>
      <w:del w:id="892" w:author="Sai Praneetha Bhaskaruni" w:date="2022-03-25T11:51:00Z">
        <w:r w:rsidR="00907A2E" w:rsidRPr="00907A2E" w:rsidDel="00EC659A">
          <w:rPr>
            <w:sz w:val="22"/>
          </w:rPr>
          <w:delText xml:space="preserve">and prevents the information from being compromised. </w:delText>
        </w:r>
      </w:del>
      <w:r w:rsidR="00907A2E" w:rsidRPr="00907A2E">
        <w:rPr>
          <w:sz w:val="22"/>
        </w:rPr>
        <w:t xml:space="preserve">Only Stryker Technical Team </w:t>
      </w:r>
      <w:r w:rsidR="002C109E">
        <w:rPr>
          <w:sz w:val="22"/>
        </w:rPr>
        <w:t xml:space="preserve">is </w:t>
      </w:r>
      <w:r w:rsidR="00907A2E" w:rsidRPr="00907A2E">
        <w:rPr>
          <w:sz w:val="22"/>
        </w:rPr>
        <w:t>authorized to repair or resolve issue</w:t>
      </w:r>
      <w:r w:rsidR="002C109E">
        <w:rPr>
          <w:sz w:val="22"/>
        </w:rPr>
        <w:t>s</w:t>
      </w:r>
      <w:r w:rsidR="00907A2E" w:rsidRPr="00907A2E">
        <w:rPr>
          <w:sz w:val="22"/>
        </w:rPr>
        <w:t xml:space="preserve"> whenever severe malware </w:t>
      </w:r>
      <w:r w:rsidR="002C109E">
        <w:rPr>
          <w:sz w:val="22"/>
        </w:rPr>
        <w:t>is</w:t>
      </w:r>
      <w:r w:rsidR="00907A2E" w:rsidRPr="00907A2E">
        <w:rPr>
          <w:sz w:val="22"/>
        </w:rPr>
        <w:t xml:space="preserve"> </w:t>
      </w:r>
      <w:ins w:id="893" w:author="Sai Praneetha Bhaskaruni" w:date="2022-03-25T11:51:00Z">
        <w:r w:rsidR="00EC659A">
          <w:rPr>
            <w:sz w:val="22"/>
          </w:rPr>
          <w:t>repor</w:t>
        </w:r>
      </w:ins>
      <w:del w:id="894" w:author="Sai Praneetha Bhaskaruni" w:date="2022-03-25T11:51:00Z">
        <w:r w:rsidR="00907A2E" w:rsidRPr="00907A2E" w:rsidDel="00EC659A">
          <w:rPr>
            <w:sz w:val="22"/>
          </w:rPr>
          <w:delText>detec</w:delText>
        </w:r>
      </w:del>
      <w:r w:rsidR="00907A2E" w:rsidRPr="00907A2E">
        <w:rPr>
          <w:sz w:val="22"/>
        </w:rPr>
        <w:t>ted</w:t>
      </w:r>
      <w:r w:rsidRPr="00420F77">
        <w:rPr>
          <w:sz w:val="22"/>
        </w:rPr>
        <w:t>.</w:t>
      </w:r>
      <w:ins w:id="895" w:author="Sai Praneetha Bhaskaruni" w:date="2022-03-25T11:53:00Z">
        <w:r w:rsidR="003F15BA">
          <w:t xml:space="preserve"> </w:t>
        </w:r>
      </w:ins>
    </w:p>
    <w:p w14:paraId="66D6E2AC" w14:textId="3D76C49D" w:rsidR="003D4100" w:rsidRPr="00550E2F" w:rsidRDefault="00CD012C">
      <w:pPr>
        <w:spacing w:after="120"/>
        <w:ind w:left="113" w:firstLine="0"/>
        <w:rPr>
          <w:ins w:id="896" w:author="Sai Praneetha Bhaskaruni" w:date="2022-03-25T11:54:00Z"/>
          <w:sz w:val="22"/>
        </w:rPr>
        <w:pPrChange w:id="897" w:author="Sai Praneetha Bhaskaruni" w:date="2022-03-25T11:54:00Z">
          <w:pPr/>
        </w:pPrChange>
      </w:pPr>
      <w:r>
        <w:rPr>
          <w:b/>
          <w:i/>
          <w:sz w:val="22"/>
        </w:rPr>
        <w:t>Recommendation for customer (HDO)</w:t>
      </w:r>
      <w:r w:rsidR="009D4859" w:rsidRPr="00CA58F3">
        <w:rPr>
          <w:b/>
          <w:i/>
          <w:sz w:val="22"/>
        </w:rPr>
        <w:t>:</w:t>
      </w:r>
      <w:r w:rsidR="009D4859" w:rsidRPr="00CA58F3">
        <w:t xml:space="preserve"> </w:t>
      </w:r>
      <w:ins w:id="898" w:author="Sai Praneetha Bhaskaruni" w:date="2022-03-25T11:54:00Z">
        <w:r w:rsidR="003D4100" w:rsidRPr="008D391F">
          <w:rPr>
            <w:sz w:val="22"/>
            <w:szCs w:val="24"/>
          </w:rPr>
          <w:t>Customer (HDO) needs to provide the malware protection for NSA system.</w:t>
        </w:r>
        <w:r w:rsidR="00554C2F">
          <w:rPr>
            <w:sz w:val="22"/>
            <w:szCs w:val="24"/>
          </w:rPr>
          <w:t xml:space="preserve"> </w:t>
        </w:r>
      </w:ins>
    </w:p>
    <w:p w14:paraId="26BCB9B5" w14:textId="39AB8261" w:rsidR="009D4859" w:rsidDel="00554C2F" w:rsidRDefault="009D4859">
      <w:pPr>
        <w:spacing w:after="120"/>
        <w:ind w:left="113" w:firstLine="0"/>
        <w:rPr>
          <w:del w:id="899" w:author="Sai Praneetha Bhaskaruni" w:date="2022-03-25T11:54:00Z"/>
          <w:sz w:val="22"/>
        </w:rPr>
        <w:pPrChange w:id="900" w:author="Sai Praneetha Bhaskaruni" w:date="2022-03-25T11:54:00Z">
          <w:pPr>
            <w:spacing w:after="120"/>
            <w:ind w:left="129" w:hanging="14"/>
          </w:pPr>
        </w:pPrChange>
      </w:pPr>
      <w:del w:id="901" w:author="Sai Praneetha Bhaskaruni" w:date="2022-03-25T11:54:00Z">
        <w:r w:rsidRPr="00F93A5F" w:rsidDel="003D4100">
          <w:rPr>
            <w:sz w:val="22"/>
            <w:highlight w:val="yellow"/>
            <w:rPrChange w:id="902" w:author="Sai Praneetha Bhaskaruni" w:date="2022-03-25T10:47:00Z">
              <w:rPr>
                <w:sz w:val="22"/>
              </w:rPr>
            </w:rPrChange>
          </w:rPr>
          <w:delText xml:space="preserve">Customer </w:delText>
        </w:r>
        <w:r w:rsidR="002C109E" w:rsidRPr="00F93A5F" w:rsidDel="003D4100">
          <w:rPr>
            <w:sz w:val="22"/>
            <w:highlight w:val="yellow"/>
            <w:rPrChange w:id="903" w:author="Sai Praneetha Bhaskaruni" w:date="2022-03-25T10:47:00Z">
              <w:rPr>
                <w:sz w:val="22"/>
              </w:rPr>
            </w:rPrChange>
          </w:rPr>
          <w:delText xml:space="preserve">is not </w:delText>
        </w:r>
        <w:r w:rsidRPr="00F93A5F" w:rsidDel="003D4100">
          <w:rPr>
            <w:sz w:val="22"/>
            <w:highlight w:val="yellow"/>
            <w:rPrChange w:id="904" w:author="Sai Praneetha Bhaskaruni" w:date="2022-03-25T10:47:00Z">
              <w:rPr>
                <w:sz w:val="22"/>
              </w:rPr>
            </w:rPrChange>
          </w:rPr>
          <w:delText>allowed to access this component</w:delText>
        </w:r>
        <w:r w:rsidDel="00554C2F">
          <w:rPr>
            <w:i/>
            <w:sz w:val="22"/>
          </w:rPr>
          <w:delText>.</w:delText>
        </w:r>
        <w:r w:rsidR="00907A2E" w:rsidRPr="00907A2E" w:rsidDel="00554C2F">
          <w:delText xml:space="preserve"> </w:delText>
        </w:r>
        <w:r w:rsidR="00907A2E" w:rsidRPr="00907A2E" w:rsidDel="00554C2F">
          <w:rPr>
            <w:sz w:val="22"/>
          </w:rPr>
          <w:delText xml:space="preserve">Whenever severe malware </w:delText>
        </w:r>
        <w:r w:rsidR="008229B2" w:rsidDel="00554C2F">
          <w:rPr>
            <w:sz w:val="22"/>
          </w:rPr>
          <w:delText>is</w:delText>
        </w:r>
        <w:r w:rsidR="008229B2" w:rsidRPr="00907A2E" w:rsidDel="00554C2F">
          <w:rPr>
            <w:sz w:val="22"/>
          </w:rPr>
          <w:delText xml:space="preserve"> </w:delText>
        </w:r>
        <w:r w:rsidR="00907A2E" w:rsidRPr="00907A2E" w:rsidDel="00554C2F">
          <w:rPr>
            <w:sz w:val="22"/>
          </w:rPr>
          <w:delText xml:space="preserve">detected </w:delText>
        </w:r>
        <w:r w:rsidR="008229B2" w:rsidDel="00554C2F">
          <w:rPr>
            <w:sz w:val="22"/>
          </w:rPr>
          <w:delText>get it</w:delText>
        </w:r>
        <w:r w:rsidR="00907A2E" w:rsidRPr="00907A2E" w:rsidDel="00554C2F">
          <w:rPr>
            <w:sz w:val="22"/>
          </w:rPr>
          <w:delText xml:space="preserve"> resolved by the service engineer. Customer has to block </w:delText>
        </w:r>
      </w:del>
      <w:del w:id="905" w:author="Sai Praneetha Bhaskaruni" w:date="2022-03-25T10:16:00Z">
        <w:r w:rsidR="00907A2E" w:rsidRPr="00907A2E" w:rsidDel="00EB0EFC">
          <w:rPr>
            <w:sz w:val="22"/>
          </w:rPr>
          <w:delText xml:space="preserve"> </w:delText>
        </w:r>
      </w:del>
      <w:del w:id="906" w:author="Sai Praneetha Bhaskaruni" w:date="2022-03-25T11:54:00Z">
        <w:r w:rsidR="00907A2E" w:rsidRPr="00907A2E" w:rsidDel="00554C2F">
          <w:rPr>
            <w:sz w:val="22"/>
          </w:rPr>
          <w:delText xml:space="preserve">few IOCs and IOAs </w:delText>
        </w:r>
        <w:r w:rsidR="008229B2" w:rsidDel="00554C2F">
          <w:rPr>
            <w:sz w:val="22"/>
          </w:rPr>
          <w:delText>in</w:delText>
        </w:r>
        <w:r w:rsidR="008229B2" w:rsidRPr="00907A2E" w:rsidDel="00554C2F">
          <w:rPr>
            <w:sz w:val="22"/>
          </w:rPr>
          <w:delText xml:space="preserve"> </w:delText>
        </w:r>
        <w:r w:rsidR="00907A2E" w:rsidRPr="00907A2E" w:rsidDel="00554C2F">
          <w:rPr>
            <w:sz w:val="22"/>
          </w:rPr>
          <w:delText xml:space="preserve">their network devices. </w:delText>
        </w:r>
        <w:r w:rsidR="008229B2" w:rsidDel="00554C2F">
          <w:rPr>
            <w:sz w:val="22"/>
          </w:rPr>
          <w:delText>It is h</w:delText>
        </w:r>
        <w:r w:rsidR="008229B2" w:rsidRPr="00907A2E" w:rsidDel="00554C2F">
          <w:rPr>
            <w:sz w:val="22"/>
          </w:rPr>
          <w:delText xml:space="preserve">ighly </w:delText>
        </w:r>
        <w:r w:rsidR="008229B2" w:rsidDel="00554C2F">
          <w:rPr>
            <w:sz w:val="22"/>
          </w:rPr>
          <w:delText xml:space="preserve">recommended that the </w:delText>
        </w:r>
        <w:r w:rsidR="00CD012C" w:rsidDel="00554C2F">
          <w:rPr>
            <w:sz w:val="22"/>
          </w:rPr>
          <w:delText>customer (HDO)</w:delText>
        </w:r>
        <w:r w:rsidR="00907A2E" w:rsidRPr="00907A2E" w:rsidDel="00554C2F">
          <w:rPr>
            <w:sz w:val="22"/>
          </w:rPr>
          <w:delText xml:space="preserve"> </w:delText>
        </w:r>
        <w:r w:rsidR="008229B2" w:rsidDel="00554C2F">
          <w:rPr>
            <w:sz w:val="22"/>
          </w:rPr>
          <w:delText>should use</w:delText>
        </w:r>
        <w:r w:rsidR="00907A2E" w:rsidRPr="00907A2E" w:rsidDel="00554C2F">
          <w:rPr>
            <w:sz w:val="22"/>
          </w:rPr>
          <w:delText xml:space="preserve"> network firewall. SmartMedic solution should be behind stateful firewall. </w:delText>
        </w:r>
        <w:r w:rsidR="00E722DC" w:rsidDel="00554C2F">
          <w:rPr>
            <w:sz w:val="22"/>
          </w:rPr>
          <w:delText>The f</w:delText>
        </w:r>
        <w:r w:rsidR="00E722DC" w:rsidRPr="00907A2E" w:rsidDel="00554C2F">
          <w:rPr>
            <w:sz w:val="22"/>
          </w:rPr>
          <w:delText xml:space="preserve">irewall </w:delText>
        </w:r>
        <w:r w:rsidR="00907A2E" w:rsidRPr="00907A2E" w:rsidDel="00554C2F">
          <w:rPr>
            <w:sz w:val="22"/>
          </w:rPr>
          <w:delText>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delText>
        </w:r>
        <w:r w:rsidR="008229B2" w:rsidDel="00554C2F">
          <w:rPr>
            <w:sz w:val="22"/>
          </w:rPr>
          <w:delText>.</w:delText>
        </w:r>
      </w:del>
    </w:p>
    <w:p w14:paraId="7AABAA28" w14:textId="77777777" w:rsidR="008229B2" w:rsidRPr="00CA58F3" w:rsidRDefault="008229B2" w:rsidP="009D4859">
      <w:pPr>
        <w:spacing w:after="120"/>
        <w:ind w:left="129" w:hanging="14"/>
        <w:rPr>
          <w:i/>
          <w:sz w:val="22"/>
        </w:rPr>
      </w:pPr>
    </w:p>
    <w:p w14:paraId="3A5F3249"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Communication Network: </w:t>
      </w:r>
    </w:p>
    <w:p w14:paraId="1FB1A57B" w14:textId="5BE9A183" w:rsidR="009D4859" w:rsidRDefault="00CD012C" w:rsidP="009D4859">
      <w:pPr>
        <w:ind w:firstLine="0"/>
      </w:pPr>
      <w:r>
        <w:rPr>
          <w:b/>
          <w:i/>
          <w:sz w:val="22"/>
        </w:rPr>
        <w:t>Recommendation for customer (HDO)</w:t>
      </w:r>
      <w:r w:rsidR="009D4859" w:rsidRPr="00530651">
        <w:rPr>
          <w:b/>
          <w:i/>
          <w:sz w:val="22"/>
        </w:rPr>
        <w:t>:</w:t>
      </w:r>
      <w:r w:rsidR="009D4859" w:rsidRPr="00CA58F3">
        <w:rPr>
          <w:sz w:val="22"/>
        </w:rPr>
        <w:t xml:space="preserve"> </w:t>
      </w:r>
      <w:r w:rsidR="00907A2E" w:rsidRPr="00907A2E">
        <w:rPr>
          <w:sz w:val="22"/>
        </w:rPr>
        <w:t xml:space="preserve">Whenever severe malware has been detected </w:t>
      </w:r>
      <w:r w:rsidR="008229B2">
        <w:rPr>
          <w:sz w:val="22"/>
        </w:rPr>
        <w:t>it is</w:t>
      </w:r>
      <w:r w:rsidR="00907A2E" w:rsidRPr="00907A2E">
        <w:rPr>
          <w:sz w:val="22"/>
        </w:rPr>
        <w:t xml:space="preserve"> resolved by the service engineer. Customer has to block few IOCs and IOAs </w:t>
      </w:r>
      <w:r w:rsidR="008229B2">
        <w:rPr>
          <w:sz w:val="22"/>
        </w:rPr>
        <w:t>in</w:t>
      </w:r>
      <w:r w:rsidR="008229B2" w:rsidRPr="00907A2E">
        <w:rPr>
          <w:sz w:val="22"/>
        </w:rPr>
        <w:t xml:space="preserve"> </w:t>
      </w:r>
      <w:r w:rsidR="00907A2E" w:rsidRPr="00907A2E">
        <w:rPr>
          <w:sz w:val="22"/>
        </w:rPr>
        <w:t xml:space="preserve">their network devices. </w:t>
      </w:r>
      <w:r w:rsidR="008229B2">
        <w:rPr>
          <w:sz w:val="22"/>
        </w:rPr>
        <w:t>It is h</w:t>
      </w:r>
      <w:r w:rsidR="008229B2" w:rsidRPr="00907A2E">
        <w:rPr>
          <w:sz w:val="22"/>
        </w:rPr>
        <w:t xml:space="preserve">ighly </w:t>
      </w:r>
      <w:r w:rsidR="008229B2">
        <w:rPr>
          <w:sz w:val="22"/>
        </w:rPr>
        <w:t>recommended that the customer (HDO)</w:t>
      </w:r>
      <w:r w:rsidR="008229B2" w:rsidRPr="00907A2E">
        <w:rPr>
          <w:sz w:val="22"/>
        </w:rPr>
        <w:t xml:space="preserve"> </w:t>
      </w:r>
      <w:r w:rsidR="008229B2">
        <w:rPr>
          <w:sz w:val="22"/>
        </w:rPr>
        <w:t>should use</w:t>
      </w:r>
      <w:r w:rsidR="008229B2" w:rsidRPr="00907A2E">
        <w:rPr>
          <w:sz w:val="22"/>
        </w:rPr>
        <w:t xml:space="preserve"> network firewall.</w:t>
      </w:r>
      <w:r w:rsidR="00907A2E" w:rsidRPr="00907A2E">
        <w:rPr>
          <w:sz w:val="22"/>
        </w:rPr>
        <w:t xml:space="preserve"> SmartMedic solution should be behind stateful firewall. </w:t>
      </w:r>
      <w:r w:rsidR="00E722DC">
        <w:rPr>
          <w:sz w:val="22"/>
        </w:rPr>
        <w:t>The f</w:t>
      </w:r>
      <w:r w:rsidR="00E722DC" w:rsidRPr="00907A2E">
        <w:rPr>
          <w:sz w:val="22"/>
        </w:rPr>
        <w:t xml:space="preserve">irewall </w:t>
      </w:r>
      <w:r w:rsidR="00907A2E" w:rsidRPr="00907A2E">
        <w:rPr>
          <w:sz w:val="22"/>
        </w:rPr>
        <w:t>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660562">
        <w:rPr>
          <w:sz w:val="22"/>
        </w:rPr>
        <w:t>.</w:t>
      </w:r>
    </w:p>
    <w:p w14:paraId="228E0724" w14:textId="15DE67F7" w:rsidR="009D4859" w:rsidRDefault="009D4859" w:rsidP="00BC2B73">
      <w:pPr>
        <w:ind w:firstLine="0"/>
      </w:pPr>
    </w:p>
    <w:p w14:paraId="7692E2DD" w14:textId="338EE7CD" w:rsidR="009D4859" w:rsidRPr="00180992" w:rsidRDefault="00BC546B" w:rsidP="00C335C4">
      <w:pPr>
        <w:pStyle w:val="Heading1"/>
      </w:pPr>
      <w:bookmarkStart w:id="907" w:name="_Toc98780938"/>
      <w:r>
        <w:rPr>
          <w:color w:val="FCC566"/>
          <w:sz w:val="40"/>
        </w:rPr>
        <w:t>2</w:t>
      </w:r>
      <w:r w:rsidR="00BB0397">
        <w:rPr>
          <w:color w:val="FCC566"/>
          <w:sz w:val="40"/>
        </w:rPr>
        <w:t>4</w:t>
      </w:r>
      <w:r w:rsidR="009D4859" w:rsidRPr="00180992">
        <w:rPr>
          <w:color w:val="FFCC66"/>
          <w:sz w:val="40"/>
        </w:rPr>
        <w:t xml:space="preserve"> </w:t>
      </w:r>
      <w:r w:rsidR="00672B7E" w:rsidRPr="00672B7E">
        <w:t>Roadmap for Third Party Components in Device Life Cycle</w:t>
      </w:r>
      <w:bookmarkEnd w:id="907"/>
    </w:p>
    <w:p w14:paraId="7C53C72D" w14:textId="6015F929" w:rsidR="009D4859" w:rsidRPr="00C11DBF" w:rsidRDefault="009D4859" w:rsidP="009D4859">
      <w:pPr>
        <w:shd w:val="clear" w:color="auto" w:fill="E7E6E6" w:themeFill="background2"/>
        <w:spacing w:after="0"/>
        <w:ind w:left="118"/>
        <w:rPr>
          <w:b/>
          <w:sz w:val="22"/>
        </w:rPr>
      </w:pPr>
      <w:r w:rsidRPr="00C11DBF">
        <w:rPr>
          <w:b/>
          <w:sz w:val="22"/>
        </w:rPr>
        <w:t>SmartMedic Solution Component</w:t>
      </w:r>
      <w:ins w:id="908" w:author="Sai Praneetha Bhaskaruni" w:date="2022-03-25T10:05:00Z">
        <w:r w:rsidR="00364E05">
          <w:rPr>
            <w:b/>
            <w:sz w:val="22"/>
          </w:rPr>
          <w:t>s</w:t>
        </w:r>
      </w:ins>
      <w:r w:rsidRPr="00C11DBF">
        <w:rPr>
          <w:b/>
          <w:sz w:val="22"/>
        </w:rPr>
        <w:t>: Device</w:t>
      </w:r>
      <w:r w:rsidR="0060199F">
        <w:rPr>
          <w:b/>
          <w:sz w:val="22"/>
        </w:rPr>
        <w:t xml:space="preserve"> and Tablet</w:t>
      </w:r>
    </w:p>
    <w:p w14:paraId="50E66FF3" w14:textId="27AD81E8"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 xml:space="preserve">Stryker has evaluated third -party components as per the requirement identified and adequate actions </w:t>
      </w:r>
      <w:r w:rsidR="00660562">
        <w:rPr>
          <w:sz w:val="22"/>
        </w:rPr>
        <w:t xml:space="preserve">have been </w:t>
      </w:r>
      <w:r w:rsidR="00907A2E" w:rsidRPr="00907A2E">
        <w:rPr>
          <w:sz w:val="22"/>
        </w:rPr>
        <w:t xml:space="preserve">implemented in </w:t>
      </w:r>
      <w:r w:rsidR="00660562">
        <w:rPr>
          <w:sz w:val="22"/>
        </w:rPr>
        <w:t xml:space="preserve">the </w:t>
      </w:r>
      <w:ins w:id="909" w:author="Sai Praneetha Bhaskaruni" w:date="2022-03-25T11:57:00Z">
        <w:r w:rsidR="00430D0C">
          <w:rPr>
            <w:sz w:val="22"/>
          </w:rPr>
          <w:t>complete Smart Medic platform</w:t>
        </w:r>
      </w:ins>
      <w:del w:id="910" w:author="Sai Praneetha Bhaskaruni" w:date="2022-03-25T11:56:00Z">
        <w:r w:rsidR="00907A2E" w:rsidRPr="00907A2E" w:rsidDel="00430D0C">
          <w:rPr>
            <w:sz w:val="22"/>
          </w:rPr>
          <w:delText>application</w:delText>
        </w:r>
      </w:del>
      <w:r w:rsidR="00907A2E" w:rsidRPr="00907A2E">
        <w:rPr>
          <w:sz w:val="22"/>
        </w:rPr>
        <w:t>. Stryker will be evaluating high-risk third-party components periodically and communicate to customers for any updates required during the product lifecycle</w:t>
      </w:r>
      <w:r w:rsidRPr="00275C89">
        <w:rPr>
          <w:sz w:val="22"/>
        </w:rPr>
        <w:t>.</w:t>
      </w:r>
    </w:p>
    <w:p w14:paraId="3361AAAC" w14:textId="1E7FA640" w:rsidR="009D4859" w:rsidRPr="008328CE" w:rsidRDefault="00CD012C">
      <w:pPr>
        <w:spacing w:after="120"/>
        <w:ind w:left="129" w:hanging="14"/>
        <w:rPr>
          <w:sz w:val="22"/>
          <w:rPrChange w:id="911" w:author="Sai Praneetha Bhaskaruni" w:date="2022-03-25T11:59:00Z">
            <w:rPr>
              <w:i/>
              <w:sz w:val="22"/>
            </w:rPr>
          </w:rPrChange>
        </w:rPr>
      </w:pPr>
      <w:r>
        <w:rPr>
          <w:b/>
          <w:i/>
          <w:sz w:val="22"/>
        </w:rPr>
        <w:t>Recommendation for customer (HDO)</w:t>
      </w:r>
      <w:r w:rsidR="009D4859" w:rsidRPr="00CA58F3">
        <w:rPr>
          <w:b/>
          <w:i/>
          <w:sz w:val="22"/>
        </w:rPr>
        <w:t>:</w:t>
      </w:r>
      <w:r w:rsidR="009D4859" w:rsidRPr="00CA58F3">
        <w:t xml:space="preserve"> </w:t>
      </w:r>
      <w:ins w:id="912" w:author="Sai Praneetha Bhaskaruni" w:date="2022-03-25T11:59:00Z">
        <w:r w:rsidR="00ED2450" w:rsidRPr="00550E2F">
          <w:rPr>
            <w:sz w:val="22"/>
          </w:rPr>
          <w:t xml:space="preserve">Any information regarding </w:t>
        </w:r>
        <w:r w:rsidR="00ED2450" w:rsidRPr="00331164">
          <w:rPr>
            <w:sz w:val="22"/>
            <w:rPrChange w:id="913" w:author="Sai Praneetha Bhaskaruni" w:date="2022-03-25T11:59:00Z">
              <w:rPr/>
            </w:rPrChange>
          </w:rPr>
          <w:t>Roadmap for Third Party Components in Device Life Cycle</w:t>
        </w:r>
        <w:r w:rsidR="00ED2450" w:rsidRPr="00550E2F">
          <w:rPr>
            <w:sz w:val="22"/>
          </w:rPr>
          <w:t xml:space="preserve"> can be requested from Stryker.</w:t>
        </w:r>
      </w:ins>
      <w:del w:id="914" w:author="Sai Praneetha Bhaskaruni" w:date="2022-03-25T11:59:00Z">
        <w:r w:rsidR="009D4859" w:rsidDel="00ED2450">
          <w:delText>C</w:delText>
        </w:r>
        <w:r w:rsidR="009D4859" w:rsidRPr="000F24D0" w:rsidDel="00ED2450">
          <w:rPr>
            <w:sz w:val="22"/>
          </w:rPr>
          <w:delText>ustomer</w:delText>
        </w:r>
        <w:r w:rsidR="009D4859" w:rsidDel="00ED2450">
          <w:rPr>
            <w:sz w:val="22"/>
          </w:rPr>
          <w:delText xml:space="preserve"> </w:delText>
        </w:r>
        <w:r w:rsidR="00660562" w:rsidDel="00ED2450">
          <w:rPr>
            <w:sz w:val="22"/>
          </w:rPr>
          <w:delText xml:space="preserve">is not </w:delText>
        </w:r>
        <w:r w:rsidR="009D4859" w:rsidRPr="000F24D0" w:rsidDel="00ED2450">
          <w:rPr>
            <w:sz w:val="22"/>
          </w:rPr>
          <w:delText>allowed to access this component</w:delText>
        </w:r>
        <w:r w:rsidR="009D4859" w:rsidDel="00ED2450">
          <w:rPr>
            <w:i/>
            <w:sz w:val="22"/>
          </w:rPr>
          <w:delText>.</w:delText>
        </w:r>
      </w:del>
    </w:p>
    <w:p w14:paraId="6B0B845C" w14:textId="54D58637" w:rsidR="009D4859" w:rsidRDefault="009D4859" w:rsidP="00BC2B73">
      <w:pPr>
        <w:ind w:firstLine="0"/>
      </w:pPr>
    </w:p>
    <w:p w14:paraId="4C5BFB41" w14:textId="777651E6" w:rsidR="009D4859" w:rsidRPr="00180992" w:rsidRDefault="00BC546B" w:rsidP="00C335C4">
      <w:pPr>
        <w:pStyle w:val="Heading1"/>
      </w:pPr>
      <w:bookmarkStart w:id="915" w:name="_Toc98780939"/>
      <w:r>
        <w:rPr>
          <w:color w:val="FCC566"/>
          <w:sz w:val="40"/>
        </w:rPr>
        <w:t>2</w:t>
      </w:r>
      <w:r w:rsidR="00BB0397">
        <w:rPr>
          <w:color w:val="FCC566"/>
          <w:sz w:val="40"/>
        </w:rPr>
        <w:t>5</w:t>
      </w:r>
      <w:r w:rsidR="009D4859" w:rsidRPr="00180992">
        <w:rPr>
          <w:color w:val="FFCC66"/>
          <w:sz w:val="40"/>
        </w:rPr>
        <w:t xml:space="preserve"> </w:t>
      </w:r>
      <w:r w:rsidR="00672B7E" w:rsidRPr="00672B7E">
        <w:t>Health Data Storage Confidentiality</w:t>
      </w:r>
      <w:bookmarkEnd w:id="915"/>
    </w:p>
    <w:p w14:paraId="5327295C" w14:textId="1DA7750A"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r w:rsidR="00B26EF8">
        <w:rPr>
          <w:b/>
          <w:sz w:val="22"/>
        </w:rPr>
        <w:t xml:space="preserve">and </w:t>
      </w:r>
      <w:r w:rsidR="00B26EF8" w:rsidRPr="00C11DBF">
        <w:rPr>
          <w:b/>
          <w:sz w:val="22"/>
        </w:rPr>
        <w:t>Nurse Station Application</w:t>
      </w:r>
    </w:p>
    <w:p w14:paraId="128BA142" w14:textId="50CB1920" w:rsidR="00F26623" w:rsidRPr="008D391F" w:rsidDel="00DD654A" w:rsidRDefault="009D4859">
      <w:pPr>
        <w:spacing w:after="120"/>
        <w:ind w:left="129" w:hanging="14"/>
        <w:rPr>
          <w:del w:id="916" w:author="Sai Praneetha Bhaskaruni" w:date="2022-03-25T12:08:00Z"/>
          <w:moveTo w:id="917" w:author="Sai Praneetha Bhaskaruni" w:date="2022-03-25T12:05:00Z"/>
          <w:sz w:val="24"/>
          <w:szCs w:val="24"/>
        </w:rPr>
      </w:pPr>
      <w:r w:rsidRPr="00CA58F3">
        <w:rPr>
          <w:b/>
          <w:i/>
          <w:sz w:val="22"/>
        </w:rPr>
        <w:t>Existing Security Features:</w:t>
      </w:r>
      <w:r>
        <w:rPr>
          <w:i/>
          <w:sz w:val="22"/>
        </w:rPr>
        <w:t xml:space="preserve"> </w:t>
      </w:r>
      <w:ins w:id="918" w:author="Sai Praneetha Bhaskaruni" w:date="2022-03-25T12:04:00Z">
        <w:r w:rsidR="005733E7">
          <w:rPr>
            <w:sz w:val="22"/>
            <w:szCs w:val="24"/>
          </w:rPr>
          <w:t>Smart Medic platform has weight &amp; position considered as health data.</w:t>
        </w:r>
      </w:ins>
      <w:ins w:id="919" w:author="Sai Praneetha Bhaskaruni" w:date="2022-03-25T12:05:00Z">
        <w:r w:rsidR="005733E7">
          <w:rPr>
            <w:sz w:val="22"/>
            <w:szCs w:val="24"/>
          </w:rPr>
          <w:t xml:space="preserve"> </w:t>
        </w:r>
        <w:r w:rsidR="005733E7">
          <w:rPr>
            <w:sz w:val="22"/>
          </w:rPr>
          <w:t xml:space="preserve">Patient </w:t>
        </w:r>
        <w:r w:rsidR="005733E7" w:rsidRPr="008D391F">
          <w:rPr>
            <w:sz w:val="22"/>
            <w:szCs w:val="24"/>
          </w:rPr>
          <w:t xml:space="preserve">details are anonymized and mapped to patient id and </w:t>
        </w:r>
      </w:ins>
      <w:ins w:id="920" w:author="Sai Praneetha Bhaskaruni" w:date="2022-03-25T12:06:00Z">
        <w:r w:rsidR="007D42FB">
          <w:rPr>
            <w:sz w:val="22"/>
            <w:szCs w:val="24"/>
          </w:rPr>
          <w:t xml:space="preserve">using </w:t>
        </w:r>
      </w:ins>
      <w:ins w:id="921" w:author="Sai Praneetha Bhaskaruni" w:date="2022-03-25T12:05:00Z">
        <w:r w:rsidR="005733E7" w:rsidRPr="008D391F">
          <w:rPr>
            <w:sz w:val="22"/>
            <w:szCs w:val="24"/>
          </w:rPr>
          <w:t xml:space="preserve">that </w:t>
        </w:r>
      </w:ins>
      <w:ins w:id="922" w:author="Sai Praneetha Bhaskaruni" w:date="2022-03-25T12:06:00Z">
        <w:r w:rsidR="007D42FB" w:rsidRPr="008D391F">
          <w:rPr>
            <w:sz w:val="22"/>
            <w:szCs w:val="24"/>
          </w:rPr>
          <w:t xml:space="preserve">patient </w:t>
        </w:r>
        <w:r w:rsidR="007D42FB">
          <w:rPr>
            <w:sz w:val="22"/>
            <w:szCs w:val="24"/>
          </w:rPr>
          <w:t xml:space="preserve">personal </w:t>
        </w:r>
        <w:r w:rsidR="007D42FB" w:rsidRPr="008D391F">
          <w:rPr>
            <w:sz w:val="22"/>
            <w:szCs w:val="24"/>
          </w:rPr>
          <w:t xml:space="preserve">details </w:t>
        </w:r>
      </w:ins>
      <w:ins w:id="923" w:author="Sai Praneetha Bhaskaruni" w:date="2022-03-25T12:05:00Z">
        <w:r w:rsidR="005733E7" w:rsidRPr="008D391F">
          <w:rPr>
            <w:sz w:val="22"/>
            <w:szCs w:val="24"/>
          </w:rPr>
          <w:t>can</w:t>
        </w:r>
        <w:r w:rsidR="005733E7">
          <w:rPr>
            <w:sz w:val="22"/>
            <w:szCs w:val="24"/>
          </w:rPr>
          <w:t>’t</w:t>
        </w:r>
        <w:r w:rsidR="005733E7" w:rsidRPr="008D391F">
          <w:rPr>
            <w:sz w:val="22"/>
            <w:szCs w:val="24"/>
          </w:rPr>
          <w:t xml:space="preserve"> be retrieved.</w:t>
        </w:r>
        <w:r w:rsidR="005733E7">
          <w:rPr>
            <w:sz w:val="22"/>
            <w:szCs w:val="24"/>
          </w:rPr>
          <w:t xml:space="preserve"> </w:t>
        </w:r>
      </w:ins>
      <w:moveToRangeStart w:id="924" w:author="Sai Praneetha Bhaskaruni" w:date="2022-03-25T12:05:00Z" w:name="move99102325"/>
      <w:moveTo w:id="925" w:author="Sai Praneetha Bhaskaruni" w:date="2022-03-25T12:05:00Z">
        <w:r w:rsidR="00F26623" w:rsidRPr="00A0310B">
          <w:rPr>
            <w:sz w:val="22"/>
          </w:rPr>
          <w:t xml:space="preserve">The data at rest </w:t>
        </w:r>
        <w:r w:rsidR="00F26623">
          <w:rPr>
            <w:sz w:val="22"/>
          </w:rPr>
          <w:t xml:space="preserve">is </w:t>
        </w:r>
        <w:r w:rsidR="00F26623" w:rsidRPr="00A0310B">
          <w:rPr>
            <w:sz w:val="22"/>
          </w:rPr>
          <w:t>encrypted using a strong encryption mechanism implemented within the SmartMedic solution, which safeguards the sensitive medical data from</w:t>
        </w:r>
      </w:moveTo>
      <w:ins w:id="926" w:author="Sai Praneetha Bhaskaruni" w:date="2022-03-25T12:07:00Z">
        <w:r w:rsidR="00414BC1">
          <w:rPr>
            <w:sz w:val="22"/>
          </w:rPr>
          <w:t xml:space="preserve"> </w:t>
        </w:r>
      </w:ins>
      <w:moveTo w:id="927" w:author="Sai Praneetha Bhaskaruni" w:date="2022-03-25T12:05:00Z">
        <w:del w:id="928" w:author="Sai Praneetha Bhaskaruni" w:date="2022-03-25T12:07:00Z">
          <w:r w:rsidR="00F26623" w:rsidRPr="00A0310B" w:rsidDel="00414BC1">
            <w:rPr>
              <w:sz w:val="22"/>
            </w:rPr>
            <w:delText xml:space="preserve"> </w:delText>
          </w:r>
        </w:del>
      </w:moveTo>
      <w:ins w:id="929" w:author="Sai Praneetha Bhaskaruni" w:date="2022-03-25T12:07:00Z">
        <w:r w:rsidR="00414BC1">
          <w:rPr>
            <w:sz w:val="22"/>
          </w:rPr>
          <w:t>unauthorized access</w:t>
        </w:r>
      </w:ins>
      <w:moveTo w:id="930" w:author="Sai Praneetha Bhaskaruni" w:date="2022-03-25T12:05:00Z">
        <w:del w:id="931" w:author="Sai Praneetha Bhaskaruni" w:date="2022-03-25T12:07:00Z">
          <w:r w:rsidR="00F26623" w:rsidRPr="00A0310B" w:rsidDel="00414BC1">
            <w:rPr>
              <w:sz w:val="22"/>
            </w:rPr>
            <w:delText>prying eyes</w:delText>
          </w:r>
        </w:del>
        <w:r w:rsidR="00F26623" w:rsidRPr="00A0310B">
          <w:rPr>
            <w:sz w:val="22"/>
          </w:rPr>
          <w:t xml:space="preserve">. </w:t>
        </w:r>
        <w:del w:id="932" w:author="Sai Praneetha Bhaskaruni" w:date="2022-03-25T12:08:00Z">
          <w:r w:rsidR="00F26623" w:rsidRPr="00A0310B" w:rsidDel="00DD654A">
            <w:rPr>
              <w:sz w:val="22"/>
            </w:rPr>
            <w:delText>The ability of the device to ensure unauthorized access does not compromise the integrity and confidentiality of sensitive information stored on the device</w:delText>
          </w:r>
          <w:r w:rsidR="00F26623" w:rsidRPr="00420F77" w:rsidDel="00DD654A">
            <w:rPr>
              <w:sz w:val="22"/>
            </w:rPr>
            <w:delText>.</w:delText>
          </w:r>
          <w:r w:rsidR="00F26623" w:rsidDel="00DD654A">
            <w:rPr>
              <w:sz w:val="22"/>
            </w:rPr>
            <w:delText xml:space="preserve"> </w:delText>
          </w:r>
        </w:del>
      </w:moveTo>
    </w:p>
    <w:moveToRangeEnd w:id="924"/>
    <w:p w14:paraId="6D5B6E65" w14:textId="35747C23" w:rsidR="005733E7" w:rsidRPr="008D391F" w:rsidRDefault="005733E7">
      <w:pPr>
        <w:spacing w:after="120"/>
        <w:ind w:left="129" w:hanging="14"/>
        <w:rPr>
          <w:ins w:id="933" w:author="Sai Praneetha Bhaskaruni" w:date="2022-03-25T12:05:00Z"/>
          <w:sz w:val="24"/>
          <w:szCs w:val="24"/>
        </w:rPr>
      </w:pPr>
    </w:p>
    <w:p w14:paraId="77378DEE" w14:textId="1EED5968" w:rsidR="00E701E7" w:rsidRPr="00D04165" w:rsidDel="00F26623" w:rsidRDefault="00A0310B">
      <w:pPr>
        <w:spacing w:after="120"/>
        <w:ind w:left="129" w:hanging="14"/>
        <w:rPr>
          <w:moveFrom w:id="934" w:author="Sai Praneetha Bhaskaruni" w:date="2022-03-25T12:05:00Z"/>
          <w:sz w:val="24"/>
          <w:szCs w:val="24"/>
          <w:rPrChange w:id="935" w:author="Sai Praneetha Bhaskaruni" w:date="2022-03-25T12:01:00Z">
            <w:rPr>
              <w:moveFrom w:id="936" w:author="Sai Praneetha Bhaskaruni" w:date="2022-03-25T12:05:00Z"/>
              <w:sz w:val="22"/>
            </w:rPr>
          </w:rPrChange>
        </w:rPr>
      </w:pPr>
      <w:moveFromRangeStart w:id="937" w:author="Sai Praneetha Bhaskaruni" w:date="2022-03-25T12:05:00Z" w:name="move99102325"/>
      <w:moveFrom w:id="938" w:author="Sai Praneetha Bhaskaruni" w:date="2022-03-25T12:05:00Z">
        <w:r w:rsidRPr="00A0310B" w:rsidDel="00F26623">
          <w:rPr>
            <w:sz w:val="22"/>
          </w:rPr>
          <w:t xml:space="preserve">The data at rest </w:t>
        </w:r>
        <w:r w:rsidR="00660562" w:rsidDel="00F26623">
          <w:rPr>
            <w:sz w:val="22"/>
          </w:rPr>
          <w:t xml:space="preserve">is </w:t>
        </w:r>
        <w:r w:rsidRPr="00A0310B" w:rsidDel="00F26623">
          <w:rPr>
            <w:sz w:val="22"/>
          </w:rPr>
          <w:t>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w:t>
        </w:r>
        <w:r w:rsidR="009D4859" w:rsidRPr="00420F77" w:rsidDel="00F26623">
          <w:rPr>
            <w:sz w:val="22"/>
          </w:rPr>
          <w:t>.</w:t>
        </w:r>
        <w:r w:rsidR="00802104" w:rsidDel="00F26623">
          <w:rPr>
            <w:sz w:val="22"/>
          </w:rPr>
          <w:t xml:space="preserve"> </w:t>
        </w:r>
      </w:moveFrom>
    </w:p>
    <w:moveFromRangeEnd w:id="937"/>
    <w:p w14:paraId="3978CD3D" w14:textId="20FB65C5" w:rsidR="009D4859" w:rsidRPr="00B26EF8" w:rsidRDefault="00CD012C" w:rsidP="009D4859">
      <w:pPr>
        <w:spacing w:after="120"/>
        <w:ind w:left="129" w:hanging="14"/>
        <w:rPr>
          <w:sz w:val="22"/>
        </w:rPr>
      </w:pPr>
      <w:r>
        <w:rPr>
          <w:b/>
          <w:i/>
          <w:sz w:val="22"/>
        </w:rPr>
        <w:t>Recommendation for customer (HDO)</w:t>
      </w:r>
      <w:r w:rsidR="009D4859" w:rsidRPr="00CA58F3">
        <w:rPr>
          <w:b/>
          <w:i/>
          <w:sz w:val="22"/>
        </w:rPr>
        <w:t>:</w:t>
      </w:r>
      <w:r w:rsidR="009D4859" w:rsidRPr="00CA58F3">
        <w:t xml:space="preserve"> </w:t>
      </w:r>
      <w:r w:rsidR="00660562">
        <w:rPr>
          <w:sz w:val="22"/>
        </w:rPr>
        <w:t>The c</w:t>
      </w:r>
      <w:r w:rsidR="00660562" w:rsidRPr="000453EB">
        <w:rPr>
          <w:sz w:val="22"/>
        </w:rPr>
        <w:t xml:space="preserve">ustomer </w:t>
      </w:r>
      <w:r w:rsidR="00B26EF8" w:rsidRPr="000453EB">
        <w:rPr>
          <w:sz w:val="22"/>
        </w:rPr>
        <w:t>only need</w:t>
      </w:r>
      <w:r w:rsidR="00660562">
        <w:rPr>
          <w:sz w:val="22"/>
        </w:rPr>
        <w:t>s</w:t>
      </w:r>
      <w:r w:rsidR="00B26EF8" w:rsidRPr="000453EB">
        <w:rPr>
          <w:sz w:val="22"/>
        </w:rPr>
        <w:t xml:space="preserve"> to provide the secure encrypted channel for the communication between the SmartMedic solution’s component i.e.</w:t>
      </w:r>
      <w:ins w:id="939" w:author="Sai Praneetha Bhaskaruni" w:date="2022-03-25T12:09:00Z">
        <w:r w:rsidR="00DD7300">
          <w:rPr>
            <w:sz w:val="22"/>
          </w:rPr>
          <w:t>,</w:t>
        </w:r>
      </w:ins>
      <w:r w:rsidR="00B26EF8" w:rsidRPr="000453EB">
        <w:rPr>
          <w:sz w:val="22"/>
        </w:rPr>
        <w:t xml:space="preserve"> the tablet and </w:t>
      </w:r>
      <w:ins w:id="940" w:author="Sai Praneetha Bhaskaruni" w:date="2022-03-25T12:09:00Z">
        <w:r w:rsidR="00DD7300">
          <w:rPr>
            <w:sz w:val="22"/>
          </w:rPr>
          <w:t xml:space="preserve">Stryker </w:t>
        </w:r>
      </w:ins>
      <w:del w:id="941" w:author="Sai Praneetha Bhaskaruni" w:date="2022-03-25T12:09:00Z">
        <w:r w:rsidR="00B26EF8" w:rsidDel="00DD7300">
          <w:rPr>
            <w:sz w:val="22"/>
          </w:rPr>
          <w:delText xml:space="preserve">SmartMedic </w:delText>
        </w:r>
      </w:del>
      <w:r w:rsidR="00B26EF8">
        <w:rPr>
          <w:sz w:val="22"/>
        </w:rPr>
        <w:t>cloud</w:t>
      </w:r>
      <w:del w:id="942" w:author="Sai Praneetha Bhaskaruni" w:date="2022-03-25T12:09:00Z">
        <w:r w:rsidR="00B26EF8" w:rsidDel="00DD7300">
          <w:rPr>
            <w:sz w:val="22"/>
          </w:rPr>
          <w:delText xml:space="preserve"> application</w:delText>
        </w:r>
      </w:del>
      <w:r w:rsidR="00B26EF8">
        <w:rPr>
          <w:sz w:val="22"/>
        </w:rPr>
        <w:t xml:space="preserve">. </w:t>
      </w:r>
      <w:r w:rsidR="00660562">
        <w:rPr>
          <w:sz w:val="22"/>
        </w:rPr>
        <w:t>It is a</w:t>
      </w:r>
      <w:r w:rsidR="00660562" w:rsidRPr="00A0310B">
        <w:rPr>
          <w:sz w:val="22"/>
        </w:rPr>
        <w:t xml:space="preserve">dvised </w:t>
      </w:r>
      <w:r w:rsidR="00660562">
        <w:rPr>
          <w:sz w:val="22"/>
        </w:rPr>
        <w:t>that</w:t>
      </w:r>
      <w:r w:rsidR="00B26EF8" w:rsidRPr="00A0310B">
        <w:rPr>
          <w:sz w:val="22"/>
        </w:rPr>
        <w:t xml:space="preserve"> personal credential</w:t>
      </w:r>
      <w:r w:rsidR="00660562">
        <w:rPr>
          <w:sz w:val="22"/>
        </w:rPr>
        <w:t>s</w:t>
      </w:r>
      <w:r w:rsidR="00B26EF8" w:rsidRPr="00A0310B">
        <w:rPr>
          <w:sz w:val="22"/>
        </w:rPr>
        <w:t xml:space="preserve"> </w:t>
      </w:r>
      <w:r w:rsidR="00660562">
        <w:rPr>
          <w:sz w:val="22"/>
        </w:rPr>
        <w:t xml:space="preserve">should not be shared </w:t>
      </w:r>
      <w:r w:rsidR="00B26EF8" w:rsidRPr="00A0310B">
        <w:rPr>
          <w:sz w:val="22"/>
        </w:rPr>
        <w:t>with anyone</w:t>
      </w:r>
      <w:r w:rsidR="00660562">
        <w:rPr>
          <w:sz w:val="22"/>
        </w:rPr>
        <w:t>.</w:t>
      </w:r>
    </w:p>
    <w:p w14:paraId="068A3214" w14:textId="77777777" w:rsidR="00A0310B" w:rsidRDefault="00A0310B" w:rsidP="00BC2B73">
      <w:pPr>
        <w:ind w:firstLine="0"/>
      </w:pPr>
    </w:p>
    <w:p w14:paraId="6CF2E623" w14:textId="721B8CE4" w:rsidR="00672B7E" w:rsidRPr="00180992" w:rsidRDefault="00BC546B" w:rsidP="00C335C4">
      <w:pPr>
        <w:pStyle w:val="Heading1"/>
      </w:pPr>
      <w:bookmarkStart w:id="943" w:name="_Toc98780940"/>
      <w:r>
        <w:rPr>
          <w:color w:val="FCC566"/>
          <w:sz w:val="40"/>
        </w:rPr>
        <w:t>2</w:t>
      </w:r>
      <w:r w:rsidR="00BB0397">
        <w:rPr>
          <w:color w:val="FCC566"/>
          <w:sz w:val="40"/>
        </w:rPr>
        <w:t>6</w:t>
      </w:r>
      <w:r w:rsidR="00672B7E" w:rsidRPr="00180992">
        <w:rPr>
          <w:color w:val="FFCC66"/>
          <w:sz w:val="40"/>
        </w:rPr>
        <w:t xml:space="preserve"> </w:t>
      </w:r>
      <w:r w:rsidR="00672B7E" w:rsidRPr="00672B7E">
        <w:t>System and Application Hardening</w:t>
      </w:r>
      <w:bookmarkEnd w:id="943"/>
    </w:p>
    <w:p w14:paraId="19C65BF4" w14:textId="0EF42096" w:rsidR="00672B7E" w:rsidRPr="00C11DBF" w:rsidRDefault="00672B7E" w:rsidP="00672B7E">
      <w:pPr>
        <w:shd w:val="clear" w:color="auto" w:fill="E7E6E6" w:themeFill="background2"/>
        <w:spacing w:after="0"/>
        <w:ind w:left="118"/>
        <w:rPr>
          <w:b/>
          <w:sz w:val="22"/>
        </w:rPr>
      </w:pPr>
      <w:r w:rsidRPr="00C11DBF">
        <w:rPr>
          <w:b/>
          <w:sz w:val="22"/>
        </w:rPr>
        <w:t>SmartMedic Solution Component</w:t>
      </w:r>
      <w:ins w:id="944" w:author="Sai Praneetha Bhaskaruni" w:date="2022-03-25T10:05:00Z">
        <w:r w:rsidR="00BE5C63">
          <w:rPr>
            <w:b/>
            <w:sz w:val="22"/>
          </w:rPr>
          <w:t>s</w:t>
        </w:r>
      </w:ins>
      <w:r w:rsidRPr="00C11DBF">
        <w:rPr>
          <w:b/>
          <w:sz w:val="22"/>
        </w:rPr>
        <w:t>: Device</w:t>
      </w:r>
      <w:r w:rsidR="00CC1180">
        <w:rPr>
          <w:b/>
          <w:sz w:val="22"/>
        </w:rPr>
        <w:t xml:space="preserve">, Tablet &amp; </w:t>
      </w:r>
      <w:r w:rsidR="00CC1180" w:rsidRPr="00CC1180">
        <w:rPr>
          <w:b/>
          <w:sz w:val="22"/>
        </w:rPr>
        <w:t>Nurse Station Application</w:t>
      </w:r>
    </w:p>
    <w:p w14:paraId="631A681B" w14:textId="121F95A5" w:rsidR="00672B7E" w:rsidRDefault="00672B7E" w:rsidP="00676F6A">
      <w:pPr>
        <w:spacing w:after="120"/>
        <w:ind w:left="129" w:hanging="14"/>
        <w:rPr>
          <w:sz w:val="22"/>
        </w:rPr>
      </w:pPr>
      <w:r w:rsidRPr="00CA58F3">
        <w:rPr>
          <w:b/>
          <w:i/>
          <w:sz w:val="22"/>
        </w:rPr>
        <w:lastRenderedPageBreak/>
        <w:t>Existing Security Features:</w:t>
      </w:r>
      <w:r>
        <w:rPr>
          <w:i/>
          <w:sz w:val="22"/>
        </w:rPr>
        <w:t xml:space="preserve"> </w:t>
      </w:r>
      <w:r w:rsidR="00676F6A" w:rsidRPr="00676F6A">
        <w:rPr>
          <w:sz w:val="22"/>
        </w:rPr>
        <w:t>Stryker had performed the system and application security testing a</w:t>
      </w:r>
      <w:ins w:id="945" w:author="Sai Praneetha Bhaskaruni" w:date="2022-03-25T12:20:00Z">
        <w:r w:rsidR="00A1657E">
          <w:rPr>
            <w:sz w:val="22"/>
          </w:rPr>
          <w:t>long with</w:t>
        </w:r>
      </w:ins>
      <w:del w:id="946" w:author="Sai Praneetha Bhaskaruni" w:date="2022-03-25T12:20:00Z">
        <w:r w:rsidR="00676F6A" w:rsidRPr="00676F6A" w:rsidDel="00A1657E">
          <w:rPr>
            <w:sz w:val="22"/>
          </w:rPr>
          <w:delText>nd</w:delText>
        </w:r>
      </w:del>
      <w:r w:rsidR="00676F6A" w:rsidRPr="00676F6A">
        <w:rPr>
          <w:sz w:val="22"/>
        </w:rPr>
        <w:t xml:space="preserve"> secur</w:t>
      </w:r>
      <w:ins w:id="947" w:author="Sai Praneetha Bhaskaruni" w:date="2022-03-25T12:11:00Z">
        <w:r w:rsidR="0024796E">
          <w:rPr>
            <w:sz w:val="22"/>
          </w:rPr>
          <w:t xml:space="preserve">e </w:t>
        </w:r>
      </w:ins>
      <w:del w:id="948" w:author="Sai Praneetha Bhaskaruni" w:date="2022-03-25T12:11:00Z">
        <w:r w:rsidR="00676F6A" w:rsidRPr="00676F6A" w:rsidDel="0024796E">
          <w:rPr>
            <w:sz w:val="22"/>
          </w:rPr>
          <w:delText xml:space="preserve">ity </w:delText>
        </w:r>
      </w:del>
      <w:r w:rsidR="00676F6A" w:rsidRPr="00676F6A">
        <w:rPr>
          <w:sz w:val="22"/>
        </w:rPr>
        <w:t>code review</w:t>
      </w:r>
      <w:ins w:id="949" w:author="Sai Praneetha Bhaskaruni" w:date="2022-03-25T12:26:00Z">
        <w:r w:rsidR="00867710">
          <w:rPr>
            <w:sz w:val="22"/>
          </w:rPr>
          <w:t xml:space="preserve"> </w:t>
        </w:r>
      </w:ins>
      <w:del w:id="950" w:author="Sai Praneetha Bhaskaruni" w:date="2022-03-25T12:26:00Z">
        <w:r w:rsidR="00676F6A" w:rsidRPr="00676F6A" w:rsidDel="00867710">
          <w:rPr>
            <w:sz w:val="22"/>
          </w:rPr>
          <w:delText xml:space="preserve"> </w:delText>
        </w:r>
      </w:del>
      <w:r w:rsidR="00676F6A" w:rsidRPr="00676F6A">
        <w:rPr>
          <w:sz w:val="22"/>
        </w:rPr>
        <w:t xml:space="preserve">of SmartMedic </w:t>
      </w:r>
      <w:del w:id="951" w:author="Sai Praneetha Bhaskaruni" w:date="2022-03-25T12:12:00Z">
        <w:r w:rsidR="00676F6A" w:rsidRPr="00676F6A" w:rsidDel="0024796E">
          <w:rPr>
            <w:sz w:val="22"/>
          </w:rPr>
          <w:delText>Device</w:delText>
        </w:r>
      </w:del>
      <w:ins w:id="952" w:author="Sai Praneetha Bhaskaruni" w:date="2022-03-25T12:12:00Z">
        <w:r w:rsidR="0024796E">
          <w:rPr>
            <w:sz w:val="22"/>
          </w:rPr>
          <w:t>platform components</w:t>
        </w:r>
      </w:ins>
      <w:r w:rsidR="00676F6A" w:rsidRPr="00676F6A">
        <w:rPr>
          <w:sz w:val="22"/>
        </w:rPr>
        <w:t xml:space="preserve">. </w:t>
      </w:r>
      <w:ins w:id="953" w:author="Sai Praneetha Bhaskaruni" w:date="2022-03-25T12:26:00Z">
        <w:r w:rsidR="00867710">
          <w:rPr>
            <w:sz w:val="22"/>
          </w:rPr>
          <w:t>The testing report has been evaluated to identify the exploited</w:t>
        </w:r>
      </w:ins>
      <w:ins w:id="954" w:author="Sai Praneetha Bhaskaruni" w:date="2022-03-25T12:27:00Z">
        <w:r w:rsidR="00867710">
          <w:rPr>
            <w:sz w:val="22"/>
          </w:rPr>
          <w:t xml:space="preserve"> vulnerabilities</w:t>
        </w:r>
      </w:ins>
      <w:ins w:id="955" w:author="Sai Praneetha Bhaskaruni" w:date="2022-03-25T12:26:00Z">
        <w:r w:rsidR="00867710">
          <w:rPr>
            <w:sz w:val="22"/>
          </w:rPr>
          <w:t xml:space="preserve"> &amp; provide</w:t>
        </w:r>
      </w:ins>
      <w:ins w:id="956" w:author="Sai Praneetha Bhaskaruni" w:date="2022-03-25T12:27:00Z">
        <w:r w:rsidR="00867710">
          <w:rPr>
            <w:sz w:val="22"/>
          </w:rPr>
          <w:t>d the secure interfaces</w:t>
        </w:r>
      </w:ins>
      <w:ins w:id="957" w:author="Sai Praneetha Bhaskaruni" w:date="2022-03-25T12:26:00Z">
        <w:r w:rsidR="00867710">
          <w:rPr>
            <w:sz w:val="22"/>
          </w:rPr>
          <w:t>.</w:t>
        </w:r>
      </w:ins>
      <w:ins w:id="958" w:author="Sai Praneetha Bhaskaruni" w:date="2022-03-25T12:28:00Z">
        <w:r w:rsidR="00867710">
          <w:rPr>
            <w:sz w:val="22"/>
          </w:rPr>
          <w:t xml:space="preserve"> </w:t>
        </w:r>
        <w:r w:rsidR="00996641">
          <w:rPr>
            <w:sz w:val="22"/>
          </w:rPr>
          <w:t>The S</w:t>
        </w:r>
      </w:ins>
      <w:ins w:id="959" w:author="Sai Praneetha Bhaskaruni" w:date="2022-03-25T12:31:00Z">
        <w:r w:rsidR="00834080">
          <w:rPr>
            <w:sz w:val="22"/>
          </w:rPr>
          <w:t>mart</w:t>
        </w:r>
      </w:ins>
      <w:ins w:id="960" w:author="Sai Praneetha Bhaskaruni" w:date="2022-03-25T12:28:00Z">
        <w:r w:rsidR="00996641">
          <w:rPr>
            <w:sz w:val="22"/>
          </w:rPr>
          <w:t>M</w:t>
        </w:r>
      </w:ins>
      <w:ins w:id="961" w:author="Sai Praneetha Bhaskaruni" w:date="2022-03-25T12:31:00Z">
        <w:r w:rsidR="00834080">
          <w:rPr>
            <w:sz w:val="22"/>
          </w:rPr>
          <w:t>edic</w:t>
        </w:r>
      </w:ins>
      <w:ins w:id="962" w:author="Sai Praneetha Bhaskaruni" w:date="2022-03-25T12:28:00Z">
        <w:r w:rsidR="00996641">
          <w:rPr>
            <w:sz w:val="22"/>
          </w:rPr>
          <w:t xml:space="preserve"> device (tablet) has been </w:t>
        </w:r>
      </w:ins>
      <w:ins w:id="963" w:author="Sai Praneetha Bhaskaruni" w:date="2022-03-25T12:30:00Z">
        <w:r w:rsidR="00996641">
          <w:rPr>
            <w:sz w:val="22"/>
          </w:rPr>
          <w:t>hardened</w:t>
        </w:r>
      </w:ins>
      <w:ins w:id="964" w:author="Sai Praneetha Bhaskaruni" w:date="2022-03-25T12:28:00Z">
        <w:r w:rsidR="00996641">
          <w:rPr>
            <w:sz w:val="22"/>
          </w:rPr>
          <w:t xml:space="preserve"> to operate in Ki</w:t>
        </w:r>
      </w:ins>
      <w:ins w:id="965" w:author="Sai Praneetha Bhaskaruni" w:date="2022-03-25T12:33:00Z">
        <w:r w:rsidR="00830FDF">
          <w:rPr>
            <w:sz w:val="22"/>
          </w:rPr>
          <w:t>os</w:t>
        </w:r>
      </w:ins>
      <w:ins w:id="966" w:author="Sai Praneetha Bhaskaruni" w:date="2022-03-25T12:28:00Z">
        <w:r w:rsidR="00996641">
          <w:rPr>
            <w:sz w:val="22"/>
          </w:rPr>
          <w:t xml:space="preserve">k mode </w:t>
        </w:r>
      </w:ins>
      <w:ins w:id="967" w:author="Sai Praneetha Bhaskaruni" w:date="2022-03-25T12:29:00Z">
        <w:r w:rsidR="00996641">
          <w:rPr>
            <w:sz w:val="22"/>
          </w:rPr>
          <w:t>and preconfigured with anti</w:t>
        </w:r>
      </w:ins>
      <w:ins w:id="968" w:author="Sai Praneetha Bhaskaruni" w:date="2022-03-25T12:30:00Z">
        <w:r w:rsidR="00996641">
          <w:rPr>
            <w:sz w:val="22"/>
          </w:rPr>
          <w:t>-</w:t>
        </w:r>
      </w:ins>
      <w:ins w:id="969" w:author="Sai Praneetha Bhaskaruni" w:date="2022-03-25T12:29:00Z">
        <w:r w:rsidR="00996641">
          <w:rPr>
            <w:sz w:val="22"/>
          </w:rPr>
          <w:t xml:space="preserve">malware </w:t>
        </w:r>
      </w:ins>
      <w:ins w:id="970" w:author="Sai Praneetha Bhaskaruni" w:date="2022-03-25T12:30:00Z">
        <w:r w:rsidR="00996641">
          <w:rPr>
            <w:sz w:val="22"/>
          </w:rPr>
          <w:t xml:space="preserve">to identify </w:t>
        </w:r>
      </w:ins>
      <w:ins w:id="971" w:author="Sai Praneetha Bhaskaruni" w:date="2022-03-25T12:29:00Z">
        <w:r w:rsidR="00996641">
          <w:rPr>
            <w:sz w:val="22"/>
          </w:rPr>
          <w:t>run time vulnerabilities</w:t>
        </w:r>
      </w:ins>
      <w:ins w:id="972" w:author="Sai Praneetha Bhaskaruni" w:date="2022-03-25T12:28:00Z">
        <w:r w:rsidR="00996641">
          <w:rPr>
            <w:sz w:val="22"/>
          </w:rPr>
          <w:t>.</w:t>
        </w:r>
      </w:ins>
      <w:ins w:id="973" w:author="Sai Praneetha Bhaskaruni" w:date="2022-03-25T12:29:00Z">
        <w:r w:rsidR="00996641">
          <w:rPr>
            <w:sz w:val="22"/>
          </w:rPr>
          <w:t xml:space="preserve"> </w:t>
        </w:r>
      </w:ins>
      <w:ins w:id="974" w:author="Sai Praneetha Bhaskaruni" w:date="2022-03-25T12:14:00Z">
        <w:r w:rsidR="0050028D">
          <w:rPr>
            <w:sz w:val="22"/>
          </w:rPr>
          <w:t>It t</w:t>
        </w:r>
        <w:r w:rsidR="0050028D" w:rsidRPr="00BC3603">
          <w:rPr>
            <w:sz w:val="22"/>
          </w:rPr>
          <w:t xml:space="preserve">ransmits </w:t>
        </w:r>
      </w:ins>
      <w:ins w:id="975" w:author="Sai Praneetha Bhaskaruni" w:date="2022-03-25T12:21:00Z">
        <w:r w:rsidR="002708C3">
          <w:rPr>
            <w:sz w:val="22"/>
          </w:rPr>
          <w:t xml:space="preserve">encrypted </w:t>
        </w:r>
      </w:ins>
      <w:ins w:id="976" w:author="Sai Praneetha Bhaskaruni" w:date="2022-03-25T12:14:00Z">
        <w:r w:rsidR="0050028D" w:rsidRPr="00BC3603">
          <w:rPr>
            <w:sz w:val="22"/>
          </w:rPr>
          <w:t xml:space="preserve">sensitive data only via a point-to-point dedicated </w:t>
        </w:r>
      </w:ins>
      <w:ins w:id="977" w:author="Sai Praneetha Bhaskaruni" w:date="2022-03-25T12:21:00Z">
        <w:r w:rsidR="002708C3">
          <w:rPr>
            <w:sz w:val="22"/>
          </w:rPr>
          <w:t xml:space="preserve">secure </w:t>
        </w:r>
      </w:ins>
      <w:ins w:id="978" w:author="Sai Praneetha Bhaskaruni" w:date="2022-03-25T12:14:00Z">
        <w:r w:rsidR="0050028D" w:rsidRPr="00BC3603">
          <w:rPr>
            <w:sz w:val="22"/>
          </w:rPr>
          <w:t xml:space="preserve">channel between SmartMedic </w:t>
        </w:r>
        <w:r w:rsidR="0050028D">
          <w:rPr>
            <w:sz w:val="22"/>
          </w:rPr>
          <w:t>D</w:t>
        </w:r>
        <w:r w:rsidR="0050028D" w:rsidRPr="00BC3603">
          <w:rPr>
            <w:sz w:val="22"/>
          </w:rPr>
          <w:t>evice and Tablet</w:t>
        </w:r>
        <w:r w:rsidR="0050028D">
          <w:rPr>
            <w:sz w:val="22"/>
          </w:rPr>
          <w:t>.</w:t>
        </w:r>
        <w:r w:rsidR="0050028D" w:rsidRPr="00676F6A">
          <w:rPr>
            <w:sz w:val="22"/>
          </w:rPr>
          <w:t xml:space="preserve"> </w:t>
        </w:r>
      </w:ins>
      <w:del w:id="979" w:author="Sai Praneetha Bhaskaruni" w:date="2022-03-25T12:30:00Z">
        <w:r w:rsidR="00676F6A" w:rsidRPr="00676F6A" w:rsidDel="001E14F1">
          <w:rPr>
            <w:sz w:val="22"/>
          </w:rPr>
          <w:delText xml:space="preserve">SmartMedic Device </w:delText>
        </w:r>
        <w:r w:rsidR="00660562" w:rsidDel="001E14F1">
          <w:rPr>
            <w:sz w:val="22"/>
          </w:rPr>
          <w:delText xml:space="preserve">is </w:delText>
        </w:r>
        <w:r w:rsidR="00676F6A" w:rsidRPr="00676F6A" w:rsidDel="001E14F1">
          <w:rPr>
            <w:sz w:val="22"/>
          </w:rPr>
          <w:delText>hardened by eliminating any vulnerability or flaw, which can lead to security issue</w:delText>
        </w:r>
        <w:r w:rsidR="00660562" w:rsidDel="001E14F1">
          <w:rPr>
            <w:sz w:val="22"/>
          </w:rPr>
          <w:delText>s</w:delText>
        </w:r>
        <w:r w:rsidR="00676F6A" w:rsidRPr="00676F6A" w:rsidDel="001E14F1">
          <w:rPr>
            <w:sz w:val="22"/>
          </w:rPr>
          <w:delText>.</w:delText>
        </w:r>
        <w:r w:rsidR="00676F6A" w:rsidDel="001E14F1">
          <w:rPr>
            <w:sz w:val="22"/>
          </w:rPr>
          <w:delText xml:space="preserve"> </w:delText>
        </w:r>
        <w:r w:rsidR="00676F6A" w:rsidRPr="00676F6A" w:rsidDel="001E14F1">
          <w:rPr>
            <w:sz w:val="22"/>
          </w:rPr>
          <w:delText>System hardening is a collection of tools, techniques, and best practices to reduce vulnerability in the application, systems, and other areas.</w:delText>
        </w:r>
        <w:r w:rsidR="00CC1180" w:rsidDel="001E14F1">
          <w:rPr>
            <w:sz w:val="22"/>
          </w:rPr>
          <w:delText xml:space="preserve"> </w:delText>
        </w:r>
        <w:r w:rsidR="00CC1180" w:rsidRPr="00BC3603" w:rsidDel="002400A6">
          <w:rPr>
            <w:sz w:val="22"/>
          </w:rPr>
          <w:delText xml:space="preserve">SmartMedic solution uses the strong secure communications protocol for communicating among the components. </w:delText>
        </w:r>
      </w:del>
      <w:r w:rsidR="00CC1180" w:rsidRPr="00BC3603">
        <w:rPr>
          <w:sz w:val="22"/>
        </w:rPr>
        <w:t xml:space="preserve">The </w:t>
      </w:r>
      <w:del w:id="980" w:author="Sai Praneetha Bhaskaruni" w:date="2022-03-25T12:31:00Z">
        <w:r w:rsidR="00CC1180" w:rsidRPr="00BC3603" w:rsidDel="002400A6">
          <w:rPr>
            <w:sz w:val="22"/>
          </w:rPr>
          <w:delText xml:space="preserve">ability </w:delText>
        </w:r>
      </w:del>
      <w:ins w:id="981" w:author="Sai Praneetha Bhaskaruni" w:date="2022-03-25T12:31:00Z">
        <w:r w:rsidR="002400A6">
          <w:rPr>
            <w:sz w:val="22"/>
          </w:rPr>
          <w:t>design</w:t>
        </w:r>
        <w:r w:rsidR="00A30DD4">
          <w:rPr>
            <w:sz w:val="22"/>
          </w:rPr>
          <w:t xml:space="preserve"> </w:t>
        </w:r>
      </w:ins>
      <w:r w:rsidR="00CC1180" w:rsidRPr="00BC3603">
        <w:rPr>
          <w:sz w:val="22"/>
        </w:rPr>
        <w:t>of the SmartMedic solution ensure</w:t>
      </w:r>
      <w:r w:rsidR="0096458F">
        <w:rPr>
          <w:sz w:val="22"/>
        </w:rPr>
        <w:t>s</w:t>
      </w:r>
      <w:r w:rsidR="00CC1180" w:rsidRPr="00BC3603">
        <w:rPr>
          <w:sz w:val="22"/>
        </w:rPr>
        <w:t xml:space="preserve"> the confidentiality of transmitted sensitive information.</w:t>
      </w:r>
      <w:del w:id="982" w:author="Sai Praneetha Bhaskaruni" w:date="2022-03-25T12:14:00Z">
        <w:r w:rsidR="00CC1180" w:rsidRPr="00BC3603" w:rsidDel="0050028D">
          <w:rPr>
            <w:sz w:val="22"/>
          </w:rPr>
          <w:delText xml:space="preserve"> </w:delText>
        </w:r>
        <w:r w:rsidR="0096458F" w:rsidDel="0050028D">
          <w:rPr>
            <w:sz w:val="22"/>
          </w:rPr>
          <w:delText>It t</w:delText>
        </w:r>
        <w:r w:rsidR="0096458F" w:rsidRPr="00BC3603" w:rsidDel="0050028D">
          <w:rPr>
            <w:sz w:val="22"/>
          </w:rPr>
          <w:delText xml:space="preserve">ransmits </w:delText>
        </w:r>
        <w:r w:rsidR="00CC1180" w:rsidRPr="00BC3603" w:rsidDel="0050028D">
          <w:rPr>
            <w:sz w:val="22"/>
          </w:rPr>
          <w:delText xml:space="preserve">sensitive data only via a point-to-point dedicated channel between SmartMedic </w:delText>
        </w:r>
        <w:r w:rsidR="0096458F" w:rsidDel="0050028D">
          <w:rPr>
            <w:sz w:val="22"/>
          </w:rPr>
          <w:delText>D</w:delText>
        </w:r>
        <w:r w:rsidR="0096458F" w:rsidRPr="00BC3603" w:rsidDel="0050028D">
          <w:rPr>
            <w:sz w:val="22"/>
          </w:rPr>
          <w:delText xml:space="preserve">evice </w:delText>
        </w:r>
        <w:r w:rsidR="00CC1180" w:rsidRPr="00BC3603" w:rsidDel="0050028D">
          <w:rPr>
            <w:sz w:val="22"/>
          </w:rPr>
          <w:delText>and Tablet</w:delText>
        </w:r>
      </w:del>
      <w:del w:id="983" w:author="Sai Praneetha Bhaskaruni" w:date="2022-03-25T12:31:00Z">
        <w:r w:rsidR="00CC1180" w:rsidRPr="00BC3603" w:rsidDel="00727866">
          <w:rPr>
            <w:sz w:val="22"/>
          </w:rPr>
          <w:delText>.</w:delText>
        </w:r>
      </w:del>
    </w:p>
    <w:p w14:paraId="6896262A" w14:textId="0F2287F7" w:rsidR="00CC1180" w:rsidRPr="00676F6A" w:rsidRDefault="00CD012C" w:rsidP="00CC1180">
      <w:pPr>
        <w:ind w:firstLine="0"/>
        <w:rPr>
          <w:sz w:val="22"/>
        </w:rPr>
      </w:pPr>
      <w:r>
        <w:rPr>
          <w:b/>
          <w:i/>
          <w:sz w:val="22"/>
        </w:rPr>
        <w:t>Recommendation for customer (HDO)</w:t>
      </w:r>
      <w:r w:rsidR="00672B7E" w:rsidRPr="00CA58F3">
        <w:rPr>
          <w:b/>
          <w:i/>
          <w:sz w:val="22"/>
        </w:rPr>
        <w:t>:</w:t>
      </w:r>
      <w:r w:rsidR="00672B7E" w:rsidRPr="00CA58F3">
        <w:t xml:space="preserve"> </w:t>
      </w:r>
      <w:del w:id="984" w:author="Sai Praneetha Bhaskaruni" w:date="2022-03-25T12:34:00Z">
        <w:r w:rsidR="0096458F" w:rsidRPr="00232794" w:rsidDel="00232794">
          <w:rPr>
            <w:iCs/>
            <w:rPrChange w:id="985" w:author="Sai Praneetha Bhaskaruni" w:date="2022-03-25T12:34:00Z">
              <w:rPr/>
            </w:rPrChange>
          </w:rPr>
          <w:delText>The c</w:delText>
        </w:r>
        <w:r w:rsidR="00672B7E" w:rsidRPr="00232794" w:rsidDel="00232794">
          <w:rPr>
            <w:iCs/>
            <w:sz w:val="22"/>
            <w:rPrChange w:id="986" w:author="Sai Praneetha Bhaskaruni" w:date="2022-03-25T12:34:00Z">
              <w:rPr>
                <w:sz w:val="22"/>
              </w:rPr>
            </w:rPrChange>
          </w:rPr>
          <w:delText xml:space="preserve">ustomer </w:delText>
        </w:r>
        <w:r w:rsidR="0096458F" w:rsidRPr="00232794" w:rsidDel="00232794">
          <w:rPr>
            <w:iCs/>
            <w:sz w:val="22"/>
            <w:rPrChange w:id="987" w:author="Sai Praneetha Bhaskaruni" w:date="2022-03-25T12:34:00Z">
              <w:rPr>
                <w:sz w:val="22"/>
              </w:rPr>
            </w:rPrChange>
          </w:rPr>
          <w:delText xml:space="preserve">is not </w:delText>
        </w:r>
        <w:r w:rsidR="00CC1180" w:rsidRPr="00232794" w:rsidDel="00232794">
          <w:rPr>
            <w:iCs/>
            <w:sz w:val="22"/>
            <w:rPrChange w:id="988" w:author="Sai Praneetha Bhaskaruni" w:date="2022-03-25T12:34:00Z">
              <w:rPr>
                <w:sz w:val="22"/>
              </w:rPr>
            </w:rPrChange>
          </w:rPr>
          <w:delText>allowed to access SmartMedic device</w:delText>
        </w:r>
        <w:r w:rsidR="00672B7E" w:rsidRPr="00232794" w:rsidDel="00232794">
          <w:rPr>
            <w:iCs/>
            <w:sz w:val="22"/>
            <w:rPrChange w:id="989" w:author="Sai Praneetha Bhaskaruni" w:date="2022-03-25T12:34:00Z">
              <w:rPr>
                <w:i/>
                <w:sz w:val="22"/>
              </w:rPr>
            </w:rPrChange>
          </w:rPr>
          <w:delText>.</w:delText>
        </w:r>
        <w:r w:rsidR="00CC1180" w:rsidRPr="00232794" w:rsidDel="00232794">
          <w:rPr>
            <w:iCs/>
            <w:sz w:val="22"/>
            <w:rPrChange w:id="990" w:author="Sai Praneetha Bhaskaruni" w:date="2022-03-25T12:34:00Z">
              <w:rPr>
                <w:i/>
                <w:sz w:val="22"/>
              </w:rPr>
            </w:rPrChange>
          </w:rPr>
          <w:delText xml:space="preserve"> </w:delText>
        </w:r>
      </w:del>
      <w:ins w:id="991" w:author="Sai Praneetha Bhaskaruni" w:date="2022-03-25T12:36:00Z">
        <w:r w:rsidR="0088391A">
          <w:t>C</w:t>
        </w:r>
        <w:r w:rsidR="0088391A" w:rsidRPr="000F24D0">
          <w:rPr>
            <w:sz w:val="22"/>
          </w:rPr>
          <w:t>ustomer</w:t>
        </w:r>
        <w:r w:rsidR="0088391A">
          <w:rPr>
            <w:sz w:val="22"/>
          </w:rPr>
          <w:t xml:space="preserve"> (HDOs) responsibility to be aware and train the appropriate user</w:t>
        </w:r>
      </w:ins>
      <w:del w:id="992" w:author="Sai Praneetha Bhaskaruni" w:date="2022-03-25T12:36:00Z">
        <w:r w:rsidR="0096458F" w:rsidRPr="00232794" w:rsidDel="0088391A">
          <w:rPr>
            <w:iCs/>
            <w:sz w:val="22"/>
            <w:rPrChange w:id="993" w:author="Sai Praneetha Bhaskaruni" w:date="2022-03-25T12:34:00Z">
              <w:rPr>
                <w:i/>
                <w:sz w:val="22"/>
              </w:rPr>
            </w:rPrChange>
          </w:rPr>
          <w:delText>The</w:delText>
        </w:r>
        <w:r w:rsidR="0096458F" w:rsidDel="0088391A">
          <w:rPr>
            <w:i/>
            <w:sz w:val="22"/>
          </w:rPr>
          <w:delText xml:space="preserve"> c</w:delText>
        </w:r>
        <w:r w:rsidR="00A0310B" w:rsidRPr="00A0310B" w:rsidDel="0088391A">
          <w:rPr>
            <w:sz w:val="22"/>
          </w:rPr>
          <w:delText xml:space="preserve">ustomer </w:delText>
        </w:r>
      </w:del>
      <w:del w:id="994" w:author="Sai Praneetha Bhaskaruni" w:date="2022-03-25T12:35:00Z">
        <w:r w:rsidR="0096458F" w:rsidDel="001B7488">
          <w:rPr>
            <w:sz w:val="22"/>
          </w:rPr>
          <w:delText>is</w:delText>
        </w:r>
      </w:del>
      <w:del w:id="995" w:author="Sai Praneetha Bhaskaruni" w:date="2022-03-25T12:36:00Z">
        <w:r w:rsidR="0096458F" w:rsidDel="0088391A">
          <w:rPr>
            <w:sz w:val="22"/>
          </w:rPr>
          <w:delText xml:space="preserve"> </w:delText>
        </w:r>
        <w:r w:rsidR="00A0310B" w:rsidRPr="00A0310B" w:rsidDel="0088391A">
          <w:rPr>
            <w:sz w:val="22"/>
          </w:rPr>
          <w:delText>aware and train</w:delText>
        </w:r>
        <w:r w:rsidR="0096458F" w:rsidDel="0088391A">
          <w:rPr>
            <w:sz w:val="22"/>
          </w:rPr>
          <w:delText>s</w:delText>
        </w:r>
        <w:r w:rsidR="00A0310B" w:rsidRPr="00A0310B" w:rsidDel="0088391A">
          <w:rPr>
            <w:sz w:val="22"/>
          </w:rPr>
          <w:delText xml:space="preserve"> the user that all network connections </w:delText>
        </w:r>
        <w:r w:rsidR="0096458F" w:rsidDel="0088391A">
          <w:rPr>
            <w:sz w:val="22"/>
          </w:rPr>
          <w:delText xml:space="preserve">are </w:delText>
        </w:r>
        <w:r w:rsidR="00A0310B" w:rsidRPr="00A0310B" w:rsidDel="0088391A">
          <w:rPr>
            <w:sz w:val="22"/>
          </w:rPr>
          <w:delText>considered in determining appropriate security controls</w:delText>
        </w:r>
      </w:del>
      <w:r w:rsidR="00A0310B" w:rsidRPr="00A0310B">
        <w:rPr>
          <w:sz w:val="22"/>
        </w:rPr>
        <w:t>. The customer will provide the secure encrypted channel such as wireless connection like Wi-Fi (consider authentication protocols supported, such as WPA2 EAP-TLS) for the communication between the SmartMedic solution’s components i.e. the tablet and Stryker cloud</w:t>
      </w:r>
      <w:r w:rsidR="0096458F">
        <w:rPr>
          <w:sz w:val="22"/>
        </w:rPr>
        <w:t>, e</w:t>
      </w:r>
      <w:r w:rsidR="00CC1180" w:rsidRPr="00676F6A">
        <w:rPr>
          <w:sz w:val="22"/>
        </w:rPr>
        <w:t xml:space="preserve">nsure the firewall </w:t>
      </w:r>
      <w:r w:rsidR="0096458F">
        <w:rPr>
          <w:sz w:val="22"/>
        </w:rPr>
        <w:t xml:space="preserve">is </w:t>
      </w:r>
      <w:r w:rsidR="00CC1180" w:rsidRPr="00676F6A">
        <w:rPr>
          <w:sz w:val="22"/>
        </w:rPr>
        <w:t>properly configured and that all rules are regularly audited; secure remote access points and users; block any unused or unneeded open network ports; disable and remove unnecessary protocols and services; implement access lists; encrypt network traffic.</w:t>
      </w:r>
    </w:p>
    <w:p w14:paraId="1EF2BF29" w14:textId="4F172AC3" w:rsidR="00672B7E" w:rsidRDefault="00672B7E" w:rsidP="00672B7E">
      <w:pPr>
        <w:spacing w:after="120"/>
        <w:ind w:left="129" w:hanging="14"/>
        <w:rPr>
          <w:sz w:val="22"/>
        </w:rPr>
      </w:pPr>
      <w:r w:rsidRPr="00530651">
        <w:rPr>
          <w:sz w:val="22"/>
        </w:rPr>
        <w:t xml:space="preserve">Stryker’s customer can access the Nurse Station web application using the </w:t>
      </w:r>
      <w:del w:id="996" w:author="Sai Praneetha Bhaskaruni" w:date="2022-03-24T17:32:00Z">
        <w:r w:rsidRPr="00530651" w:rsidDel="00DE3039">
          <w:rPr>
            <w:sz w:val="22"/>
          </w:rPr>
          <w:delText xml:space="preserve">credentials </w:delText>
        </w:r>
      </w:del>
      <w:ins w:id="997" w:author="Sai Praneetha Bhaskaruni" w:date="2022-03-24T17:32:00Z">
        <w:r w:rsidR="00DE3039">
          <w:rPr>
            <w:sz w:val="22"/>
          </w:rPr>
          <w:t>unique id</w:t>
        </w:r>
        <w:r w:rsidR="00DE3039" w:rsidRPr="00530651">
          <w:rPr>
            <w:sz w:val="22"/>
          </w:rPr>
          <w:t xml:space="preserve"> </w:t>
        </w:r>
      </w:ins>
      <w:r w:rsidRPr="00530651">
        <w:rPr>
          <w:sz w:val="22"/>
        </w:rPr>
        <w:t>provided by Stryker</w:t>
      </w:r>
      <w:r>
        <w:rPr>
          <w:sz w:val="22"/>
        </w:rPr>
        <w:t>.</w:t>
      </w:r>
      <w:r w:rsidR="00676F6A">
        <w:rPr>
          <w:sz w:val="22"/>
        </w:rPr>
        <w:t xml:space="preserve"> </w:t>
      </w:r>
      <w:r w:rsidR="0096458F">
        <w:rPr>
          <w:sz w:val="22"/>
        </w:rPr>
        <w:t>It is a</w:t>
      </w:r>
      <w:r w:rsidR="0096458F" w:rsidRPr="00A0310B">
        <w:rPr>
          <w:sz w:val="22"/>
        </w:rPr>
        <w:t xml:space="preserve">dvised </w:t>
      </w:r>
      <w:r w:rsidR="0096458F">
        <w:rPr>
          <w:sz w:val="22"/>
        </w:rPr>
        <w:t>that</w:t>
      </w:r>
      <w:r w:rsidR="0096458F" w:rsidRPr="00A0310B">
        <w:rPr>
          <w:sz w:val="22"/>
        </w:rPr>
        <w:t xml:space="preserve"> </w:t>
      </w:r>
      <w:ins w:id="998" w:author="Sai Praneetha Bhaskaruni" w:date="2022-03-25T12:37:00Z">
        <w:r w:rsidR="00AC2708">
          <w:rPr>
            <w:sz w:val="22"/>
          </w:rPr>
          <w:t xml:space="preserve">authentication </w:t>
        </w:r>
      </w:ins>
      <w:del w:id="999" w:author="Sai Praneetha Bhaskaruni" w:date="2022-03-25T12:37:00Z">
        <w:r w:rsidR="0096458F" w:rsidRPr="00A0310B" w:rsidDel="00AC2708">
          <w:rPr>
            <w:sz w:val="22"/>
          </w:rPr>
          <w:delText xml:space="preserve">personal </w:delText>
        </w:r>
      </w:del>
      <w:r w:rsidR="0096458F" w:rsidRPr="00A0310B">
        <w:rPr>
          <w:sz w:val="22"/>
        </w:rPr>
        <w:t>credential</w:t>
      </w:r>
      <w:r w:rsidR="0096458F">
        <w:rPr>
          <w:sz w:val="22"/>
        </w:rPr>
        <w:t>s</w:t>
      </w:r>
      <w:r w:rsidR="0096458F" w:rsidRPr="00A0310B">
        <w:rPr>
          <w:sz w:val="22"/>
        </w:rPr>
        <w:t xml:space="preserve"> </w:t>
      </w:r>
      <w:r w:rsidR="0096458F">
        <w:rPr>
          <w:sz w:val="22"/>
        </w:rPr>
        <w:t xml:space="preserve">should not be shared </w:t>
      </w:r>
      <w:r w:rsidR="0096458F" w:rsidRPr="00A0310B">
        <w:rPr>
          <w:sz w:val="22"/>
        </w:rPr>
        <w:t>with anyone</w:t>
      </w:r>
      <w:ins w:id="1000" w:author="Sai Praneetha Bhaskaruni" w:date="2022-03-25T12:37:00Z">
        <w:r w:rsidR="00AC2708">
          <w:rPr>
            <w:sz w:val="22"/>
          </w:rPr>
          <w:t xml:space="preserve"> who is not </w:t>
        </w:r>
      </w:ins>
      <w:ins w:id="1001" w:author="Sai Praneetha Bhaskaruni" w:date="2022-03-25T12:38:00Z">
        <w:r w:rsidR="00AC2708">
          <w:rPr>
            <w:sz w:val="22"/>
          </w:rPr>
          <w:t xml:space="preserve">HDO </w:t>
        </w:r>
      </w:ins>
      <w:ins w:id="1002" w:author="Sai Praneetha Bhaskaruni" w:date="2022-03-25T12:37:00Z">
        <w:r w:rsidR="00AC2708">
          <w:rPr>
            <w:sz w:val="22"/>
          </w:rPr>
          <w:t>related</w:t>
        </w:r>
      </w:ins>
      <w:r w:rsidR="0096458F">
        <w:rPr>
          <w:sz w:val="22"/>
        </w:rPr>
        <w:t>.</w:t>
      </w:r>
    </w:p>
    <w:p w14:paraId="3B19F444" w14:textId="79551A40" w:rsidR="00672B7E" w:rsidRPr="00180992" w:rsidRDefault="00BC546B" w:rsidP="00C335C4">
      <w:pPr>
        <w:pStyle w:val="Heading1"/>
      </w:pPr>
      <w:bookmarkStart w:id="1003" w:name="_Toc98780941"/>
      <w:r>
        <w:rPr>
          <w:color w:val="FCC566"/>
          <w:sz w:val="40"/>
        </w:rPr>
        <w:t>2</w:t>
      </w:r>
      <w:r w:rsidR="00BB0397">
        <w:rPr>
          <w:color w:val="FCC566"/>
          <w:sz w:val="40"/>
        </w:rPr>
        <w:t>7</w:t>
      </w:r>
      <w:r w:rsidR="00672B7E" w:rsidRPr="00180992">
        <w:rPr>
          <w:color w:val="FFCC66"/>
          <w:sz w:val="40"/>
        </w:rPr>
        <w:t xml:space="preserve"> </w:t>
      </w:r>
      <w:r w:rsidR="001A0B74" w:rsidRPr="001A0B74">
        <w:t>Physical Locks</w:t>
      </w:r>
      <w:bookmarkEnd w:id="1003"/>
    </w:p>
    <w:p w14:paraId="21CCD2DC" w14:textId="78E90DC2" w:rsidR="00672B7E" w:rsidRDefault="0060199F" w:rsidP="0060199F">
      <w:pPr>
        <w:ind w:firstLine="0"/>
      </w:pPr>
      <w:r>
        <w:rPr>
          <w:b/>
          <w:i/>
          <w:sz w:val="22"/>
        </w:rPr>
        <w:t>Recommendation for customer (HDO)</w:t>
      </w:r>
      <w:r w:rsidRPr="00530651">
        <w:rPr>
          <w:b/>
          <w:i/>
          <w:sz w:val="22"/>
        </w:rPr>
        <w:t>:</w:t>
      </w:r>
      <w:r w:rsidRPr="00CA58F3">
        <w:rPr>
          <w:sz w:val="22"/>
        </w:rPr>
        <w:t xml:space="preserve"> </w:t>
      </w:r>
      <w:r w:rsidR="0096458F">
        <w:rPr>
          <w:sz w:val="22"/>
        </w:rPr>
        <w:t xml:space="preserve">The </w:t>
      </w:r>
      <w:r w:rsidRPr="0060199F">
        <w:rPr>
          <w:sz w:val="22"/>
        </w:rPr>
        <w:t xml:space="preserve">Tablet is placed inside </w:t>
      </w:r>
      <w:r w:rsidR="0096458F">
        <w:rPr>
          <w:sz w:val="22"/>
        </w:rPr>
        <w:t>an</w:t>
      </w:r>
      <w:r w:rsidR="0096458F" w:rsidRPr="0060199F">
        <w:rPr>
          <w:sz w:val="22"/>
        </w:rPr>
        <w:t xml:space="preserve"> </w:t>
      </w:r>
      <w:r w:rsidRPr="0060199F">
        <w:rPr>
          <w:sz w:val="22"/>
        </w:rPr>
        <w:t>enclosure. Access to t</w:t>
      </w:r>
      <w:r w:rsidR="0096458F">
        <w:rPr>
          <w:sz w:val="22"/>
        </w:rPr>
        <w:t>he T</w:t>
      </w:r>
      <w:r w:rsidRPr="0060199F">
        <w:rPr>
          <w:sz w:val="22"/>
        </w:rPr>
        <w:t>ablet is only provid</w:t>
      </w:r>
      <w:r>
        <w:rPr>
          <w:sz w:val="22"/>
        </w:rPr>
        <w:t xml:space="preserve">ed to Stryker Service Personnel. </w:t>
      </w:r>
      <w:r w:rsidRPr="0060199F">
        <w:rPr>
          <w:sz w:val="22"/>
        </w:rPr>
        <w:t xml:space="preserve">The management of physical security aspects of the HDO's IT system, networks and other configuration items is a key responsibility of the HDO's </w:t>
      </w:r>
      <w:del w:id="1004" w:author="Sai Praneetha Bhaskaruni" w:date="2022-03-24T17:30:00Z">
        <w:r w:rsidRPr="0060199F" w:rsidDel="00D35D93">
          <w:rPr>
            <w:sz w:val="22"/>
          </w:rPr>
          <w:delText xml:space="preserve"> </w:delText>
        </w:r>
      </w:del>
      <w:r w:rsidRPr="0060199F">
        <w:rPr>
          <w:sz w:val="22"/>
        </w:rPr>
        <w:t>IT network management.</w:t>
      </w:r>
    </w:p>
    <w:p w14:paraId="2429538D" w14:textId="2BBB27D4" w:rsidR="00E623C3" w:rsidRDefault="00E623C3">
      <w:pPr>
        <w:spacing w:after="0" w:line="292" w:lineRule="auto"/>
        <w:ind w:left="0" w:right="7" w:firstLine="0"/>
        <w:rPr>
          <w:b/>
          <w:i/>
        </w:rPr>
      </w:pPr>
    </w:p>
    <w:p w14:paraId="45F3BDA4" w14:textId="4831638F" w:rsidR="00A22982" w:rsidRDefault="00A22982">
      <w:pPr>
        <w:spacing w:after="0" w:line="292" w:lineRule="auto"/>
        <w:ind w:left="0" w:right="7" w:firstLine="0"/>
        <w:rPr>
          <w:b/>
          <w:i/>
        </w:rPr>
      </w:pPr>
    </w:p>
    <w:p w14:paraId="19345575" w14:textId="47645F00" w:rsidR="00A22982" w:rsidRDefault="00A22982">
      <w:pPr>
        <w:spacing w:after="0" w:line="292" w:lineRule="auto"/>
        <w:ind w:left="0" w:right="7" w:firstLine="0"/>
        <w:rPr>
          <w:b/>
          <w:i/>
        </w:rPr>
      </w:pPr>
    </w:p>
    <w:p w14:paraId="0B8CE1FE" w14:textId="5A6C3BCC" w:rsidR="009B05B1" w:rsidRDefault="009B05B1">
      <w:pPr>
        <w:spacing w:after="0" w:line="292" w:lineRule="auto"/>
        <w:ind w:left="0" w:right="7" w:firstLine="0"/>
        <w:rPr>
          <w:b/>
          <w:i/>
        </w:rPr>
      </w:pPr>
    </w:p>
    <w:p w14:paraId="053EE66B" w14:textId="39B62BBB" w:rsidR="007B0A35" w:rsidRDefault="007B0A35">
      <w:pPr>
        <w:spacing w:after="0" w:line="292" w:lineRule="auto"/>
        <w:ind w:left="0" w:right="7" w:firstLine="0"/>
        <w:rPr>
          <w:b/>
          <w:i/>
        </w:rPr>
      </w:pPr>
    </w:p>
    <w:p w14:paraId="1CB86D04" w14:textId="77777777" w:rsidR="007B0A35" w:rsidRDefault="007B0A35">
      <w:pPr>
        <w:spacing w:after="0" w:line="292" w:lineRule="auto"/>
        <w:ind w:left="0" w:right="7" w:firstLine="0"/>
        <w:rPr>
          <w:b/>
          <w:i/>
        </w:rPr>
      </w:pPr>
    </w:p>
    <w:p w14:paraId="58D37F39" w14:textId="7735633F" w:rsidR="009B05B1" w:rsidRDefault="009B05B1">
      <w:pPr>
        <w:spacing w:after="0" w:line="292" w:lineRule="auto"/>
        <w:ind w:left="0" w:right="7" w:firstLine="0"/>
        <w:rPr>
          <w:b/>
          <w:i/>
        </w:rPr>
      </w:pPr>
    </w:p>
    <w:p w14:paraId="562D611F" w14:textId="182A0B2F" w:rsidR="009B05B1" w:rsidRDefault="009B05B1">
      <w:pPr>
        <w:spacing w:after="0" w:line="292" w:lineRule="auto"/>
        <w:ind w:left="0" w:right="7" w:firstLine="0"/>
        <w:rPr>
          <w:b/>
          <w:i/>
        </w:rPr>
      </w:pPr>
    </w:p>
    <w:p w14:paraId="1FFBCC9D" w14:textId="7616F87F" w:rsidR="009B05B1" w:rsidRDefault="009B05B1">
      <w:pPr>
        <w:spacing w:after="0" w:line="292" w:lineRule="auto"/>
        <w:ind w:left="0" w:right="7" w:firstLine="0"/>
        <w:rPr>
          <w:b/>
          <w:i/>
        </w:rPr>
      </w:pPr>
    </w:p>
    <w:p w14:paraId="6A482582" w14:textId="1684CB9E" w:rsidR="009B05B1" w:rsidRDefault="009B05B1">
      <w:pPr>
        <w:spacing w:after="0" w:line="292" w:lineRule="auto"/>
        <w:ind w:left="0" w:right="7" w:firstLine="0"/>
        <w:rPr>
          <w:b/>
          <w:i/>
        </w:rPr>
      </w:pPr>
    </w:p>
    <w:p w14:paraId="7F842F28" w14:textId="6F757775" w:rsidR="009B05B1" w:rsidRDefault="009B05B1">
      <w:pPr>
        <w:spacing w:after="0" w:line="292" w:lineRule="auto"/>
        <w:ind w:left="0" w:right="7" w:firstLine="0"/>
        <w:rPr>
          <w:b/>
          <w:i/>
        </w:rPr>
      </w:pPr>
    </w:p>
    <w:p w14:paraId="0874BBEB" w14:textId="282E3EAE" w:rsidR="009B05B1" w:rsidRDefault="009B05B1">
      <w:pPr>
        <w:spacing w:after="0" w:line="292" w:lineRule="auto"/>
        <w:ind w:left="0" w:right="7" w:firstLine="0"/>
        <w:rPr>
          <w:b/>
          <w:i/>
        </w:rPr>
      </w:pPr>
    </w:p>
    <w:p w14:paraId="112758D4" w14:textId="5760A1CB" w:rsidR="009B05B1" w:rsidRDefault="009B05B1">
      <w:pPr>
        <w:spacing w:after="0" w:line="292" w:lineRule="auto"/>
        <w:ind w:left="0" w:right="7" w:firstLine="0"/>
        <w:rPr>
          <w:b/>
          <w:i/>
        </w:rPr>
      </w:pPr>
    </w:p>
    <w:p w14:paraId="312BCE93" w14:textId="6B1D6550" w:rsidR="009B05B1" w:rsidRDefault="009B05B1">
      <w:pPr>
        <w:spacing w:after="0" w:line="292" w:lineRule="auto"/>
        <w:ind w:left="0" w:right="7" w:firstLine="0"/>
        <w:rPr>
          <w:b/>
          <w:i/>
        </w:rPr>
      </w:pPr>
    </w:p>
    <w:p w14:paraId="61C4AC8A" w14:textId="0573371D" w:rsidR="009B05B1" w:rsidRDefault="009B05B1">
      <w:pPr>
        <w:spacing w:after="0" w:line="292" w:lineRule="auto"/>
        <w:ind w:left="0" w:right="7" w:firstLine="0"/>
        <w:rPr>
          <w:b/>
          <w:i/>
        </w:rPr>
      </w:pPr>
    </w:p>
    <w:p w14:paraId="30160956" w14:textId="5A55A0C0" w:rsidR="009B05B1" w:rsidRDefault="009B05B1">
      <w:pPr>
        <w:spacing w:after="0" w:line="292" w:lineRule="auto"/>
        <w:ind w:left="0" w:right="7" w:firstLine="0"/>
        <w:rPr>
          <w:b/>
          <w:i/>
        </w:rPr>
      </w:pPr>
    </w:p>
    <w:p w14:paraId="2204D638" w14:textId="50B9258B" w:rsidR="009B05B1" w:rsidRDefault="009B05B1">
      <w:pPr>
        <w:spacing w:after="0" w:line="292" w:lineRule="auto"/>
        <w:ind w:left="0" w:right="7" w:firstLine="0"/>
        <w:rPr>
          <w:b/>
          <w:i/>
        </w:rPr>
      </w:pPr>
    </w:p>
    <w:p w14:paraId="69E21CA3" w14:textId="66C8B710" w:rsidR="009B05B1" w:rsidRDefault="009B05B1">
      <w:pPr>
        <w:spacing w:after="0" w:line="292" w:lineRule="auto"/>
        <w:ind w:left="0" w:right="7" w:firstLine="0"/>
        <w:rPr>
          <w:b/>
          <w:i/>
        </w:rPr>
      </w:pPr>
    </w:p>
    <w:p w14:paraId="3D23D1F4" w14:textId="6D3FAD83" w:rsidR="009B05B1" w:rsidRDefault="009B05B1">
      <w:pPr>
        <w:spacing w:after="0" w:line="292" w:lineRule="auto"/>
        <w:ind w:left="0" w:right="7" w:firstLine="0"/>
        <w:rPr>
          <w:b/>
          <w:i/>
        </w:rPr>
      </w:pPr>
    </w:p>
    <w:p w14:paraId="3EF06297" w14:textId="641E4C28" w:rsidR="009B05B1" w:rsidRDefault="009B05B1">
      <w:pPr>
        <w:spacing w:after="0" w:line="292" w:lineRule="auto"/>
        <w:ind w:left="0" w:right="7" w:firstLine="0"/>
        <w:rPr>
          <w:b/>
          <w:i/>
        </w:rPr>
      </w:pPr>
    </w:p>
    <w:p w14:paraId="795C8FAE" w14:textId="558BB68F" w:rsidR="009B05B1" w:rsidRDefault="009B05B1">
      <w:pPr>
        <w:spacing w:after="0" w:line="292" w:lineRule="auto"/>
        <w:ind w:left="0" w:right="7" w:firstLine="0"/>
        <w:rPr>
          <w:b/>
          <w:i/>
        </w:rPr>
      </w:pPr>
    </w:p>
    <w:p w14:paraId="6BE75C92" w14:textId="64CBB3B9" w:rsidR="009B05B1" w:rsidRDefault="009B05B1">
      <w:pPr>
        <w:spacing w:after="0" w:line="292" w:lineRule="auto"/>
        <w:ind w:left="0" w:right="7" w:firstLine="0"/>
        <w:rPr>
          <w:b/>
          <w:i/>
        </w:rPr>
      </w:pPr>
    </w:p>
    <w:p w14:paraId="75BAA8D7" w14:textId="0CEAC3C6" w:rsidR="009B05B1" w:rsidRDefault="009B05B1">
      <w:pPr>
        <w:spacing w:after="0" w:line="292" w:lineRule="auto"/>
        <w:ind w:left="0" w:right="7" w:firstLine="0"/>
        <w:rPr>
          <w:b/>
          <w:i/>
        </w:rPr>
      </w:pPr>
    </w:p>
    <w:p w14:paraId="256530A3" w14:textId="16CD9DF0" w:rsidR="007B0A35" w:rsidRDefault="007B0A35">
      <w:pPr>
        <w:spacing w:after="0" w:line="292" w:lineRule="auto"/>
        <w:ind w:left="0" w:right="7" w:firstLine="0"/>
        <w:rPr>
          <w:b/>
          <w:i/>
        </w:rPr>
      </w:pPr>
    </w:p>
    <w:p w14:paraId="6930C019" w14:textId="30506F9E" w:rsidR="007B0A35" w:rsidRDefault="007B0A35">
      <w:pPr>
        <w:spacing w:after="0" w:line="292" w:lineRule="auto"/>
        <w:ind w:left="0" w:right="7" w:firstLine="0"/>
        <w:rPr>
          <w:b/>
          <w:i/>
        </w:rPr>
      </w:pPr>
    </w:p>
    <w:p w14:paraId="18D6CE1A" w14:textId="77777777" w:rsidR="007B0A35" w:rsidRDefault="007B0A35">
      <w:pPr>
        <w:spacing w:after="0" w:line="292" w:lineRule="auto"/>
        <w:ind w:left="0" w:right="7" w:firstLine="0"/>
        <w:rPr>
          <w:b/>
          <w:i/>
        </w:rPr>
      </w:pPr>
    </w:p>
    <w:p w14:paraId="066BC210" w14:textId="099B89A8" w:rsidR="009B05B1" w:rsidRDefault="009B05B1">
      <w:pPr>
        <w:spacing w:after="0" w:line="292" w:lineRule="auto"/>
        <w:ind w:left="0" w:right="7" w:firstLine="0"/>
        <w:rPr>
          <w:b/>
          <w:i/>
        </w:rPr>
      </w:pPr>
    </w:p>
    <w:p w14:paraId="2EFC9865" w14:textId="3BF6035C" w:rsidR="009B05B1" w:rsidRDefault="009B05B1">
      <w:pPr>
        <w:spacing w:after="0" w:line="292" w:lineRule="auto"/>
        <w:ind w:left="0" w:right="7" w:firstLine="0"/>
        <w:rPr>
          <w:b/>
          <w:i/>
        </w:rPr>
      </w:pPr>
    </w:p>
    <w:p w14:paraId="67EBABF3" w14:textId="3F6D4650" w:rsidR="009B05B1" w:rsidRDefault="009B05B1">
      <w:pPr>
        <w:spacing w:after="0" w:line="292" w:lineRule="auto"/>
        <w:ind w:left="0" w:right="7" w:firstLine="0"/>
        <w:rPr>
          <w:b/>
          <w:i/>
        </w:rPr>
      </w:pPr>
    </w:p>
    <w:p w14:paraId="5E2F4619" w14:textId="77777777" w:rsidR="009B05B1" w:rsidRDefault="009B05B1">
      <w:pPr>
        <w:spacing w:after="0" w:line="292" w:lineRule="auto"/>
        <w:ind w:left="0" w:right="7" w:firstLine="0"/>
        <w:rPr>
          <w:b/>
          <w:i/>
        </w:rPr>
      </w:pPr>
    </w:p>
    <w:p w14:paraId="4D62A0FD" w14:textId="77777777" w:rsidR="00A22982" w:rsidRDefault="00A22982">
      <w:pPr>
        <w:spacing w:after="0" w:line="292" w:lineRule="auto"/>
        <w:ind w:left="0" w:right="7" w:firstLine="0"/>
        <w:rPr>
          <w:b/>
          <w:i/>
        </w:rPr>
      </w:pPr>
    </w:p>
    <w:p w14:paraId="3CF05CE0" w14:textId="2B463A92" w:rsidR="00B11510" w:rsidRPr="00180992" w:rsidRDefault="00446FC2">
      <w:pPr>
        <w:spacing w:after="0" w:line="292" w:lineRule="auto"/>
        <w:ind w:left="0" w:right="7" w:firstLine="0"/>
      </w:pPr>
      <w:r w:rsidRPr="00180992">
        <w:rPr>
          <w:rFonts w:eastAsia="Calibri"/>
          <w:noProof/>
          <w:color w:val="000000"/>
          <w:sz w:val="22"/>
        </w:rPr>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4"/>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7B0A35" w:rsidRDefault="007B0A35">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7B0A35" w:rsidRDefault="007B0A35">
                              <w:pPr>
                                <w:spacing w:after="160" w:line="259" w:lineRule="auto"/>
                                <w:ind w:left="0" w:firstLine="0"/>
                                <w:jc w:val="left"/>
                              </w:pPr>
                              <w:r>
                                <w:t>Vatika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7B0A35" w:rsidRDefault="007B0A35">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7B0A35" w:rsidRDefault="007B0A35">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7B0A35" w:rsidRDefault="007B0A35">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7B0A35" w:rsidRDefault="007B0A35">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7B0A35" w:rsidRDefault="007B0A35">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7B0A35" w:rsidRDefault="007B0A35">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7B0A35" w:rsidRDefault="007B0A35">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6F1BDDED" id="Group 16132" o:spid="_x0000_s1027"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">
                <v:shape id="Picture 16913" o:spid="_x0000_s1028"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5" o:title=""/>
                </v:shape>
                <v:rect id="Rectangle 1043" o:spid="_x0000_s1029"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7B0A35" w:rsidRDefault="007B0A35">
                        <w:pPr>
                          <w:spacing w:after="160" w:line="259" w:lineRule="auto"/>
                          <w:ind w:left="0" w:firstLine="0"/>
                          <w:jc w:val="left"/>
                        </w:pPr>
                        <w:r>
                          <w:rPr>
                            <w:b/>
                          </w:rPr>
                          <w:t>Stryker Global Technology Center Private Limited</w:t>
                        </w:r>
                      </w:p>
                    </w:txbxContent>
                  </v:textbox>
                </v:rect>
                <v:rect id="Rectangle 1044" o:spid="_x0000_s1030"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7B0A35" w:rsidRDefault="007B0A35">
                        <w:pPr>
                          <w:spacing w:after="160" w:line="259" w:lineRule="auto"/>
                          <w:ind w:left="0" w:firstLine="0"/>
                          <w:jc w:val="left"/>
                        </w:pPr>
                        <w:r>
                          <w:t>Vatika Business Park, 10th Floor</w:t>
                        </w:r>
                      </w:p>
                    </w:txbxContent>
                  </v:textbox>
                </v:rect>
                <v:rect id="Rectangle 1045" o:spid="_x0000_s1031"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7B0A35" w:rsidRDefault="007B0A35">
                        <w:pPr>
                          <w:spacing w:after="160" w:line="259" w:lineRule="auto"/>
                          <w:ind w:left="0" w:firstLine="0"/>
                          <w:jc w:val="left"/>
                        </w:pPr>
                        <w:r>
                          <w:t>Block 2, Sector-49</w:t>
                        </w:r>
                      </w:p>
                    </w:txbxContent>
                  </v:textbox>
                </v:rect>
                <v:rect id="Rectangle 1046" o:spid="_x0000_s1032"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7B0A35" w:rsidRDefault="007B0A35">
                        <w:pPr>
                          <w:spacing w:after="160" w:line="259" w:lineRule="auto"/>
                          <w:ind w:left="0" w:firstLine="0"/>
                          <w:jc w:val="left"/>
                        </w:pPr>
                        <w:r>
                          <w:t>Sohna Road</w:t>
                        </w:r>
                      </w:p>
                    </w:txbxContent>
                  </v:textbox>
                </v:rect>
                <v:rect id="Rectangle 1047" o:spid="_x0000_s1033"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7B0A35" w:rsidRDefault="007B0A35">
                        <w:pPr>
                          <w:spacing w:after="160" w:line="259" w:lineRule="auto"/>
                          <w:ind w:left="0" w:firstLine="0"/>
                          <w:jc w:val="left"/>
                        </w:pPr>
                        <w:r>
                          <w:t>Gurgaon 122002</w:t>
                        </w:r>
                      </w:p>
                    </w:txbxContent>
                  </v:textbox>
                </v:rect>
                <v:rect id="Rectangle 1048" o:spid="_x0000_s1034"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7B0A35" w:rsidRDefault="007B0A35">
                        <w:pPr>
                          <w:spacing w:after="160" w:line="259" w:lineRule="auto"/>
                          <w:ind w:left="0" w:firstLine="0"/>
                          <w:jc w:val="left"/>
                        </w:pPr>
                        <w:r>
                          <w:t>Haryana</w:t>
                        </w:r>
                      </w:p>
                    </w:txbxContent>
                  </v:textbox>
                </v:rect>
                <v:rect id="Rectangle 1049" o:spid="_x0000_s1035"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7B0A35" w:rsidRDefault="007B0A35">
                        <w:pPr>
                          <w:spacing w:after="160" w:line="259" w:lineRule="auto"/>
                          <w:ind w:left="0" w:firstLine="0"/>
                          <w:jc w:val="left"/>
                        </w:pPr>
                        <w:r>
                          <w:t>India</w:t>
                        </w:r>
                      </w:p>
                    </w:txbxContent>
                  </v:textbox>
                </v:rect>
                <v:rect id="Rectangle 1050" o:spid="_x0000_s1036"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7B0A35" w:rsidRDefault="007B0A35">
                        <w:pPr>
                          <w:spacing w:after="160" w:line="259" w:lineRule="auto"/>
                          <w:ind w:left="0" w:firstLine="0"/>
                          <w:jc w:val="left"/>
                        </w:pPr>
                        <w:r>
                          <w:t>www.stryker.com</w:t>
                        </w:r>
                      </w:p>
                    </w:txbxContent>
                  </v:textbox>
                </v:rect>
                <v:shape id="Shape 1051" o:spid="_x0000_s1037"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38"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7B0A35" w:rsidRDefault="007B0A35">
                        <w:pPr>
                          <w:spacing w:after="160" w:line="259" w:lineRule="auto"/>
                          <w:ind w:left="0" w:firstLine="0"/>
                          <w:jc w:val="left"/>
                        </w:pPr>
                        <w:r>
                          <w:rPr>
                            <w:i/>
                          </w:rPr>
                          <w:t>Copyright © 2022 Stryker</w:t>
                        </w:r>
                      </w:p>
                    </w:txbxContent>
                  </v:textbox>
                </v:rect>
                <w10:wrap type="topAndBottom" anchorx="page" anchory="page"/>
              </v:group>
            </w:pict>
          </mc:Fallback>
        </mc:AlternateContent>
      </w:r>
      <w:r w:rsidRPr="00180992">
        <w:rPr>
          <w:b/>
          <w:i/>
        </w:rPr>
        <w:t xml:space="preserve">Stryker Corporation or its divisions or other corporate affiliated entities own, use or have applied for the following trademarks or service marks: </w:t>
      </w:r>
      <w:r w:rsidR="00057E9B">
        <w:rPr>
          <w:b/>
          <w:i/>
        </w:rPr>
        <w:t>SmartMedic</w:t>
      </w:r>
      <w:r w:rsidR="000F2BAB">
        <w:rPr>
          <w:b/>
          <w:i/>
        </w:rPr>
        <w:t xml:space="preserve"> Solution</w:t>
      </w:r>
      <w:r w:rsidRPr="00180992">
        <w:rPr>
          <w:b/>
          <w:i/>
        </w:rPr>
        <w:t>. All other trademarks are trademarks of their respective owners or holders.</w:t>
      </w:r>
    </w:p>
    <w:sectPr w:rsidR="00B11510" w:rsidRPr="00180992" w:rsidSect="00713AD1">
      <w:headerReference w:type="even" r:id="rId26"/>
      <w:headerReference w:type="default" r:id="rId27"/>
      <w:footerReference w:type="even" r:id="rId28"/>
      <w:footerReference w:type="default" r:id="rId29"/>
      <w:headerReference w:type="first" r:id="rId30"/>
      <w:footerReference w:type="first" r:id="rId31"/>
      <w:pgSz w:w="12240" w:h="15840"/>
      <w:pgMar w:top="833" w:right="824" w:bottom="792" w:left="831" w:header="720" w:footer="42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ai Praneetha Bhaskaruni" w:date="2022-07-08T14:11:00Z" w:initials="SPB">
    <w:p w14:paraId="1866F23C" w14:textId="77777777" w:rsidR="00167413" w:rsidRDefault="00167413">
      <w:pPr>
        <w:pStyle w:val="CommentText"/>
      </w:pPr>
      <w:r>
        <w:rPr>
          <w:rStyle w:val="CommentReference"/>
        </w:rPr>
        <w:annotationRef/>
      </w:r>
      <w:r>
        <w:t>Document no. needed?</w:t>
      </w:r>
    </w:p>
    <w:p w14:paraId="097D1D64" w14:textId="785CBA60" w:rsidR="00167413" w:rsidRDefault="00167413" w:rsidP="00167413">
      <w:pPr>
        <w:pStyle w:val="CommentText"/>
        <w:ind w:left="0" w:firstLine="0"/>
      </w:pPr>
    </w:p>
  </w:comment>
  <w:comment w:id="55" w:author="Sai Praneetha Bhaskaruni" w:date="2022-07-08T14:09:00Z" w:initials="SPB">
    <w:p w14:paraId="4E0704BA" w14:textId="1E56F837" w:rsidR="00167413" w:rsidRDefault="00167413">
      <w:pPr>
        <w:pStyle w:val="CommentText"/>
      </w:pPr>
      <w:r>
        <w:rPr>
          <w:rStyle w:val="CommentReference"/>
        </w:rPr>
        <w:annotationRef/>
      </w:r>
      <w:r>
        <w:t>Info needed from Vinod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7D1D64" w15:done="0"/>
  <w15:commentEx w15:paraId="4E0704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2B986" w16cex:dateUtc="2022-07-08T08:41:00Z"/>
  <w16cex:commentExtensible w16cex:durableId="2672B92D" w16cex:dateUtc="2022-07-08T0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7D1D64" w16cid:durableId="2672B986"/>
  <w16cid:commentId w16cid:paraId="4E0704BA" w16cid:durableId="2672B9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1443F" w14:textId="77777777" w:rsidR="00F7030F" w:rsidRDefault="00F7030F">
      <w:pPr>
        <w:spacing w:after="0" w:line="240" w:lineRule="auto"/>
      </w:pPr>
      <w:r>
        <w:separator/>
      </w:r>
    </w:p>
  </w:endnote>
  <w:endnote w:type="continuationSeparator" w:id="0">
    <w:p w14:paraId="682D3DAE" w14:textId="77777777" w:rsidR="00F7030F" w:rsidRDefault="00F70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P Simplified Light">
    <w:altName w:val="Calibri"/>
    <w:charset w:val="00"/>
    <w:family w:val="swiss"/>
    <w:pitch w:val="variable"/>
    <w:sig w:usb0="A00000AF" w:usb1="5000205B" w:usb2="00000000" w:usb3="00000000" w:csb0="00000093"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0201" w14:textId="2F4128F2" w:rsidR="007B0A35" w:rsidRDefault="007B0A35">
    <w:pPr>
      <w:spacing w:after="0" w:line="259" w:lineRule="auto"/>
      <w:ind w:left="0" w:right="439" w:firstLine="0"/>
      <w:jc w:val="center"/>
    </w:pPr>
    <w:r>
      <w:fldChar w:fldCharType="begin"/>
    </w:r>
    <w:r>
      <w:instrText xml:space="preserve"> PAGE   \* MERGEFORMAT </w:instrText>
    </w:r>
    <w:r>
      <w:fldChar w:fldCharType="separate"/>
    </w:r>
    <w:r w:rsidR="00F31F43" w:rsidRPr="00F31F43">
      <w:rPr>
        <w:b/>
        <w:noProof/>
        <w:sz w:val="24"/>
      </w:rPr>
      <w:t>6</w:t>
    </w:r>
    <w:r>
      <w:rPr>
        <w:b/>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0CC44" w14:textId="77777777" w:rsidR="00F7030F" w:rsidRDefault="00F7030F">
      <w:pPr>
        <w:spacing w:after="0" w:line="240" w:lineRule="auto"/>
      </w:pPr>
      <w:r>
        <w:separator/>
      </w:r>
    </w:p>
  </w:footnote>
  <w:footnote w:type="continuationSeparator" w:id="0">
    <w:p w14:paraId="2B5286DC" w14:textId="77777777" w:rsidR="00F7030F" w:rsidRDefault="00F703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66F69" w14:textId="77777777" w:rsidR="007B0A35" w:rsidRDefault="007B0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6CC8D" w14:textId="77777777" w:rsidR="007B0A35" w:rsidRDefault="007B0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FE50" w14:textId="77777777" w:rsidR="007B0A35" w:rsidRDefault="007B0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1"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2"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3"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4"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6" w15:restartNumberingAfterBreak="0">
    <w:nsid w:val="44C200DB"/>
    <w:multiLevelType w:val="hybridMultilevel"/>
    <w:tmpl w:val="07CEDEDC"/>
    <w:lvl w:ilvl="0" w:tplc="F8A09B7A">
      <w:start w:val="1"/>
      <w:numFmt w:val="decimal"/>
      <w:lvlText w:val="%1."/>
      <w:lvlJc w:val="left"/>
      <w:pPr>
        <w:ind w:left="475" w:hanging="360"/>
      </w:pPr>
      <w:rPr>
        <w:rFonts w:hint="default"/>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17"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9"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20"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1"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2" w15:restartNumberingAfterBreak="0">
    <w:nsid w:val="68641BB1"/>
    <w:multiLevelType w:val="hybridMultilevel"/>
    <w:tmpl w:val="32D469F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3"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4"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9"/>
  </w:num>
  <w:num w:numId="2">
    <w:abstractNumId w:val="25"/>
  </w:num>
  <w:num w:numId="3">
    <w:abstractNumId w:val="14"/>
  </w:num>
  <w:num w:numId="4">
    <w:abstractNumId w:val="19"/>
  </w:num>
  <w:num w:numId="5">
    <w:abstractNumId w:val="17"/>
  </w:num>
  <w:num w:numId="6">
    <w:abstractNumId w:val="24"/>
  </w:num>
  <w:num w:numId="7">
    <w:abstractNumId w:val="3"/>
  </w:num>
  <w:num w:numId="8">
    <w:abstractNumId w:val="7"/>
  </w:num>
  <w:num w:numId="9">
    <w:abstractNumId w:val="21"/>
  </w:num>
  <w:num w:numId="10">
    <w:abstractNumId w:val="18"/>
  </w:num>
  <w:num w:numId="11">
    <w:abstractNumId w:val="13"/>
  </w:num>
  <w:num w:numId="12">
    <w:abstractNumId w:val="2"/>
  </w:num>
  <w:num w:numId="13">
    <w:abstractNumId w:val="23"/>
  </w:num>
  <w:num w:numId="14">
    <w:abstractNumId w:val="4"/>
  </w:num>
  <w:num w:numId="15">
    <w:abstractNumId w:val="10"/>
  </w:num>
  <w:num w:numId="16">
    <w:abstractNumId w:val="11"/>
  </w:num>
  <w:num w:numId="17">
    <w:abstractNumId w:val="0"/>
  </w:num>
  <w:num w:numId="18">
    <w:abstractNumId w:val="1"/>
  </w:num>
  <w:num w:numId="19">
    <w:abstractNumId w:val="20"/>
  </w:num>
  <w:num w:numId="20">
    <w:abstractNumId w:val="6"/>
  </w:num>
  <w:num w:numId="21">
    <w:abstractNumId w:val="8"/>
  </w:num>
  <w:num w:numId="22">
    <w:abstractNumId w:val="5"/>
  </w:num>
  <w:num w:numId="23">
    <w:abstractNumId w:val="12"/>
  </w:num>
  <w:num w:numId="24">
    <w:abstractNumId w:val="15"/>
  </w:num>
  <w:num w:numId="25">
    <w:abstractNumId w:val="22"/>
  </w:num>
  <w:num w:numId="26">
    <w:abstractNumId w:val="1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i Praneetha Bhaskaruni">
    <w15:presenceInfo w15:providerId="AD" w15:userId="S::praneetha.bhaskaruni@ltts.com::48ebe0ba-01a1-4a38-a734-61898a0c90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019BA"/>
    <w:rsid w:val="000034DA"/>
    <w:rsid w:val="000062B9"/>
    <w:rsid w:val="00012081"/>
    <w:rsid w:val="00014365"/>
    <w:rsid w:val="00016491"/>
    <w:rsid w:val="00023077"/>
    <w:rsid w:val="000256C4"/>
    <w:rsid w:val="000347A6"/>
    <w:rsid w:val="00036E19"/>
    <w:rsid w:val="000407D5"/>
    <w:rsid w:val="000445E6"/>
    <w:rsid w:val="000453EB"/>
    <w:rsid w:val="00047624"/>
    <w:rsid w:val="0005228E"/>
    <w:rsid w:val="00053915"/>
    <w:rsid w:val="00055890"/>
    <w:rsid w:val="000577BB"/>
    <w:rsid w:val="00057E9B"/>
    <w:rsid w:val="00062F09"/>
    <w:rsid w:val="000648DE"/>
    <w:rsid w:val="0006579D"/>
    <w:rsid w:val="000707AF"/>
    <w:rsid w:val="00071A4F"/>
    <w:rsid w:val="000722E1"/>
    <w:rsid w:val="00073141"/>
    <w:rsid w:val="000818FD"/>
    <w:rsid w:val="000828CC"/>
    <w:rsid w:val="000916BA"/>
    <w:rsid w:val="000952F6"/>
    <w:rsid w:val="00096B48"/>
    <w:rsid w:val="000A0E6D"/>
    <w:rsid w:val="000A1A34"/>
    <w:rsid w:val="000A4D74"/>
    <w:rsid w:val="000B3FEC"/>
    <w:rsid w:val="000C27CA"/>
    <w:rsid w:val="000C3A22"/>
    <w:rsid w:val="000C3E6F"/>
    <w:rsid w:val="000E209E"/>
    <w:rsid w:val="000E26BC"/>
    <w:rsid w:val="000E3808"/>
    <w:rsid w:val="000F0365"/>
    <w:rsid w:val="000F24D0"/>
    <w:rsid w:val="000F2BAB"/>
    <w:rsid w:val="000F303D"/>
    <w:rsid w:val="001057F9"/>
    <w:rsid w:val="00106899"/>
    <w:rsid w:val="00111C42"/>
    <w:rsid w:val="00111FEA"/>
    <w:rsid w:val="0011497D"/>
    <w:rsid w:val="00121959"/>
    <w:rsid w:val="00122E0E"/>
    <w:rsid w:val="00123604"/>
    <w:rsid w:val="00123781"/>
    <w:rsid w:val="00123A91"/>
    <w:rsid w:val="00126854"/>
    <w:rsid w:val="00133097"/>
    <w:rsid w:val="00136059"/>
    <w:rsid w:val="001506C5"/>
    <w:rsid w:val="001509F8"/>
    <w:rsid w:val="00152F4E"/>
    <w:rsid w:val="0015441E"/>
    <w:rsid w:val="00156074"/>
    <w:rsid w:val="001568FD"/>
    <w:rsid w:val="00160455"/>
    <w:rsid w:val="001612F9"/>
    <w:rsid w:val="00162503"/>
    <w:rsid w:val="00164113"/>
    <w:rsid w:val="00165154"/>
    <w:rsid w:val="00166379"/>
    <w:rsid w:val="00167413"/>
    <w:rsid w:val="00170C62"/>
    <w:rsid w:val="00180992"/>
    <w:rsid w:val="001A0B74"/>
    <w:rsid w:val="001A0CFF"/>
    <w:rsid w:val="001A2F1B"/>
    <w:rsid w:val="001A3B81"/>
    <w:rsid w:val="001A4AC6"/>
    <w:rsid w:val="001A7DD4"/>
    <w:rsid w:val="001B0076"/>
    <w:rsid w:val="001B11E2"/>
    <w:rsid w:val="001B1DD6"/>
    <w:rsid w:val="001B7488"/>
    <w:rsid w:val="001C336C"/>
    <w:rsid w:val="001D10C8"/>
    <w:rsid w:val="001D2C81"/>
    <w:rsid w:val="001D3FE9"/>
    <w:rsid w:val="001D5400"/>
    <w:rsid w:val="001E14F1"/>
    <w:rsid w:val="001E1BF7"/>
    <w:rsid w:val="001E2670"/>
    <w:rsid w:val="001E359D"/>
    <w:rsid w:val="001F0AA8"/>
    <w:rsid w:val="00203005"/>
    <w:rsid w:val="0020364C"/>
    <w:rsid w:val="002041FD"/>
    <w:rsid w:val="00205437"/>
    <w:rsid w:val="00206323"/>
    <w:rsid w:val="00210FA1"/>
    <w:rsid w:val="00211574"/>
    <w:rsid w:val="00211957"/>
    <w:rsid w:val="00212F26"/>
    <w:rsid w:val="0021448F"/>
    <w:rsid w:val="00214C7D"/>
    <w:rsid w:val="00220475"/>
    <w:rsid w:val="00220728"/>
    <w:rsid w:val="00223984"/>
    <w:rsid w:val="002264ED"/>
    <w:rsid w:val="00227FB6"/>
    <w:rsid w:val="00232794"/>
    <w:rsid w:val="00232810"/>
    <w:rsid w:val="0023405C"/>
    <w:rsid w:val="0023424E"/>
    <w:rsid w:val="002346F3"/>
    <w:rsid w:val="002400A6"/>
    <w:rsid w:val="002404A6"/>
    <w:rsid w:val="0024252A"/>
    <w:rsid w:val="002471F7"/>
    <w:rsid w:val="0024796E"/>
    <w:rsid w:val="00251099"/>
    <w:rsid w:val="0025291F"/>
    <w:rsid w:val="0025484A"/>
    <w:rsid w:val="00264018"/>
    <w:rsid w:val="00267278"/>
    <w:rsid w:val="002708C3"/>
    <w:rsid w:val="00275C89"/>
    <w:rsid w:val="002849CB"/>
    <w:rsid w:val="00297F12"/>
    <w:rsid w:val="002A02FB"/>
    <w:rsid w:val="002A6172"/>
    <w:rsid w:val="002C05FB"/>
    <w:rsid w:val="002C109E"/>
    <w:rsid w:val="002D12FE"/>
    <w:rsid w:val="002F258F"/>
    <w:rsid w:val="002F3773"/>
    <w:rsid w:val="003104BE"/>
    <w:rsid w:val="003163E2"/>
    <w:rsid w:val="00322EEC"/>
    <w:rsid w:val="00322F92"/>
    <w:rsid w:val="0032339C"/>
    <w:rsid w:val="00331164"/>
    <w:rsid w:val="00333F9D"/>
    <w:rsid w:val="00334E5B"/>
    <w:rsid w:val="00336DD4"/>
    <w:rsid w:val="00340E18"/>
    <w:rsid w:val="0034174E"/>
    <w:rsid w:val="00341798"/>
    <w:rsid w:val="00344798"/>
    <w:rsid w:val="00357872"/>
    <w:rsid w:val="00360020"/>
    <w:rsid w:val="00360833"/>
    <w:rsid w:val="00364E05"/>
    <w:rsid w:val="00365EA2"/>
    <w:rsid w:val="003704E9"/>
    <w:rsid w:val="00370C9D"/>
    <w:rsid w:val="00371E91"/>
    <w:rsid w:val="00373223"/>
    <w:rsid w:val="003761D0"/>
    <w:rsid w:val="003762F1"/>
    <w:rsid w:val="00380047"/>
    <w:rsid w:val="003810C7"/>
    <w:rsid w:val="0038228F"/>
    <w:rsid w:val="0038508A"/>
    <w:rsid w:val="00385939"/>
    <w:rsid w:val="00385B17"/>
    <w:rsid w:val="003876E4"/>
    <w:rsid w:val="0039434D"/>
    <w:rsid w:val="003965E9"/>
    <w:rsid w:val="00397208"/>
    <w:rsid w:val="0039732F"/>
    <w:rsid w:val="00397A56"/>
    <w:rsid w:val="003A2A1E"/>
    <w:rsid w:val="003A2A93"/>
    <w:rsid w:val="003A3893"/>
    <w:rsid w:val="003A467C"/>
    <w:rsid w:val="003A5A28"/>
    <w:rsid w:val="003A5B27"/>
    <w:rsid w:val="003A63A8"/>
    <w:rsid w:val="003B150B"/>
    <w:rsid w:val="003B7461"/>
    <w:rsid w:val="003C1A6B"/>
    <w:rsid w:val="003C5230"/>
    <w:rsid w:val="003D05A9"/>
    <w:rsid w:val="003D318A"/>
    <w:rsid w:val="003D3346"/>
    <w:rsid w:val="003D4100"/>
    <w:rsid w:val="003D6BE3"/>
    <w:rsid w:val="003E1C00"/>
    <w:rsid w:val="003E5BF1"/>
    <w:rsid w:val="003F15BA"/>
    <w:rsid w:val="003F1B54"/>
    <w:rsid w:val="003F21F0"/>
    <w:rsid w:val="004042AA"/>
    <w:rsid w:val="00412C93"/>
    <w:rsid w:val="00413585"/>
    <w:rsid w:val="00414BC1"/>
    <w:rsid w:val="004206CF"/>
    <w:rsid w:val="00420F77"/>
    <w:rsid w:val="0042207C"/>
    <w:rsid w:val="00422D5F"/>
    <w:rsid w:val="00423417"/>
    <w:rsid w:val="00424661"/>
    <w:rsid w:val="00425B12"/>
    <w:rsid w:val="00430D0C"/>
    <w:rsid w:val="004310DC"/>
    <w:rsid w:val="00433947"/>
    <w:rsid w:val="0043692A"/>
    <w:rsid w:val="004427F8"/>
    <w:rsid w:val="004433EC"/>
    <w:rsid w:val="00446FC2"/>
    <w:rsid w:val="00452CD5"/>
    <w:rsid w:val="0045319A"/>
    <w:rsid w:val="00453CB9"/>
    <w:rsid w:val="0045569B"/>
    <w:rsid w:val="004579A7"/>
    <w:rsid w:val="00464E52"/>
    <w:rsid w:val="00466E69"/>
    <w:rsid w:val="00466EBF"/>
    <w:rsid w:val="00470058"/>
    <w:rsid w:val="00472FE3"/>
    <w:rsid w:val="00481465"/>
    <w:rsid w:val="00481651"/>
    <w:rsid w:val="00482A8D"/>
    <w:rsid w:val="0048496B"/>
    <w:rsid w:val="004864E1"/>
    <w:rsid w:val="00487281"/>
    <w:rsid w:val="0049154D"/>
    <w:rsid w:val="004931DE"/>
    <w:rsid w:val="004A2E7E"/>
    <w:rsid w:val="004A369C"/>
    <w:rsid w:val="004A4625"/>
    <w:rsid w:val="004A5829"/>
    <w:rsid w:val="004A596D"/>
    <w:rsid w:val="004B4C0D"/>
    <w:rsid w:val="004B7446"/>
    <w:rsid w:val="004B763F"/>
    <w:rsid w:val="004C3300"/>
    <w:rsid w:val="004D6878"/>
    <w:rsid w:val="004E0989"/>
    <w:rsid w:val="004E4A36"/>
    <w:rsid w:val="004E5F82"/>
    <w:rsid w:val="004E605C"/>
    <w:rsid w:val="004F2B56"/>
    <w:rsid w:val="004F49EA"/>
    <w:rsid w:val="004F78D0"/>
    <w:rsid w:val="0050028D"/>
    <w:rsid w:val="00504464"/>
    <w:rsid w:val="00507FEB"/>
    <w:rsid w:val="00512AB3"/>
    <w:rsid w:val="00514449"/>
    <w:rsid w:val="0051482E"/>
    <w:rsid w:val="00516470"/>
    <w:rsid w:val="005165C2"/>
    <w:rsid w:val="00521022"/>
    <w:rsid w:val="00525CBD"/>
    <w:rsid w:val="00530651"/>
    <w:rsid w:val="00531ABB"/>
    <w:rsid w:val="005336AF"/>
    <w:rsid w:val="00533772"/>
    <w:rsid w:val="00535DC8"/>
    <w:rsid w:val="00536289"/>
    <w:rsid w:val="00537DF9"/>
    <w:rsid w:val="00540EAF"/>
    <w:rsid w:val="005453FB"/>
    <w:rsid w:val="0054542D"/>
    <w:rsid w:val="00546187"/>
    <w:rsid w:val="00546CF0"/>
    <w:rsid w:val="00550E2F"/>
    <w:rsid w:val="005544C5"/>
    <w:rsid w:val="00554C2F"/>
    <w:rsid w:val="00561071"/>
    <w:rsid w:val="0056333E"/>
    <w:rsid w:val="00564437"/>
    <w:rsid w:val="00565D73"/>
    <w:rsid w:val="00566E16"/>
    <w:rsid w:val="00567DD4"/>
    <w:rsid w:val="005733E7"/>
    <w:rsid w:val="00575BAA"/>
    <w:rsid w:val="00581ED3"/>
    <w:rsid w:val="00584303"/>
    <w:rsid w:val="00585FA0"/>
    <w:rsid w:val="005A456F"/>
    <w:rsid w:val="005B1A4E"/>
    <w:rsid w:val="005B5557"/>
    <w:rsid w:val="005C1504"/>
    <w:rsid w:val="005C197A"/>
    <w:rsid w:val="005C6286"/>
    <w:rsid w:val="005D0FD5"/>
    <w:rsid w:val="005D128F"/>
    <w:rsid w:val="005D68B3"/>
    <w:rsid w:val="005E5BCD"/>
    <w:rsid w:val="005E63B6"/>
    <w:rsid w:val="005E6EAE"/>
    <w:rsid w:val="005F11DC"/>
    <w:rsid w:val="005F2590"/>
    <w:rsid w:val="005F7457"/>
    <w:rsid w:val="0060199F"/>
    <w:rsid w:val="00605EA8"/>
    <w:rsid w:val="00610E12"/>
    <w:rsid w:val="006149D4"/>
    <w:rsid w:val="006213F4"/>
    <w:rsid w:val="006265EF"/>
    <w:rsid w:val="00626895"/>
    <w:rsid w:val="006334EF"/>
    <w:rsid w:val="00634B13"/>
    <w:rsid w:val="0064471F"/>
    <w:rsid w:val="00652F15"/>
    <w:rsid w:val="006535CF"/>
    <w:rsid w:val="00654253"/>
    <w:rsid w:val="006557BC"/>
    <w:rsid w:val="00656013"/>
    <w:rsid w:val="00660562"/>
    <w:rsid w:val="0066064D"/>
    <w:rsid w:val="0066556F"/>
    <w:rsid w:val="00670407"/>
    <w:rsid w:val="00672B7E"/>
    <w:rsid w:val="00675C95"/>
    <w:rsid w:val="00676F6A"/>
    <w:rsid w:val="006778CE"/>
    <w:rsid w:val="00683884"/>
    <w:rsid w:val="006841B5"/>
    <w:rsid w:val="00691A12"/>
    <w:rsid w:val="00691BAC"/>
    <w:rsid w:val="006957FC"/>
    <w:rsid w:val="006A3400"/>
    <w:rsid w:val="006A4F19"/>
    <w:rsid w:val="006A7758"/>
    <w:rsid w:val="006B0BE7"/>
    <w:rsid w:val="006C714B"/>
    <w:rsid w:val="006D05D4"/>
    <w:rsid w:val="006D4B6A"/>
    <w:rsid w:val="006E0AE6"/>
    <w:rsid w:val="006E2844"/>
    <w:rsid w:val="006E38F9"/>
    <w:rsid w:val="006E3CA9"/>
    <w:rsid w:val="006E416A"/>
    <w:rsid w:val="006E7661"/>
    <w:rsid w:val="006F087C"/>
    <w:rsid w:val="006F446A"/>
    <w:rsid w:val="006F64E4"/>
    <w:rsid w:val="006F6599"/>
    <w:rsid w:val="0070430F"/>
    <w:rsid w:val="00706416"/>
    <w:rsid w:val="00710A55"/>
    <w:rsid w:val="007130F5"/>
    <w:rsid w:val="00713AD1"/>
    <w:rsid w:val="00715F19"/>
    <w:rsid w:val="00722B4E"/>
    <w:rsid w:val="0072454F"/>
    <w:rsid w:val="00726F3A"/>
    <w:rsid w:val="00727866"/>
    <w:rsid w:val="00730E11"/>
    <w:rsid w:val="00732D46"/>
    <w:rsid w:val="007539B4"/>
    <w:rsid w:val="007558B4"/>
    <w:rsid w:val="007561CF"/>
    <w:rsid w:val="00761083"/>
    <w:rsid w:val="00764581"/>
    <w:rsid w:val="00766ACE"/>
    <w:rsid w:val="00770BC7"/>
    <w:rsid w:val="00773097"/>
    <w:rsid w:val="007800E1"/>
    <w:rsid w:val="00783D66"/>
    <w:rsid w:val="00784A0C"/>
    <w:rsid w:val="00785BB3"/>
    <w:rsid w:val="00785D7C"/>
    <w:rsid w:val="00786CC8"/>
    <w:rsid w:val="00786E4B"/>
    <w:rsid w:val="007878F2"/>
    <w:rsid w:val="007A1581"/>
    <w:rsid w:val="007A21A2"/>
    <w:rsid w:val="007A3515"/>
    <w:rsid w:val="007A3D1F"/>
    <w:rsid w:val="007A4D9C"/>
    <w:rsid w:val="007A61D6"/>
    <w:rsid w:val="007B0A35"/>
    <w:rsid w:val="007B77A4"/>
    <w:rsid w:val="007C2354"/>
    <w:rsid w:val="007D3176"/>
    <w:rsid w:val="007D42FB"/>
    <w:rsid w:val="007D6D24"/>
    <w:rsid w:val="007E2EBF"/>
    <w:rsid w:val="007E7D3C"/>
    <w:rsid w:val="007F160A"/>
    <w:rsid w:val="007F721E"/>
    <w:rsid w:val="007F775E"/>
    <w:rsid w:val="007F77BB"/>
    <w:rsid w:val="00802104"/>
    <w:rsid w:val="00806D20"/>
    <w:rsid w:val="008117FD"/>
    <w:rsid w:val="008123C2"/>
    <w:rsid w:val="00817846"/>
    <w:rsid w:val="008229B2"/>
    <w:rsid w:val="00822C8A"/>
    <w:rsid w:val="00830E48"/>
    <w:rsid w:val="00830FDF"/>
    <w:rsid w:val="008328CE"/>
    <w:rsid w:val="00832C6A"/>
    <w:rsid w:val="00833A7A"/>
    <w:rsid w:val="00834080"/>
    <w:rsid w:val="0083659D"/>
    <w:rsid w:val="00836AB8"/>
    <w:rsid w:val="00842126"/>
    <w:rsid w:val="008423E6"/>
    <w:rsid w:val="0084352C"/>
    <w:rsid w:val="008439FB"/>
    <w:rsid w:val="008446BA"/>
    <w:rsid w:val="00850204"/>
    <w:rsid w:val="008531F3"/>
    <w:rsid w:val="00854EBF"/>
    <w:rsid w:val="00865C02"/>
    <w:rsid w:val="00866667"/>
    <w:rsid w:val="00866BB7"/>
    <w:rsid w:val="00867710"/>
    <w:rsid w:val="00872A62"/>
    <w:rsid w:val="00873F94"/>
    <w:rsid w:val="0087568D"/>
    <w:rsid w:val="0088084E"/>
    <w:rsid w:val="00882D25"/>
    <w:rsid w:val="0088391A"/>
    <w:rsid w:val="00884017"/>
    <w:rsid w:val="00890190"/>
    <w:rsid w:val="008918B3"/>
    <w:rsid w:val="00893540"/>
    <w:rsid w:val="00895AA2"/>
    <w:rsid w:val="00897907"/>
    <w:rsid w:val="008A1EEC"/>
    <w:rsid w:val="008A2F16"/>
    <w:rsid w:val="008A37C9"/>
    <w:rsid w:val="008A463B"/>
    <w:rsid w:val="008A554A"/>
    <w:rsid w:val="008B066D"/>
    <w:rsid w:val="008B2521"/>
    <w:rsid w:val="008B26B1"/>
    <w:rsid w:val="008B473D"/>
    <w:rsid w:val="008C2F5B"/>
    <w:rsid w:val="008C39CF"/>
    <w:rsid w:val="008D2256"/>
    <w:rsid w:val="008D31C7"/>
    <w:rsid w:val="008D5E9A"/>
    <w:rsid w:val="008E1245"/>
    <w:rsid w:val="008E40B8"/>
    <w:rsid w:val="008E4820"/>
    <w:rsid w:val="008E4FAD"/>
    <w:rsid w:val="008E5364"/>
    <w:rsid w:val="008E5887"/>
    <w:rsid w:val="008E7DA8"/>
    <w:rsid w:val="008F26EB"/>
    <w:rsid w:val="008F3B7B"/>
    <w:rsid w:val="008F40DB"/>
    <w:rsid w:val="008F5F36"/>
    <w:rsid w:val="008F7671"/>
    <w:rsid w:val="0090276D"/>
    <w:rsid w:val="00905E95"/>
    <w:rsid w:val="00906714"/>
    <w:rsid w:val="0090757F"/>
    <w:rsid w:val="00907A2E"/>
    <w:rsid w:val="00911495"/>
    <w:rsid w:val="00912736"/>
    <w:rsid w:val="00916BDB"/>
    <w:rsid w:val="00935AC3"/>
    <w:rsid w:val="00937413"/>
    <w:rsid w:val="00940504"/>
    <w:rsid w:val="009405C7"/>
    <w:rsid w:val="00942172"/>
    <w:rsid w:val="00943479"/>
    <w:rsid w:val="009510C4"/>
    <w:rsid w:val="00953F6C"/>
    <w:rsid w:val="0095447F"/>
    <w:rsid w:val="009632E0"/>
    <w:rsid w:val="0096458F"/>
    <w:rsid w:val="009713AF"/>
    <w:rsid w:val="00973480"/>
    <w:rsid w:val="009802E4"/>
    <w:rsid w:val="00980FE7"/>
    <w:rsid w:val="00981FC5"/>
    <w:rsid w:val="0098472B"/>
    <w:rsid w:val="009866FD"/>
    <w:rsid w:val="00993912"/>
    <w:rsid w:val="00993A34"/>
    <w:rsid w:val="00994743"/>
    <w:rsid w:val="00996052"/>
    <w:rsid w:val="00996641"/>
    <w:rsid w:val="00997731"/>
    <w:rsid w:val="009B05B1"/>
    <w:rsid w:val="009B0E95"/>
    <w:rsid w:val="009B1F29"/>
    <w:rsid w:val="009B371F"/>
    <w:rsid w:val="009B38BA"/>
    <w:rsid w:val="009B5858"/>
    <w:rsid w:val="009C179A"/>
    <w:rsid w:val="009C20F2"/>
    <w:rsid w:val="009C51C4"/>
    <w:rsid w:val="009C5FC2"/>
    <w:rsid w:val="009D235E"/>
    <w:rsid w:val="009D28D9"/>
    <w:rsid w:val="009D4859"/>
    <w:rsid w:val="009E060D"/>
    <w:rsid w:val="009E0D38"/>
    <w:rsid w:val="009E2145"/>
    <w:rsid w:val="009E3DCF"/>
    <w:rsid w:val="009E5451"/>
    <w:rsid w:val="009F2B4C"/>
    <w:rsid w:val="009F7CFC"/>
    <w:rsid w:val="00A0136E"/>
    <w:rsid w:val="00A01928"/>
    <w:rsid w:val="00A0310B"/>
    <w:rsid w:val="00A048E4"/>
    <w:rsid w:val="00A11897"/>
    <w:rsid w:val="00A13764"/>
    <w:rsid w:val="00A161BD"/>
    <w:rsid w:val="00A1657E"/>
    <w:rsid w:val="00A17C31"/>
    <w:rsid w:val="00A20273"/>
    <w:rsid w:val="00A20835"/>
    <w:rsid w:val="00A22198"/>
    <w:rsid w:val="00A22982"/>
    <w:rsid w:val="00A25720"/>
    <w:rsid w:val="00A25D19"/>
    <w:rsid w:val="00A30DD4"/>
    <w:rsid w:val="00A33214"/>
    <w:rsid w:val="00A405C1"/>
    <w:rsid w:val="00A44AFE"/>
    <w:rsid w:val="00A51153"/>
    <w:rsid w:val="00A5118F"/>
    <w:rsid w:val="00A52B9D"/>
    <w:rsid w:val="00A535D2"/>
    <w:rsid w:val="00A55C9B"/>
    <w:rsid w:val="00A60B45"/>
    <w:rsid w:val="00A63141"/>
    <w:rsid w:val="00A63C6F"/>
    <w:rsid w:val="00A63DA5"/>
    <w:rsid w:val="00A6421A"/>
    <w:rsid w:val="00A67D47"/>
    <w:rsid w:val="00A703F5"/>
    <w:rsid w:val="00A76B2E"/>
    <w:rsid w:val="00A806A0"/>
    <w:rsid w:val="00A84EED"/>
    <w:rsid w:val="00A850F1"/>
    <w:rsid w:val="00A85A8F"/>
    <w:rsid w:val="00A87EE4"/>
    <w:rsid w:val="00AA0178"/>
    <w:rsid w:val="00AA2471"/>
    <w:rsid w:val="00AA3C1A"/>
    <w:rsid w:val="00AA5543"/>
    <w:rsid w:val="00AA747A"/>
    <w:rsid w:val="00AA7526"/>
    <w:rsid w:val="00AB252B"/>
    <w:rsid w:val="00AB5C3B"/>
    <w:rsid w:val="00AB7E35"/>
    <w:rsid w:val="00AC1E1D"/>
    <w:rsid w:val="00AC2708"/>
    <w:rsid w:val="00AC2A72"/>
    <w:rsid w:val="00AC4DC2"/>
    <w:rsid w:val="00AC5D53"/>
    <w:rsid w:val="00AC62C7"/>
    <w:rsid w:val="00AC66DF"/>
    <w:rsid w:val="00AD4E7C"/>
    <w:rsid w:val="00AD65DC"/>
    <w:rsid w:val="00AD69D0"/>
    <w:rsid w:val="00AD70BB"/>
    <w:rsid w:val="00AE057E"/>
    <w:rsid w:val="00AE2388"/>
    <w:rsid w:val="00AE557C"/>
    <w:rsid w:val="00AF019A"/>
    <w:rsid w:val="00AF1DEB"/>
    <w:rsid w:val="00AF53C2"/>
    <w:rsid w:val="00B008D0"/>
    <w:rsid w:val="00B023E6"/>
    <w:rsid w:val="00B03952"/>
    <w:rsid w:val="00B0516B"/>
    <w:rsid w:val="00B11510"/>
    <w:rsid w:val="00B17841"/>
    <w:rsid w:val="00B20C97"/>
    <w:rsid w:val="00B26EF8"/>
    <w:rsid w:val="00B273C6"/>
    <w:rsid w:val="00B30930"/>
    <w:rsid w:val="00B3307B"/>
    <w:rsid w:val="00B37652"/>
    <w:rsid w:val="00B41D30"/>
    <w:rsid w:val="00B50831"/>
    <w:rsid w:val="00B61361"/>
    <w:rsid w:val="00B6253A"/>
    <w:rsid w:val="00B65E06"/>
    <w:rsid w:val="00B71BD9"/>
    <w:rsid w:val="00B7548E"/>
    <w:rsid w:val="00B82AFF"/>
    <w:rsid w:val="00B90C08"/>
    <w:rsid w:val="00B923B4"/>
    <w:rsid w:val="00B97536"/>
    <w:rsid w:val="00BA1743"/>
    <w:rsid w:val="00BA1747"/>
    <w:rsid w:val="00BA4461"/>
    <w:rsid w:val="00BA5FC4"/>
    <w:rsid w:val="00BB0397"/>
    <w:rsid w:val="00BB34E9"/>
    <w:rsid w:val="00BB5CF6"/>
    <w:rsid w:val="00BB6454"/>
    <w:rsid w:val="00BC1354"/>
    <w:rsid w:val="00BC2B73"/>
    <w:rsid w:val="00BC3603"/>
    <w:rsid w:val="00BC3E8E"/>
    <w:rsid w:val="00BC546B"/>
    <w:rsid w:val="00BC7807"/>
    <w:rsid w:val="00BD0FF3"/>
    <w:rsid w:val="00BD11D3"/>
    <w:rsid w:val="00BD1EA5"/>
    <w:rsid w:val="00BD544F"/>
    <w:rsid w:val="00BD6925"/>
    <w:rsid w:val="00BE0884"/>
    <w:rsid w:val="00BE5C63"/>
    <w:rsid w:val="00BF1538"/>
    <w:rsid w:val="00BF53C3"/>
    <w:rsid w:val="00BF65D5"/>
    <w:rsid w:val="00C028C5"/>
    <w:rsid w:val="00C0317F"/>
    <w:rsid w:val="00C0382A"/>
    <w:rsid w:val="00C03BFE"/>
    <w:rsid w:val="00C058E9"/>
    <w:rsid w:val="00C11DBF"/>
    <w:rsid w:val="00C13164"/>
    <w:rsid w:val="00C1623E"/>
    <w:rsid w:val="00C24ED6"/>
    <w:rsid w:val="00C335C4"/>
    <w:rsid w:val="00C4338D"/>
    <w:rsid w:val="00C447F5"/>
    <w:rsid w:val="00C44E93"/>
    <w:rsid w:val="00C45889"/>
    <w:rsid w:val="00C50743"/>
    <w:rsid w:val="00C51FDC"/>
    <w:rsid w:val="00C537D4"/>
    <w:rsid w:val="00C560D4"/>
    <w:rsid w:val="00C60C3E"/>
    <w:rsid w:val="00C60F1D"/>
    <w:rsid w:val="00C65F24"/>
    <w:rsid w:val="00C749CD"/>
    <w:rsid w:val="00C76FE7"/>
    <w:rsid w:val="00C8187A"/>
    <w:rsid w:val="00C8399E"/>
    <w:rsid w:val="00C84756"/>
    <w:rsid w:val="00C86741"/>
    <w:rsid w:val="00C87669"/>
    <w:rsid w:val="00C929EE"/>
    <w:rsid w:val="00CA0409"/>
    <w:rsid w:val="00CA14E8"/>
    <w:rsid w:val="00CA58F3"/>
    <w:rsid w:val="00CB7080"/>
    <w:rsid w:val="00CC1180"/>
    <w:rsid w:val="00CC30B4"/>
    <w:rsid w:val="00CC49E8"/>
    <w:rsid w:val="00CD012C"/>
    <w:rsid w:val="00CD7EB0"/>
    <w:rsid w:val="00CD7FFB"/>
    <w:rsid w:val="00CE4932"/>
    <w:rsid w:val="00CE6745"/>
    <w:rsid w:val="00CE6E66"/>
    <w:rsid w:val="00CE7365"/>
    <w:rsid w:val="00CF3222"/>
    <w:rsid w:val="00CF40BB"/>
    <w:rsid w:val="00CF66FD"/>
    <w:rsid w:val="00D0130A"/>
    <w:rsid w:val="00D01949"/>
    <w:rsid w:val="00D04165"/>
    <w:rsid w:val="00D066D2"/>
    <w:rsid w:val="00D06D54"/>
    <w:rsid w:val="00D07E0A"/>
    <w:rsid w:val="00D1241E"/>
    <w:rsid w:val="00D13A03"/>
    <w:rsid w:val="00D1683A"/>
    <w:rsid w:val="00D20A1F"/>
    <w:rsid w:val="00D24168"/>
    <w:rsid w:val="00D26B1A"/>
    <w:rsid w:val="00D30676"/>
    <w:rsid w:val="00D30A1D"/>
    <w:rsid w:val="00D31F3A"/>
    <w:rsid w:val="00D33319"/>
    <w:rsid w:val="00D336F1"/>
    <w:rsid w:val="00D33B08"/>
    <w:rsid w:val="00D35D93"/>
    <w:rsid w:val="00D40347"/>
    <w:rsid w:val="00D43301"/>
    <w:rsid w:val="00D55307"/>
    <w:rsid w:val="00D62C16"/>
    <w:rsid w:val="00D65244"/>
    <w:rsid w:val="00D71148"/>
    <w:rsid w:val="00D767F0"/>
    <w:rsid w:val="00D90C4F"/>
    <w:rsid w:val="00D91131"/>
    <w:rsid w:val="00D9649E"/>
    <w:rsid w:val="00D97E25"/>
    <w:rsid w:val="00DA2062"/>
    <w:rsid w:val="00DA3F04"/>
    <w:rsid w:val="00DA435B"/>
    <w:rsid w:val="00DA6931"/>
    <w:rsid w:val="00DB0437"/>
    <w:rsid w:val="00DB55F8"/>
    <w:rsid w:val="00DB5F89"/>
    <w:rsid w:val="00DB7A93"/>
    <w:rsid w:val="00DC055D"/>
    <w:rsid w:val="00DC200E"/>
    <w:rsid w:val="00DC6245"/>
    <w:rsid w:val="00DC7632"/>
    <w:rsid w:val="00DD029C"/>
    <w:rsid w:val="00DD123E"/>
    <w:rsid w:val="00DD1817"/>
    <w:rsid w:val="00DD654A"/>
    <w:rsid w:val="00DD7300"/>
    <w:rsid w:val="00DE00BC"/>
    <w:rsid w:val="00DE11A5"/>
    <w:rsid w:val="00DE3039"/>
    <w:rsid w:val="00DF4EEE"/>
    <w:rsid w:val="00DF6E81"/>
    <w:rsid w:val="00DF7007"/>
    <w:rsid w:val="00DF7F45"/>
    <w:rsid w:val="00E0102D"/>
    <w:rsid w:val="00E01474"/>
    <w:rsid w:val="00E02E43"/>
    <w:rsid w:val="00E05FF2"/>
    <w:rsid w:val="00E123DF"/>
    <w:rsid w:val="00E13FF2"/>
    <w:rsid w:val="00E160E5"/>
    <w:rsid w:val="00E16BE0"/>
    <w:rsid w:val="00E205E2"/>
    <w:rsid w:val="00E214C7"/>
    <w:rsid w:val="00E21A18"/>
    <w:rsid w:val="00E24600"/>
    <w:rsid w:val="00E2528A"/>
    <w:rsid w:val="00E26E58"/>
    <w:rsid w:val="00E26F4E"/>
    <w:rsid w:val="00E30ABF"/>
    <w:rsid w:val="00E30CD1"/>
    <w:rsid w:val="00E315E7"/>
    <w:rsid w:val="00E320C2"/>
    <w:rsid w:val="00E3549F"/>
    <w:rsid w:val="00E36D00"/>
    <w:rsid w:val="00E37EFD"/>
    <w:rsid w:val="00E41F5C"/>
    <w:rsid w:val="00E42579"/>
    <w:rsid w:val="00E45092"/>
    <w:rsid w:val="00E46163"/>
    <w:rsid w:val="00E500C8"/>
    <w:rsid w:val="00E53596"/>
    <w:rsid w:val="00E54A5D"/>
    <w:rsid w:val="00E623C3"/>
    <w:rsid w:val="00E63347"/>
    <w:rsid w:val="00E701E7"/>
    <w:rsid w:val="00E70817"/>
    <w:rsid w:val="00E722DC"/>
    <w:rsid w:val="00E724A3"/>
    <w:rsid w:val="00E76957"/>
    <w:rsid w:val="00E817DF"/>
    <w:rsid w:val="00E817EF"/>
    <w:rsid w:val="00E822D8"/>
    <w:rsid w:val="00E8403D"/>
    <w:rsid w:val="00E846E8"/>
    <w:rsid w:val="00E924E7"/>
    <w:rsid w:val="00E929B7"/>
    <w:rsid w:val="00E968D1"/>
    <w:rsid w:val="00EA0403"/>
    <w:rsid w:val="00EA1B8C"/>
    <w:rsid w:val="00EB02CA"/>
    <w:rsid w:val="00EB0EFC"/>
    <w:rsid w:val="00EB1AE4"/>
    <w:rsid w:val="00EB1B90"/>
    <w:rsid w:val="00EC0C40"/>
    <w:rsid w:val="00EC210C"/>
    <w:rsid w:val="00EC421A"/>
    <w:rsid w:val="00EC45E8"/>
    <w:rsid w:val="00EC5F56"/>
    <w:rsid w:val="00EC659A"/>
    <w:rsid w:val="00ED00D6"/>
    <w:rsid w:val="00ED017A"/>
    <w:rsid w:val="00ED12FB"/>
    <w:rsid w:val="00ED1D82"/>
    <w:rsid w:val="00ED2450"/>
    <w:rsid w:val="00ED251B"/>
    <w:rsid w:val="00ED7FC7"/>
    <w:rsid w:val="00EE0D3E"/>
    <w:rsid w:val="00EE65B0"/>
    <w:rsid w:val="00EE6850"/>
    <w:rsid w:val="00EF0668"/>
    <w:rsid w:val="00EF067B"/>
    <w:rsid w:val="00EF444B"/>
    <w:rsid w:val="00EF457A"/>
    <w:rsid w:val="00EF472F"/>
    <w:rsid w:val="00F11329"/>
    <w:rsid w:val="00F2119D"/>
    <w:rsid w:val="00F2567F"/>
    <w:rsid w:val="00F26623"/>
    <w:rsid w:val="00F26D63"/>
    <w:rsid w:val="00F270A1"/>
    <w:rsid w:val="00F31F43"/>
    <w:rsid w:val="00F329F1"/>
    <w:rsid w:val="00F33361"/>
    <w:rsid w:val="00F33749"/>
    <w:rsid w:val="00F37BB1"/>
    <w:rsid w:val="00F61C1D"/>
    <w:rsid w:val="00F61FD9"/>
    <w:rsid w:val="00F624D0"/>
    <w:rsid w:val="00F7030F"/>
    <w:rsid w:val="00F762DF"/>
    <w:rsid w:val="00F76DDE"/>
    <w:rsid w:val="00F80C06"/>
    <w:rsid w:val="00F922A0"/>
    <w:rsid w:val="00F93A5F"/>
    <w:rsid w:val="00F95EC1"/>
    <w:rsid w:val="00F96FB6"/>
    <w:rsid w:val="00FA7311"/>
    <w:rsid w:val="00FB1742"/>
    <w:rsid w:val="00FB4A5F"/>
    <w:rsid w:val="00FB69E5"/>
    <w:rsid w:val="00FC5392"/>
    <w:rsid w:val="00FD336D"/>
    <w:rsid w:val="00FD6E1A"/>
    <w:rsid w:val="00FE7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180"/>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C335C4"/>
    <w:pPr>
      <w:keepNext/>
      <w:keepLines/>
      <w:spacing w:after="0" w:line="240" w:lineRule="auto"/>
      <w:ind w:left="123" w:hanging="10"/>
      <w:jc w:val="both"/>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C335C4"/>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B0A35"/>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 w:type="paragraph" w:styleId="Revision">
    <w:name w:val="Revision"/>
    <w:hidden/>
    <w:uiPriority w:val="99"/>
    <w:semiHidden/>
    <w:rsid w:val="00DD123E"/>
    <w:pPr>
      <w:spacing w:after="0" w:line="240" w:lineRule="auto"/>
    </w:pPr>
    <w:rPr>
      <w:rFonts w:ascii="Arial" w:eastAsia="Arial" w:hAnsi="Arial" w:cs="Arial"/>
      <w:color w:val="181717"/>
      <w:sz w:val="20"/>
    </w:rPr>
  </w:style>
  <w:style w:type="character" w:styleId="Strong">
    <w:name w:val="Strong"/>
    <w:basedOn w:val="DefaultParagraphFont"/>
    <w:uiPriority w:val="22"/>
    <w:qFormat/>
    <w:rsid w:val="006557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553026">
      <w:bodyDiv w:val="1"/>
      <w:marLeft w:val="0"/>
      <w:marRight w:val="0"/>
      <w:marTop w:val="0"/>
      <w:marBottom w:val="0"/>
      <w:divBdr>
        <w:top w:val="none" w:sz="0" w:space="0" w:color="auto"/>
        <w:left w:val="none" w:sz="0" w:space="0" w:color="auto"/>
        <w:bottom w:val="none" w:sz="0" w:space="0" w:color="auto"/>
        <w:right w:val="none" w:sz="0" w:space="0" w:color="auto"/>
      </w:divBdr>
    </w:div>
    <w:div w:id="803040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header" Target="header1.xml"/><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6/09/relationships/commentsIds" Target="commentsIds.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jp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04308-971A-4BCC-8744-CE9EA85E7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17</Pages>
  <Words>7394</Words>
  <Characters>42147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492</cp:revision>
  <cp:lastPrinted>2022-02-22T11:03:00Z</cp:lastPrinted>
  <dcterms:created xsi:type="dcterms:W3CDTF">2022-03-21T13:30:00Z</dcterms:created>
  <dcterms:modified xsi:type="dcterms:W3CDTF">2022-07-08T11:52:00Z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