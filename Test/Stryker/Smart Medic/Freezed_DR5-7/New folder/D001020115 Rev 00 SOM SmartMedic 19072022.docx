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ABC33" w14:textId="77777777" w:rsidR="00560731" w:rsidRDefault="00560731" w:rsidP="00DC6245">
      <w:pPr>
        <w:spacing w:after="616" w:line="259" w:lineRule="auto"/>
        <w:ind w:left="576" w:firstLine="0"/>
        <w:jc w:val="right"/>
        <w:rPr>
          <w:ins w:id="0" w:author="T Londhe, Vinod (Contractor)" w:date="2022-07-09T13:58:00Z"/>
        </w:rPr>
      </w:pPr>
    </w:p>
    <w:tbl>
      <w:tblPr>
        <w:tblpPr w:leftFromText="180" w:rightFromText="180" w:vertAnchor="text" w:tblpX="1669" w:tblpY="28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1" w:author="T Londhe, Vinod (Contractor)" w:date="2022-07-09T14:05:00Z">
          <w:tblPr>
            <w:tblpPr w:leftFromText="180" w:rightFromText="180" w:vertAnchor="text" w:tblpX="1669" w:tblpY="28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145"/>
        <w:gridCol w:w="2970"/>
        <w:tblGridChange w:id="2">
          <w:tblGrid>
            <w:gridCol w:w="2400"/>
            <w:gridCol w:w="4836"/>
          </w:tblGrid>
        </w:tblGridChange>
      </w:tblGrid>
      <w:tr w:rsidR="005F3210" w14:paraId="10FBD39C" w14:textId="64B1F745" w:rsidTr="001B0D28">
        <w:trPr>
          <w:trHeight w:val="350"/>
          <w:trPrChange w:id="3" w:author="T Londhe, Vinod (Contractor)" w:date="2022-07-09T14:05:00Z">
            <w:trPr>
              <w:trHeight w:val="720"/>
            </w:trPr>
          </w:trPrChange>
        </w:trPr>
        <w:tc>
          <w:tcPr>
            <w:tcW w:w="3145" w:type="dxa"/>
            <w:tcPrChange w:id="4" w:author="T Londhe, Vinod (Contractor)" w:date="2022-07-09T14:05:00Z">
              <w:tcPr>
                <w:tcW w:w="2400" w:type="dxa"/>
              </w:tcPr>
            </w:tcPrChange>
          </w:tcPr>
          <w:p w14:paraId="5E3777CD" w14:textId="0FE8D6F9" w:rsidR="005F3210" w:rsidRDefault="005F3210" w:rsidP="005F3210">
            <w:pPr>
              <w:spacing w:after="160" w:line="259" w:lineRule="auto"/>
              <w:ind w:left="0" w:firstLine="0"/>
              <w:jc w:val="left"/>
            </w:pPr>
            <w:ins w:id="5" w:author="T Londhe, Vinod (Contractor)" w:date="2022-07-09T14:04:00Z">
              <w:r>
                <w:t>Document Title</w:t>
              </w:r>
            </w:ins>
          </w:p>
        </w:tc>
        <w:tc>
          <w:tcPr>
            <w:tcW w:w="2970" w:type="dxa"/>
            <w:tcPrChange w:id="6" w:author="T Londhe, Vinod (Contractor)" w:date="2022-07-09T14:05:00Z">
              <w:tcPr>
                <w:tcW w:w="4836" w:type="dxa"/>
              </w:tcPr>
            </w:tcPrChange>
          </w:tcPr>
          <w:p w14:paraId="1A6806F5" w14:textId="57CBB6B9" w:rsidR="005F3210" w:rsidRDefault="005F3210" w:rsidP="005F3210">
            <w:pPr>
              <w:spacing w:after="160" w:line="259" w:lineRule="auto"/>
              <w:ind w:left="0" w:firstLine="0"/>
              <w:jc w:val="left"/>
            </w:pPr>
            <w:ins w:id="7" w:author="T Londhe, Vinod (Contractor)" w:date="2022-07-09T14:04:00Z">
              <w:r>
                <w:t>Security Operation Man</w:t>
              </w:r>
            </w:ins>
            <w:ins w:id="8" w:author="T Londhe, Vinod (Contractor)" w:date="2022-07-09T14:05:00Z">
              <w:r w:rsidR="001B0D28">
                <w:t>u</w:t>
              </w:r>
            </w:ins>
            <w:ins w:id="9" w:author="T Londhe, Vinod (Contractor)" w:date="2022-07-09T14:04:00Z">
              <w:r>
                <w:t xml:space="preserve">al </w:t>
              </w:r>
            </w:ins>
          </w:p>
        </w:tc>
      </w:tr>
      <w:tr w:rsidR="005F3210" w14:paraId="2841A90A" w14:textId="77777777" w:rsidTr="001B0D28">
        <w:trPr>
          <w:trHeight w:val="431"/>
          <w:ins w:id="10" w:author="T Londhe, Vinod (Contractor)" w:date="2022-07-09T14:03:00Z"/>
          <w:trPrChange w:id="11" w:author="T Londhe, Vinod (Contractor)" w:date="2022-07-09T14:05:00Z">
            <w:trPr>
              <w:trHeight w:val="720"/>
            </w:trPr>
          </w:trPrChange>
        </w:trPr>
        <w:tc>
          <w:tcPr>
            <w:tcW w:w="3145" w:type="dxa"/>
            <w:tcPrChange w:id="12" w:author="T Londhe, Vinod (Contractor)" w:date="2022-07-09T14:05:00Z">
              <w:tcPr>
                <w:tcW w:w="2400" w:type="dxa"/>
              </w:tcPr>
            </w:tcPrChange>
          </w:tcPr>
          <w:p w14:paraId="4F14CDDB" w14:textId="79C93AE5" w:rsidR="005F3210" w:rsidRDefault="005F3210" w:rsidP="005F3210">
            <w:pPr>
              <w:spacing w:after="160" w:line="259" w:lineRule="auto"/>
              <w:ind w:left="0" w:firstLine="0"/>
              <w:jc w:val="left"/>
              <w:rPr>
                <w:ins w:id="13" w:author="T Londhe, Vinod (Contractor)" w:date="2022-07-09T14:03:00Z"/>
              </w:rPr>
            </w:pPr>
            <w:ins w:id="14" w:author="T Londhe, Vinod (Contractor)" w:date="2022-07-09T14:04:00Z">
              <w:r>
                <w:t>Document Number / Rev</w:t>
              </w:r>
            </w:ins>
          </w:p>
        </w:tc>
        <w:tc>
          <w:tcPr>
            <w:tcW w:w="2970" w:type="dxa"/>
            <w:tcPrChange w:id="15" w:author="T Londhe, Vinod (Contractor)" w:date="2022-07-09T14:05:00Z">
              <w:tcPr>
                <w:tcW w:w="4836" w:type="dxa"/>
              </w:tcPr>
            </w:tcPrChange>
          </w:tcPr>
          <w:p w14:paraId="6C2A27B1" w14:textId="37E553A9" w:rsidR="005F3210" w:rsidRDefault="005F3210" w:rsidP="005F3210">
            <w:pPr>
              <w:spacing w:after="160" w:line="259" w:lineRule="auto"/>
              <w:ind w:left="0" w:firstLine="0"/>
              <w:jc w:val="left"/>
              <w:rPr>
                <w:ins w:id="16" w:author="T Londhe, Vinod (Contractor)" w:date="2022-07-09T14:03:00Z"/>
              </w:rPr>
            </w:pPr>
            <w:ins w:id="17" w:author="T Londhe, Vinod (Contractor)" w:date="2022-07-09T14:04:00Z">
              <w:r>
                <w:t>D001020115 Rev 01</w:t>
              </w:r>
            </w:ins>
          </w:p>
        </w:tc>
      </w:tr>
      <w:tr w:rsidR="008C54DD" w14:paraId="6F0E1A60" w14:textId="77777777" w:rsidTr="001B0D28">
        <w:trPr>
          <w:trHeight w:val="323"/>
          <w:ins w:id="18" w:author="T Londhe, Vinod (Contractor)" w:date="2022-07-09T14:03:00Z"/>
          <w:trPrChange w:id="19" w:author="T Londhe, Vinod (Contractor)" w:date="2022-07-09T14:05:00Z">
            <w:trPr>
              <w:trHeight w:val="720"/>
            </w:trPr>
          </w:trPrChange>
        </w:trPr>
        <w:tc>
          <w:tcPr>
            <w:tcW w:w="3145" w:type="dxa"/>
            <w:tcPrChange w:id="20" w:author="T Londhe, Vinod (Contractor)" w:date="2022-07-09T14:05:00Z">
              <w:tcPr>
                <w:tcW w:w="2400" w:type="dxa"/>
              </w:tcPr>
            </w:tcPrChange>
          </w:tcPr>
          <w:p w14:paraId="1A87F696" w14:textId="6F2441A6" w:rsidR="008C54DD" w:rsidRDefault="008C54DD" w:rsidP="008C54DD">
            <w:pPr>
              <w:spacing w:after="160" w:line="259" w:lineRule="auto"/>
              <w:ind w:left="0" w:firstLine="0"/>
              <w:jc w:val="left"/>
              <w:rPr>
                <w:ins w:id="21" w:author="T Londhe, Vinod (Contractor)" w:date="2022-07-09T14:03:00Z"/>
              </w:rPr>
            </w:pPr>
            <w:ins w:id="22" w:author="T Londhe, Vinod (Contractor)" w:date="2022-07-09T14:04:00Z">
              <w:r>
                <w:rPr>
                  <w:rFonts w:cstheme="minorHAnsi"/>
                  <w:color w:val="000000" w:themeColor="text1"/>
                </w:rPr>
                <w:t>Project Title:</w:t>
              </w:r>
            </w:ins>
          </w:p>
        </w:tc>
        <w:tc>
          <w:tcPr>
            <w:tcW w:w="2970" w:type="dxa"/>
            <w:tcPrChange w:id="23" w:author="T Londhe, Vinod (Contractor)" w:date="2022-07-09T14:05:00Z">
              <w:tcPr>
                <w:tcW w:w="4836" w:type="dxa"/>
              </w:tcPr>
            </w:tcPrChange>
          </w:tcPr>
          <w:p w14:paraId="6D0B8C31" w14:textId="5CF76EF8" w:rsidR="008C54DD" w:rsidRDefault="008C54DD" w:rsidP="008C54DD">
            <w:pPr>
              <w:spacing w:after="160" w:line="259" w:lineRule="auto"/>
              <w:ind w:left="0" w:firstLine="0"/>
              <w:jc w:val="left"/>
              <w:rPr>
                <w:ins w:id="24" w:author="T Londhe, Vinod (Contractor)" w:date="2022-07-09T14:03:00Z"/>
              </w:rPr>
            </w:pPr>
            <w:ins w:id="25" w:author="T Londhe, Vinod (Contractor)" w:date="2022-07-09T14:04:00Z">
              <w:r>
                <w:rPr>
                  <w:rFonts w:cstheme="minorHAnsi"/>
                  <w:color w:val="000000" w:themeColor="text1"/>
                </w:rPr>
                <w:t>SmartMedic Phase II</w:t>
              </w:r>
            </w:ins>
          </w:p>
        </w:tc>
      </w:tr>
      <w:tr w:rsidR="008C54DD" w14:paraId="572E821D" w14:textId="77777777" w:rsidTr="001B0D28">
        <w:trPr>
          <w:trHeight w:val="314"/>
          <w:ins w:id="26" w:author="T Londhe, Vinod (Contractor)" w:date="2022-07-09T14:03:00Z"/>
          <w:trPrChange w:id="27" w:author="T Londhe, Vinod (Contractor)" w:date="2022-07-09T14:05:00Z">
            <w:trPr>
              <w:trHeight w:val="720"/>
            </w:trPr>
          </w:trPrChange>
        </w:trPr>
        <w:tc>
          <w:tcPr>
            <w:tcW w:w="3145" w:type="dxa"/>
            <w:tcPrChange w:id="28" w:author="T Londhe, Vinod (Contractor)" w:date="2022-07-09T14:05:00Z">
              <w:tcPr>
                <w:tcW w:w="2400" w:type="dxa"/>
              </w:tcPr>
            </w:tcPrChange>
          </w:tcPr>
          <w:p w14:paraId="2F4AA3D0" w14:textId="1B690F11" w:rsidR="008C54DD" w:rsidRDefault="008C54DD" w:rsidP="008C54DD">
            <w:pPr>
              <w:spacing w:after="160" w:line="259" w:lineRule="auto"/>
              <w:ind w:left="0" w:firstLine="0"/>
              <w:jc w:val="left"/>
              <w:rPr>
                <w:ins w:id="29" w:author="T Londhe, Vinod (Contractor)" w:date="2022-07-09T14:03:00Z"/>
              </w:rPr>
            </w:pPr>
            <w:ins w:id="30" w:author="T Londhe, Vinod (Contractor)" w:date="2022-07-09T14:04:00Z">
              <w:r>
                <w:rPr>
                  <w:rFonts w:cstheme="minorHAnsi"/>
                  <w:color w:val="000000" w:themeColor="text1"/>
                </w:rPr>
                <w:t>DHF Number:</w:t>
              </w:r>
            </w:ins>
          </w:p>
        </w:tc>
        <w:tc>
          <w:tcPr>
            <w:tcW w:w="2970" w:type="dxa"/>
            <w:tcPrChange w:id="31" w:author="T Londhe, Vinod (Contractor)" w:date="2022-07-09T14:05:00Z">
              <w:tcPr>
                <w:tcW w:w="4836" w:type="dxa"/>
              </w:tcPr>
            </w:tcPrChange>
          </w:tcPr>
          <w:p w14:paraId="5D7B1DAE" w14:textId="2873B307" w:rsidR="008C54DD" w:rsidRDefault="008C54DD" w:rsidP="008C54DD">
            <w:pPr>
              <w:spacing w:after="160" w:line="259" w:lineRule="auto"/>
              <w:ind w:left="0" w:firstLine="0"/>
              <w:jc w:val="left"/>
              <w:rPr>
                <w:ins w:id="32" w:author="T Londhe, Vinod (Contractor)" w:date="2022-07-09T14:03:00Z"/>
              </w:rPr>
            </w:pPr>
            <w:ins w:id="33" w:author="T Londhe, Vinod (Contractor)" w:date="2022-07-09T14:04:00Z">
              <w:r>
                <w:rPr>
                  <w:rFonts w:cstheme="minorHAnsi"/>
                  <w:color w:val="000000" w:themeColor="text1"/>
                </w:rPr>
                <w:t>SGTC-NPD-001-02  </w:t>
              </w:r>
            </w:ins>
          </w:p>
        </w:tc>
      </w:tr>
      <w:tr w:rsidR="008C54DD" w14:paraId="65F5ABBA" w14:textId="77777777" w:rsidTr="001B0D28">
        <w:trPr>
          <w:trHeight w:val="404"/>
          <w:ins w:id="34" w:author="T Londhe, Vinod (Contractor)" w:date="2022-07-09T14:03:00Z"/>
          <w:trPrChange w:id="35" w:author="T Londhe, Vinod (Contractor)" w:date="2022-07-09T14:05:00Z">
            <w:trPr>
              <w:trHeight w:val="720"/>
            </w:trPr>
          </w:trPrChange>
        </w:trPr>
        <w:tc>
          <w:tcPr>
            <w:tcW w:w="3145" w:type="dxa"/>
            <w:tcPrChange w:id="36" w:author="T Londhe, Vinod (Contractor)" w:date="2022-07-09T14:05:00Z">
              <w:tcPr>
                <w:tcW w:w="2400" w:type="dxa"/>
              </w:tcPr>
            </w:tcPrChange>
          </w:tcPr>
          <w:p w14:paraId="5A9F5AE3" w14:textId="79A7E1B1" w:rsidR="008C54DD" w:rsidRDefault="008C54DD" w:rsidP="008C54DD">
            <w:pPr>
              <w:spacing w:after="160" w:line="259" w:lineRule="auto"/>
              <w:ind w:left="0" w:firstLine="0"/>
              <w:jc w:val="left"/>
              <w:rPr>
                <w:ins w:id="37" w:author="T Londhe, Vinod (Contractor)" w:date="2022-07-09T14:03:00Z"/>
              </w:rPr>
            </w:pPr>
            <w:ins w:id="38" w:author="T Londhe, Vinod (Contractor)" w:date="2022-07-09T14:04:00Z">
              <w:r>
                <w:rPr>
                  <w:rFonts w:cstheme="minorHAnsi"/>
                  <w:color w:val="000000" w:themeColor="text1"/>
                </w:rPr>
                <w:t>Project Number:</w:t>
              </w:r>
            </w:ins>
          </w:p>
        </w:tc>
        <w:tc>
          <w:tcPr>
            <w:tcW w:w="2970" w:type="dxa"/>
            <w:tcPrChange w:id="39" w:author="T Londhe, Vinod (Contractor)" w:date="2022-07-09T14:05:00Z">
              <w:tcPr>
                <w:tcW w:w="4836" w:type="dxa"/>
              </w:tcPr>
            </w:tcPrChange>
          </w:tcPr>
          <w:p w14:paraId="2E6EA67C" w14:textId="388A2E73" w:rsidR="008C54DD" w:rsidRDefault="008C54DD" w:rsidP="008C54DD">
            <w:pPr>
              <w:spacing w:after="160" w:line="259" w:lineRule="auto"/>
              <w:ind w:left="0" w:firstLine="0"/>
              <w:jc w:val="left"/>
              <w:rPr>
                <w:ins w:id="40" w:author="T Londhe, Vinod (Contractor)" w:date="2022-07-09T14:03:00Z"/>
              </w:rPr>
            </w:pPr>
            <w:ins w:id="41" w:author="T Londhe, Vinod (Contractor)" w:date="2022-07-09T14:04:00Z">
              <w:r>
                <w:rPr>
                  <w:rFonts w:cstheme="minorHAnsi"/>
                  <w:color w:val="000000" w:themeColor="text1"/>
                </w:rPr>
                <w:t>SGTC-NPD-001  </w:t>
              </w:r>
            </w:ins>
          </w:p>
        </w:tc>
      </w:tr>
      <w:tr w:rsidR="008C54DD" w:rsidDel="003E0356" w14:paraId="7DD84F55" w14:textId="19D7F45C" w:rsidTr="001B0D28">
        <w:trPr>
          <w:trHeight w:val="3144"/>
          <w:del w:id="42" w:author="T Londhe, Vinod (Contractor)" w:date="2022-07-09T14:03:00Z"/>
          <w:trPrChange w:id="43" w:author="T Londhe, Vinod (Contractor)" w:date="2022-07-09T14:05:00Z">
            <w:trPr>
              <w:trHeight w:val="3144"/>
            </w:trPr>
          </w:trPrChange>
        </w:trPr>
        <w:tc>
          <w:tcPr>
            <w:tcW w:w="3145" w:type="dxa"/>
            <w:tcPrChange w:id="44" w:author="T Londhe, Vinod (Contractor)" w:date="2022-07-09T14:05:00Z">
              <w:tcPr>
                <w:tcW w:w="2400" w:type="dxa"/>
              </w:tcPr>
            </w:tcPrChange>
          </w:tcPr>
          <w:p w14:paraId="12DCA996" w14:textId="2824C207" w:rsidR="008C54DD" w:rsidDel="003E0356" w:rsidRDefault="008C54DD" w:rsidP="008C54DD">
            <w:pPr>
              <w:spacing w:after="160" w:line="259" w:lineRule="auto"/>
              <w:ind w:left="0" w:firstLine="0"/>
              <w:jc w:val="left"/>
              <w:rPr>
                <w:del w:id="45" w:author="T Londhe, Vinod (Contractor)" w:date="2022-07-09T14:03:00Z"/>
              </w:rPr>
            </w:pPr>
            <w:ins w:id="46" w:author="T Londhe, Vinod (Contractor)" w:date="2022-07-09T14:04:00Z">
              <w:r>
                <w:rPr>
                  <w:rFonts w:cstheme="minorHAnsi"/>
                  <w:color w:val="000000" w:themeColor="text1"/>
                </w:rPr>
                <w:t>Product:</w:t>
              </w:r>
            </w:ins>
          </w:p>
        </w:tc>
        <w:tc>
          <w:tcPr>
            <w:tcW w:w="2970" w:type="dxa"/>
            <w:tcPrChange w:id="47" w:author="T Londhe, Vinod (Contractor)" w:date="2022-07-09T14:05:00Z">
              <w:tcPr>
                <w:tcW w:w="4836" w:type="dxa"/>
              </w:tcPr>
            </w:tcPrChange>
          </w:tcPr>
          <w:p w14:paraId="36628D6D" w14:textId="25344EA0" w:rsidR="008C54DD" w:rsidDel="003E0356" w:rsidRDefault="008C54DD" w:rsidP="008C54DD">
            <w:pPr>
              <w:spacing w:after="160" w:line="259" w:lineRule="auto"/>
              <w:ind w:left="0" w:firstLine="0"/>
              <w:jc w:val="left"/>
              <w:rPr>
                <w:del w:id="48" w:author="T Londhe, Vinod (Contractor)" w:date="2022-07-09T14:03:00Z"/>
              </w:rPr>
            </w:pPr>
            <w:ins w:id="49" w:author="T Londhe, Vinod (Contractor)" w:date="2022-07-09T14:04:00Z">
              <w:r>
                <w:rPr>
                  <w:rFonts w:cstheme="minorHAnsi"/>
                  <w:color w:val="000000" w:themeColor="text1"/>
                </w:rPr>
                <w:t>SmartMedic</w:t>
              </w:r>
            </w:ins>
          </w:p>
        </w:tc>
      </w:tr>
    </w:tbl>
    <w:tbl>
      <w:tblPr>
        <w:tblStyle w:val="TableGrid0"/>
        <w:tblpPr w:leftFromText="180" w:rightFromText="180" w:vertAnchor="text" w:horzAnchor="margin" w:tblpY="6289"/>
        <w:tblW w:w="0" w:type="auto"/>
        <w:tblLook w:val="04A0" w:firstRow="1" w:lastRow="0" w:firstColumn="1" w:lastColumn="0" w:noHBand="0" w:noVBand="1"/>
        <w:tblPrChange w:id="50" w:author="T Londhe, Vinod (Contractor)" w:date="2022-07-09T14:08:00Z">
          <w:tblPr>
            <w:tblStyle w:val="TableGrid0"/>
            <w:tblpPr w:leftFromText="180" w:rightFromText="180" w:vertAnchor="text" w:horzAnchor="margin" w:tblpY="6289"/>
            <w:tblW w:w="0" w:type="auto"/>
            <w:tblLook w:val="04A0" w:firstRow="1" w:lastRow="0" w:firstColumn="1" w:lastColumn="0" w:noHBand="0" w:noVBand="1"/>
          </w:tblPr>
        </w:tblPrChange>
      </w:tblPr>
      <w:tblGrid>
        <w:gridCol w:w="2785"/>
        <w:gridCol w:w="2502"/>
        <w:gridCol w:w="2644"/>
        <w:gridCol w:w="2644"/>
        <w:tblGridChange w:id="51">
          <w:tblGrid>
            <w:gridCol w:w="2643"/>
            <w:gridCol w:w="142"/>
            <w:gridCol w:w="2502"/>
            <w:gridCol w:w="2644"/>
            <w:gridCol w:w="2644"/>
          </w:tblGrid>
        </w:tblGridChange>
      </w:tblGrid>
      <w:tr w:rsidR="00D03A96" w14:paraId="0F30F72E" w14:textId="77777777" w:rsidTr="00EE7088">
        <w:trPr>
          <w:ins w:id="52" w:author="T Londhe, Vinod (Contractor)" w:date="2022-07-09T14:07:00Z"/>
        </w:trPr>
        <w:tc>
          <w:tcPr>
            <w:tcW w:w="10575" w:type="dxa"/>
            <w:gridSpan w:val="4"/>
            <w:shd w:val="clear" w:color="auto" w:fill="E2EFD9" w:themeFill="accent6" w:themeFillTint="33"/>
            <w:vAlign w:val="center"/>
            <w:tcPrChange w:id="53" w:author="T Londhe, Vinod (Contractor)" w:date="2022-07-09T14:08:00Z">
              <w:tcPr>
                <w:tcW w:w="10575" w:type="dxa"/>
                <w:gridSpan w:val="5"/>
                <w:vAlign w:val="center"/>
              </w:tcPr>
            </w:tcPrChange>
          </w:tcPr>
          <w:p w14:paraId="4CD7D5C6" w14:textId="7C791147" w:rsidR="00D03A96" w:rsidRPr="00EE7088" w:rsidRDefault="00D03A96">
            <w:pPr>
              <w:tabs>
                <w:tab w:val="left" w:pos="300"/>
                <w:tab w:val="left" w:pos="3688"/>
              </w:tabs>
              <w:spacing w:before="60" w:after="60" w:line="259" w:lineRule="auto"/>
              <w:ind w:left="0" w:firstLine="0"/>
              <w:jc w:val="left"/>
              <w:rPr>
                <w:ins w:id="54" w:author="T Londhe, Vinod (Contractor)" w:date="2022-07-09T14:07:00Z"/>
                <w:rFonts w:ascii="Humanist Slabserif 712 Std Roma" w:eastAsiaTheme="minorHAnsi" w:hAnsi="Humanist Slabserif 712 Std Roma" w:cstheme="minorBidi"/>
                <w:color w:val="000000" w:themeColor="text1"/>
                <w:rPrChange w:id="55" w:author="T Londhe, Vinod (Contractor)" w:date="2022-07-09T14:08:00Z">
                  <w:rPr>
                    <w:ins w:id="56" w:author="T Londhe, Vinod (Contractor)" w:date="2022-07-09T14:07:00Z"/>
                  </w:rPr>
                </w:rPrChange>
              </w:rPr>
              <w:pPrChange w:id="57" w:author="T Londhe, Vinod (Contractor)" w:date="2022-07-09T14:07:00Z">
                <w:pPr>
                  <w:framePr w:hSpace="180" w:wrap="around" w:vAnchor="text" w:hAnchor="margin" w:y="6289"/>
                  <w:spacing w:after="160" w:line="259" w:lineRule="auto"/>
                  <w:ind w:left="0" w:firstLine="0"/>
                  <w:jc w:val="left"/>
                </w:pPr>
              </w:pPrChange>
            </w:pPr>
            <w:ins w:id="58" w:author="T Londhe, Vinod (Contractor)" w:date="2022-07-09T14:07:00Z">
              <w:r w:rsidRPr="004631FC">
                <w:rPr>
                  <w:rFonts w:ascii="Humanist Slabserif 712 Std Roma" w:eastAsiaTheme="minorHAnsi" w:hAnsi="Humanist Slabserif 712 Std Roma" w:cstheme="minorBidi"/>
                  <w:color w:val="000000" w:themeColor="text1"/>
                  <w:rPrChange w:id="59" w:author="T Londhe, Vinod (Contractor)" w:date="2022-07-09T14:07:00Z">
                    <w:rPr>
                      <w:rFonts w:ascii="Humanist Slabserif 712 Std Roma" w:hAnsi="Humanist Slabserif 712 Std Roma"/>
                      <w:color w:val="000000" w:themeColor="text1"/>
                    </w:rPr>
                  </w:rPrChange>
                </w:rPr>
                <w:t>Approvals</w:t>
              </w:r>
            </w:ins>
          </w:p>
        </w:tc>
      </w:tr>
      <w:tr w:rsidR="0039299E" w14:paraId="0F98871D" w14:textId="77777777" w:rsidTr="000D3778">
        <w:trPr>
          <w:ins w:id="60" w:author="T Londhe, Vinod (Contractor)" w:date="2022-07-09T14:07:00Z"/>
        </w:trPr>
        <w:tc>
          <w:tcPr>
            <w:tcW w:w="2785" w:type="dxa"/>
            <w:shd w:val="clear" w:color="auto" w:fill="D9D9D9" w:themeFill="background1" w:themeFillShade="D9"/>
            <w:vAlign w:val="center"/>
          </w:tcPr>
          <w:p w14:paraId="648768EA" w14:textId="208D7134" w:rsidR="002C5DFF" w:rsidRDefault="002C5DFF" w:rsidP="002C5DFF">
            <w:pPr>
              <w:spacing w:after="160" w:line="259" w:lineRule="auto"/>
              <w:ind w:left="0" w:firstLine="0"/>
              <w:jc w:val="left"/>
              <w:rPr>
                <w:ins w:id="61" w:author="T Londhe, Vinod (Contractor)" w:date="2022-07-09T14:07:00Z"/>
              </w:rPr>
            </w:pPr>
            <w:ins w:id="62" w:author="T Londhe, Vinod (Contractor)" w:date="2022-07-09T14:07:00Z">
              <w:r w:rsidRPr="00167CB9">
                <w:rPr>
                  <w:rFonts w:ascii="Humanist Slabserif 712 Std Roma" w:hAnsi="Humanist Slabserif 712 Std Roma"/>
                  <w:color w:val="000000" w:themeColor="text1"/>
                </w:rPr>
                <w:t>Approver (Role)</w:t>
              </w:r>
            </w:ins>
          </w:p>
        </w:tc>
        <w:tc>
          <w:tcPr>
            <w:tcW w:w="2502" w:type="dxa"/>
            <w:shd w:val="clear" w:color="auto" w:fill="D9D9D9" w:themeFill="background1" w:themeFillShade="D9"/>
            <w:vAlign w:val="center"/>
          </w:tcPr>
          <w:p w14:paraId="39D0C49B" w14:textId="6D3C98B3" w:rsidR="002C5DFF" w:rsidRPr="00EE7088" w:rsidRDefault="002C5DFF">
            <w:pPr>
              <w:tabs>
                <w:tab w:val="left" w:pos="300"/>
                <w:tab w:val="left" w:pos="3688"/>
              </w:tabs>
              <w:spacing w:before="60" w:after="60" w:line="259" w:lineRule="auto"/>
              <w:ind w:left="0" w:firstLine="0"/>
              <w:jc w:val="left"/>
              <w:rPr>
                <w:ins w:id="63" w:author="T Londhe, Vinod (Contractor)" w:date="2022-07-09T14:07:00Z"/>
                <w:rFonts w:ascii="Humanist Slabserif 712 Std Roma" w:eastAsiaTheme="minorHAnsi" w:hAnsi="Humanist Slabserif 712 Std Roma" w:cstheme="minorBidi"/>
                <w:color w:val="000000" w:themeColor="text1"/>
                <w:rPrChange w:id="64" w:author="T Londhe, Vinod (Contractor)" w:date="2022-07-09T14:08:00Z">
                  <w:rPr>
                    <w:ins w:id="65" w:author="T Londhe, Vinod (Contractor)" w:date="2022-07-09T14:07:00Z"/>
                  </w:rPr>
                </w:rPrChange>
              </w:rPr>
              <w:pPrChange w:id="66" w:author="T Londhe, Vinod (Contractor)" w:date="2022-07-09T14:08:00Z">
                <w:pPr>
                  <w:framePr w:hSpace="180" w:wrap="around" w:vAnchor="text" w:hAnchor="margin" w:y="6289"/>
                  <w:spacing w:after="160" w:line="259" w:lineRule="auto"/>
                  <w:ind w:left="0" w:firstLine="0"/>
                  <w:jc w:val="left"/>
                </w:pPr>
              </w:pPrChange>
            </w:pPr>
            <w:ins w:id="67" w:author="T Londhe, Vinod (Contractor)" w:date="2022-07-09T14:07:00Z">
              <w:r w:rsidRPr="00EE7088">
                <w:rPr>
                  <w:rFonts w:ascii="Humanist Slabserif 712 Std Roma" w:eastAsiaTheme="minorHAnsi" w:hAnsi="Humanist Slabserif 712 Std Roma" w:cstheme="minorBidi"/>
                  <w:color w:val="000000" w:themeColor="text1"/>
                  <w:rPrChange w:id="68" w:author="T Londhe, Vinod (Contractor)" w:date="2022-07-09T14:08:00Z">
                    <w:rPr>
                      <w:rFonts w:ascii="Humanist Slabserif 712 Std Roma" w:hAnsi="Humanist Slabserif 712 Std Roma"/>
                      <w:color w:val="000000" w:themeColor="text1"/>
                    </w:rPr>
                  </w:rPrChange>
                </w:rPr>
                <w:t>Name</w:t>
              </w:r>
            </w:ins>
          </w:p>
        </w:tc>
        <w:tc>
          <w:tcPr>
            <w:tcW w:w="2644" w:type="dxa"/>
            <w:shd w:val="clear" w:color="auto" w:fill="D9D9D9" w:themeFill="background1" w:themeFillShade="D9"/>
            <w:vAlign w:val="center"/>
          </w:tcPr>
          <w:p w14:paraId="191341DB" w14:textId="48BB0FCD" w:rsidR="002C5DFF" w:rsidRPr="00EE7088" w:rsidRDefault="002C5DFF">
            <w:pPr>
              <w:tabs>
                <w:tab w:val="left" w:pos="300"/>
                <w:tab w:val="left" w:pos="3688"/>
              </w:tabs>
              <w:spacing w:before="60" w:after="60" w:line="259" w:lineRule="auto"/>
              <w:ind w:left="0" w:firstLine="0"/>
              <w:jc w:val="left"/>
              <w:rPr>
                <w:ins w:id="69" w:author="T Londhe, Vinod (Contractor)" w:date="2022-07-09T14:07:00Z"/>
                <w:rFonts w:ascii="Humanist Slabserif 712 Std Roma" w:eastAsiaTheme="minorHAnsi" w:hAnsi="Humanist Slabserif 712 Std Roma" w:cstheme="minorBidi"/>
                <w:color w:val="000000" w:themeColor="text1"/>
                <w:rPrChange w:id="70" w:author="T Londhe, Vinod (Contractor)" w:date="2022-07-09T14:08:00Z">
                  <w:rPr>
                    <w:ins w:id="71" w:author="T Londhe, Vinod (Contractor)" w:date="2022-07-09T14:07:00Z"/>
                  </w:rPr>
                </w:rPrChange>
              </w:rPr>
              <w:pPrChange w:id="72" w:author="T Londhe, Vinod (Contractor)" w:date="2022-07-09T14:08:00Z">
                <w:pPr>
                  <w:framePr w:hSpace="180" w:wrap="around" w:vAnchor="text" w:hAnchor="margin" w:y="6289"/>
                  <w:spacing w:after="160" w:line="259" w:lineRule="auto"/>
                  <w:ind w:left="0" w:firstLine="0"/>
                  <w:jc w:val="left"/>
                </w:pPr>
              </w:pPrChange>
            </w:pPr>
            <w:ins w:id="73" w:author="T Londhe, Vinod (Contractor)" w:date="2022-07-09T14:07:00Z">
              <w:r w:rsidRPr="00EE7088">
                <w:rPr>
                  <w:rFonts w:ascii="Humanist Slabserif 712 Std Roma" w:eastAsiaTheme="minorHAnsi" w:hAnsi="Humanist Slabserif 712 Std Roma" w:cstheme="minorBidi"/>
                  <w:color w:val="000000" w:themeColor="text1"/>
                  <w:rPrChange w:id="74" w:author="T Londhe, Vinod (Contractor)" w:date="2022-07-09T14:08:00Z">
                    <w:rPr>
                      <w:rFonts w:ascii="Humanist Slabserif 712 Std Roma" w:hAnsi="Humanist Slabserif 712 Std Roma"/>
                      <w:color w:val="000000" w:themeColor="text1"/>
                    </w:rPr>
                  </w:rPrChange>
                </w:rPr>
                <w:t>Signature</w:t>
              </w:r>
            </w:ins>
          </w:p>
        </w:tc>
        <w:tc>
          <w:tcPr>
            <w:tcW w:w="2644" w:type="dxa"/>
            <w:shd w:val="clear" w:color="auto" w:fill="D9D9D9" w:themeFill="background1" w:themeFillShade="D9"/>
            <w:vAlign w:val="center"/>
          </w:tcPr>
          <w:p w14:paraId="12D23658" w14:textId="4B5A0037" w:rsidR="002C5DFF" w:rsidRPr="00EE7088" w:rsidRDefault="002C5DFF">
            <w:pPr>
              <w:tabs>
                <w:tab w:val="left" w:pos="300"/>
                <w:tab w:val="left" w:pos="3688"/>
              </w:tabs>
              <w:spacing w:before="60" w:after="60" w:line="259" w:lineRule="auto"/>
              <w:ind w:left="0" w:firstLine="0"/>
              <w:jc w:val="left"/>
              <w:rPr>
                <w:ins w:id="75" w:author="T Londhe, Vinod (Contractor)" w:date="2022-07-09T14:07:00Z"/>
                <w:rFonts w:ascii="Humanist Slabserif 712 Std Roma" w:eastAsiaTheme="minorHAnsi" w:hAnsi="Humanist Slabserif 712 Std Roma" w:cstheme="minorBidi"/>
                <w:color w:val="000000" w:themeColor="text1"/>
                <w:rPrChange w:id="76" w:author="T Londhe, Vinod (Contractor)" w:date="2022-07-09T14:08:00Z">
                  <w:rPr>
                    <w:ins w:id="77" w:author="T Londhe, Vinod (Contractor)" w:date="2022-07-09T14:07:00Z"/>
                  </w:rPr>
                </w:rPrChange>
              </w:rPr>
              <w:pPrChange w:id="78" w:author="T Londhe, Vinod (Contractor)" w:date="2022-07-09T14:08:00Z">
                <w:pPr>
                  <w:framePr w:hSpace="180" w:wrap="around" w:vAnchor="text" w:hAnchor="margin" w:y="6289"/>
                  <w:spacing w:after="160" w:line="259" w:lineRule="auto"/>
                  <w:ind w:left="0" w:firstLine="0"/>
                  <w:jc w:val="left"/>
                </w:pPr>
              </w:pPrChange>
            </w:pPr>
            <w:ins w:id="79" w:author="T Londhe, Vinod (Contractor)" w:date="2022-07-09T14:07:00Z">
              <w:r w:rsidRPr="00EE7088">
                <w:rPr>
                  <w:rFonts w:ascii="Humanist Slabserif 712 Std Roma" w:eastAsiaTheme="minorHAnsi" w:hAnsi="Humanist Slabserif 712 Std Roma" w:cstheme="minorBidi"/>
                  <w:color w:val="000000" w:themeColor="text1"/>
                  <w:rPrChange w:id="80" w:author="T Londhe, Vinod (Contractor)" w:date="2022-07-09T14:08:00Z">
                    <w:rPr>
                      <w:rFonts w:ascii="Humanist Slabserif 712 Std Roma" w:hAnsi="Humanist Slabserif 712 Std Roma"/>
                      <w:color w:val="000000" w:themeColor="text1"/>
                    </w:rPr>
                  </w:rPrChange>
                </w:rPr>
                <w:t>Date</w:t>
              </w:r>
            </w:ins>
          </w:p>
        </w:tc>
      </w:tr>
      <w:tr w:rsidR="000D3778" w14:paraId="63A414FB" w14:textId="77777777" w:rsidTr="000D3778">
        <w:trPr>
          <w:ins w:id="81" w:author="T Londhe, Vinod (Contractor)" w:date="2022-07-09T14:07:00Z"/>
        </w:trPr>
        <w:tc>
          <w:tcPr>
            <w:tcW w:w="2785" w:type="dxa"/>
            <w:vAlign w:val="center"/>
            <w:tcPrChange w:id="82" w:author="T Londhe, Vinod (Contractor)" w:date="2022-07-09T14:09:00Z">
              <w:tcPr>
                <w:tcW w:w="2643" w:type="dxa"/>
              </w:tcPr>
            </w:tcPrChange>
          </w:tcPr>
          <w:p w14:paraId="0E330350" w14:textId="6BDDF8FD" w:rsidR="000D3778" w:rsidRDefault="000D3778" w:rsidP="000D3778">
            <w:pPr>
              <w:spacing w:after="160" w:line="259" w:lineRule="auto"/>
              <w:ind w:left="0" w:firstLine="0"/>
              <w:jc w:val="left"/>
              <w:rPr>
                <w:ins w:id="83" w:author="T Londhe, Vinod (Contractor)" w:date="2022-07-09T14:07:00Z"/>
              </w:rPr>
            </w:pPr>
            <w:ins w:id="84" w:author="T Londhe, Vinod (Contractor)" w:date="2022-07-09T14:09:00Z">
              <w:r>
                <w:rPr>
                  <w:rFonts w:ascii="Humanist Slabserif 712 Std Roma" w:hAnsi="Humanist Slabserif 712 Std Roma"/>
                  <w:color w:val="000000" w:themeColor="text1"/>
                </w:rPr>
                <w:t>Design Engineering R&amp;D (Software)</w:t>
              </w:r>
            </w:ins>
          </w:p>
        </w:tc>
        <w:tc>
          <w:tcPr>
            <w:tcW w:w="2502" w:type="dxa"/>
            <w:vAlign w:val="center"/>
            <w:tcPrChange w:id="85" w:author="T Londhe, Vinod (Contractor)" w:date="2022-07-09T14:09:00Z">
              <w:tcPr>
                <w:tcW w:w="2644" w:type="dxa"/>
                <w:gridSpan w:val="2"/>
              </w:tcPr>
            </w:tcPrChange>
          </w:tcPr>
          <w:p w14:paraId="5612D4B9" w14:textId="3DA5FC1E" w:rsidR="000D3778" w:rsidRDefault="000D3778" w:rsidP="000D3778">
            <w:pPr>
              <w:spacing w:after="160" w:line="259" w:lineRule="auto"/>
              <w:ind w:left="0" w:firstLine="0"/>
              <w:jc w:val="left"/>
              <w:rPr>
                <w:ins w:id="86" w:author="T Londhe, Vinod (Contractor)" w:date="2022-07-09T14:07:00Z"/>
              </w:rPr>
            </w:pPr>
            <w:ins w:id="87" w:author="T Londhe, Vinod (Contractor)" w:date="2022-07-09T14:09:00Z">
              <w:r>
                <w:rPr>
                  <w:rFonts w:ascii="Humanist Slabserif 712 Std Roma" w:hAnsi="Humanist Slabserif 712 Std Roma"/>
                  <w:color w:val="000000" w:themeColor="text1"/>
                </w:rPr>
                <w:t>Deepak Sharma</w:t>
              </w:r>
            </w:ins>
          </w:p>
        </w:tc>
        <w:tc>
          <w:tcPr>
            <w:tcW w:w="2644" w:type="dxa"/>
            <w:vAlign w:val="center"/>
            <w:tcPrChange w:id="88" w:author="T Londhe, Vinod (Contractor)" w:date="2022-07-09T14:09:00Z">
              <w:tcPr>
                <w:tcW w:w="2644" w:type="dxa"/>
              </w:tcPr>
            </w:tcPrChange>
          </w:tcPr>
          <w:p w14:paraId="2B77B40B" w14:textId="6D71B810" w:rsidR="000D3778" w:rsidRDefault="000D3778" w:rsidP="000D3778">
            <w:pPr>
              <w:spacing w:after="160" w:line="259" w:lineRule="auto"/>
              <w:ind w:left="0" w:firstLine="0"/>
              <w:jc w:val="left"/>
              <w:rPr>
                <w:ins w:id="89" w:author="T Londhe, Vinod (Contractor)" w:date="2022-07-09T14:07:00Z"/>
              </w:rPr>
            </w:pPr>
          </w:p>
        </w:tc>
        <w:tc>
          <w:tcPr>
            <w:tcW w:w="2644" w:type="dxa"/>
            <w:vAlign w:val="center"/>
            <w:tcPrChange w:id="90" w:author="T Londhe, Vinod (Contractor)" w:date="2022-07-09T14:09:00Z">
              <w:tcPr>
                <w:tcW w:w="2644" w:type="dxa"/>
              </w:tcPr>
            </w:tcPrChange>
          </w:tcPr>
          <w:p w14:paraId="2A42E6FC" w14:textId="22533700" w:rsidR="000D3778" w:rsidRDefault="000D3778" w:rsidP="000D3778">
            <w:pPr>
              <w:spacing w:after="160" w:line="259" w:lineRule="auto"/>
              <w:ind w:left="0" w:firstLine="0"/>
              <w:jc w:val="left"/>
              <w:rPr>
                <w:ins w:id="91" w:author="T Londhe, Vinod (Contractor)" w:date="2022-07-09T14:07:00Z"/>
              </w:rPr>
            </w:pPr>
          </w:p>
        </w:tc>
      </w:tr>
      <w:tr w:rsidR="000D3778" w14:paraId="7088D788" w14:textId="77777777" w:rsidTr="00EA7227">
        <w:trPr>
          <w:trHeight w:val="569"/>
          <w:ins w:id="92" w:author="T Londhe, Vinod (Contractor)" w:date="2022-07-09T14:07:00Z"/>
        </w:trPr>
        <w:tc>
          <w:tcPr>
            <w:tcW w:w="2785" w:type="dxa"/>
            <w:vAlign w:val="center"/>
            <w:tcPrChange w:id="93" w:author="T Londhe, Vinod (Contractor)" w:date="2022-07-09T14:09:00Z">
              <w:tcPr>
                <w:tcW w:w="2643" w:type="dxa"/>
                <w:vAlign w:val="center"/>
              </w:tcPr>
            </w:tcPrChange>
          </w:tcPr>
          <w:p w14:paraId="5FC190B6" w14:textId="3127BA91" w:rsidR="000D3778" w:rsidRDefault="00EA7227" w:rsidP="000D3778">
            <w:pPr>
              <w:spacing w:after="160" w:line="259" w:lineRule="auto"/>
              <w:ind w:left="0" w:firstLine="0"/>
              <w:jc w:val="left"/>
              <w:rPr>
                <w:ins w:id="94" w:author="T Londhe, Vinod (Contractor)" w:date="2022-07-09T14:07:00Z"/>
                <w:rFonts w:ascii="Humanist Slabserif 712 Std Roma" w:hAnsi="Humanist Slabserif 712 Std Roma"/>
                <w:color w:val="000000" w:themeColor="text1"/>
              </w:rPr>
            </w:pPr>
            <w:r>
              <w:rPr>
                <w:rFonts w:ascii="Humanist Slabserif 712 Std Roma" w:hAnsi="Humanist Slabserif 712 Std Roma"/>
                <w:color w:val="000000" w:themeColor="text1"/>
              </w:rPr>
              <w:t>Test Engineering</w:t>
            </w:r>
          </w:p>
        </w:tc>
        <w:tc>
          <w:tcPr>
            <w:tcW w:w="2502" w:type="dxa"/>
            <w:vAlign w:val="center"/>
            <w:tcPrChange w:id="95" w:author="T Londhe, Vinod (Contractor)" w:date="2022-07-09T14:09:00Z">
              <w:tcPr>
                <w:tcW w:w="2644" w:type="dxa"/>
                <w:gridSpan w:val="2"/>
                <w:vAlign w:val="center"/>
              </w:tcPr>
            </w:tcPrChange>
          </w:tcPr>
          <w:p w14:paraId="1FD98F0E" w14:textId="61DDBED8" w:rsidR="000D3778" w:rsidRDefault="00EA7227" w:rsidP="000D3778">
            <w:pPr>
              <w:spacing w:after="160" w:line="259" w:lineRule="auto"/>
              <w:ind w:left="0" w:firstLine="0"/>
              <w:jc w:val="left"/>
              <w:rPr>
                <w:ins w:id="96" w:author="T Londhe, Vinod (Contractor)" w:date="2022-07-09T14:07:00Z"/>
                <w:rFonts w:ascii="Humanist Slabserif 712 Std Roma" w:hAnsi="Humanist Slabserif 712 Std Roma"/>
                <w:color w:val="000000" w:themeColor="text1"/>
              </w:rPr>
            </w:pPr>
            <w:r>
              <w:rPr>
                <w:rFonts w:ascii="Humanist Slabserif 712 Std Roma" w:hAnsi="Humanist Slabserif 712 Std Roma"/>
                <w:color w:val="000000" w:themeColor="text1"/>
              </w:rPr>
              <w:t>Pragya Nidhi</w:t>
            </w:r>
          </w:p>
        </w:tc>
        <w:tc>
          <w:tcPr>
            <w:tcW w:w="2644" w:type="dxa"/>
            <w:vAlign w:val="center"/>
            <w:tcPrChange w:id="97" w:author="T Londhe, Vinod (Contractor)" w:date="2022-07-09T14:09:00Z">
              <w:tcPr>
                <w:tcW w:w="2644" w:type="dxa"/>
                <w:vAlign w:val="center"/>
              </w:tcPr>
            </w:tcPrChange>
          </w:tcPr>
          <w:p w14:paraId="7851C601" w14:textId="77777777" w:rsidR="000D3778" w:rsidRDefault="000D3778" w:rsidP="000D3778">
            <w:pPr>
              <w:spacing w:after="160" w:line="259" w:lineRule="auto"/>
              <w:ind w:left="0" w:firstLine="0"/>
              <w:jc w:val="left"/>
              <w:rPr>
                <w:ins w:id="98" w:author="T Londhe, Vinod (Contractor)" w:date="2022-07-09T14:07:00Z"/>
              </w:rPr>
            </w:pPr>
          </w:p>
        </w:tc>
        <w:tc>
          <w:tcPr>
            <w:tcW w:w="2644" w:type="dxa"/>
            <w:vAlign w:val="center"/>
            <w:tcPrChange w:id="99" w:author="T Londhe, Vinod (Contractor)" w:date="2022-07-09T14:09:00Z">
              <w:tcPr>
                <w:tcW w:w="2644" w:type="dxa"/>
                <w:vAlign w:val="center"/>
              </w:tcPr>
            </w:tcPrChange>
          </w:tcPr>
          <w:p w14:paraId="7425FDDC" w14:textId="77777777" w:rsidR="000D3778" w:rsidRDefault="000D3778" w:rsidP="000D3778">
            <w:pPr>
              <w:spacing w:after="160" w:line="259" w:lineRule="auto"/>
              <w:ind w:left="0" w:firstLine="0"/>
              <w:jc w:val="left"/>
              <w:rPr>
                <w:ins w:id="100" w:author="T Londhe, Vinod (Contractor)" w:date="2022-07-09T14:07:00Z"/>
              </w:rPr>
            </w:pPr>
          </w:p>
        </w:tc>
      </w:tr>
      <w:tr w:rsidR="000D3778" w14:paraId="026D39DA" w14:textId="77777777" w:rsidTr="00EA7227">
        <w:trPr>
          <w:trHeight w:val="623"/>
          <w:ins w:id="101" w:author="T Londhe, Vinod (Contractor)" w:date="2022-07-09T14:07:00Z"/>
        </w:trPr>
        <w:tc>
          <w:tcPr>
            <w:tcW w:w="2785" w:type="dxa"/>
            <w:vAlign w:val="center"/>
            <w:tcPrChange w:id="102" w:author="T Londhe, Vinod (Contractor)" w:date="2022-07-09T14:09:00Z">
              <w:tcPr>
                <w:tcW w:w="2643" w:type="dxa"/>
                <w:vAlign w:val="center"/>
              </w:tcPr>
            </w:tcPrChange>
          </w:tcPr>
          <w:p w14:paraId="3E4811EF" w14:textId="33511788" w:rsidR="000D3778" w:rsidRDefault="000D3778" w:rsidP="000D3778">
            <w:pPr>
              <w:spacing w:after="160" w:line="259" w:lineRule="auto"/>
              <w:ind w:left="0" w:firstLine="0"/>
              <w:jc w:val="left"/>
              <w:rPr>
                <w:ins w:id="103" w:author="T Londhe, Vinod (Contractor)" w:date="2022-07-09T14:07:00Z"/>
                <w:rFonts w:ascii="Humanist Slabserif 712 Std Roma" w:hAnsi="Humanist Slabserif 712 Std Roma"/>
                <w:color w:val="000000" w:themeColor="text1"/>
              </w:rPr>
            </w:pPr>
            <w:ins w:id="104" w:author="T Londhe, Vinod (Contractor)" w:date="2022-07-09T14:07:00Z">
              <w:r>
                <w:rPr>
                  <w:rFonts w:ascii="Humanist Slabserif 712 Std Roma" w:hAnsi="Humanist Slabserif 712 Std Roma"/>
                  <w:color w:val="000000" w:themeColor="text1"/>
                </w:rPr>
                <w:t xml:space="preserve">Advance Quality Engineer </w:t>
              </w:r>
            </w:ins>
          </w:p>
        </w:tc>
        <w:tc>
          <w:tcPr>
            <w:tcW w:w="2502" w:type="dxa"/>
            <w:vAlign w:val="center"/>
            <w:tcPrChange w:id="105" w:author="T Londhe, Vinod (Contractor)" w:date="2022-07-09T14:09:00Z">
              <w:tcPr>
                <w:tcW w:w="2644" w:type="dxa"/>
                <w:gridSpan w:val="2"/>
                <w:vAlign w:val="center"/>
              </w:tcPr>
            </w:tcPrChange>
          </w:tcPr>
          <w:p w14:paraId="6DE4E081" w14:textId="49008880" w:rsidR="000D3778" w:rsidRDefault="000D3778" w:rsidP="000D3778">
            <w:pPr>
              <w:spacing w:after="160" w:line="259" w:lineRule="auto"/>
              <w:ind w:left="0" w:firstLine="0"/>
              <w:jc w:val="left"/>
              <w:rPr>
                <w:ins w:id="106" w:author="T Londhe, Vinod (Contractor)" w:date="2022-07-09T14:07:00Z"/>
                <w:rFonts w:ascii="Humanist Slabserif 712 Std Roma" w:hAnsi="Humanist Slabserif 712 Std Roma"/>
                <w:color w:val="000000" w:themeColor="text1"/>
              </w:rPr>
            </w:pPr>
            <w:ins w:id="107" w:author="T Londhe, Vinod (Contractor)" w:date="2022-07-09T14:07:00Z">
              <w:r>
                <w:rPr>
                  <w:rFonts w:ascii="Humanist Slabserif 712 Std Roma" w:hAnsi="Humanist Slabserif 712 Std Roma"/>
                  <w:color w:val="000000" w:themeColor="text1"/>
                </w:rPr>
                <w:t xml:space="preserve">Sreejith Viswam </w:t>
              </w:r>
            </w:ins>
          </w:p>
        </w:tc>
        <w:tc>
          <w:tcPr>
            <w:tcW w:w="2644" w:type="dxa"/>
            <w:vAlign w:val="center"/>
            <w:tcPrChange w:id="108" w:author="T Londhe, Vinod (Contractor)" w:date="2022-07-09T14:09:00Z">
              <w:tcPr>
                <w:tcW w:w="2644" w:type="dxa"/>
                <w:vAlign w:val="center"/>
              </w:tcPr>
            </w:tcPrChange>
          </w:tcPr>
          <w:p w14:paraId="0085972C" w14:textId="77777777" w:rsidR="000D3778" w:rsidRDefault="000D3778" w:rsidP="000D3778">
            <w:pPr>
              <w:spacing w:after="160" w:line="259" w:lineRule="auto"/>
              <w:ind w:left="0" w:firstLine="0"/>
              <w:jc w:val="left"/>
              <w:rPr>
                <w:ins w:id="109" w:author="T Londhe, Vinod (Contractor)" w:date="2022-07-09T14:07:00Z"/>
              </w:rPr>
            </w:pPr>
          </w:p>
        </w:tc>
        <w:tc>
          <w:tcPr>
            <w:tcW w:w="2644" w:type="dxa"/>
            <w:vAlign w:val="center"/>
            <w:tcPrChange w:id="110" w:author="T Londhe, Vinod (Contractor)" w:date="2022-07-09T14:09:00Z">
              <w:tcPr>
                <w:tcW w:w="2644" w:type="dxa"/>
                <w:vAlign w:val="center"/>
              </w:tcPr>
            </w:tcPrChange>
          </w:tcPr>
          <w:p w14:paraId="20053273" w14:textId="77777777" w:rsidR="000D3778" w:rsidRDefault="000D3778" w:rsidP="000D3778">
            <w:pPr>
              <w:spacing w:after="160" w:line="259" w:lineRule="auto"/>
              <w:ind w:left="0" w:firstLine="0"/>
              <w:jc w:val="left"/>
              <w:rPr>
                <w:ins w:id="111" w:author="T Londhe, Vinod (Contractor)" w:date="2022-07-09T14:07:00Z"/>
              </w:rPr>
            </w:pPr>
          </w:p>
        </w:tc>
      </w:tr>
      <w:tr w:rsidR="000D3778" w14:paraId="63A30C30" w14:textId="77777777" w:rsidTr="00EA7227">
        <w:trPr>
          <w:trHeight w:val="623"/>
          <w:ins w:id="112" w:author="T Londhe, Vinod (Contractor)" w:date="2022-07-09T14:08:00Z"/>
        </w:trPr>
        <w:tc>
          <w:tcPr>
            <w:tcW w:w="2785" w:type="dxa"/>
            <w:vAlign w:val="center"/>
            <w:tcPrChange w:id="113" w:author="T Londhe, Vinod (Contractor)" w:date="2022-07-09T14:09:00Z">
              <w:tcPr>
                <w:tcW w:w="2643" w:type="dxa"/>
                <w:vAlign w:val="center"/>
              </w:tcPr>
            </w:tcPrChange>
          </w:tcPr>
          <w:p w14:paraId="0C42ECC6" w14:textId="4D1CA665" w:rsidR="000D3778" w:rsidRDefault="000D3778" w:rsidP="000D3778">
            <w:pPr>
              <w:spacing w:after="160" w:line="259" w:lineRule="auto"/>
              <w:ind w:left="0" w:firstLine="0"/>
              <w:jc w:val="left"/>
              <w:rPr>
                <w:ins w:id="114" w:author="T Londhe, Vinod (Contractor)" w:date="2022-07-09T14:08:00Z"/>
                <w:rFonts w:ascii="Humanist Slabserif 712 Std Roma" w:hAnsi="Humanist Slabserif 712 Std Roma"/>
                <w:color w:val="000000" w:themeColor="text1"/>
              </w:rPr>
            </w:pPr>
            <w:ins w:id="115" w:author="T Londhe, Vinod (Contractor)" w:date="2022-07-09T14:08:00Z">
              <w:r>
                <w:rPr>
                  <w:rFonts w:ascii="Humanist Slabserif 712 Std Roma" w:hAnsi="Humanist Slabserif 712 Std Roma"/>
                  <w:color w:val="000000" w:themeColor="text1"/>
                </w:rPr>
                <w:t>Regulatory Affairs</w:t>
              </w:r>
            </w:ins>
          </w:p>
        </w:tc>
        <w:tc>
          <w:tcPr>
            <w:tcW w:w="2502" w:type="dxa"/>
            <w:vAlign w:val="center"/>
            <w:tcPrChange w:id="116" w:author="T Londhe, Vinod (Contractor)" w:date="2022-07-09T14:09:00Z">
              <w:tcPr>
                <w:tcW w:w="2644" w:type="dxa"/>
                <w:gridSpan w:val="2"/>
                <w:vAlign w:val="center"/>
              </w:tcPr>
            </w:tcPrChange>
          </w:tcPr>
          <w:p w14:paraId="7E821854" w14:textId="5F284DC0" w:rsidR="000D3778" w:rsidRDefault="000D3778" w:rsidP="000D3778">
            <w:pPr>
              <w:spacing w:after="160" w:line="259" w:lineRule="auto"/>
              <w:ind w:left="0" w:firstLine="0"/>
              <w:jc w:val="left"/>
              <w:rPr>
                <w:ins w:id="117" w:author="T Londhe, Vinod (Contractor)" w:date="2022-07-09T14:08:00Z"/>
                <w:rFonts w:ascii="Humanist Slabserif 712 Std Roma" w:hAnsi="Humanist Slabserif 712 Std Roma"/>
                <w:color w:val="000000" w:themeColor="text1"/>
              </w:rPr>
            </w:pPr>
            <w:ins w:id="118" w:author="T Londhe, Vinod (Contractor)" w:date="2022-07-09T14:08:00Z">
              <w:r>
                <w:rPr>
                  <w:rFonts w:ascii="Humanist Slabserif 712 Std Roma" w:hAnsi="Humanist Slabserif 712 Std Roma"/>
                  <w:color w:val="000000" w:themeColor="text1"/>
                </w:rPr>
                <w:t xml:space="preserve">Sreejith Viswam </w:t>
              </w:r>
            </w:ins>
          </w:p>
        </w:tc>
        <w:tc>
          <w:tcPr>
            <w:tcW w:w="2644" w:type="dxa"/>
            <w:vAlign w:val="center"/>
            <w:tcPrChange w:id="119" w:author="T Londhe, Vinod (Contractor)" w:date="2022-07-09T14:09:00Z">
              <w:tcPr>
                <w:tcW w:w="2644" w:type="dxa"/>
                <w:vAlign w:val="center"/>
              </w:tcPr>
            </w:tcPrChange>
          </w:tcPr>
          <w:p w14:paraId="5FEC5BC1" w14:textId="1BD2A721" w:rsidR="000D3778" w:rsidRDefault="000D3778" w:rsidP="000D3778">
            <w:pPr>
              <w:spacing w:after="160" w:line="259" w:lineRule="auto"/>
              <w:ind w:left="0" w:firstLine="0"/>
              <w:jc w:val="left"/>
              <w:rPr>
                <w:ins w:id="120" w:author="T Londhe, Vinod (Contractor)" w:date="2022-07-09T14:08:00Z"/>
              </w:rPr>
            </w:pPr>
          </w:p>
        </w:tc>
        <w:tc>
          <w:tcPr>
            <w:tcW w:w="2644" w:type="dxa"/>
            <w:vAlign w:val="center"/>
            <w:tcPrChange w:id="121" w:author="T Londhe, Vinod (Contractor)" w:date="2022-07-09T14:09:00Z">
              <w:tcPr>
                <w:tcW w:w="2644" w:type="dxa"/>
                <w:vAlign w:val="center"/>
              </w:tcPr>
            </w:tcPrChange>
          </w:tcPr>
          <w:p w14:paraId="0988E417" w14:textId="6FFEC4D9" w:rsidR="000D3778" w:rsidRDefault="000D3778" w:rsidP="000D3778">
            <w:pPr>
              <w:spacing w:after="160" w:line="259" w:lineRule="auto"/>
              <w:ind w:left="0" w:firstLine="0"/>
              <w:jc w:val="left"/>
              <w:rPr>
                <w:ins w:id="122" w:author="T Londhe, Vinod (Contractor)" w:date="2022-07-09T14:08:00Z"/>
              </w:rPr>
            </w:pPr>
          </w:p>
        </w:tc>
      </w:tr>
      <w:tr w:rsidR="009B4D8B" w14:paraId="7B7C7253" w14:textId="77777777" w:rsidTr="00EA7227">
        <w:trPr>
          <w:trHeight w:val="623"/>
          <w:ins w:id="123" w:author="T Londhe, Vinod (Contractor)" w:date="2022-07-09T14:09:00Z"/>
        </w:trPr>
        <w:tc>
          <w:tcPr>
            <w:tcW w:w="2785" w:type="dxa"/>
            <w:vAlign w:val="center"/>
          </w:tcPr>
          <w:p w14:paraId="14BF96D4" w14:textId="6E25FC2B" w:rsidR="009B4D8B" w:rsidRDefault="009B4D8B" w:rsidP="009B4D8B">
            <w:pPr>
              <w:spacing w:after="160" w:line="259" w:lineRule="auto"/>
              <w:ind w:left="0" w:firstLine="0"/>
              <w:jc w:val="left"/>
              <w:rPr>
                <w:ins w:id="124" w:author="T Londhe, Vinod (Contractor)" w:date="2022-07-09T14:09:00Z"/>
                <w:rFonts w:ascii="Humanist Slabserif 712 Std Roma" w:hAnsi="Humanist Slabserif 712 Std Roma"/>
                <w:color w:val="000000" w:themeColor="text1"/>
              </w:rPr>
            </w:pPr>
            <w:r>
              <w:rPr>
                <w:rFonts w:ascii="Humanist Slabserif 712 Std Roma" w:hAnsi="Humanist Slabserif 712 Std Roma"/>
                <w:color w:val="000000" w:themeColor="text1"/>
              </w:rPr>
              <w:t>Advanced Operations (Mfg &amp; QA)</w:t>
            </w:r>
          </w:p>
        </w:tc>
        <w:tc>
          <w:tcPr>
            <w:tcW w:w="2502" w:type="dxa"/>
            <w:vAlign w:val="center"/>
          </w:tcPr>
          <w:p w14:paraId="1509F2E6" w14:textId="4247FC40" w:rsidR="009B4D8B" w:rsidRDefault="009B4D8B" w:rsidP="009B4D8B">
            <w:pPr>
              <w:spacing w:after="160" w:line="259" w:lineRule="auto"/>
              <w:ind w:left="0" w:firstLine="0"/>
              <w:jc w:val="left"/>
              <w:rPr>
                <w:ins w:id="125" w:author="T Londhe, Vinod (Contractor)" w:date="2022-07-09T14:09:00Z"/>
                <w:rFonts w:ascii="Humanist Slabserif 712 Std Roma" w:hAnsi="Humanist Slabserif 712 Std Roma"/>
                <w:color w:val="000000" w:themeColor="text1"/>
              </w:rPr>
            </w:pPr>
            <w:r>
              <w:rPr>
                <w:rFonts w:ascii="Humanist Slabserif 712 Std Roma" w:hAnsi="Humanist Slabserif 712 Std Roma"/>
                <w:color w:val="000000" w:themeColor="text1"/>
              </w:rPr>
              <w:t>Vikram Puri</w:t>
            </w:r>
          </w:p>
        </w:tc>
        <w:tc>
          <w:tcPr>
            <w:tcW w:w="2644" w:type="dxa"/>
            <w:vAlign w:val="center"/>
          </w:tcPr>
          <w:p w14:paraId="39B817A7" w14:textId="77777777" w:rsidR="009B4D8B" w:rsidRDefault="009B4D8B" w:rsidP="009B4D8B">
            <w:pPr>
              <w:spacing w:after="160" w:line="259" w:lineRule="auto"/>
              <w:ind w:left="0" w:firstLine="0"/>
              <w:jc w:val="left"/>
              <w:rPr>
                <w:ins w:id="126" w:author="T Londhe, Vinod (Contractor)" w:date="2022-07-09T14:09:00Z"/>
              </w:rPr>
            </w:pPr>
          </w:p>
        </w:tc>
        <w:tc>
          <w:tcPr>
            <w:tcW w:w="2644" w:type="dxa"/>
            <w:vAlign w:val="center"/>
          </w:tcPr>
          <w:p w14:paraId="6670410D" w14:textId="77777777" w:rsidR="009B4D8B" w:rsidRDefault="009B4D8B" w:rsidP="009B4D8B">
            <w:pPr>
              <w:spacing w:after="160" w:line="259" w:lineRule="auto"/>
              <w:ind w:left="0" w:firstLine="0"/>
              <w:jc w:val="left"/>
              <w:rPr>
                <w:ins w:id="127" w:author="T Londhe, Vinod (Contractor)" w:date="2022-07-09T14:09:00Z"/>
              </w:rPr>
            </w:pPr>
          </w:p>
        </w:tc>
      </w:tr>
    </w:tbl>
    <w:p w14:paraId="119755BC" w14:textId="77777777" w:rsidR="00C02949" w:rsidRDefault="00342903">
      <w:pPr>
        <w:spacing w:after="160" w:line="259" w:lineRule="auto"/>
        <w:ind w:left="0" w:firstLine="0"/>
        <w:jc w:val="left"/>
        <w:rPr>
          <w:ins w:id="128" w:author="T Londhe, Vinod (Contractor)" w:date="2022-07-09T14:06:00Z"/>
        </w:rPr>
      </w:pPr>
      <w:ins w:id="129" w:author="T Londhe, Vinod (Contractor)" w:date="2022-07-09T14:00:00Z">
        <w:r>
          <w:rPr>
            <w:noProof/>
          </w:rPr>
          <mc:AlternateContent>
            <mc:Choice Requires="wps">
              <w:drawing>
                <wp:anchor distT="0" distB="0" distL="114300" distR="114300" simplePos="0" relativeHeight="251662848" behindDoc="0" locked="0" layoutInCell="1" allowOverlap="1" wp14:anchorId="367D3ECC" wp14:editId="5C083267">
                  <wp:simplePos x="0" y="0"/>
                  <wp:positionH relativeFrom="page">
                    <wp:align>right</wp:align>
                  </wp:positionH>
                  <wp:positionV relativeFrom="paragraph">
                    <wp:posOffset>297180</wp:posOffset>
                  </wp:positionV>
                  <wp:extent cx="8061960" cy="80518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1960" cy="805180"/>
                          </a:xfrm>
                          <a:prstGeom prst="rect">
                            <a:avLst/>
                          </a:prstGeom>
                          <a:solidFill>
                            <a:srgbClr val="336699"/>
                          </a:solidFill>
                          <a:ln>
                            <a:noFill/>
                          </a:ln>
                          <a:extLst>
                            <a:ext uri="{91240B29-F687-4F45-9708-019B960494DF}">
                              <a14:hiddenLine xmlns:a14="http://schemas.microsoft.com/office/drawing/2010/main" w="12700">
                                <a:solidFill>
                                  <a:schemeClr val="dk1">
                                    <a:lumMod val="50000"/>
                                    <a:lumOff val="0"/>
                                  </a:schemeClr>
                                </a:solidFill>
                                <a:miter lim="800000"/>
                                <a:headEnd/>
                                <a:tailEnd/>
                              </a14:hiddenLine>
                            </a:ext>
                          </a:extLst>
                        </wps:spPr>
                        <wps:txbx>
                          <w:txbxContent>
                            <w:p w14:paraId="13454688" w14:textId="77777777" w:rsidR="00342903" w:rsidRPr="00B41C60" w:rsidRDefault="00342903" w:rsidP="00342903">
                              <w:pPr>
                                <w:spacing w:line="240" w:lineRule="auto"/>
                                <w:rPr>
                                  <w:rFonts w:ascii="Arial Narrow" w:hAnsi="Arial Narrow" w:cstheme="minorHAnsi"/>
                                  <w:sz w:val="48"/>
                                  <w:szCs w:val="48"/>
                                </w:rPr>
                              </w:pPr>
                              <w:r>
                                <w:rPr>
                                  <w:rFonts w:ascii="Arial Narrow" w:hAnsi="Arial Narrow" w:cstheme="minorHAnsi"/>
                                  <w:sz w:val="48"/>
                                  <w:szCs w:val="48"/>
                                </w:rPr>
                                <w:t xml:space="preserve">       </w:t>
                              </w:r>
                              <w:r>
                                <w:rPr>
                                  <w:noProof/>
                                </w:rPr>
                                <w:drawing>
                                  <wp:inline distT="0" distB="0" distL="0" distR="0" wp14:anchorId="63AF788A" wp14:editId="5DB03B9E">
                                    <wp:extent cx="1325880" cy="329184"/>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5880" cy="329184"/>
                                            </a:xfrm>
                                            <a:prstGeom prst="rect">
                                              <a:avLst/>
                                            </a:prstGeom>
                                          </pic:spPr>
                                        </pic:pic>
                                      </a:graphicData>
                                    </a:graphic>
                                  </wp:inline>
                                </w:drawing>
                              </w:r>
                              <w:r>
                                <w:rPr>
                                  <w:rFonts w:ascii="Arial Narrow" w:hAnsi="Arial Narrow" w:cstheme="minorHAnsi"/>
                                  <w:sz w:val="48"/>
                                  <w:szCs w:val="48"/>
                                </w:rPr>
                                <w:t xml:space="preserve">                    </w:t>
                              </w:r>
                              <w:r w:rsidRPr="00897463">
                                <w:rPr>
                                  <w:rFonts w:cstheme="minorHAnsi"/>
                                  <w:color w:val="FFFFFF" w:themeColor="background1"/>
                                  <w:sz w:val="36"/>
                                  <w:szCs w:val="36"/>
                                </w:rPr>
                                <w:t>SmartMedic</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67D3ECC" id="Rectangle 7" o:spid="_x0000_s1026" style="position:absolute;margin-left:583.6pt;margin-top:23.4pt;width:634.8pt;height:63.4pt;z-index:251662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" fillcolor="#369" stroked="f" strokecolor="black [1600]" strokeweight="1pt">
                  <v:textbox>
                    <w:txbxContent>
                      <w:p w14:paraId="13454688" w14:textId="77777777" w:rsidR="00342903" w:rsidRPr="00B41C60" w:rsidRDefault="00342903" w:rsidP="00342903">
                        <w:pPr>
                          <w:spacing w:line="240" w:lineRule="auto"/>
                          <w:rPr>
                            <w:rFonts w:ascii="Arial Narrow" w:hAnsi="Arial Narrow" w:cstheme="minorHAnsi"/>
                            <w:sz w:val="48"/>
                            <w:szCs w:val="48"/>
                          </w:rPr>
                        </w:pPr>
                        <w:r>
                          <w:rPr>
                            <w:rFonts w:ascii="Arial Narrow" w:hAnsi="Arial Narrow" w:cstheme="minorHAnsi"/>
                            <w:sz w:val="48"/>
                            <w:szCs w:val="48"/>
                          </w:rPr>
                          <w:t xml:space="preserve">       </w:t>
                        </w:r>
                        <w:r>
                          <w:rPr>
                            <w:noProof/>
                          </w:rPr>
                          <w:drawing>
                            <wp:inline distT="0" distB="0" distL="0" distR="0" wp14:anchorId="63AF788A" wp14:editId="5DB03B9E">
                              <wp:extent cx="1325880" cy="329184"/>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5880" cy="329184"/>
                                      </a:xfrm>
                                      <a:prstGeom prst="rect">
                                        <a:avLst/>
                                      </a:prstGeom>
                                    </pic:spPr>
                                  </pic:pic>
                                </a:graphicData>
                              </a:graphic>
                            </wp:inline>
                          </w:drawing>
                        </w:r>
                        <w:r>
                          <w:rPr>
                            <w:rFonts w:ascii="Arial Narrow" w:hAnsi="Arial Narrow" w:cstheme="minorHAnsi"/>
                            <w:sz w:val="48"/>
                            <w:szCs w:val="48"/>
                          </w:rPr>
                          <w:t xml:space="preserve">                    </w:t>
                        </w:r>
                        <w:r w:rsidRPr="00897463">
                          <w:rPr>
                            <w:rFonts w:cstheme="minorHAnsi"/>
                            <w:color w:val="FFFFFF" w:themeColor="background1"/>
                            <w:sz w:val="36"/>
                            <w:szCs w:val="36"/>
                          </w:rPr>
                          <w:t>SmartMedic</w:t>
                        </w:r>
                      </w:p>
                    </w:txbxContent>
                  </v:textbox>
                  <w10:wrap anchorx="page"/>
                </v:rect>
              </w:pict>
            </mc:Fallback>
          </mc:AlternateContent>
        </w:r>
      </w:ins>
      <w:ins w:id="130" w:author="T Londhe, Vinod (Contractor)" w:date="2022-07-09T13:58:00Z">
        <w:r w:rsidR="00560731">
          <w:br w:type="page"/>
        </w:r>
      </w:ins>
    </w:p>
    <w:p w14:paraId="36DE2ED3" w14:textId="5667F97D" w:rsidR="00B11510" w:rsidRDefault="00DC6245" w:rsidP="00DC6245">
      <w:pPr>
        <w:spacing w:after="616" w:line="259" w:lineRule="auto"/>
        <w:ind w:left="576" w:firstLine="0"/>
        <w:jc w:val="right"/>
      </w:pPr>
      <w:r>
        <w:rPr>
          <w:noProof/>
        </w:rPr>
        <w:lastRenderedPageBreak/>
        <w:drawing>
          <wp:inline distT="0" distB="0" distL="0" distR="0" wp14:anchorId="6C27C5FA" wp14:editId="6DDB205A">
            <wp:extent cx="1581631" cy="477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1581631" cy="477000"/>
                    </a:xfrm>
                    <a:prstGeom prst="rect">
                      <a:avLst/>
                    </a:prstGeom>
                  </pic:spPr>
                </pic:pic>
              </a:graphicData>
            </a:graphic>
          </wp:inline>
        </w:drawing>
      </w:r>
      <w:commentRangeStart w:id="131"/>
      <w:commentRangeEnd w:id="131"/>
      <w:r w:rsidR="009B4D8B">
        <w:rPr>
          <w:rStyle w:val="CommentReference"/>
        </w:rPr>
        <w:commentReference w:id="131"/>
      </w:r>
    </w:p>
    <w:p w14:paraId="39C01C04" w14:textId="0F7954CE" w:rsidR="004C52FA" w:rsidRDefault="004C52FA">
      <w:pPr>
        <w:spacing w:after="231" w:line="259" w:lineRule="auto"/>
        <w:ind w:left="569" w:firstLine="0"/>
        <w:jc w:val="left"/>
        <w:rPr>
          <w:b/>
          <w:sz w:val="44"/>
          <w:szCs w:val="44"/>
        </w:rPr>
      </w:pPr>
    </w:p>
    <w:p w14:paraId="04B7256E" w14:textId="4644DEF2" w:rsidR="00B11510" w:rsidRDefault="004C52FA">
      <w:pPr>
        <w:spacing w:after="231" w:line="259" w:lineRule="auto"/>
        <w:ind w:left="569" w:firstLine="0"/>
        <w:jc w:val="left"/>
      </w:pPr>
      <w:r>
        <w:rPr>
          <w:b/>
          <w:sz w:val="44"/>
          <w:szCs w:val="44"/>
        </w:rPr>
        <w:t>S</w:t>
      </w:r>
      <w:r w:rsidR="00057E9B" w:rsidRPr="009B4D8B">
        <w:rPr>
          <w:b/>
          <w:sz w:val="44"/>
          <w:szCs w:val="44"/>
        </w:rPr>
        <w:t>martMedic</w:t>
      </w:r>
      <w:commentRangeStart w:id="132"/>
      <w:del w:id="133" w:author="Sai Praneetha Bhaskaruni" w:date="2022-07-12T13:09:00Z">
        <w:r w:rsidR="00DC6245" w:rsidDel="00313D59">
          <w:rPr>
            <w:b/>
            <w:sz w:val="52"/>
          </w:rPr>
          <w:delText>™</w:delText>
        </w:r>
        <w:commentRangeEnd w:id="132"/>
        <w:r w:rsidR="006249E5" w:rsidDel="00313D59">
          <w:rPr>
            <w:rStyle w:val="CommentReference"/>
          </w:rPr>
          <w:commentReference w:id="132"/>
        </w:r>
      </w:del>
      <w:r w:rsidR="000F2BAB">
        <w:rPr>
          <w:b/>
          <w:sz w:val="52"/>
        </w:rPr>
        <w:t xml:space="preserve"> </w:t>
      </w:r>
    </w:p>
    <w:p w14:paraId="01239919" w14:textId="215DE650" w:rsidR="00B11510" w:rsidRDefault="006249E5">
      <w:pPr>
        <w:spacing w:after="0" w:line="259" w:lineRule="auto"/>
        <w:ind w:left="569" w:firstLine="0"/>
        <w:jc w:val="left"/>
      </w:pPr>
      <w:ins w:id="134" w:author="Sai Praneetha Bhaskaruni" w:date="2022-07-08T17:11:00Z">
        <w:r w:rsidRPr="0011497D">
          <w:rPr>
            <w:b/>
            <w:noProof/>
            <w:sz w:val="44"/>
          </w:rPr>
          <mc:AlternateContent>
            <mc:Choice Requires="wps">
              <w:drawing>
                <wp:anchor distT="45720" distB="45720" distL="114300" distR="114300" simplePos="0" relativeHeight="251659776" behindDoc="0" locked="0" layoutInCell="1" allowOverlap="1" wp14:anchorId="5C5BC0D8" wp14:editId="0282A459">
                  <wp:simplePos x="0" y="0"/>
                  <wp:positionH relativeFrom="column">
                    <wp:posOffset>440055</wp:posOffset>
                  </wp:positionH>
                  <wp:positionV relativeFrom="paragraph">
                    <wp:posOffset>427355</wp:posOffset>
                  </wp:positionV>
                  <wp:extent cx="2842260" cy="274320"/>
                  <wp:effectExtent l="0" t="0" r="1524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274320"/>
                          </a:xfrm>
                          <a:prstGeom prst="rect">
                            <a:avLst/>
                          </a:prstGeom>
                          <a:solidFill>
                            <a:srgbClr val="FFFFFF"/>
                          </a:solidFill>
                          <a:ln w="9525">
                            <a:solidFill>
                              <a:srgbClr val="000000"/>
                            </a:solidFill>
                            <a:miter lim="800000"/>
                            <a:headEnd/>
                            <a:tailEnd/>
                          </a:ln>
                        </wps:spPr>
                        <wps:txbx>
                          <w:txbxContent>
                            <w:p w14:paraId="479ADF1A" w14:textId="3017EA67" w:rsidR="0011497D" w:rsidRDefault="0011497D">
                              <w:pPr>
                                <w:rPr>
                                  <w:b/>
                                  <w:bCs/>
                                  <w:sz w:val="22"/>
                                  <w:szCs w:val="24"/>
                                </w:rPr>
                              </w:pPr>
                              <w:ins w:id="135" w:author="Sai Praneetha Bhaskaruni" w:date="2022-07-08T17:11:00Z">
                                <w:r w:rsidRPr="004A369C">
                                  <w:rPr>
                                    <w:b/>
                                    <w:bCs/>
                                    <w:sz w:val="22"/>
                                    <w:szCs w:val="24"/>
                                    <w:rPrChange w:id="136" w:author="Sai Praneetha Bhaskaruni" w:date="2022-07-08T17:18:00Z">
                                      <w:rPr/>
                                    </w:rPrChange>
                                  </w:rPr>
                                  <w:t>Reference number:</w:t>
                                </w:r>
                              </w:ins>
                              <w:ins w:id="137" w:author="T Londhe, Vinod (Contractor)" w:date="2022-07-09T13:25:00Z">
                                <w:r w:rsidR="006249E5">
                                  <w:rPr>
                                    <w:b/>
                                    <w:bCs/>
                                    <w:sz w:val="22"/>
                                    <w:szCs w:val="24"/>
                                  </w:rPr>
                                  <w:t xml:space="preserve"> 001-02-A-00-00-00</w:t>
                                </w:r>
                              </w:ins>
                            </w:p>
                            <w:p w14:paraId="20882E0A" w14:textId="65619797" w:rsidR="009B4D8B" w:rsidRDefault="009B4D8B" w:rsidP="009B4D8B">
                              <w:pPr>
                                <w:jc w:val="center"/>
                                <w:rPr>
                                  <w:b/>
                                  <w:bCs/>
                                  <w:sz w:val="22"/>
                                  <w:szCs w:val="24"/>
                                </w:rPr>
                              </w:pPr>
                            </w:p>
                            <w:p w14:paraId="71600C55" w14:textId="20D5FDB8" w:rsidR="009B4D8B" w:rsidRPr="004A369C" w:rsidRDefault="009B4D8B">
                              <w:pPr>
                                <w:rPr>
                                  <w:b/>
                                  <w:bCs/>
                                  <w:sz w:val="22"/>
                                  <w:szCs w:val="24"/>
                                  <w:rPrChange w:id="138" w:author="Sai Praneetha Bhaskaruni" w:date="2022-07-08T17:18:00Z">
                                    <w:rPr/>
                                  </w:rPrChang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5BC0D8" id="_x0000_t202" coordsize="21600,21600" o:spt="202" path="m,l,21600r21600,l21600,xe">
                  <v:stroke joinstyle="miter"/>
                  <v:path gradientshapeok="t" o:connecttype="rect"/>
                </v:shapetype>
                <v:shape id="Text Box 2" o:spid="_x0000_s1027" type="#_x0000_t202" style="position:absolute;left:0;text-align:left;margin-left:34.65pt;margin-top:33.65pt;width:223.8pt;height:21.6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">
                  <v:textbox>
                    <w:txbxContent>
                      <w:p w14:paraId="479ADF1A" w14:textId="3017EA67" w:rsidR="0011497D" w:rsidRDefault="0011497D">
                        <w:pPr>
                          <w:rPr>
                            <w:b/>
                            <w:bCs/>
                            <w:sz w:val="22"/>
                            <w:szCs w:val="24"/>
                          </w:rPr>
                        </w:pPr>
                        <w:ins w:id="139" w:author="Sai Praneetha Bhaskaruni" w:date="2022-07-08T17:11:00Z">
                          <w:r w:rsidRPr="004A369C">
                            <w:rPr>
                              <w:b/>
                              <w:bCs/>
                              <w:sz w:val="22"/>
                              <w:szCs w:val="24"/>
                              <w:rPrChange w:id="140" w:author="Sai Praneetha Bhaskaruni" w:date="2022-07-08T17:18:00Z">
                                <w:rPr/>
                              </w:rPrChange>
                            </w:rPr>
                            <w:t>Reference number:</w:t>
                          </w:r>
                        </w:ins>
                        <w:ins w:id="141" w:author="T Londhe, Vinod (Contractor)" w:date="2022-07-09T13:25:00Z">
                          <w:r w:rsidR="006249E5">
                            <w:rPr>
                              <w:b/>
                              <w:bCs/>
                              <w:sz w:val="22"/>
                              <w:szCs w:val="24"/>
                            </w:rPr>
                            <w:t xml:space="preserve"> 001-02-A-00-00-00</w:t>
                          </w:r>
                        </w:ins>
                      </w:p>
                      <w:p w14:paraId="20882E0A" w14:textId="65619797" w:rsidR="009B4D8B" w:rsidRDefault="009B4D8B" w:rsidP="009B4D8B">
                        <w:pPr>
                          <w:jc w:val="center"/>
                          <w:rPr>
                            <w:b/>
                            <w:bCs/>
                            <w:sz w:val="22"/>
                            <w:szCs w:val="24"/>
                          </w:rPr>
                        </w:pPr>
                      </w:p>
                      <w:p w14:paraId="71600C55" w14:textId="20D5FDB8" w:rsidR="009B4D8B" w:rsidRPr="004A369C" w:rsidRDefault="009B4D8B">
                        <w:pPr>
                          <w:rPr>
                            <w:b/>
                            <w:bCs/>
                            <w:sz w:val="22"/>
                            <w:szCs w:val="24"/>
                            <w:rPrChange w:id="142" w:author="Sai Praneetha Bhaskaruni" w:date="2022-07-08T17:18:00Z">
                              <w:rPr/>
                            </w:rPrChange>
                          </w:rPr>
                        </w:pPr>
                      </w:p>
                    </w:txbxContent>
                  </v:textbox>
                  <w10:wrap type="square"/>
                </v:shape>
              </w:pict>
            </mc:Fallback>
          </mc:AlternateContent>
        </w:r>
      </w:ins>
      <w:ins w:id="143" w:author="Sai Praneetha Bhaskaruni" w:date="2022-07-08T17:05:00Z">
        <w:r w:rsidR="00A654AE">
          <w:rPr>
            <w:noProof/>
            <w:lang w:val="en-IN" w:eastAsia="en-IN"/>
          </w:rPr>
          <w:drawing>
            <wp:anchor distT="0" distB="0" distL="114300" distR="114300" simplePos="0" relativeHeight="251657728" behindDoc="1" locked="0" layoutInCell="1" allowOverlap="1" wp14:anchorId="2F7404DA" wp14:editId="6F8C4523">
              <wp:simplePos x="0" y="0"/>
              <wp:positionH relativeFrom="page">
                <wp:align>right</wp:align>
              </wp:positionH>
              <wp:positionV relativeFrom="paragraph">
                <wp:posOffset>341367</wp:posOffset>
              </wp:positionV>
              <wp:extent cx="3263900" cy="2632710"/>
              <wp:effectExtent l="0" t="0" r="0" b="0"/>
              <wp:wrapTight wrapText="bothSides">
                <wp:wrapPolygon edited="0">
                  <wp:start x="378" y="0"/>
                  <wp:lineTo x="378" y="21412"/>
                  <wp:lineTo x="20549" y="21412"/>
                  <wp:lineTo x="20549" y="12504"/>
                  <wp:lineTo x="21054" y="10003"/>
                  <wp:lineTo x="20549" y="7502"/>
                  <wp:lineTo x="20549" y="0"/>
                  <wp:lineTo x="378"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3900" cy="2632710"/>
                      </a:xfrm>
                      <a:prstGeom prst="rect">
                        <a:avLst/>
                      </a:prstGeom>
                      <a:noFill/>
                    </pic:spPr>
                  </pic:pic>
                </a:graphicData>
              </a:graphic>
              <wp14:sizeRelH relativeFrom="margin">
                <wp14:pctWidth>0</wp14:pctWidth>
              </wp14:sizeRelH>
              <wp14:sizeRelV relativeFrom="margin">
                <wp14:pctHeight>0</wp14:pctHeight>
              </wp14:sizeRelV>
            </wp:anchor>
          </w:drawing>
        </w:r>
      </w:ins>
      <w:r w:rsidR="00A654AE">
        <w:rPr>
          <w:rFonts w:ascii="Calibri" w:eastAsia="Calibri" w:hAnsi="Calibri" w:cs="Calibri"/>
          <w:noProof/>
          <w:color w:val="000000"/>
          <w:sz w:val="22"/>
        </w:rPr>
        <mc:AlternateContent>
          <mc:Choice Requires="wpg">
            <w:drawing>
              <wp:anchor distT="0" distB="0" distL="114300" distR="114300" simplePos="0" relativeHeight="251653632" behindDoc="0" locked="0" layoutInCell="1" allowOverlap="1" wp14:anchorId="2A50A4BC" wp14:editId="01BAF10A">
                <wp:simplePos x="0" y="0"/>
                <wp:positionH relativeFrom="page">
                  <wp:posOffset>125730</wp:posOffset>
                </wp:positionH>
                <wp:positionV relativeFrom="margin">
                  <wp:posOffset>2865120</wp:posOffset>
                </wp:positionV>
                <wp:extent cx="7410450" cy="3505200"/>
                <wp:effectExtent l="0" t="0" r="0" b="0"/>
                <wp:wrapTopAndBottom/>
                <wp:docPr id="12043" name="Group 12043"/>
                <wp:cNvGraphicFramePr/>
                <a:graphic xmlns:a="http://schemas.openxmlformats.org/drawingml/2006/main">
                  <a:graphicData uri="http://schemas.microsoft.com/office/word/2010/wordprocessingGroup">
                    <wpg:wgp>
                      <wpg:cNvGrpSpPr/>
                      <wpg:grpSpPr>
                        <a:xfrm>
                          <a:off x="0" y="0"/>
                          <a:ext cx="7410450" cy="3505200"/>
                          <a:chOff x="-3301" y="1105781"/>
                          <a:chExt cx="7763257" cy="3464632"/>
                        </a:xfrm>
                      </wpg:grpSpPr>
                      <pic:pic xmlns:pic="http://schemas.openxmlformats.org/drawingml/2006/picture">
                        <pic:nvPicPr>
                          <pic:cNvPr id="16911" name="Picture 16911"/>
                          <pic:cNvPicPr/>
                        </pic:nvPicPr>
                        <pic:blipFill>
                          <a:blip r:embed="rId15"/>
                          <a:stretch>
                            <a:fillRect/>
                          </a:stretch>
                        </pic:blipFill>
                        <pic:spPr>
                          <a:xfrm>
                            <a:off x="-3301" y="2668461"/>
                            <a:ext cx="7763257" cy="1901952"/>
                          </a:xfrm>
                          <a:prstGeom prst="rect">
                            <a:avLst/>
                          </a:prstGeom>
                        </pic:spPr>
                      </pic:pic>
                      <pic:pic xmlns:pic="http://schemas.openxmlformats.org/drawingml/2006/picture">
                        <pic:nvPicPr>
                          <pic:cNvPr id="16912" name="Picture 16912"/>
                          <pic:cNvPicPr/>
                        </pic:nvPicPr>
                        <pic:blipFill>
                          <a:blip r:embed="rId16"/>
                          <a:stretch>
                            <a:fillRect/>
                          </a:stretch>
                        </pic:blipFill>
                        <pic:spPr>
                          <a:xfrm>
                            <a:off x="46309" y="1105781"/>
                            <a:ext cx="4294126" cy="2946820"/>
                          </a:xfrm>
                          <a:prstGeom prst="rect">
                            <a:avLst/>
                          </a:prstGeom>
                        </pic:spPr>
                      </pic:pic>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4D920BAC" id="Group 12043" o:spid="_x0000_s1026" style="position:absolute;margin-left:9.9pt;margin-top:225.6pt;width:583.5pt;height:276pt;z-index:251653632;mso-position-horizontal-relative:page;mso-position-vertical-relative:margin;mso-width-relative:margin;mso-height-relative:margin" coordorigin="-33,11057" coordsize="77632,34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11" o:spid="_x0000_s1027" type="#_x0000_t75" style="position:absolute;left:-33;top:26684;width:77632;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">
                  <v:imagedata r:id="rId18" o:title=""/>
                </v:shape>
                <v:shape id="Picture 16912" o:spid="_x0000_s1028" type="#_x0000_t75" style="position:absolute;left:463;top:11057;width:42941;height:29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">
                  <v:imagedata r:id="rId19" o:title=""/>
                </v:shape>
                <w10:wrap type="topAndBottom" anchorx="page" anchory="margin"/>
              </v:group>
            </w:pict>
          </mc:Fallback>
        </mc:AlternateContent>
      </w:r>
      <w:ins w:id="144" w:author="Sai Praneetha Bhaskaruni" w:date="2022-07-08T13:53:00Z">
        <w:r w:rsidR="00A654AE" w:rsidRPr="008A17D4">
          <w:rPr>
            <w:rFonts w:ascii="HP Simplified Light" w:hAnsi="HP Simplified Light" w:cstheme="minorHAnsi"/>
            <w:noProof/>
            <w:sz w:val="96"/>
            <w:szCs w:val="96"/>
          </w:rPr>
          <w:drawing>
            <wp:anchor distT="0" distB="0" distL="114300" distR="114300" simplePos="0" relativeHeight="251655680" behindDoc="1" locked="0" layoutInCell="1" allowOverlap="1" wp14:anchorId="16C58E36" wp14:editId="684B7E4E">
              <wp:simplePos x="0" y="0"/>
              <wp:positionH relativeFrom="page">
                <wp:posOffset>220345</wp:posOffset>
              </wp:positionH>
              <wp:positionV relativeFrom="paragraph">
                <wp:posOffset>1728470</wp:posOffset>
              </wp:positionV>
              <wp:extent cx="3856355" cy="2033270"/>
              <wp:effectExtent l="0" t="0" r="0" b="5080"/>
              <wp:wrapTight wrapText="bothSides">
                <wp:wrapPolygon edited="0">
                  <wp:start x="5548" y="0"/>
                  <wp:lineTo x="1814" y="3643"/>
                  <wp:lineTo x="0" y="4047"/>
                  <wp:lineTo x="0" y="6881"/>
                  <wp:lineTo x="427" y="7083"/>
                  <wp:lineTo x="3628" y="10321"/>
                  <wp:lineTo x="7683" y="13357"/>
                  <wp:lineTo x="10777" y="16595"/>
                  <wp:lineTo x="16752" y="21452"/>
                  <wp:lineTo x="17499" y="21452"/>
                  <wp:lineTo x="20700" y="13357"/>
                  <wp:lineTo x="21447" y="10523"/>
                  <wp:lineTo x="21447" y="9107"/>
                  <wp:lineTo x="18459" y="6476"/>
                  <wp:lineTo x="14938" y="5059"/>
                  <wp:lineTo x="10350" y="3643"/>
                  <wp:lineTo x="10457" y="2833"/>
                  <wp:lineTo x="9176" y="1821"/>
                  <wp:lineTo x="6082" y="0"/>
                  <wp:lineTo x="5548"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l="5812" t="18825" r="8391" b="8069"/>
                      <a:stretch/>
                    </pic:blipFill>
                    <pic:spPr bwMode="auto">
                      <a:xfrm>
                        <a:off x="0" y="0"/>
                        <a:ext cx="3856355" cy="2033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81">
          <w:rPr>
            <w:noProof/>
          </w:rPr>
          <w:drawing>
            <wp:anchor distT="0" distB="0" distL="114300" distR="114300" simplePos="0" relativeHeight="251666432" behindDoc="1" locked="0" layoutInCell="1" allowOverlap="1" wp14:anchorId="1777382B" wp14:editId="2E86C2B7">
              <wp:simplePos x="0" y="0"/>
              <wp:positionH relativeFrom="column">
                <wp:posOffset>277495</wp:posOffset>
              </wp:positionH>
              <wp:positionV relativeFrom="paragraph">
                <wp:posOffset>5043871</wp:posOffset>
              </wp:positionV>
              <wp:extent cx="1487170" cy="2025015"/>
              <wp:effectExtent l="0" t="0" r="0" b="0"/>
              <wp:wrapTight wrapText="bothSides">
                <wp:wrapPolygon edited="0">
                  <wp:start x="1383" y="0"/>
                  <wp:lineTo x="0" y="406"/>
                  <wp:lineTo x="0" y="17475"/>
                  <wp:lineTo x="8854" y="19710"/>
                  <wp:lineTo x="9407" y="21336"/>
                  <wp:lineTo x="11621" y="21336"/>
                  <wp:lineTo x="12174" y="19710"/>
                  <wp:lineTo x="13834" y="19710"/>
                  <wp:lineTo x="21305" y="17069"/>
                  <wp:lineTo x="21028" y="610"/>
                  <wp:lineTo x="19645" y="0"/>
                  <wp:lineTo x="1383"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0180" t="16363" r="31398"/>
                      <a:stretch/>
                    </pic:blipFill>
                    <pic:spPr bwMode="auto">
                      <a:xfrm>
                        <a:off x="0" y="0"/>
                        <a:ext cx="1487170"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del w:id="145" w:author="Sai Praneetha Bhaskaruni" w:date="2022-07-08T13:53:00Z">
        <w:r w:rsidR="00DC6245" w:rsidRPr="00DC6245" w:rsidDel="00BA1743">
          <w:rPr>
            <w:rFonts w:ascii="Calibri" w:eastAsia="Calibri" w:hAnsi="Calibri" w:cs="Calibri"/>
            <w:noProof/>
            <w:color w:val="000000"/>
            <w:sz w:val="22"/>
          </w:rPr>
          <w:drawing>
            <wp:anchor distT="0" distB="0" distL="114300" distR="114300" simplePos="0" relativeHeight="251662336" behindDoc="0" locked="0" layoutInCell="1" allowOverlap="1" wp14:anchorId="3CC5FF35" wp14:editId="7C5F9014">
              <wp:simplePos x="0" y="0"/>
              <wp:positionH relativeFrom="column">
                <wp:posOffset>514350</wp:posOffset>
              </wp:positionH>
              <wp:positionV relativeFrom="paragraph">
                <wp:posOffset>2050415</wp:posOffset>
              </wp:positionV>
              <wp:extent cx="4095750" cy="2513859"/>
              <wp:effectExtent l="0" t="0" r="0" b="1270"/>
              <wp:wrapNone/>
              <wp:docPr id="5" name="Picture 4">
                <a:extLst xmlns:a="http://schemas.openxmlformats.org/drawingml/2006/main">
                  <a:ext uri="{FF2B5EF4-FFF2-40B4-BE49-F238E27FC236}">
                    <a16:creationId xmlns:a16="http://schemas.microsoft.com/office/drawing/2014/main" id="{274A2227-17E1-41ED-AB16-22E5A94A9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4A2227-17E1-41ED-AB16-22E5A94A941E}"/>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095750" cy="2513859"/>
                      </a:xfrm>
                      <a:prstGeom prst="rect">
                        <a:avLst/>
                      </a:prstGeom>
                    </pic:spPr>
                  </pic:pic>
                </a:graphicData>
              </a:graphic>
              <wp14:sizeRelH relativeFrom="page">
                <wp14:pctWidth>0</wp14:pctWidth>
              </wp14:sizeRelH>
              <wp14:sizeRelV relativeFrom="page">
                <wp14:pctHeight>0</wp14:pctHeight>
              </wp14:sizeRelV>
            </wp:anchor>
          </w:drawing>
        </w:r>
      </w:del>
      <w:r w:rsidR="00446FC2">
        <w:rPr>
          <w:b/>
          <w:sz w:val="44"/>
        </w:rPr>
        <w:t>Security Operations Manual</w:t>
      </w:r>
      <w:r w:rsidR="00446FC2">
        <w:br w:type="page"/>
      </w:r>
    </w:p>
    <w:sdt>
      <w:sdtPr>
        <w:rPr>
          <w:rFonts w:ascii="Arial" w:eastAsia="Arial" w:hAnsi="Arial" w:cs="Arial"/>
          <w:color w:val="181717"/>
          <w:sz w:val="28"/>
          <w:szCs w:val="22"/>
        </w:rPr>
        <w:id w:val="-1333128351"/>
        <w:docPartObj>
          <w:docPartGallery w:val="Table of Contents"/>
          <w:docPartUnique/>
        </w:docPartObj>
      </w:sdtPr>
      <w:sdtEndPr>
        <w:rPr>
          <w:bCs/>
          <w:noProof/>
          <w:sz w:val="24"/>
        </w:rPr>
      </w:sdtEndPr>
      <w:sdtContent>
        <w:p w14:paraId="34DBAB87" w14:textId="77777777" w:rsidR="00446FC2" w:rsidRPr="00C335C4" w:rsidRDefault="00E54A5D">
          <w:pPr>
            <w:pStyle w:val="TOCHeading"/>
            <w:pPrChange w:id="146" w:author="T Londhe, Vinod (Contractor)" w:date="2022-07-09T14:11:00Z">
              <w:pPr>
                <w:pStyle w:val="TOCHeading"/>
                <w:shd w:val="clear" w:color="auto" w:fill="3B3838" w:themeFill="background2" w:themeFillShade="40"/>
                <w:jc w:val="center"/>
              </w:pPr>
            </w:pPrChange>
          </w:pPr>
          <w:r w:rsidRPr="00C335C4">
            <w:t xml:space="preserve">Table of </w:t>
          </w:r>
          <w:commentRangeStart w:id="147"/>
          <w:r w:rsidRPr="00C335C4">
            <w:t>C</w:t>
          </w:r>
          <w:r w:rsidR="00446FC2" w:rsidRPr="00C335C4">
            <w:t>ontents</w:t>
          </w:r>
          <w:commentRangeEnd w:id="147"/>
          <w:r w:rsidR="004C52FA">
            <w:rPr>
              <w:rStyle w:val="CommentReference"/>
              <w:rFonts w:ascii="Arial" w:eastAsia="Arial" w:hAnsi="Arial" w:cs="Arial"/>
              <w:color w:val="181717"/>
            </w:rPr>
            <w:commentReference w:id="147"/>
          </w:r>
        </w:p>
        <w:commentRangeStart w:id="148"/>
        <w:p w14:paraId="4C50CA41" w14:textId="6C97F89A" w:rsidR="005E2F74" w:rsidRPr="004C52FA" w:rsidRDefault="00016491">
          <w:pPr>
            <w:pStyle w:val="TOC1"/>
            <w:rPr>
              <w:ins w:id="149" w:author="T Londhe, Vinod (Contractor)" w:date="2022-07-09T14:10:00Z"/>
              <w:rFonts w:asciiTheme="minorHAnsi" w:hAnsiTheme="minorHAnsi" w:cstheme="minorBidi"/>
              <w:b w:val="0"/>
              <w:bCs/>
              <w:noProof/>
              <w:sz w:val="22"/>
            </w:rPr>
          </w:pPr>
          <w:r w:rsidRPr="004C52FA">
            <w:rPr>
              <w:b w:val="0"/>
              <w:bCs/>
            </w:rPr>
            <w:fldChar w:fldCharType="begin"/>
          </w:r>
          <w:r w:rsidRPr="004C52FA">
            <w:rPr>
              <w:b w:val="0"/>
              <w:bCs/>
            </w:rPr>
            <w:instrText xml:space="preserve"> TOC \o "1-3" \h \z \u </w:instrText>
          </w:r>
          <w:r w:rsidRPr="004C52FA">
            <w:rPr>
              <w:b w:val="0"/>
              <w:bCs/>
            </w:rPr>
            <w:fldChar w:fldCharType="separate"/>
          </w:r>
          <w:ins w:id="150" w:author="T Londhe, Vinod (Contractor)" w:date="2022-07-09T14:10:00Z">
            <w:r w:rsidR="005E2F74" w:rsidRPr="004C52FA">
              <w:rPr>
                <w:rStyle w:val="Hyperlink"/>
                <w:b w:val="0"/>
                <w:bCs/>
                <w:noProof/>
                <w:sz w:val="22"/>
              </w:rPr>
              <w:fldChar w:fldCharType="begin"/>
            </w:r>
            <w:r w:rsidR="005E2F74" w:rsidRPr="004C52FA">
              <w:rPr>
                <w:rStyle w:val="Hyperlink"/>
                <w:b w:val="0"/>
                <w:bCs/>
                <w:noProof/>
                <w:sz w:val="22"/>
              </w:rPr>
              <w:instrText xml:space="preserve"> </w:instrText>
            </w:r>
            <w:r w:rsidR="005E2F74" w:rsidRPr="004C52FA">
              <w:rPr>
                <w:b w:val="0"/>
                <w:bCs/>
                <w:noProof/>
                <w:sz w:val="22"/>
              </w:rPr>
              <w:instrText>HYPERLINK \l "_Toc108268244"</w:instrText>
            </w:r>
            <w:r w:rsidR="005E2F74" w:rsidRPr="004C52FA">
              <w:rPr>
                <w:rStyle w:val="Hyperlink"/>
                <w:b w:val="0"/>
                <w:bCs/>
                <w:noProof/>
                <w:sz w:val="22"/>
              </w:rPr>
              <w:instrText xml:space="preserve"> </w:instrText>
            </w:r>
            <w:r w:rsidR="005E2F74" w:rsidRPr="004C52FA">
              <w:rPr>
                <w:rStyle w:val="Hyperlink"/>
                <w:b w:val="0"/>
                <w:bCs/>
                <w:noProof/>
                <w:sz w:val="22"/>
              </w:rPr>
              <w:fldChar w:fldCharType="separate"/>
            </w:r>
            <w:r w:rsidR="005E2F74" w:rsidRPr="004C52FA">
              <w:rPr>
                <w:rStyle w:val="Hyperlink"/>
                <w:b w:val="0"/>
                <w:bCs/>
                <w:noProof/>
                <w:sz w:val="22"/>
              </w:rPr>
              <w:t>01 Purpose</w:t>
            </w:r>
            <w:r w:rsidR="005E2F74" w:rsidRPr="004C52FA">
              <w:rPr>
                <w:b w:val="0"/>
                <w:bCs/>
                <w:noProof/>
                <w:webHidden/>
                <w:sz w:val="22"/>
              </w:rPr>
              <w:tab/>
            </w:r>
            <w:r w:rsidR="005E2F74" w:rsidRPr="004C52FA">
              <w:rPr>
                <w:b w:val="0"/>
                <w:bCs/>
                <w:noProof/>
                <w:webHidden/>
                <w:sz w:val="22"/>
              </w:rPr>
              <w:fldChar w:fldCharType="begin"/>
            </w:r>
            <w:r w:rsidR="005E2F74" w:rsidRPr="004C52FA">
              <w:rPr>
                <w:b w:val="0"/>
                <w:bCs/>
                <w:noProof/>
                <w:webHidden/>
                <w:sz w:val="22"/>
              </w:rPr>
              <w:instrText xml:space="preserve"> PAGEREF _Toc108268244 \h </w:instrText>
            </w:r>
          </w:ins>
          <w:r w:rsidR="005E2F74" w:rsidRPr="004C52FA">
            <w:rPr>
              <w:b w:val="0"/>
              <w:bCs/>
              <w:noProof/>
              <w:webHidden/>
              <w:sz w:val="22"/>
            </w:rPr>
          </w:r>
          <w:r w:rsidR="005E2F74" w:rsidRPr="004C52FA">
            <w:rPr>
              <w:b w:val="0"/>
              <w:bCs/>
              <w:noProof/>
              <w:webHidden/>
              <w:sz w:val="22"/>
            </w:rPr>
            <w:fldChar w:fldCharType="separate"/>
          </w:r>
          <w:ins w:id="151" w:author="T Londhe, Vinod (Contractor)" w:date="2022-07-09T14:10:00Z">
            <w:r w:rsidR="005E2F74" w:rsidRPr="004C52FA">
              <w:rPr>
                <w:b w:val="0"/>
                <w:bCs/>
                <w:noProof/>
                <w:webHidden/>
                <w:sz w:val="22"/>
              </w:rPr>
              <w:t>4</w:t>
            </w:r>
            <w:r w:rsidR="005E2F74" w:rsidRPr="004C52FA">
              <w:rPr>
                <w:b w:val="0"/>
                <w:bCs/>
                <w:noProof/>
                <w:webHidden/>
                <w:sz w:val="22"/>
              </w:rPr>
              <w:fldChar w:fldCharType="end"/>
            </w:r>
            <w:r w:rsidR="005E2F74" w:rsidRPr="004C52FA">
              <w:rPr>
                <w:rStyle w:val="Hyperlink"/>
                <w:b w:val="0"/>
                <w:bCs/>
                <w:noProof/>
                <w:sz w:val="22"/>
              </w:rPr>
              <w:fldChar w:fldCharType="end"/>
            </w:r>
          </w:ins>
        </w:p>
        <w:p w14:paraId="526BF6D4" w14:textId="5390784E" w:rsidR="005E2F74" w:rsidRPr="004C52FA" w:rsidRDefault="005E2F74">
          <w:pPr>
            <w:pStyle w:val="TOC1"/>
            <w:rPr>
              <w:ins w:id="152" w:author="T Londhe, Vinod (Contractor)" w:date="2022-07-09T14:10:00Z"/>
              <w:rFonts w:asciiTheme="minorHAnsi" w:hAnsiTheme="minorHAnsi" w:cstheme="minorBidi"/>
              <w:b w:val="0"/>
              <w:bCs/>
              <w:noProof/>
              <w:sz w:val="22"/>
            </w:rPr>
          </w:pPr>
          <w:ins w:id="153"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"_Toc108268245"</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 xml:space="preserve">02 </w:t>
            </w:r>
            <w:r w:rsidRPr="004C52FA">
              <w:rPr>
                <w:rStyle w:val="Hyperlink"/>
                <w:rFonts w:asciiTheme="minorHAnsi" w:hAnsiTheme="minorHAnsi" w:cstheme="minorHAnsi"/>
                <w:b w:val="0"/>
                <w:bCs/>
                <w:noProof/>
                <w:sz w:val="22"/>
              </w:rPr>
              <w:t>Definitions</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_Toc108268245 \h </w:instrText>
            </w:r>
          </w:ins>
          <w:r w:rsidRPr="004C52FA">
            <w:rPr>
              <w:b w:val="0"/>
              <w:bCs/>
              <w:noProof/>
              <w:webHidden/>
              <w:sz w:val="22"/>
            </w:rPr>
          </w:r>
          <w:r w:rsidRPr="004C52FA">
            <w:rPr>
              <w:b w:val="0"/>
              <w:bCs/>
              <w:noProof/>
              <w:webHidden/>
              <w:sz w:val="22"/>
            </w:rPr>
            <w:fldChar w:fldCharType="separate"/>
          </w:r>
          <w:ins w:id="154" w:author="T Londhe, Vinod (Contractor)" w:date="2022-07-09T14:10:00Z">
            <w:r w:rsidRPr="004C52FA">
              <w:rPr>
                <w:b w:val="0"/>
                <w:bCs/>
                <w:noProof/>
                <w:webHidden/>
                <w:sz w:val="22"/>
              </w:rPr>
              <w:t>4</w:t>
            </w:r>
            <w:r w:rsidRPr="004C52FA">
              <w:rPr>
                <w:b w:val="0"/>
                <w:bCs/>
                <w:noProof/>
                <w:webHidden/>
                <w:sz w:val="22"/>
              </w:rPr>
              <w:fldChar w:fldCharType="end"/>
            </w:r>
            <w:r w:rsidRPr="004C52FA">
              <w:rPr>
                <w:rStyle w:val="Hyperlink"/>
                <w:b w:val="0"/>
                <w:bCs/>
                <w:noProof/>
                <w:sz w:val="22"/>
              </w:rPr>
              <w:fldChar w:fldCharType="end"/>
            </w:r>
          </w:ins>
        </w:p>
        <w:p w14:paraId="12E90D58" w14:textId="13DE80CD" w:rsidR="005E2F74" w:rsidRPr="004C52FA" w:rsidRDefault="005E2F74">
          <w:pPr>
            <w:pStyle w:val="TOC1"/>
            <w:rPr>
              <w:ins w:id="155" w:author="T Londhe, Vinod (Contractor)" w:date="2022-07-09T14:10:00Z"/>
              <w:rFonts w:asciiTheme="minorHAnsi" w:hAnsiTheme="minorHAnsi" w:cstheme="minorBidi"/>
              <w:b w:val="0"/>
              <w:bCs/>
              <w:noProof/>
              <w:sz w:val="22"/>
            </w:rPr>
          </w:pPr>
          <w:ins w:id="156"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"_Toc108268246"</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03 Product Description</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_Toc108268246 \h </w:instrText>
            </w:r>
          </w:ins>
          <w:r w:rsidRPr="004C52FA">
            <w:rPr>
              <w:b w:val="0"/>
              <w:bCs/>
              <w:noProof/>
              <w:webHidden/>
              <w:sz w:val="22"/>
            </w:rPr>
          </w:r>
          <w:r w:rsidRPr="004C52FA">
            <w:rPr>
              <w:b w:val="0"/>
              <w:bCs/>
              <w:noProof/>
              <w:webHidden/>
              <w:sz w:val="22"/>
            </w:rPr>
            <w:fldChar w:fldCharType="separate"/>
          </w:r>
          <w:ins w:id="157" w:author="T Londhe, Vinod (Contractor)" w:date="2022-07-09T14:10:00Z">
            <w:r w:rsidRPr="004C52FA">
              <w:rPr>
                <w:b w:val="0"/>
                <w:bCs/>
                <w:noProof/>
                <w:webHidden/>
                <w:sz w:val="22"/>
              </w:rPr>
              <w:t>5</w:t>
            </w:r>
            <w:r w:rsidRPr="004C52FA">
              <w:rPr>
                <w:b w:val="0"/>
                <w:bCs/>
                <w:noProof/>
                <w:webHidden/>
                <w:sz w:val="22"/>
              </w:rPr>
              <w:fldChar w:fldCharType="end"/>
            </w:r>
            <w:r w:rsidRPr="004C52FA">
              <w:rPr>
                <w:rStyle w:val="Hyperlink"/>
                <w:b w:val="0"/>
                <w:bCs/>
                <w:noProof/>
                <w:sz w:val="22"/>
              </w:rPr>
              <w:fldChar w:fldCharType="end"/>
            </w:r>
          </w:ins>
        </w:p>
        <w:p w14:paraId="11B192C8" w14:textId="70694427" w:rsidR="005E2F74" w:rsidRPr="004C52FA" w:rsidRDefault="005E2F74">
          <w:pPr>
            <w:pStyle w:val="TOC2"/>
            <w:rPr>
              <w:ins w:id="158" w:author="T Londhe, Vinod (Contractor)" w:date="2022-07-09T14:10:00Z"/>
              <w:rFonts w:asciiTheme="minorHAnsi" w:hAnsiTheme="minorHAnsi" w:cstheme="minorBidi"/>
              <w:b w:val="0"/>
              <w:bCs/>
              <w:noProof/>
              <w:sz w:val="22"/>
            </w:rPr>
          </w:pPr>
          <w:ins w:id="159"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"_Toc108268247"</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3.1 Device and Manufacturer Identification</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_Toc108268247 \h </w:instrText>
            </w:r>
          </w:ins>
          <w:r w:rsidRPr="004C52FA">
            <w:rPr>
              <w:b w:val="0"/>
              <w:bCs/>
              <w:noProof/>
              <w:webHidden/>
              <w:sz w:val="22"/>
            </w:rPr>
          </w:r>
          <w:r w:rsidRPr="004C52FA">
            <w:rPr>
              <w:b w:val="0"/>
              <w:bCs/>
              <w:noProof/>
              <w:webHidden/>
              <w:sz w:val="22"/>
            </w:rPr>
            <w:fldChar w:fldCharType="separate"/>
          </w:r>
          <w:ins w:id="160" w:author="T Londhe, Vinod (Contractor)" w:date="2022-07-09T14:10:00Z">
            <w:r w:rsidRPr="004C52FA">
              <w:rPr>
                <w:b w:val="0"/>
                <w:bCs/>
                <w:noProof/>
                <w:webHidden/>
                <w:sz w:val="22"/>
              </w:rPr>
              <w:t>7</w:t>
            </w:r>
            <w:r w:rsidRPr="004C52FA">
              <w:rPr>
                <w:b w:val="0"/>
                <w:bCs/>
                <w:noProof/>
                <w:webHidden/>
                <w:sz w:val="22"/>
              </w:rPr>
              <w:fldChar w:fldCharType="end"/>
            </w:r>
            <w:r w:rsidRPr="004C52FA">
              <w:rPr>
                <w:rStyle w:val="Hyperlink"/>
                <w:b w:val="0"/>
                <w:bCs/>
                <w:noProof/>
                <w:sz w:val="22"/>
              </w:rPr>
              <w:fldChar w:fldCharType="end"/>
            </w:r>
          </w:ins>
        </w:p>
        <w:p w14:paraId="6458C3C4" w14:textId="31803570" w:rsidR="005E2F74" w:rsidRPr="004C52FA" w:rsidRDefault="005E2F74">
          <w:pPr>
            <w:pStyle w:val="TOC2"/>
            <w:rPr>
              <w:ins w:id="161" w:author="T Londhe, Vinod (Contractor)" w:date="2022-07-09T14:10:00Z"/>
              <w:rFonts w:asciiTheme="minorHAnsi" w:hAnsiTheme="minorHAnsi" w:cstheme="minorBidi"/>
              <w:b w:val="0"/>
              <w:bCs/>
              <w:noProof/>
              <w:sz w:val="22"/>
            </w:rPr>
          </w:pPr>
          <w:ins w:id="162"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"_Toc108268248"</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3.2 Device Intended Use</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_Toc108268248 \h </w:instrText>
            </w:r>
          </w:ins>
          <w:r w:rsidRPr="004C52FA">
            <w:rPr>
              <w:b w:val="0"/>
              <w:bCs/>
              <w:noProof/>
              <w:webHidden/>
              <w:sz w:val="22"/>
            </w:rPr>
          </w:r>
          <w:r w:rsidRPr="004C52FA">
            <w:rPr>
              <w:b w:val="0"/>
              <w:bCs/>
              <w:noProof/>
              <w:webHidden/>
              <w:sz w:val="22"/>
            </w:rPr>
            <w:fldChar w:fldCharType="separate"/>
          </w:r>
          <w:ins w:id="163" w:author="T Londhe, Vinod (Contractor)" w:date="2022-07-09T14:10:00Z">
            <w:r w:rsidRPr="004C52FA">
              <w:rPr>
                <w:b w:val="0"/>
                <w:bCs/>
                <w:noProof/>
                <w:webHidden/>
                <w:sz w:val="22"/>
              </w:rPr>
              <w:t>7</w:t>
            </w:r>
            <w:r w:rsidRPr="004C52FA">
              <w:rPr>
                <w:b w:val="0"/>
                <w:bCs/>
                <w:noProof/>
                <w:webHidden/>
                <w:sz w:val="22"/>
              </w:rPr>
              <w:fldChar w:fldCharType="end"/>
            </w:r>
            <w:r w:rsidRPr="004C52FA">
              <w:rPr>
                <w:rStyle w:val="Hyperlink"/>
                <w:b w:val="0"/>
                <w:bCs/>
                <w:noProof/>
                <w:sz w:val="22"/>
              </w:rPr>
              <w:fldChar w:fldCharType="end"/>
            </w:r>
          </w:ins>
        </w:p>
        <w:p w14:paraId="3C5B307D" w14:textId="2A695926" w:rsidR="005E2F74" w:rsidRPr="004C52FA" w:rsidRDefault="005E2F74">
          <w:pPr>
            <w:pStyle w:val="TOC2"/>
            <w:rPr>
              <w:ins w:id="164" w:author="T Londhe, Vinod (Contractor)" w:date="2022-07-09T14:10:00Z"/>
              <w:rFonts w:asciiTheme="minorHAnsi" w:hAnsiTheme="minorHAnsi" w:cstheme="minorBidi"/>
              <w:b w:val="0"/>
              <w:bCs/>
              <w:noProof/>
              <w:sz w:val="22"/>
            </w:rPr>
          </w:pPr>
          <w:ins w:id="165"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"_Toc108268249"</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3.3 Vulnerability Intake and Monitoring</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_Toc108268249 \h </w:instrText>
            </w:r>
          </w:ins>
          <w:r w:rsidRPr="004C52FA">
            <w:rPr>
              <w:b w:val="0"/>
              <w:bCs/>
              <w:noProof/>
              <w:webHidden/>
              <w:sz w:val="22"/>
            </w:rPr>
          </w:r>
          <w:r w:rsidRPr="004C52FA">
            <w:rPr>
              <w:b w:val="0"/>
              <w:bCs/>
              <w:noProof/>
              <w:webHidden/>
              <w:sz w:val="22"/>
            </w:rPr>
            <w:fldChar w:fldCharType="separate"/>
          </w:r>
          <w:ins w:id="166" w:author="T Londhe, Vinod (Contractor)" w:date="2022-07-09T14:10:00Z">
            <w:r w:rsidRPr="004C52FA">
              <w:rPr>
                <w:b w:val="0"/>
                <w:bCs/>
                <w:noProof/>
                <w:webHidden/>
                <w:sz w:val="22"/>
              </w:rPr>
              <w:t>7</w:t>
            </w:r>
            <w:r w:rsidRPr="004C52FA">
              <w:rPr>
                <w:b w:val="0"/>
                <w:bCs/>
                <w:noProof/>
                <w:webHidden/>
                <w:sz w:val="22"/>
              </w:rPr>
              <w:fldChar w:fldCharType="end"/>
            </w:r>
            <w:r w:rsidRPr="004C52FA">
              <w:rPr>
                <w:rStyle w:val="Hyperlink"/>
                <w:b w:val="0"/>
                <w:bCs/>
                <w:noProof/>
                <w:sz w:val="22"/>
              </w:rPr>
              <w:fldChar w:fldCharType="end"/>
            </w:r>
          </w:ins>
        </w:p>
        <w:p w14:paraId="115FEFAC" w14:textId="330DBE80" w:rsidR="005E2F74" w:rsidRPr="004C52FA" w:rsidRDefault="005E2F74">
          <w:pPr>
            <w:pStyle w:val="TOC2"/>
            <w:rPr>
              <w:ins w:id="167" w:author="T Londhe, Vinod (Contractor)" w:date="2022-07-09T14:10:00Z"/>
              <w:rFonts w:asciiTheme="minorHAnsi" w:hAnsiTheme="minorHAnsi" w:cstheme="minorBidi"/>
              <w:b w:val="0"/>
              <w:bCs/>
              <w:noProof/>
              <w:sz w:val="22"/>
            </w:rPr>
          </w:pPr>
          <w:ins w:id="168"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"_Toc108268250"</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3.4 System Characterization and System Assets</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_Toc108268250 \h </w:instrText>
            </w:r>
          </w:ins>
          <w:r w:rsidRPr="004C52FA">
            <w:rPr>
              <w:b w:val="0"/>
              <w:bCs/>
              <w:noProof/>
              <w:webHidden/>
              <w:sz w:val="22"/>
            </w:rPr>
          </w:r>
          <w:r w:rsidRPr="004C52FA">
            <w:rPr>
              <w:b w:val="0"/>
              <w:bCs/>
              <w:noProof/>
              <w:webHidden/>
              <w:sz w:val="22"/>
            </w:rPr>
            <w:fldChar w:fldCharType="separate"/>
          </w:r>
          <w:ins w:id="169" w:author="T Londhe, Vinod (Contractor)" w:date="2022-07-09T14:10:00Z">
            <w:r w:rsidRPr="004C52FA">
              <w:rPr>
                <w:b w:val="0"/>
                <w:bCs/>
                <w:noProof/>
                <w:webHidden/>
                <w:sz w:val="22"/>
              </w:rPr>
              <w:t>8</w:t>
            </w:r>
            <w:r w:rsidRPr="004C52FA">
              <w:rPr>
                <w:b w:val="0"/>
                <w:bCs/>
                <w:noProof/>
                <w:webHidden/>
                <w:sz w:val="22"/>
              </w:rPr>
              <w:fldChar w:fldCharType="end"/>
            </w:r>
            <w:r w:rsidRPr="004C52FA">
              <w:rPr>
                <w:rStyle w:val="Hyperlink"/>
                <w:b w:val="0"/>
                <w:bCs/>
                <w:noProof/>
                <w:sz w:val="22"/>
              </w:rPr>
              <w:fldChar w:fldCharType="end"/>
            </w:r>
          </w:ins>
        </w:p>
        <w:p w14:paraId="287A5F2B" w14:textId="08163D51" w:rsidR="005E2F74" w:rsidRPr="004C52FA" w:rsidRDefault="005E2F74">
          <w:pPr>
            <w:pStyle w:val="TOC2"/>
            <w:rPr>
              <w:ins w:id="170" w:author="T Londhe, Vinod (Contractor)" w:date="2022-07-09T14:10:00Z"/>
              <w:rFonts w:asciiTheme="minorHAnsi" w:hAnsiTheme="minorHAnsi" w:cstheme="minorBidi"/>
              <w:b w:val="0"/>
              <w:bCs/>
              <w:noProof/>
              <w:sz w:val="22"/>
            </w:rPr>
          </w:pPr>
          <w:ins w:id="171"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"_Toc108268251"</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3.5 System Security Context and Intended Environment</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_Toc108268251 \h </w:instrText>
            </w:r>
          </w:ins>
          <w:r w:rsidRPr="004C52FA">
            <w:rPr>
              <w:b w:val="0"/>
              <w:bCs/>
              <w:noProof/>
              <w:webHidden/>
              <w:sz w:val="22"/>
            </w:rPr>
          </w:r>
          <w:r w:rsidRPr="004C52FA">
            <w:rPr>
              <w:b w:val="0"/>
              <w:bCs/>
              <w:noProof/>
              <w:webHidden/>
              <w:sz w:val="22"/>
            </w:rPr>
            <w:fldChar w:fldCharType="separate"/>
          </w:r>
          <w:ins w:id="172" w:author="T Londhe, Vinod (Contractor)" w:date="2022-07-09T14:10:00Z">
            <w:r w:rsidRPr="004C52FA">
              <w:rPr>
                <w:b w:val="0"/>
                <w:bCs/>
                <w:noProof/>
                <w:webHidden/>
                <w:sz w:val="22"/>
              </w:rPr>
              <w:t>8</w:t>
            </w:r>
            <w:r w:rsidRPr="004C52FA">
              <w:rPr>
                <w:b w:val="0"/>
                <w:bCs/>
                <w:noProof/>
                <w:webHidden/>
                <w:sz w:val="22"/>
              </w:rPr>
              <w:fldChar w:fldCharType="end"/>
            </w:r>
            <w:r w:rsidRPr="004C52FA">
              <w:rPr>
                <w:rStyle w:val="Hyperlink"/>
                <w:b w:val="0"/>
                <w:bCs/>
                <w:noProof/>
                <w:sz w:val="22"/>
              </w:rPr>
              <w:fldChar w:fldCharType="end"/>
            </w:r>
          </w:ins>
        </w:p>
        <w:p w14:paraId="79A1CB9C" w14:textId="70937C8C" w:rsidR="005E2F74" w:rsidRPr="004C52FA" w:rsidRDefault="005E2F74">
          <w:pPr>
            <w:pStyle w:val="TOC2"/>
            <w:rPr>
              <w:ins w:id="173" w:author="T Londhe, Vinod (Contractor)" w:date="2022-07-09T14:10:00Z"/>
              <w:rFonts w:asciiTheme="minorHAnsi" w:hAnsiTheme="minorHAnsi" w:cstheme="minorBidi"/>
              <w:b w:val="0"/>
              <w:bCs/>
              <w:noProof/>
              <w:sz w:val="22"/>
            </w:rPr>
          </w:pPr>
          <w:ins w:id="174"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"_Toc108268252"</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3.6 SmartMedic Solution Components</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_Toc108268252 \h </w:instrText>
            </w:r>
          </w:ins>
          <w:r w:rsidRPr="004C52FA">
            <w:rPr>
              <w:b w:val="0"/>
              <w:bCs/>
              <w:noProof/>
              <w:webHidden/>
              <w:sz w:val="22"/>
            </w:rPr>
          </w:r>
          <w:r w:rsidRPr="004C52FA">
            <w:rPr>
              <w:b w:val="0"/>
              <w:bCs/>
              <w:noProof/>
              <w:webHidden/>
              <w:sz w:val="22"/>
            </w:rPr>
            <w:fldChar w:fldCharType="separate"/>
          </w:r>
          <w:ins w:id="175" w:author="T Londhe, Vinod (Contractor)" w:date="2022-07-09T14:10:00Z">
            <w:r w:rsidRPr="004C52FA">
              <w:rPr>
                <w:b w:val="0"/>
                <w:bCs/>
                <w:noProof/>
                <w:webHidden/>
                <w:sz w:val="22"/>
              </w:rPr>
              <w:t>9</w:t>
            </w:r>
            <w:r w:rsidRPr="004C52FA">
              <w:rPr>
                <w:b w:val="0"/>
                <w:bCs/>
                <w:noProof/>
                <w:webHidden/>
                <w:sz w:val="22"/>
              </w:rPr>
              <w:fldChar w:fldCharType="end"/>
            </w:r>
            <w:r w:rsidRPr="004C52FA">
              <w:rPr>
                <w:rStyle w:val="Hyperlink"/>
                <w:b w:val="0"/>
                <w:bCs/>
                <w:noProof/>
                <w:sz w:val="22"/>
              </w:rPr>
              <w:fldChar w:fldCharType="end"/>
            </w:r>
          </w:ins>
        </w:p>
        <w:p w14:paraId="4F0D1B74" w14:textId="5E53D784" w:rsidR="005E2F74" w:rsidRPr="004C52FA" w:rsidRDefault="005E2F74">
          <w:pPr>
            <w:pStyle w:val="TOC1"/>
            <w:rPr>
              <w:ins w:id="176" w:author="T Londhe, Vinod (Contractor)" w:date="2022-07-09T14:10:00Z"/>
              <w:rFonts w:asciiTheme="minorHAnsi" w:hAnsiTheme="minorHAnsi" w:cstheme="minorBidi"/>
              <w:b w:val="0"/>
              <w:bCs/>
              <w:noProof/>
              <w:sz w:val="22"/>
            </w:rPr>
          </w:pPr>
          <w:ins w:id="177"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"_Toc108268253"</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04 User Account Management</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_Toc108268253 \h </w:instrText>
            </w:r>
          </w:ins>
          <w:r w:rsidRPr="004C52FA">
            <w:rPr>
              <w:b w:val="0"/>
              <w:bCs/>
              <w:noProof/>
              <w:webHidden/>
              <w:sz w:val="22"/>
            </w:rPr>
          </w:r>
          <w:r w:rsidRPr="004C52FA">
            <w:rPr>
              <w:b w:val="0"/>
              <w:bCs/>
              <w:noProof/>
              <w:webHidden/>
              <w:sz w:val="22"/>
            </w:rPr>
            <w:fldChar w:fldCharType="separate"/>
          </w:r>
          <w:ins w:id="178" w:author="T Londhe, Vinod (Contractor)" w:date="2022-07-09T14:10:00Z">
            <w:r w:rsidRPr="004C52FA">
              <w:rPr>
                <w:b w:val="0"/>
                <w:bCs/>
                <w:noProof/>
                <w:webHidden/>
                <w:sz w:val="22"/>
              </w:rPr>
              <w:t>10</w:t>
            </w:r>
            <w:r w:rsidRPr="004C52FA">
              <w:rPr>
                <w:b w:val="0"/>
                <w:bCs/>
                <w:noProof/>
                <w:webHidden/>
                <w:sz w:val="22"/>
              </w:rPr>
              <w:fldChar w:fldCharType="end"/>
            </w:r>
            <w:r w:rsidRPr="004C52FA">
              <w:rPr>
                <w:rStyle w:val="Hyperlink"/>
                <w:b w:val="0"/>
                <w:bCs/>
                <w:noProof/>
                <w:sz w:val="22"/>
              </w:rPr>
              <w:fldChar w:fldCharType="end"/>
            </w:r>
          </w:ins>
        </w:p>
        <w:p w14:paraId="44E30DAD" w14:textId="7472DD9A" w:rsidR="005E2F74" w:rsidRPr="004C52FA" w:rsidRDefault="005E2F74">
          <w:pPr>
            <w:pStyle w:val="TOC1"/>
            <w:rPr>
              <w:ins w:id="179" w:author="T Londhe, Vinod (Contractor)" w:date="2022-07-09T14:10:00Z"/>
              <w:rFonts w:asciiTheme="minorHAnsi" w:hAnsiTheme="minorHAnsi" w:cstheme="minorBidi"/>
              <w:b w:val="0"/>
              <w:bCs/>
              <w:noProof/>
              <w:sz w:val="22"/>
            </w:rPr>
          </w:pPr>
          <w:ins w:id="180"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"_Toc108268254"</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05 Access control policy and management</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_Toc108268254 \h </w:instrText>
            </w:r>
          </w:ins>
          <w:r w:rsidRPr="004C52FA">
            <w:rPr>
              <w:b w:val="0"/>
              <w:bCs/>
              <w:noProof/>
              <w:webHidden/>
              <w:sz w:val="22"/>
            </w:rPr>
          </w:r>
          <w:r w:rsidRPr="004C52FA">
            <w:rPr>
              <w:b w:val="0"/>
              <w:bCs/>
              <w:noProof/>
              <w:webHidden/>
              <w:sz w:val="22"/>
            </w:rPr>
            <w:fldChar w:fldCharType="separate"/>
          </w:r>
          <w:ins w:id="181" w:author="T Londhe, Vinod (Contractor)" w:date="2022-07-09T14:10:00Z">
            <w:r w:rsidRPr="004C52FA">
              <w:rPr>
                <w:b w:val="0"/>
                <w:bCs/>
                <w:noProof/>
                <w:webHidden/>
                <w:sz w:val="22"/>
              </w:rPr>
              <w:t>10</w:t>
            </w:r>
            <w:r w:rsidRPr="004C52FA">
              <w:rPr>
                <w:b w:val="0"/>
                <w:bCs/>
                <w:noProof/>
                <w:webHidden/>
                <w:sz w:val="22"/>
              </w:rPr>
              <w:fldChar w:fldCharType="end"/>
            </w:r>
            <w:r w:rsidRPr="004C52FA">
              <w:rPr>
                <w:rStyle w:val="Hyperlink"/>
                <w:b w:val="0"/>
                <w:bCs/>
                <w:noProof/>
                <w:sz w:val="22"/>
              </w:rPr>
              <w:fldChar w:fldCharType="end"/>
            </w:r>
          </w:ins>
        </w:p>
        <w:p w14:paraId="55908C33" w14:textId="4373C690" w:rsidR="005E2F74" w:rsidRPr="004C52FA" w:rsidRDefault="005E2F74">
          <w:pPr>
            <w:pStyle w:val="TOC1"/>
            <w:rPr>
              <w:ins w:id="182" w:author="T Londhe, Vinod (Contractor)" w:date="2022-07-09T14:10:00Z"/>
              <w:rFonts w:asciiTheme="minorHAnsi" w:hAnsiTheme="minorHAnsi" w:cstheme="minorBidi"/>
              <w:b w:val="0"/>
              <w:bCs/>
              <w:noProof/>
              <w:sz w:val="22"/>
            </w:rPr>
          </w:pPr>
          <w:ins w:id="183"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"_Toc108268255"</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06 Security Awareness Training</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_Toc108268255 \h </w:instrText>
            </w:r>
          </w:ins>
          <w:r w:rsidRPr="004C52FA">
            <w:rPr>
              <w:b w:val="0"/>
              <w:bCs/>
              <w:noProof/>
              <w:webHidden/>
              <w:sz w:val="22"/>
            </w:rPr>
          </w:r>
          <w:r w:rsidRPr="004C52FA">
            <w:rPr>
              <w:b w:val="0"/>
              <w:bCs/>
              <w:noProof/>
              <w:webHidden/>
              <w:sz w:val="22"/>
            </w:rPr>
            <w:fldChar w:fldCharType="separate"/>
          </w:r>
          <w:ins w:id="184" w:author="T Londhe, Vinod (Contractor)" w:date="2022-07-09T14:10:00Z">
            <w:r w:rsidRPr="004C52FA">
              <w:rPr>
                <w:b w:val="0"/>
                <w:bCs/>
                <w:noProof/>
                <w:webHidden/>
                <w:sz w:val="22"/>
              </w:rPr>
              <w:t>10</w:t>
            </w:r>
            <w:r w:rsidRPr="004C52FA">
              <w:rPr>
                <w:b w:val="0"/>
                <w:bCs/>
                <w:noProof/>
                <w:webHidden/>
                <w:sz w:val="22"/>
              </w:rPr>
              <w:fldChar w:fldCharType="end"/>
            </w:r>
            <w:r w:rsidRPr="004C52FA">
              <w:rPr>
                <w:rStyle w:val="Hyperlink"/>
                <w:b w:val="0"/>
                <w:bCs/>
                <w:noProof/>
                <w:sz w:val="22"/>
              </w:rPr>
              <w:fldChar w:fldCharType="end"/>
            </w:r>
          </w:ins>
        </w:p>
        <w:p w14:paraId="255F5F04" w14:textId="7E23EAC4" w:rsidR="005E2F74" w:rsidRPr="004C52FA" w:rsidRDefault="005E2F74">
          <w:pPr>
            <w:pStyle w:val="TOC1"/>
            <w:rPr>
              <w:ins w:id="185" w:author="T Londhe, Vinod (Contractor)" w:date="2022-07-09T14:10:00Z"/>
              <w:rFonts w:asciiTheme="minorHAnsi" w:hAnsiTheme="minorHAnsi" w:cstheme="minorBidi"/>
              <w:b w:val="0"/>
              <w:bCs/>
              <w:noProof/>
              <w:sz w:val="22"/>
            </w:rPr>
          </w:pPr>
          <w:ins w:id="186"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"_Toc108268256"</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07 Incident Management, Response, Training, Testing, Handling, Monitoring &amp; Reporting</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_Toc108268256 \h </w:instrText>
            </w:r>
          </w:ins>
          <w:r w:rsidRPr="004C52FA">
            <w:rPr>
              <w:b w:val="0"/>
              <w:bCs/>
              <w:noProof/>
              <w:webHidden/>
              <w:sz w:val="22"/>
            </w:rPr>
          </w:r>
          <w:r w:rsidRPr="004C52FA">
            <w:rPr>
              <w:b w:val="0"/>
              <w:bCs/>
              <w:noProof/>
              <w:webHidden/>
              <w:sz w:val="22"/>
            </w:rPr>
            <w:fldChar w:fldCharType="separate"/>
          </w:r>
          <w:ins w:id="187" w:author="T Londhe, Vinod (Contractor)" w:date="2022-07-09T14:10:00Z">
            <w:r w:rsidRPr="004C52FA">
              <w:rPr>
                <w:b w:val="0"/>
                <w:bCs/>
                <w:noProof/>
                <w:webHidden/>
                <w:sz w:val="22"/>
              </w:rPr>
              <w:t>11</w:t>
            </w:r>
            <w:r w:rsidRPr="004C52FA">
              <w:rPr>
                <w:b w:val="0"/>
                <w:bCs/>
                <w:noProof/>
                <w:webHidden/>
                <w:sz w:val="22"/>
              </w:rPr>
              <w:fldChar w:fldCharType="end"/>
            </w:r>
            <w:r w:rsidRPr="004C52FA">
              <w:rPr>
                <w:rStyle w:val="Hyperlink"/>
                <w:b w:val="0"/>
                <w:bCs/>
                <w:noProof/>
                <w:sz w:val="22"/>
              </w:rPr>
              <w:fldChar w:fldCharType="end"/>
            </w:r>
          </w:ins>
        </w:p>
        <w:p w14:paraId="56CCD1CD" w14:textId="7E83E037" w:rsidR="005E2F74" w:rsidRPr="004C52FA" w:rsidRDefault="005E2F74">
          <w:pPr>
            <w:pStyle w:val="TOC1"/>
            <w:rPr>
              <w:ins w:id="188" w:author="T Londhe, Vinod (Contractor)" w:date="2022-07-09T14:10:00Z"/>
              <w:rFonts w:asciiTheme="minorHAnsi" w:hAnsiTheme="minorHAnsi" w:cstheme="minorBidi"/>
              <w:b w:val="0"/>
              <w:bCs/>
              <w:noProof/>
              <w:sz w:val="22"/>
            </w:rPr>
          </w:pPr>
          <w:ins w:id="189"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"_Toc108268257"</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08 Contingency Plan: Testing, Maintenance and Training</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_Toc108268257 \h </w:instrText>
            </w:r>
          </w:ins>
          <w:r w:rsidRPr="004C52FA">
            <w:rPr>
              <w:b w:val="0"/>
              <w:bCs/>
              <w:noProof/>
              <w:webHidden/>
              <w:sz w:val="22"/>
            </w:rPr>
          </w:r>
          <w:r w:rsidRPr="004C52FA">
            <w:rPr>
              <w:b w:val="0"/>
              <w:bCs/>
              <w:noProof/>
              <w:webHidden/>
              <w:sz w:val="22"/>
            </w:rPr>
            <w:fldChar w:fldCharType="separate"/>
          </w:r>
          <w:ins w:id="190" w:author="T Londhe, Vinod (Contractor)" w:date="2022-07-09T14:10:00Z">
            <w:r w:rsidRPr="004C52FA">
              <w:rPr>
                <w:b w:val="0"/>
                <w:bCs/>
                <w:noProof/>
                <w:webHidden/>
                <w:sz w:val="22"/>
              </w:rPr>
              <w:t>12</w:t>
            </w:r>
            <w:r w:rsidRPr="004C52FA">
              <w:rPr>
                <w:b w:val="0"/>
                <w:bCs/>
                <w:noProof/>
                <w:webHidden/>
                <w:sz w:val="22"/>
              </w:rPr>
              <w:fldChar w:fldCharType="end"/>
            </w:r>
            <w:r w:rsidRPr="004C52FA">
              <w:rPr>
                <w:rStyle w:val="Hyperlink"/>
                <w:b w:val="0"/>
                <w:bCs/>
                <w:noProof/>
                <w:sz w:val="22"/>
              </w:rPr>
              <w:fldChar w:fldCharType="end"/>
            </w:r>
          </w:ins>
        </w:p>
        <w:p w14:paraId="0A998BE7" w14:textId="3674128A" w:rsidR="005E2F74" w:rsidRPr="004C52FA" w:rsidRDefault="005E2F74">
          <w:pPr>
            <w:pStyle w:val="TOC1"/>
            <w:rPr>
              <w:ins w:id="191" w:author="T Londhe, Vinod (Contractor)" w:date="2022-07-09T14:10:00Z"/>
              <w:rFonts w:asciiTheme="minorHAnsi" w:hAnsiTheme="minorHAnsi" w:cstheme="minorBidi"/>
              <w:b w:val="0"/>
              <w:bCs/>
              <w:noProof/>
              <w:sz w:val="22"/>
            </w:rPr>
          </w:pPr>
          <w:ins w:id="192"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"_Toc108268258"</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09 Trustworthiness- CIA Triad &amp; Their Responsibilities</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_Toc108268258 \h </w:instrText>
            </w:r>
          </w:ins>
          <w:r w:rsidRPr="004C52FA">
            <w:rPr>
              <w:b w:val="0"/>
              <w:bCs/>
              <w:noProof/>
              <w:webHidden/>
              <w:sz w:val="22"/>
            </w:rPr>
          </w:r>
          <w:r w:rsidRPr="004C52FA">
            <w:rPr>
              <w:b w:val="0"/>
              <w:bCs/>
              <w:noProof/>
              <w:webHidden/>
              <w:sz w:val="22"/>
            </w:rPr>
            <w:fldChar w:fldCharType="separate"/>
          </w:r>
          <w:ins w:id="193" w:author="T Londhe, Vinod (Contractor)" w:date="2022-07-09T14:10:00Z">
            <w:r w:rsidRPr="004C52FA">
              <w:rPr>
                <w:b w:val="0"/>
                <w:bCs/>
                <w:noProof/>
                <w:webHidden/>
                <w:sz w:val="22"/>
              </w:rPr>
              <w:t>12</w:t>
            </w:r>
            <w:r w:rsidRPr="004C52FA">
              <w:rPr>
                <w:b w:val="0"/>
                <w:bCs/>
                <w:noProof/>
                <w:webHidden/>
                <w:sz w:val="22"/>
              </w:rPr>
              <w:fldChar w:fldCharType="end"/>
            </w:r>
            <w:r w:rsidRPr="004C52FA">
              <w:rPr>
                <w:rStyle w:val="Hyperlink"/>
                <w:b w:val="0"/>
                <w:bCs/>
                <w:noProof/>
                <w:sz w:val="22"/>
              </w:rPr>
              <w:fldChar w:fldCharType="end"/>
            </w:r>
          </w:ins>
        </w:p>
        <w:p w14:paraId="3F98DC02" w14:textId="7E65668E" w:rsidR="005E2F74" w:rsidRPr="004C52FA" w:rsidRDefault="005E2F74">
          <w:pPr>
            <w:pStyle w:val="TOC1"/>
            <w:rPr>
              <w:ins w:id="194" w:author="T Londhe, Vinod (Contractor)" w:date="2022-07-09T14:10:00Z"/>
              <w:rFonts w:asciiTheme="minorHAnsi" w:hAnsiTheme="minorHAnsi" w:cstheme="minorBidi"/>
              <w:b w:val="0"/>
              <w:bCs/>
              <w:noProof/>
              <w:sz w:val="22"/>
            </w:rPr>
          </w:pPr>
          <w:ins w:id="195"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"_Toc108268259"</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10 System Maintenance</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_Toc108268259 \h </w:instrText>
            </w:r>
          </w:ins>
          <w:r w:rsidRPr="004C52FA">
            <w:rPr>
              <w:b w:val="0"/>
              <w:bCs/>
              <w:noProof/>
              <w:webHidden/>
              <w:sz w:val="22"/>
            </w:rPr>
          </w:r>
          <w:r w:rsidRPr="004C52FA">
            <w:rPr>
              <w:b w:val="0"/>
              <w:bCs/>
              <w:noProof/>
              <w:webHidden/>
              <w:sz w:val="22"/>
            </w:rPr>
            <w:fldChar w:fldCharType="separate"/>
          </w:r>
          <w:ins w:id="196" w:author="T Londhe, Vinod (Contractor)" w:date="2022-07-09T14:10:00Z">
            <w:r w:rsidRPr="004C52FA">
              <w:rPr>
                <w:b w:val="0"/>
                <w:bCs/>
                <w:noProof/>
                <w:webHidden/>
                <w:sz w:val="22"/>
              </w:rPr>
              <w:t>13</w:t>
            </w:r>
            <w:r w:rsidRPr="004C52FA">
              <w:rPr>
                <w:b w:val="0"/>
                <w:bCs/>
                <w:noProof/>
                <w:webHidden/>
                <w:sz w:val="22"/>
              </w:rPr>
              <w:fldChar w:fldCharType="end"/>
            </w:r>
            <w:r w:rsidRPr="004C52FA">
              <w:rPr>
                <w:rStyle w:val="Hyperlink"/>
                <w:b w:val="0"/>
                <w:bCs/>
                <w:noProof/>
                <w:sz w:val="22"/>
              </w:rPr>
              <w:fldChar w:fldCharType="end"/>
            </w:r>
          </w:ins>
        </w:p>
        <w:p w14:paraId="663D1051" w14:textId="63DE6D31" w:rsidR="005E2F74" w:rsidRPr="004C52FA" w:rsidRDefault="005E2F74">
          <w:pPr>
            <w:pStyle w:val="TOC1"/>
            <w:rPr>
              <w:ins w:id="197" w:author="T Londhe, Vinod (Contractor)" w:date="2022-07-09T14:10:00Z"/>
              <w:rFonts w:asciiTheme="minorHAnsi" w:hAnsiTheme="minorHAnsi" w:cstheme="minorBidi"/>
              <w:b w:val="0"/>
              <w:bCs/>
              <w:noProof/>
              <w:sz w:val="22"/>
            </w:rPr>
          </w:pPr>
          <w:ins w:id="198"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"_Toc108268260"</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11 Configuration settings</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_Toc108268260 \h </w:instrText>
            </w:r>
          </w:ins>
          <w:r w:rsidRPr="004C52FA">
            <w:rPr>
              <w:b w:val="0"/>
              <w:bCs/>
              <w:noProof/>
              <w:webHidden/>
              <w:sz w:val="22"/>
            </w:rPr>
          </w:r>
          <w:r w:rsidRPr="004C52FA">
            <w:rPr>
              <w:b w:val="0"/>
              <w:bCs/>
              <w:noProof/>
              <w:webHidden/>
              <w:sz w:val="22"/>
            </w:rPr>
            <w:fldChar w:fldCharType="separate"/>
          </w:r>
          <w:ins w:id="199" w:author="T Londhe, Vinod (Contractor)" w:date="2022-07-09T14:10:00Z">
            <w:r w:rsidRPr="004C52FA">
              <w:rPr>
                <w:b w:val="0"/>
                <w:bCs/>
                <w:noProof/>
                <w:webHidden/>
                <w:sz w:val="22"/>
              </w:rPr>
              <w:t>13</w:t>
            </w:r>
            <w:r w:rsidRPr="004C52FA">
              <w:rPr>
                <w:b w:val="0"/>
                <w:bCs/>
                <w:noProof/>
                <w:webHidden/>
                <w:sz w:val="22"/>
              </w:rPr>
              <w:fldChar w:fldCharType="end"/>
            </w:r>
            <w:r w:rsidRPr="004C52FA">
              <w:rPr>
                <w:rStyle w:val="Hyperlink"/>
                <w:b w:val="0"/>
                <w:bCs/>
                <w:noProof/>
                <w:sz w:val="22"/>
              </w:rPr>
              <w:fldChar w:fldCharType="end"/>
            </w:r>
          </w:ins>
        </w:p>
        <w:p w14:paraId="4FA7DA3A" w14:textId="739C65D4" w:rsidR="005E2F74" w:rsidRPr="004C52FA" w:rsidRDefault="005E2F74">
          <w:pPr>
            <w:pStyle w:val="TOC1"/>
            <w:rPr>
              <w:ins w:id="200" w:author="T Londhe, Vinod (Contractor)" w:date="2022-07-09T14:10:00Z"/>
              <w:rFonts w:asciiTheme="minorHAnsi" w:hAnsiTheme="minorHAnsi" w:cstheme="minorBidi"/>
              <w:b w:val="0"/>
              <w:bCs/>
              <w:noProof/>
              <w:sz w:val="22"/>
            </w:rPr>
          </w:pPr>
          <w:ins w:id="201"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"_Toc108268261"</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12 System and information integrity</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_Toc108268261 \h </w:instrText>
            </w:r>
          </w:ins>
          <w:r w:rsidRPr="004C52FA">
            <w:rPr>
              <w:b w:val="0"/>
              <w:bCs/>
              <w:noProof/>
              <w:webHidden/>
              <w:sz w:val="22"/>
            </w:rPr>
          </w:r>
          <w:r w:rsidRPr="004C52FA">
            <w:rPr>
              <w:b w:val="0"/>
              <w:bCs/>
              <w:noProof/>
              <w:webHidden/>
              <w:sz w:val="22"/>
            </w:rPr>
            <w:fldChar w:fldCharType="separate"/>
          </w:r>
          <w:ins w:id="202" w:author="T Londhe, Vinod (Contractor)" w:date="2022-07-09T14:10:00Z">
            <w:r w:rsidRPr="004C52FA">
              <w:rPr>
                <w:b w:val="0"/>
                <w:bCs/>
                <w:noProof/>
                <w:webHidden/>
                <w:sz w:val="22"/>
              </w:rPr>
              <w:t>13</w:t>
            </w:r>
            <w:r w:rsidRPr="004C52FA">
              <w:rPr>
                <w:b w:val="0"/>
                <w:bCs/>
                <w:noProof/>
                <w:webHidden/>
                <w:sz w:val="22"/>
              </w:rPr>
              <w:fldChar w:fldCharType="end"/>
            </w:r>
            <w:r w:rsidRPr="004C52FA">
              <w:rPr>
                <w:rStyle w:val="Hyperlink"/>
                <w:b w:val="0"/>
                <w:bCs/>
                <w:noProof/>
                <w:sz w:val="22"/>
              </w:rPr>
              <w:fldChar w:fldCharType="end"/>
            </w:r>
          </w:ins>
        </w:p>
        <w:p w14:paraId="756BC500" w14:textId="2FB460D8" w:rsidR="005E2F74" w:rsidRPr="004C52FA" w:rsidRDefault="005E2F74">
          <w:pPr>
            <w:pStyle w:val="TOC1"/>
            <w:rPr>
              <w:ins w:id="203" w:author="T Londhe, Vinod (Contractor)" w:date="2022-07-09T14:10:00Z"/>
              <w:rFonts w:asciiTheme="minorHAnsi" w:hAnsiTheme="minorHAnsi" w:cstheme="minorBidi"/>
              <w:b w:val="0"/>
              <w:bCs/>
              <w:noProof/>
              <w:sz w:val="22"/>
            </w:rPr>
          </w:pPr>
          <w:ins w:id="204"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"_Toc108268262"</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13 Malicious code protection</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_Toc108268262 \h </w:instrText>
            </w:r>
          </w:ins>
          <w:r w:rsidRPr="004C52FA">
            <w:rPr>
              <w:b w:val="0"/>
              <w:bCs/>
              <w:noProof/>
              <w:webHidden/>
              <w:sz w:val="22"/>
            </w:rPr>
          </w:r>
          <w:r w:rsidRPr="004C52FA">
            <w:rPr>
              <w:b w:val="0"/>
              <w:bCs/>
              <w:noProof/>
              <w:webHidden/>
              <w:sz w:val="22"/>
            </w:rPr>
            <w:fldChar w:fldCharType="separate"/>
          </w:r>
          <w:ins w:id="205" w:author="T Londhe, Vinod (Contractor)" w:date="2022-07-09T14:10:00Z">
            <w:r w:rsidRPr="004C52FA">
              <w:rPr>
                <w:b w:val="0"/>
                <w:bCs/>
                <w:noProof/>
                <w:webHidden/>
                <w:sz w:val="22"/>
              </w:rPr>
              <w:t>14</w:t>
            </w:r>
            <w:r w:rsidRPr="004C52FA">
              <w:rPr>
                <w:b w:val="0"/>
                <w:bCs/>
                <w:noProof/>
                <w:webHidden/>
                <w:sz w:val="22"/>
              </w:rPr>
              <w:fldChar w:fldCharType="end"/>
            </w:r>
            <w:r w:rsidRPr="004C52FA">
              <w:rPr>
                <w:rStyle w:val="Hyperlink"/>
                <w:b w:val="0"/>
                <w:bCs/>
                <w:noProof/>
                <w:sz w:val="22"/>
              </w:rPr>
              <w:fldChar w:fldCharType="end"/>
            </w:r>
          </w:ins>
        </w:p>
        <w:p w14:paraId="42717A59" w14:textId="21C8AEAC" w:rsidR="005E2F74" w:rsidRPr="004C52FA" w:rsidRDefault="005E2F74">
          <w:pPr>
            <w:pStyle w:val="TOC1"/>
            <w:rPr>
              <w:ins w:id="206" w:author="T Londhe, Vinod (Contractor)" w:date="2022-07-09T14:10:00Z"/>
              <w:rFonts w:asciiTheme="minorHAnsi" w:hAnsiTheme="minorHAnsi" w:cstheme="minorBidi"/>
              <w:b w:val="0"/>
              <w:bCs/>
              <w:noProof/>
              <w:sz w:val="22"/>
            </w:rPr>
          </w:pPr>
          <w:ins w:id="207"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"_Toc108268263"</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14 Information system monitoring</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_Toc108268263 \h </w:instrText>
            </w:r>
          </w:ins>
          <w:r w:rsidRPr="004C52FA">
            <w:rPr>
              <w:b w:val="0"/>
              <w:bCs/>
              <w:noProof/>
              <w:webHidden/>
              <w:sz w:val="22"/>
            </w:rPr>
          </w:r>
          <w:r w:rsidRPr="004C52FA">
            <w:rPr>
              <w:b w:val="0"/>
              <w:bCs/>
              <w:noProof/>
              <w:webHidden/>
              <w:sz w:val="22"/>
            </w:rPr>
            <w:fldChar w:fldCharType="separate"/>
          </w:r>
          <w:ins w:id="208" w:author="T Londhe, Vinod (Contractor)" w:date="2022-07-09T14:10:00Z">
            <w:r w:rsidRPr="004C52FA">
              <w:rPr>
                <w:b w:val="0"/>
                <w:bCs/>
                <w:noProof/>
                <w:webHidden/>
                <w:sz w:val="22"/>
              </w:rPr>
              <w:t>15</w:t>
            </w:r>
            <w:r w:rsidRPr="004C52FA">
              <w:rPr>
                <w:b w:val="0"/>
                <w:bCs/>
                <w:noProof/>
                <w:webHidden/>
                <w:sz w:val="22"/>
              </w:rPr>
              <w:fldChar w:fldCharType="end"/>
            </w:r>
            <w:r w:rsidRPr="004C52FA">
              <w:rPr>
                <w:rStyle w:val="Hyperlink"/>
                <w:b w:val="0"/>
                <w:bCs/>
                <w:noProof/>
                <w:sz w:val="22"/>
              </w:rPr>
              <w:fldChar w:fldCharType="end"/>
            </w:r>
          </w:ins>
        </w:p>
        <w:p w14:paraId="166F9129" w14:textId="256C57F7" w:rsidR="005E2F74" w:rsidRPr="004C52FA" w:rsidRDefault="005E2F74">
          <w:pPr>
            <w:pStyle w:val="TOC1"/>
            <w:rPr>
              <w:ins w:id="209" w:author="T Londhe, Vinod (Contractor)" w:date="2022-07-09T14:10:00Z"/>
              <w:rFonts w:asciiTheme="minorHAnsi" w:hAnsiTheme="minorHAnsi" w:cstheme="minorBidi"/>
              <w:b w:val="0"/>
              <w:bCs/>
              <w:noProof/>
              <w:sz w:val="22"/>
            </w:rPr>
          </w:pPr>
          <w:ins w:id="210"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"_Toc108268264"</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15 Information handling and retention</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_Toc108268264 \h </w:instrText>
            </w:r>
          </w:ins>
          <w:r w:rsidRPr="004C52FA">
            <w:rPr>
              <w:b w:val="0"/>
              <w:bCs/>
              <w:noProof/>
              <w:webHidden/>
              <w:sz w:val="22"/>
            </w:rPr>
          </w:r>
          <w:r w:rsidRPr="004C52FA">
            <w:rPr>
              <w:b w:val="0"/>
              <w:bCs/>
              <w:noProof/>
              <w:webHidden/>
              <w:sz w:val="22"/>
            </w:rPr>
            <w:fldChar w:fldCharType="separate"/>
          </w:r>
          <w:ins w:id="211" w:author="T Londhe, Vinod (Contractor)" w:date="2022-07-09T14:10:00Z">
            <w:r w:rsidRPr="004C52FA">
              <w:rPr>
                <w:b w:val="0"/>
                <w:bCs/>
                <w:noProof/>
                <w:webHidden/>
                <w:sz w:val="22"/>
              </w:rPr>
              <w:t>15</w:t>
            </w:r>
            <w:r w:rsidRPr="004C52FA">
              <w:rPr>
                <w:b w:val="0"/>
                <w:bCs/>
                <w:noProof/>
                <w:webHidden/>
                <w:sz w:val="22"/>
              </w:rPr>
              <w:fldChar w:fldCharType="end"/>
            </w:r>
            <w:r w:rsidRPr="004C52FA">
              <w:rPr>
                <w:rStyle w:val="Hyperlink"/>
                <w:b w:val="0"/>
                <w:bCs/>
                <w:noProof/>
                <w:sz w:val="22"/>
              </w:rPr>
              <w:fldChar w:fldCharType="end"/>
            </w:r>
          </w:ins>
        </w:p>
        <w:p w14:paraId="512089CA" w14:textId="4266B73C" w:rsidR="005E2F74" w:rsidRPr="004C52FA" w:rsidRDefault="005E2F74">
          <w:pPr>
            <w:pStyle w:val="TOC1"/>
            <w:rPr>
              <w:ins w:id="212" w:author="T Londhe, Vinod (Contractor)" w:date="2022-07-09T14:10:00Z"/>
              <w:rFonts w:asciiTheme="minorHAnsi" w:hAnsiTheme="minorHAnsi" w:cstheme="minorBidi"/>
              <w:b w:val="0"/>
              <w:bCs/>
              <w:noProof/>
              <w:sz w:val="22"/>
            </w:rPr>
          </w:pPr>
          <w:ins w:id="213"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"_Toc108268265"</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16 Transmission confidentiality and integrity</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_Toc108268265 \h </w:instrText>
            </w:r>
          </w:ins>
          <w:r w:rsidRPr="004C52FA">
            <w:rPr>
              <w:b w:val="0"/>
              <w:bCs/>
              <w:noProof/>
              <w:webHidden/>
              <w:sz w:val="22"/>
            </w:rPr>
          </w:r>
          <w:r w:rsidRPr="004C52FA">
            <w:rPr>
              <w:b w:val="0"/>
              <w:bCs/>
              <w:noProof/>
              <w:webHidden/>
              <w:sz w:val="22"/>
            </w:rPr>
            <w:fldChar w:fldCharType="separate"/>
          </w:r>
          <w:ins w:id="214" w:author="T Londhe, Vinod (Contractor)" w:date="2022-07-09T14:10:00Z">
            <w:r w:rsidRPr="004C52FA">
              <w:rPr>
                <w:b w:val="0"/>
                <w:bCs/>
                <w:noProof/>
                <w:webHidden/>
                <w:sz w:val="22"/>
              </w:rPr>
              <w:t>15</w:t>
            </w:r>
            <w:r w:rsidRPr="004C52FA">
              <w:rPr>
                <w:b w:val="0"/>
                <w:bCs/>
                <w:noProof/>
                <w:webHidden/>
                <w:sz w:val="22"/>
              </w:rPr>
              <w:fldChar w:fldCharType="end"/>
            </w:r>
            <w:r w:rsidRPr="004C52FA">
              <w:rPr>
                <w:rStyle w:val="Hyperlink"/>
                <w:b w:val="0"/>
                <w:bCs/>
                <w:noProof/>
                <w:sz w:val="22"/>
              </w:rPr>
              <w:fldChar w:fldCharType="end"/>
            </w:r>
          </w:ins>
        </w:p>
        <w:p w14:paraId="6852F78D" w14:textId="687C705A" w:rsidR="005E2F74" w:rsidRPr="004C52FA" w:rsidRDefault="005E2F74">
          <w:pPr>
            <w:pStyle w:val="TOC1"/>
            <w:rPr>
              <w:ins w:id="215" w:author="T Londhe, Vinod (Contractor)" w:date="2022-07-09T14:10:00Z"/>
              <w:rFonts w:asciiTheme="minorHAnsi" w:hAnsiTheme="minorHAnsi" w:cstheme="minorBidi"/>
              <w:b w:val="0"/>
              <w:bCs/>
              <w:noProof/>
              <w:sz w:val="22"/>
            </w:rPr>
          </w:pPr>
          <w:ins w:id="216"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"_Toc108268266"</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17 Security Alerts, Advisories, and Directives</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_Toc108268266 \h </w:instrText>
            </w:r>
          </w:ins>
          <w:r w:rsidRPr="004C52FA">
            <w:rPr>
              <w:b w:val="0"/>
              <w:bCs/>
              <w:noProof/>
              <w:webHidden/>
              <w:sz w:val="22"/>
            </w:rPr>
          </w:r>
          <w:r w:rsidRPr="004C52FA">
            <w:rPr>
              <w:b w:val="0"/>
              <w:bCs/>
              <w:noProof/>
              <w:webHidden/>
              <w:sz w:val="22"/>
            </w:rPr>
            <w:fldChar w:fldCharType="separate"/>
          </w:r>
          <w:ins w:id="217" w:author="T Londhe, Vinod (Contractor)" w:date="2022-07-09T14:10:00Z">
            <w:r w:rsidRPr="004C52FA">
              <w:rPr>
                <w:b w:val="0"/>
                <w:bCs/>
                <w:noProof/>
                <w:webHidden/>
                <w:sz w:val="22"/>
              </w:rPr>
              <w:t>16</w:t>
            </w:r>
            <w:r w:rsidRPr="004C52FA">
              <w:rPr>
                <w:b w:val="0"/>
                <w:bCs/>
                <w:noProof/>
                <w:webHidden/>
                <w:sz w:val="22"/>
              </w:rPr>
              <w:fldChar w:fldCharType="end"/>
            </w:r>
            <w:r w:rsidRPr="004C52FA">
              <w:rPr>
                <w:rStyle w:val="Hyperlink"/>
                <w:b w:val="0"/>
                <w:bCs/>
                <w:noProof/>
                <w:sz w:val="22"/>
              </w:rPr>
              <w:fldChar w:fldCharType="end"/>
            </w:r>
          </w:ins>
        </w:p>
        <w:p w14:paraId="51EFCF03" w14:textId="26BF8F45" w:rsidR="005E2F74" w:rsidRPr="004C52FA" w:rsidRDefault="005E2F74">
          <w:pPr>
            <w:pStyle w:val="TOC1"/>
            <w:rPr>
              <w:ins w:id="218" w:author="T Londhe, Vinod (Contractor)" w:date="2022-07-09T14:10:00Z"/>
              <w:rFonts w:asciiTheme="minorHAnsi" w:hAnsiTheme="minorHAnsi" w:cstheme="minorBidi"/>
              <w:b w:val="0"/>
              <w:bCs/>
              <w:noProof/>
              <w:sz w:val="22"/>
            </w:rPr>
          </w:pPr>
          <w:ins w:id="219"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"_Toc108268267"</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18 Flaw remediation &amp; Vulnerability Management</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_Toc108268267 \h </w:instrText>
            </w:r>
          </w:ins>
          <w:r w:rsidRPr="004C52FA">
            <w:rPr>
              <w:b w:val="0"/>
              <w:bCs/>
              <w:noProof/>
              <w:webHidden/>
              <w:sz w:val="22"/>
            </w:rPr>
          </w:r>
          <w:r w:rsidRPr="004C52FA">
            <w:rPr>
              <w:b w:val="0"/>
              <w:bCs/>
              <w:noProof/>
              <w:webHidden/>
              <w:sz w:val="22"/>
            </w:rPr>
            <w:fldChar w:fldCharType="separate"/>
          </w:r>
          <w:ins w:id="220" w:author="T Londhe, Vinod (Contractor)" w:date="2022-07-09T14:10:00Z">
            <w:r w:rsidRPr="004C52FA">
              <w:rPr>
                <w:b w:val="0"/>
                <w:bCs/>
                <w:noProof/>
                <w:webHidden/>
                <w:sz w:val="22"/>
              </w:rPr>
              <w:t>16</w:t>
            </w:r>
            <w:r w:rsidRPr="004C52FA">
              <w:rPr>
                <w:b w:val="0"/>
                <w:bCs/>
                <w:noProof/>
                <w:webHidden/>
                <w:sz w:val="22"/>
              </w:rPr>
              <w:fldChar w:fldCharType="end"/>
            </w:r>
            <w:r w:rsidRPr="004C52FA">
              <w:rPr>
                <w:rStyle w:val="Hyperlink"/>
                <w:b w:val="0"/>
                <w:bCs/>
                <w:noProof/>
                <w:sz w:val="22"/>
              </w:rPr>
              <w:fldChar w:fldCharType="end"/>
            </w:r>
          </w:ins>
        </w:p>
        <w:p w14:paraId="77E58A6A" w14:textId="61A885BE" w:rsidR="005E2F74" w:rsidRPr="004C52FA" w:rsidRDefault="005E2F74">
          <w:pPr>
            <w:pStyle w:val="TOC1"/>
            <w:rPr>
              <w:ins w:id="221" w:author="T Londhe, Vinod (Contractor)" w:date="2022-07-09T14:10:00Z"/>
              <w:rFonts w:asciiTheme="minorHAnsi" w:hAnsiTheme="minorHAnsi" w:cstheme="minorBidi"/>
              <w:b w:val="0"/>
              <w:bCs/>
              <w:noProof/>
              <w:sz w:val="22"/>
            </w:rPr>
          </w:pPr>
          <w:ins w:id="222"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"_Toc108268268"</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19 Cyber Security Product Upgrades</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_Toc108268268 \h </w:instrText>
            </w:r>
          </w:ins>
          <w:r w:rsidRPr="004C52FA">
            <w:rPr>
              <w:b w:val="0"/>
              <w:bCs/>
              <w:noProof/>
              <w:webHidden/>
              <w:sz w:val="22"/>
            </w:rPr>
          </w:r>
          <w:r w:rsidRPr="004C52FA">
            <w:rPr>
              <w:b w:val="0"/>
              <w:bCs/>
              <w:noProof/>
              <w:webHidden/>
              <w:sz w:val="22"/>
            </w:rPr>
            <w:fldChar w:fldCharType="separate"/>
          </w:r>
          <w:ins w:id="223" w:author="T Londhe, Vinod (Contractor)" w:date="2022-07-09T14:10:00Z">
            <w:r w:rsidRPr="004C52FA">
              <w:rPr>
                <w:b w:val="0"/>
                <w:bCs/>
                <w:noProof/>
                <w:webHidden/>
                <w:sz w:val="22"/>
              </w:rPr>
              <w:t>16</w:t>
            </w:r>
            <w:r w:rsidRPr="004C52FA">
              <w:rPr>
                <w:b w:val="0"/>
                <w:bCs/>
                <w:noProof/>
                <w:webHidden/>
                <w:sz w:val="22"/>
              </w:rPr>
              <w:fldChar w:fldCharType="end"/>
            </w:r>
            <w:r w:rsidRPr="004C52FA">
              <w:rPr>
                <w:rStyle w:val="Hyperlink"/>
                <w:b w:val="0"/>
                <w:bCs/>
                <w:noProof/>
                <w:sz w:val="22"/>
              </w:rPr>
              <w:fldChar w:fldCharType="end"/>
            </w:r>
          </w:ins>
        </w:p>
        <w:p w14:paraId="3BFC0D07" w14:textId="053B7FC8" w:rsidR="005E2F74" w:rsidRPr="004C52FA" w:rsidRDefault="005E2F74">
          <w:pPr>
            <w:pStyle w:val="TOC1"/>
            <w:rPr>
              <w:ins w:id="224" w:author="T Londhe, Vinod (Contractor)" w:date="2022-07-09T14:10:00Z"/>
              <w:rFonts w:asciiTheme="minorHAnsi" w:hAnsiTheme="minorHAnsi" w:cstheme="minorBidi"/>
              <w:b w:val="0"/>
              <w:bCs/>
              <w:noProof/>
              <w:sz w:val="22"/>
            </w:rPr>
          </w:pPr>
          <w:ins w:id="225"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"_Toc108268269"</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20 Security Program Integration</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_Toc108268269 \h </w:instrText>
            </w:r>
          </w:ins>
          <w:r w:rsidRPr="004C52FA">
            <w:rPr>
              <w:b w:val="0"/>
              <w:bCs/>
              <w:noProof/>
              <w:webHidden/>
              <w:sz w:val="22"/>
            </w:rPr>
          </w:r>
          <w:r w:rsidRPr="004C52FA">
            <w:rPr>
              <w:b w:val="0"/>
              <w:bCs/>
              <w:noProof/>
              <w:webHidden/>
              <w:sz w:val="22"/>
            </w:rPr>
            <w:fldChar w:fldCharType="separate"/>
          </w:r>
          <w:ins w:id="226" w:author="T Londhe, Vinod (Contractor)" w:date="2022-07-09T14:10:00Z">
            <w:r w:rsidRPr="004C52FA">
              <w:rPr>
                <w:b w:val="0"/>
                <w:bCs/>
                <w:noProof/>
                <w:webHidden/>
                <w:sz w:val="22"/>
              </w:rPr>
              <w:t>16</w:t>
            </w:r>
            <w:r w:rsidRPr="004C52FA">
              <w:rPr>
                <w:b w:val="0"/>
                <w:bCs/>
                <w:noProof/>
                <w:webHidden/>
                <w:sz w:val="22"/>
              </w:rPr>
              <w:fldChar w:fldCharType="end"/>
            </w:r>
            <w:r w:rsidRPr="004C52FA">
              <w:rPr>
                <w:rStyle w:val="Hyperlink"/>
                <w:b w:val="0"/>
                <w:bCs/>
                <w:noProof/>
                <w:sz w:val="22"/>
              </w:rPr>
              <w:fldChar w:fldCharType="end"/>
            </w:r>
          </w:ins>
        </w:p>
        <w:p w14:paraId="4F8C9D95" w14:textId="566A4B8F" w:rsidR="005E2F74" w:rsidRPr="004C52FA" w:rsidRDefault="005E2F74">
          <w:pPr>
            <w:pStyle w:val="TOC1"/>
            <w:rPr>
              <w:ins w:id="227" w:author="T Londhe, Vinod (Contractor)" w:date="2022-07-09T14:10:00Z"/>
              <w:rFonts w:asciiTheme="minorHAnsi" w:hAnsiTheme="minorHAnsi" w:cstheme="minorBidi"/>
              <w:b w:val="0"/>
              <w:bCs/>
              <w:noProof/>
              <w:sz w:val="22"/>
            </w:rPr>
          </w:pPr>
          <w:ins w:id="228"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"_Toc108268270"</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21 Secure Decommissioning</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_Toc108268270 \h </w:instrText>
            </w:r>
          </w:ins>
          <w:r w:rsidRPr="004C52FA">
            <w:rPr>
              <w:b w:val="0"/>
              <w:bCs/>
              <w:noProof/>
              <w:webHidden/>
              <w:sz w:val="22"/>
            </w:rPr>
          </w:r>
          <w:r w:rsidRPr="004C52FA">
            <w:rPr>
              <w:b w:val="0"/>
              <w:bCs/>
              <w:noProof/>
              <w:webHidden/>
              <w:sz w:val="22"/>
            </w:rPr>
            <w:fldChar w:fldCharType="separate"/>
          </w:r>
          <w:ins w:id="229" w:author="T Londhe, Vinod (Contractor)" w:date="2022-07-09T14:10:00Z">
            <w:r w:rsidRPr="004C52FA">
              <w:rPr>
                <w:b w:val="0"/>
                <w:bCs/>
                <w:noProof/>
                <w:webHidden/>
                <w:sz w:val="22"/>
              </w:rPr>
              <w:t>17</w:t>
            </w:r>
            <w:r w:rsidRPr="004C52FA">
              <w:rPr>
                <w:b w:val="0"/>
                <w:bCs/>
                <w:noProof/>
                <w:webHidden/>
                <w:sz w:val="22"/>
              </w:rPr>
              <w:fldChar w:fldCharType="end"/>
            </w:r>
            <w:r w:rsidRPr="004C52FA">
              <w:rPr>
                <w:rStyle w:val="Hyperlink"/>
                <w:b w:val="0"/>
                <w:bCs/>
                <w:noProof/>
                <w:sz w:val="22"/>
              </w:rPr>
              <w:fldChar w:fldCharType="end"/>
            </w:r>
          </w:ins>
        </w:p>
        <w:p w14:paraId="60864760" w14:textId="1A17B0E1" w:rsidR="005E2F74" w:rsidRPr="004C52FA" w:rsidRDefault="005E2F74">
          <w:pPr>
            <w:pStyle w:val="TOC1"/>
            <w:rPr>
              <w:ins w:id="230" w:author="T Londhe, Vinod (Contractor)" w:date="2022-07-09T14:10:00Z"/>
              <w:rFonts w:asciiTheme="minorHAnsi" w:hAnsiTheme="minorHAnsi" w:cstheme="minorBidi"/>
              <w:b w:val="0"/>
              <w:bCs/>
              <w:noProof/>
              <w:sz w:val="22"/>
            </w:rPr>
          </w:pPr>
          <w:ins w:id="231"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"_Toc108268271"</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22 Cryptographic Protection &amp; Management</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_Toc108268271 \h </w:instrText>
            </w:r>
          </w:ins>
          <w:r w:rsidRPr="004C52FA">
            <w:rPr>
              <w:b w:val="0"/>
              <w:bCs/>
              <w:noProof/>
              <w:webHidden/>
              <w:sz w:val="22"/>
            </w:rPr>
          </w:r>
          <w:r w:rsidRPr="004C52FA">
            <w:rPr>
              <w:b w:val="0"/>
              <w:bCs/>
              <w:noProof/>
              <w:webHidden/>
              <w:sz w:val="22"/>
            </w:rPr>
            <w:fldChar w:fldCharType="separate"/>
          </w:r>
          <w:ins w:id="232" w:author="T Londhe, Vinod (Contractor)" w:date="2022-07-09T14:10:00Z">
            <w:r w:rsidRPr="004C52FA">
              <w:rPr>
                <w:b w:val="0"/>
                <w:bCs/>
                <w:noProof/>
                <w:webHidden/>
                <w:sz w:val="22"/>
              </w:rPr>
              <w:t>17</w:t>
            </w:r>
            <w:r w:rsidRPr="004C52FA">
              <w:rPr>
                <w:b w:val="0"/>
                <w:bCs/>
                <w:noProof/>
                <w:webHidden/>
                <w:sz w:val="22"/>
              </w:rPr>
              <w:fldChar w:fldCharType="end"/>
            </w:r>
            <w:r w:rsidRPr="004C52FA">
              <w:rPr>
                <w:rStyle w:val="Hyperlink"/>
                <w:b w:val="0"/>
                <w:bCs/>
                <w:noProof/>
                <w:sz w:val="22"/>
              </w:rPr>
              <w:fldChar w:fldCharType="end"/>
            </w:r>
          </w:ins>
        </w:p>
        <w:p w14:paraId="1A6D1D72" w14:textId="510D3DD6" w:rsidR="005E2F74" w:rsidRPr="004C52FA" w:rsidRDefault="005E2F74">
          <w:pPr>
            <w:pStyle w:val="TOC1"/>
            <w:rPr>
              <w:ins w:id="233" w:author="T Londhe, Vinod (Contractor)" w:date="2022-07-09T14:10:00Z"/>
              <w:rFonts w:asciiTheme="minorHAnsi" w:hAnsiTheme="minorHAnsi" w:cstheme="minorBidi"/>
              <w:b w:val="0"/>
              <w:bCs/>
              <w:noProof/>
              <w:sz w:val="22"/>
            </w:rPr>
          </w:pPr>
          <w:ins w:id="234"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"_Toc108268272"</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23 Malware Detection/Protection</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_Toc108268272 \h </w:instrText>
            </w:r>
          </w:ins>
          <w:r w:rsidRPr="004C52FA">
            <w:rPr>
              <w:b w:val="0"/>
              <w:bCs/>
              <w:noProof/>
              <w:webHidden/>
              <w:sz w:val="22"/>
            </w:rPr>
          </w:r>
          <w:r w:rsidRPr="004C52FA">
            <w:rPr>
              <w:b w:val="0"/>
              <w:bCs/>
              <w:noProof/>
              <w:webHidden/>
              <w:sz w:val="22"/>
            </w:rPr>
            <w:fldChar w:fldCharType="separate"/>
          </w:r>
          <w:ins w:id="235" w:author="T Londhe, Vinod (Contractor)" w:date="2022-07-09T14:10:00Z">
            <w:r w:rsidRPr="004C52FA">
              <w:rPr>
                <w:b w:val="0"/>
                <w:bCs/>
                <w:noProof/>
                <w:webHidden/>
                <w:sz w:val="22"/>
              </w:rPr>
              <w:t>17</w:t>
            </w:r>
            <w:r w:rsidRPr="004C52FA">
              <w:rPr>
                <w:b w:val="0"/>
                <w:bCs/>
                <w:noProof/>
                <w:webHidden/>
                <w:sz w:val="22"/>
              </w:rPr>
              <w:fldChar w:fldCharType="end"/>
            </w:r>
            <w:r w:rsidRPr="004C52FA">
              <w:rPr>
                <w:rStyle w:val="Hyperlink"/>
                <w:b w:val="0"/>
                <w:bCs/>
                <w:noProof/>
                <w:sz w:val="22"/>
              </w:rPr>
              <w:fldChar w:fldCharType="end"/>
            </w:r>
          </w:ins>
        </w:p>
        <w:p w14:paraId="670F63A5" w14:textId="522B085A" w:rsidR="005E2F74" w:rsidRPr="004C52FA" w:rsidRDefault="005E2F74">
          <w:pPr>
            <w:pStyle w:val="TOC1"/>
            <w:rPr>
              <w:ins w:id="236" w:author="T Londhe, Vinod (Contractor)" w:date="2022-07-09T14:10:00Z"/>
              <w:rFonts w:asciiTheme="minorHAnsi" w:hAnsiTheme="minorHAnsi" w:cstheme="minorBidi"/>
              <w:b w:val="0"/>
              <w:bCs/>
              <w:noProof/>
              <w:sz w:val="22"/>
            </w:rPr>
          </w:pPr>
          <w:ins w:id="237"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"_Toc108268273"</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24 Roadmap for Third Party Components in Device Life Cycle</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_Toc108268273 \h </w:instrText>
            </w:r>
          </w:ins>
          <w:r w:rsidRPr="004C52FA">
            <w:rPr>
              <w:b w:val="0"/>
              <w:bCs/>
              <w:noProof/>
              <w:webHidden/>
              <w:sz w:val="22"/>
            </w:rPr>
          </w:r>
          <w:r w:rsidRPr="004C52FA">
            <w:rPr>
              <w:b w:val="0"/>
              <w:bCs/>
              <w:noProof/>
              <w:webHidden/>
              <w:sz w:val="22"/>
            </w:rPr>
            <w:fldChar w:fldCharType="separate"/>
          </w:r>
          <w:ins w:id="238" w:author="T Londhe, Vinod (Contractor)" w:date="2022-07-09T14:10:00Z">
            <w:r w:rsidRPr="004C52FA">
              <w:rPr>
                <w:b w:val="0"/>
                <w:bCs/>
                <w:noProof/>
                <w:webHidden/>
                <w:sz w:val="22"/>
              </w:rPr>
              <w:t>18</w:t>
            </w:r>
            <w:r w:rsidRPr="004C52FA">
              <w:rPr>
                <w:b w:val="0"/>
                <w:bCs/>
                <w:noProof/>
                <w:webHidden/>
                <w:sz w:val="22"/>
              </w:rPr>
              <w:fldChar w:fldCharType="end"/>
            </w:r>
            <w:r w:rsidRPr="004C52FA">
              <w:rPr>
                <w:rStyle w:val="Hyperlink"/>
                <w:b w:val="0"/>
                <w:bCs/>
                <w:noProof/>
                <w:sz w:val="22"/>
              </w:rPr>
              <w:fldChar w:fldCharType="end"/>
            </w:r>
          </w:ins>
        </w:p>
        <w:p w14:paraId="546EAAD9" w14:textId="59738535" w:rsidR="005E2F74" w:rsidRPr="004C52FA" w:rsidRDefault="005E2F74">
          <w:pPr>
            <w:pStyle w:val="TOC1"/>
            <w:rPr>
              <w:ins w:id="239" w:author="T Londhe, Vinod (Contractor)" w:date="2022-07-09T14:10:00Z"/>
              <w:rFonts w:asciiTheme="minorHAnsi" w:hAnsiTheme="minorHAnsi" w:cstheme="minorBidi"/>
              <w:b w:val="0"/>
              <w:bCs/>
              <w:noProof/>
              <w:sz w:val="22"/>
            </w:rPr>
          </w:pPr>
          <w:ins w:id="240"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"_Toc108268274"</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25 Data Storage Confidentiality</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_Toc108268274 \h </w:instrText>
            </w:r>
          </w:ins>
          <w:r w:rsidRPr="004C52FA">
            <w:rPr>
              <w:b w:val="0"/>
              <w:bCs/>
              <w:noProof/>
              <w:webHidden/>
              <w:sz w:val="22"/>
            </w:rPr>
          </w:r>
          <w:r w:rsidRPr="004C52FA">
            <w:rPr>
              <w:b w:val="0"/>
              <w:bCs/>
              <w:noProof/>
              <w:webHidden/>
              <w:sz w:val="22"/>
            </w:rPr>
            <w:fldChar w:fldCharType="separate"/>
          </w:r>
          <w:ins w:id="241" w:author="T Londhe, Vinod (Contractor)" w:date="2022-07-09T14:10:00Z">
            <w:r w:rsidRPr="004C52FA">
              <w:rPr>
                <w:b w:val="0"/>
                <w:bCs/>
                <w:noProof/>
                <w:webHidden/>
                <w:sz w:val="22"/>
              </w:rPr>
              <w:t>18</w:t>
            </w:r>
            <w:r w:rsidRPr="004C52FA">
              <w:rPr>
                <w:b w:val="0"/>
                <w:bCs/>
                <w:noProof/>
                <w:webHidden/>
                <w:sz w:val="22"/>
              </w:rPr>
              <w:fldChar w:fldCharType="end"/>
            </w:r>
            <w:r w:rsidRPr="004C52FA">
              <w:rPr>
                <w:rStyle w:val="Hyperlink"/>
                <w:b w:val="0"/>
                <w:bCs/>
                <w:noProof/>
                <w:sz w:val="22"/>
              </w:rPr>
              <w:fldChar w:fldCharType="end"/>
            </w:r>
          </w:ins>
        </w:p>
        <w:p w14:paraId="349D34FA" w14:textId="4D742864" w:rsidR="005E2F74" w:rsidRPr="004C52FA" w:rsidRDefault="005E2F74">
          <w:pPr>
            <w:pStyle w:val="TOC1"/>
            <w:rPr>
              <w:ins w:id="242" w:author="T Londhe, Vinod (Contractor)" w:date="2022-07-09T14:10:00Z"/>
              <w:rFonts w:asciiTheme="minorHAnsi" w:hAnsiTheme="minorHAnsi" w:cstheme="minorBidi"/>
              <w:b w:val="0"/>
              <w:bCs/>
              <w:noProof/>
              <w:sz w:val="22"/>
            </w:rPr>
          </w:pPr>
          <w:ins w:id="243"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"_Toc108268275"</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26 System and Application Hardening</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_Toc108268275 \h </w:instrText>
            </w:r>
          </w:ins>
          <w:r w:rsidRPr="004C52FA">
            <w:rPr>
              <w:b w:val="0"/>
              <w:bCs/>
              <w:noProof/>
              <w:webHidden/>
              <w:sz w:val="22"/>
            </w:rPr>
          </w:r>
          <w:r w:rsidRPr="004C52FA">
            <w:rPr>
              <w:b w:val="0"/>
              <w:bCs/>
              <w:noProof/>
              <w:webHidden/>
              <w:sz w:val="22"/>
            </w:rPr>
            <w:fldChar w:fldCharType="separate"/>
          </w:r>
          <w:ins w:id="244" w:author="T Londhe, Vinod (Contractor)" w:date="2022-07-09T14:10:00Z">
            <w:r w:rsidRPr="004C52FA">
              <w:rPr>
                <w:b w:val="0"/>
                <w:bCs/>
                <w:noProof/>
                <w:webHidden/>
                <w:sz w:val="22"/>
              </w:rPr>
              <w:t>18</w:t>
            </w:r>
            <w:r w:rsidRPr="004C52FA">
              <w:rPr>
                <w:b w:val="0"/>
                <w:bCs/>
                <w:noProof/>
                <w:webHidden/>
                <w:sz w:val="22"/>
              </w:rPr>
              <w:fldChar w:fldCharType="end"/>
            </w:r>
            <w:r w:rsidRPr="004C52FA">
              <w:rPr>
                <w:rStyle w:val="Hyperlink"/>
                <w:b w:val="0"/>
                <w:bCs/>
                <w:noProof/>
                <w:sz w:val="22"/>
              </w:rPr>
              <w:fldChar w:fldCharType="end"/>
            </w:r>
          </w:ins>
        </w:p>
        <w:p w14:paraId="0E06351D" w14:textId="0B15F72B" w:rsidR="005E2F74" w:rsidRPr="004C52FA" w:rsidRDefault="005E2F74">
          <w:pPr>
            <w:pStyle w:val="TOC1"/>
            <w:rPr>
              <w:ins w:id="245" w:author="T Londhe, Vinod (Contractor)" w:date="2022-07-09T14:10:00Z"/>
              <w:rFonts w:asciiTheme="minorHAnsi" w:hAnsiTheme="minorHAnsi" w:cstheme="minorBidi"/>
              <w:b w:val="0"/>
              <w:bCs/>
              <w:noProof/>
              <w:sz w:val="22"/>
            </w:rPr>
          </w:pPr>
          <w:ins w:id="246" w:author="T Londhe, Vinod (Contractor)" w:date="2022-07-09T14:10:00Z">
            <w:r w:rsidRPr="004C52FA">
              <w:rPr>
                <w:rStyle w:val="Hyperlink"/>
                <w:b w:val="0"/>
                <w:bCs/>
                <w:noProof/>
                <w:sz w:val="22"/>
              </w:rPr>
              <w:fldChar w:fldCharType="begin"/>
            </w:r>
            <w:r w:rsidRPr="004C52FA">
              <w:rPr>
                <w:rStyle w:val="Hyperlink"/>
                <w:b w:val="0"/>
                <w:bCs/>
                <w:noProof/>
                <w:sz w:val="22"/>
              </w:rPr>
              <w:instrText xml:space="preserve"> </w:instrText>
            </w:r>
            <w:r w:rsidRPr="004C52FA">
              <w:rPr>
                <w:b w:val="0"/>
                <w:bCs/>
                <w:noProof/>
                <w:sz w:val="22"/>
              </w:rPr>
              <w:instrText>HYPERLINK \l "_Toc108268276"</w:instrText>
            </w:r>
            <w:r w:rsidRPr="004C52FA">
              <w:rPr>
                <w:rStyle w:val="Hyperlink"/>
                <w:b w:val="0"/>
                <w:bCs/>
                <w:noProof/>
                <w:sz w:val="22"/>
              </w:rPr>
              <w:instrText xml:space="preserve"> </w:instrText>
            </w:r>
            <w:r w:rsidRPr="004C52FA">
              <w:rPr>
                <w:rStyle w:val="Hyperlink"/>
                <w:b w:val="0"/>
                <w:bCs/>
                <w:noProof/>
                <w:sz w:val="22"/>
              </w:rPr>
              <w:fldChar w:fldCharType="separate"/>
            </w:r>
            <w:r w:rsidRPr="004C52FA">
              <w:rPr>
                <w:rStyle w:val="Hyperlink"/>
                <w:b w:val="0"/>
                <w:bCs/>
                <w:noProof/>
                <w:sz w:val="22"/>
              </w:rPr>
              <w:t>27 Physical Locks</w:t>
            </w:r>
            <w:r w:rsidRPr="004C52FA">
              <w:rPr>
                <w:b w:val="0"/>
                <w:bCs/>
                <w:noProof/>
                <w:webHidden/>
                <w:sz w:val="22"/>
              </w:rPr>
              <w:tab/>
            </w:r>
            <w:r w:rsidRPr="004C52FA">
              <w:rPr>
                <w:b w:val="0"/>
                <w:bCs/>
                <w:noProof/>
                <w:webHidden/>
                <w:sz w:val="22"/>
              </w:rPr>
              <w:fldChar w:fldCharType="begin"/>
            </w:r>
            <w:r w:rsidRPr="004C52FA">
              <w:rPr>
                <w:b w:val="0"/>
                <w:bCs/>
                <w:noProof/>
                <w:webHidden/>
                <w:sz w:val="22"/>
              </w:rPr>
              <w:instrText xml:space="preserve"> PAGEREF _Toc108268276 \h </w:instrText>
            </w:r>
          </w:ins>
          <w:r w:rsidRPr="004C52FA">
            <w:rPr>
              <w:b w:val="0"/>
              <w:bCs/>
              <w:noProof/>
              <w:webHidden/>
              <w:sz w:val="22"/>
            </w:rPr>
          </w:r>
          <w:r w:rsidRPr="004C52FA">
            <w:rPr>
              <w:b w:val="0"/>
              <w:bCs/>
              <w:noProof/>
              <w:webHidden/>
              <w:sz w:val="22"/>
            </w:rPr>
            <w:fldChar w:fldCharType="separate"/>
          </w:r>
          <w:ins w:id="247" w:author="T Londhe, Vinod (Contractor)" w:date="2022-07-09T14:10:00Z">
            <w:r w:rsidRPr="004C52FA">
              <w:rPr>
                <w:b w:val="0"/>
                <w:bCs/>
                <w:noProof/>
                <w:webHidden/>
                <w:sz w:val="22"/>
              </w:rPr>
              <w:t>19</w:t>
            </w:r>
            <w:r w:rsidRPr="004C52FA">
              <w:rPr>
                <w:b w:val="0"/>
                <w:bCs/>
                <w:noProof/>
                <w:webHidden/>
                <w:sz w:val="22"/>
              </w:rPr>
              <w:fldChar w:fldCharType="end"/>
            </w:r>
            <w:r w:rsidRPr="004C52FA">
              <w:rPr>
                <w:rStyle w:val="Hyperlink"/>
                <w:b w:val="0"/>
                <w:bCs/>
                <w:noProof/>
                <w:sz w:val="22"/>
              </w:rPr>
              <w:fldChar w:fldCharType="end"/>
            </w:r>
          </w:ins>
        </w:p>
        <w:p w14:paraId="7685353F" w14:textId="1F30484B" w:rsidR="007B0A35" w:rsidRPr="004C52FA" w:rsidDel="005E2F74" w:rsidRDefault="007B0A35" w:rsidP="007B0A35">
          <w:pPr>
            <w:pStyle w:val="TOC1"/>
            <w:rPr>
              <w:del w:id="248" w:author="T Londhe, Vinod (Contractor)" w:date="2022-07-09T14:10:00Z"/>
              <w:rFonts w:asciiTheme="minorHAnsi" w:hAnsiTheme="minorHAnsi" w:cstheme="minorBidi"/>
              <w:b w:val="0"/>
              <w:bCs/>
              <w:noProof/>
              <w:sz w:val="22"/>
            </w:rPr>
          </w:pPr>
          <w:del w:id="249" w:author="T Londhe, Vinod (Contractor)" w:date="2022-07-09T14:10:00Z">
            <w:r w:rsidRPr="004C52FA" w:rsidDel="005E2F74">
              <w:rPr>
                <w:bCs/>
                <w:rPrChange w:id="250" w:author="T Londhe, Vinod (Contractor)" w:date="2022-07-09T14:10:00Z">
                  <w:rPr>
                    <w:rStyle w:val="Hyperlink"/>
                    <w:noProof/>
                  </w:rPr>
                </w:rPrChange>
              </w:rPr>
              <w:delText>01 Purpose</w:delText>
            </w:r>
            <w:r w:rsidRPr="004C52FA" w:rsidDel="005E2F74">
              <w:rPr>
                <w:b w:val="0"/>
                <w:bCs/>
                <w:noProof/>
                <w:webHidden/>
              </w:rPr>
              <w:tab/>
              <w:delText>3</w:delText>
            </w:r>
          </w:del>
        </w:p>
        <w:p w14:paraId="6F589F34" w14:textId="7ECEF3FF" w:rsidR="007B0A35" w:rsidRPr="004C52FA" w:rsidDel="005E2F74" w:rsidRDefault="007B0A35" w:rsidP="007B0A35">
          <w:pPr>
            <w:pStyle w:val="TOC1"/>
            <w:rPr>
              <w:del w:id="251" w:author="T Londhe, Vinod (Contractor)" w:date="2022-07-09T14:10:00Z"/>
              <w:rFonts w:asciiTheme="minorHAnsi" w:hAnsiTheme="minorHAnsi" w:cstheme="minorBidi"/>
              <w:b w:val="0"/>
              <w:bCs/>
              <w:noProof/>
              <w:sz w:val="22"/>
            </w:rPr>
          </w:pPr>
          <w:del w:id="252" w:author="T Londhe, Vinod (Contractor)" w:date="2022-07-09T14:10:00Z">
            <w:r w:rsidRPr="004C52FA" w:rsidDel="005E2F74">
              <w:rPr>
                <w:bCs/>
                <w:rPrChange w:id="253" w:author="T Londhe, Vinod (Contractor)" w:date="2022-07-09T14:10:00Z">
                  <w:rPr>
                    <w:rStyle w:val="Hyperlink"/>
                    <w:noProof/>
                  </w:rPr>
                </w:rPrChange>
              </w:rPr>
              <w:delText>02 Definitions</w:delText>
            </w:r>
            <w:r w:rsidRPr="004C52FA" w:rsidDel="005E2F74">
              <w:rPr>
                <w:b w:val="0"/>
                <w:bCs/>
                <w:noProof/>
                <w:webHidden/>
              </w:rPr>
              <w:tab/>
              <w:delText>3</w:delText>
            </w:r>
          </w:del>
        </w:p>
        <w:p w14:paraId="35E08EB1" w14:textId="7369B98E" w:rsidR="007B0A35" w:rsidRPr="004C52FA" w:rsidDel="005E2F74" w:rsidRDefault="007B0A35" w:rsidP="007B0A35">
          <w:pPr>
            <w:pStyle w:val="TOC1"/>
            <w:rPr>
              <w:del w:id="254" w:author="T Londhe, Vinod (Contractor)" w:date="2022-07-09T14:10:00Z"/>
              <w:rFonts w:asciiTheme="minorHAnsi" w:hAnsiTheme="minorHAnsi" w:cstheme="minorBidi"/>
              <w:b w:val="0"/>
              <w:bCs/>
              <w:noProof/>
              <w:sz w:val="22"/>
            </w:rPr>
          </w:pPr>
          <w:del w:id="255" w:author="T Londhe, Vinod (Contractor)" w:date="2022-07-09T14:10:00Z">
            <w:r w:rsidRPr="004C52FA" w:rsidDel="005E2F74">
              <w:rPr>
                <w:bCs/>
                <w:rPrChange w:id="256" w:author="T Londhe, Vinod (Contractor)" w:date="2022-07-09T14:10:00Z">
                  <w:rPr>
                    <w:rStyle w:val="Hyperlink"/>
                    <w:noProof/>
                  </w:rPr>
                </w:rPrChange>
              </w:rPr>
              <w:delText>03 Product Description</w:delText>
            </w:r>
            <w:r w:rsidRPr="004C52FA" w:rsidDel="005E2F74">
              <w:rPr>
                <w:b w:val="0"/>
                <w:bCs/>
                <w:noProof/>
                <w:webHidden/>
              </w:rPr>
              <w:tab/>
              <w:delText>4</w:delText>
            </w:r>
          </w:del>
        </w:p>
        <w:p w14:paraId="02CEFF6F" w14:textId="402F344F" w:rsidR="007B0A35" w:rsidRPr="004C52FA" w:rsidDel="005E2F74" w:rsidRDefault="007B0A35">
          <w:pPr>
            <w:pStyle w:val="TOC2"/>
            <w:rPr>
              <w:del w:id="257" w:author="T Londhe, Vinod (Contractor)" w:date="2022-07-09T14:10:00Z"/>
              <w:rFonts w:asciiTheme="minorHAnsi" w:hAnsiTheme="minorHAnsi" w:cstheme="minorBidi"/>
              <w:b w:val="0"/>
              <w:bCs/>
              <w:noProof/>
              <w:sz w:val="22"/>
            </w:rPr>
          </w:pPr>
          <w:del w:id="258" w:author="T Londhe, Vinod (Contractor)" w:date="2022-07-09T14:10:00Z">
            <w:r w:rsidRPr="004C52FA" w:rsidDel="005E2F74">
              <w:rPr>
                <w:bCs/>
                <w:rPrChange w:id="259" w:author="T Londhe, Vinod (Contractor)" w:date="2022-07-09T14:10:00Z">
                  <w:rPr>
                    <w:rStyle w:val="Hyperlink"/>
                    <w:noProof/>
                  </w:rPr>
                </w:rPrChange>
              </w:rPr>
              <w:delText>3.1 Device and Manufacturer Identification</w:delText>
            </w:r>
            <w:r w:rsidRPr="004C52FA" w:rsidDel="005E2F74">
              <w:rPr>
                <w:b w:val="0"/>
                <w:bCs/>
                <w:noProof/>
                <w:webHidden/>
              </w:rPr>
              <w:tab/>
              <w:delText>5</w:delText>
            </w:r>
          </w:del>
        </w:p>
        <w:p w14:paraId="5A2A04B6" w14:textId="5C003759" w:rsidR="007B0A35" w:rsidRPr="004C52FA" w:rsidDel="005E2F74" w:rsidRDefault="007B0A35">
          <w:pPr>
            <w:pStyle w:val="TOC2"/>
            <w:rPr>
              <w:del w:id="260" w:author="T Londhe, Vinod (Contractor)" w:date="2022-07-09T14:10:00Z"/>
              <w:rFonts w:asciiTheme="minorHAnsi" w:hAnsiTheme="minorHAnsi" w:cstheme="minorBidi"/>
              <w:b w:val="0"/>
              <w:bCs/>
              <w:noProof/>
              <w:sz w:val="22"/>
            </w:rPr>
          </w:pPr>
          <w:del w:id="261" w:author="T Londhe, Vinod (Contractor)" w:date="2022-07-09T14:10:00Z">
            <w:r w:rsidRPr="004C52FA" w:rsidDel="005E2F74">
              <w:rPr>
                <w:bCs/>
                <w:rPrChange w:id="262" w:author="T Londhe, Vinod (Contractor)" w:date="2022-07-09T14:10:00Z">
                  <w:rPr>
                    <w:rStyle w:val="Hyperlink"/>
                    <w:noProof/>
                  </w:rPr>
                </w:rPrChange>
              </w:rPr>
              <w:delText>3.2 Device Intended Use</w:delText>
            </w:r>
            <w:r w:rsidRPr="004C52FA" w:rsidDel="005E2F74">
              <w:rPr>
                <w:b w:val="0"/>
                <w:bCs/>
                <w:noProof/>
                <w:webHidden/>
              </w:rPr>
              <w:tab/>
              <w:delText>5</w:delText>
            </w:r>
          </w:del>
        </w:p>
        <w:p w14:paraId="1903AD96" w14:textId="42A5CD4D" w:rsidR="007B0A35" w:rsidRPr="004C52FA" w:rsidDel="005E2F74" w:rsidRDefault="007B0A35">
          <w:pPr>
            <w:pStyle w:val="TOC2"/>
            <w:rPr>
              <w:del w:id="263" w:author="T Londhe, Vinod (Contractor)" w:date="2022-07-09T14:10:00Z"/>
              <w:rFonts w:asciiTheme="minorHAnsi" w:hAnsiTheme="minorHAnsi" w:cstheme="minorBidi"/>
              <w:b w:val="0"/>
              <w:bCs/>
              <w:noProof/>
              <w:sz w:val="22"/>
            </w:rPr>
          </w:pPr>
          <w:del w:id="264" w:author="T Londhe, Vinod (Contractor)" w:date="2022-07-09T14:10:00Z">
            <w:r w:rsidRPr="004C52FA" w:rsidDel="005E2F74">
              <w:rPr>
                <w:bCs/>
                <w:rPrChange w:id="265" w:author="T Londhe, Vinod (Contractor)" w:date="2022-07-09T14:10:00Z">
                  <w:rPr>
                    <w:rStyle w:val="Hyperlink"/>
                    <w:noProof/>
                  </w:rPr>
                </w:rPrChange>
              </w:rPr>
              <w:delText>3.3 Vulnerability Intake and Monitoring</w:delText>
            </w:r>
            <w:r w:rsidRPr="004C52FA" w:rsidDel="005E2F74">
              <w:rPr>
                <w:b w:val="0"/>
                <w:bCs/>
                <w:noProof/>
                <w:webHidden/>
              </w:rPr>
              <w:tab/>
              <w:delText>6</w:delText>
            </w:r>
          </w:del>
        </w:p>
        <w:p w14:paraId="3D271A73" w14:textId="676D6EF0" w:rsidR="007B0A35" w:rsidRPr="004C52FA" w:rsidDel="005E2F74" w:rsidRDefault="007B0A35">
          <w:pPr>
            <w:pStyle w:val="TOC2"/>
            <w:rPr>
              <w:del w:id="266" w:author="T Londhe, Vinod (Contractor)" w:date="2022-07-09T14:10:00Z"/>
              <w:rFonts w:asciiTheme="minorHAnsi" w:hAnsiTheme="minorHAnsi" w:cstheme="minorBidi"/>
              <w:b w:val="0"/>
              <w:bCs/>
              <w:noProof/>
              <w:sz w:val="22"/>
            </w:rPr>
          </w:pPr>
          <w:del w:id="267" w:author="T Londhe, Vinod (Contractor)" w:date="2022-07-09T14:10:00Z">
            <w:r w:rsidRPr="004C52FA" w:rsidDel="005E2F74">
              <w:rPr>
                <w:bCs/>
                <w:rPrChange w:id="268" w:author="T Londhe, Vinod (Contractor)" w:date="2022-07-09T14:10:00Z">
                  <w:rPr>
                    <w:rStyle w:val="Hyperlink"/>
                    <w:noProof/>
                  </w:rPr>
                </w:rPrChange>
              </w:rPr>
              <w:delText>3.4 System Characterization and System Assets</w:delText>
            </w:r>
            <w:r w:rsidRPr="004C52FA" w:rsidDel="005E2F74">
              <w:rPr>
                <w:b w:val="0"/>
                <w:bCs/>
                <w:noProof/>
                <w:webHidden/>
              </w:rPr>
              <w:tab/>
              <w:delText>6</w:delText>
            </w:r>
          </w:del>
        </w:p>
        <w:p w14:paraId="202E8825" w14:textId="6EFDF14F" w:rsidR="007B0A35" w:rsidRPr="004C52FA" w:rsidDel="005E2F74" w:rsidRDefault="007B0A35">
          <w:pPr>
            <w:pStyle w:val="TOC2"/>
            <w:rPr>
              <w:del w:id="269" w:author="T Londhe, Vinod (Contractor)" w:date="2022-07-09T14:10:00Z"/>
              <w:rFonts w:asciiTheme="minorHAnsi" w:hAnsiTheme="minorHAnsi" w:cstheme="minorBidi"/>
              <w:b w:val="0"/>
              <w:bCs/>
              <w:noProof/>
              <w:sz w:val="22"/>
            </w:rPr>
          </w:pPr>
          <w:del w:id="270" w:author="T Londhe, Vinod (Contractor)" w:date="2022-07-09T14:10:00Z">
            <w:r w:rsidRPr="004C52FA" w:rsidDel="005E2F74">
              <w:rPr>
                <w:bCs/>
                <w:rPrChange w:id="271" w:author="T Londhe, Vinod (Contractor)" w:date="2022-07-09T14:10:00Z">
                  <w:rPr>
                    <w:rStyle w:val="Hyperlink"/>
                    <w:noProof/>
                  </w:rPr>
                </w:rPrChange>
              </w:rPr>
              <w:delText>3.5 System Security Context and Intended Environment</w:delText>
            </w:r>
            <w:r w:rsidRPr="004C52FA" w:rsidDel="005E2F74">
              <w:rPr>
                <w:b w:val="0"/>
                <w:bCs/>
                <w:noProof/>
                <w:webHidden/>
              </w:rPr>
              <w:tab/>
              <w:delText>6</w:delText>
            </w:r>
          </w:del>
        </w:p>
        <w:p w14:paraId="3429A92B" w14:textId="1B4A65EE" w:rsidR="007B0A35" w:rsidRPr="004C52FA" w:rsidDel="005E2F74" w:rsidRDefault="007B0A35">
          <w:pPr>
            <w:pStyle w:val="TOC2"/>
            <w:rPr>
              <w:del w:id="272" w:author="T Londhe, Vinod (Contractor)" w:date="2022-07-09T14:10:00Z"/>
              <w:rFonts w:asciiTheme="minorHAnsi" w:hAnsiTheme="minorHAnsi" w:cstheme="minorBidi"/>
              <w:b w:val="0"/>
              <w:bCs/>
              <w:noProof/>
              <w:sz w:val="22"/>
            </w:rPr>
          </w:pPr>
          <w:del w:id="273" w:author="T Londhe, Vinod (Contractor)" w:date="2022-07-09T14:10:00Z">
            <w:r w:rsidRPr="004C52FA" w:rsidDel="005E2F74">
              <w:rPr>
                <w:bCs/>
                <w:rPrChange w:id="274" w:author="T Londhe, Vinod (Contractor)" w:date="2022-07-09T14:10:00Z">
                  <w:rPr>
                    <w:rStyle w:val="Hyperlink"/>
                    <w:noProof/>
                  </w:rPr>
                </w:rPrChange>
              </w:rPr>
              <w:delText>3.6 Smart Medic Solution’s Component</w:delText>
            </w:r>
            <w:r w:rsidRPr="004C52FA" w:rsidDel="005E2F74">
              <w:rPr>
                <w:b w:val="0"/>
                <w:bCs/>
                <w:noProof/>
                <w:webHidden/>
              </w:rPr>
              <w:tab/>
              <w:delText>7</w:delText>
            </w:r>
          </w:del>
        </w:p>
        <w:p w14:paraId="3D4B932A" w14:textId="20BAE49D" w:rsidR="007B0A35" w:rsidRPr="004C52FA" w:rsidDel="005E2F74" w:rsidRDefault="007B0A35" w:rsidP="007B0A35">
          <w:pPr>
            <w:pStyle w:val="TOC1"/>
            <w:rPr>
              <w:del w:id="275" w:author="T Londhe, Vinod (Contractor)" w:date="2022-07-09T14:10:00Z"/>
              <w:rFonts w:asciiTheme="minorHAnsi" w:hAnsiTheme="minorHAnsi" w:cstheme="minorBidi"/>
              <w:b w:val="0"/>
              <w:bCs/>
              <w:noProof/>
              <w:sz w:val="22"/>
            </w:rPr>
          </w:pPr>
          <w:del w:id="276" w:author="T Londhe, Vinod (Contractor)" w:date="2022-07-09T14:10:00Z">
            <w:r w:rsidRPr="004C52FA" w:rsidDel="005E2F74">
              <w:rPr>
                <w:bCs/>
                <w:rPrChange w:id="277" w:author="T Londhe, Vinod (Contractor)" w:date="2022-07-09T14:10:00Z">
                  <w:rPr>
                    <w:rStyle w:val="Hyperlink"/>
                    <w:noProof/>
                  </w:rPr>
                </w:rPrChange>
              </w:rPr>
              <w:delText>04 User Account Management</w:delText>
            </w:r>
            <w:r w:rsidRPr="004C52FA" w:rsidDel="005E2F74">
              <w:rPr>
                <w:b w:val="0"/>
                <w:bCs/>
                <w:noProof/>
                <w:webHidden/>
              </w:rPr>
              <w:tab/>
              <w:delText>7</w:delText>
            </w:r>
          </w:del>
        </w:p>
        <w:p w14:paraId="1759831C" w14:textId="53AEE5A3" w:rsidR="007B0A35" w:rsidRPr="004C52FA" w:rsidDel="005E2F74" w:rsidRDefault="007B0A35" w:rsidP="007B0A35">
          <w:pPr>
            <w:pStyle w:val="TOC1"/>
            <w:rPr>
              <w:del w:id="278" w:author="T Londhe, Vinod (Contractor)" w:date="2022-07-09T14:10:00Z"/>
              <w:rFonts w:asciiTheme="minorHAnsi" w:hAnsiTheme="minorHAnsi" w:cstheme="minorBidi"/>
              <w:b w:val="0"/>
              <w:bCs/>
              <w:noProof/>
              <w:sz w:val="22"/>
            </w:rPr>
          </w:pPr>
          <w:del w:id="279" w:author="T Londhe, Vinod (Contractor)" w:date="2022-07-09T14:10:00Z">
            <w:r w:rsidRPr="004C52FA" w:rsidDel="005E2F74">
              <w:rPr>
                <w:bCs/>
                <w:rPrChange w:id="280" w:author="T Londhe, Vinod (Contractor)" w:date="2022-07-09T14:10:00Z">
                  <w:rPr>
                    <w:rStyle w:val="Hyperlink"/>
                    <w:noProof/>
                  </w:rPr>
                </w:rPrChange>
              </w:rPr>
              <w:delText>05 Access control policy and management</w:delText>
            </w:r>
            <w:r w:rsidRPr="004C52FA" w:rsidDel="005E2F74">
              <w:rPr>
                <w:b w:val="0"/>
                <w:bCs/>
                <w:noProof/>
                <w:webHidden/>
              </w:rPr>
              <w:tab/>
              <w:delText>8</w:delText>
            </w:r>
          </w:del>
        </w:p>
        <w:p w14:paraId="60077C45" w14:textId="7A6CB49F" w:rsidR="007B0A35" w:rsidRPr="004C52FA" w:rsidDel="005E2F74" w:rsidRDefault="007B0A35" w:rsidP="007B0A35">
          <w:pPr>
            <w:pStyle w:val="TOC1"/>
            <w:rPr>
              <w:del w:id="281" w:author="T Londhe, Vinod (Contractor)" w:date="2022-07-09T14:10:00Z"/>
              <w:rFonts w:asciiTheme="minorHAnsi" w:hAnsiTheme="minorHAnsi" w:cstheme="minorBidi"/>
              <w:b w:val="0"/>
              <w:bCs/>
              <w:noProof/>
              <w:sz w:val="22"/>
            </w:rPr>
          </w:pPr>
          <w:del w:id="282" w:author="T Londhe, Vinod (Contractor)" w:date="2022-07-09T14:10:00Z">
            <w:r w:rsidRPr="004C52FA" w:rsidDel="005E2F74">
              <w:rPr>
                <w:bCs/>
                <w:rPrChange w:id="283" w:author="T Londhe, Vinod (Contractor)" w:date="2022-07-09T14:10:00Z">
                  <w:rPr>
                    <w:rStyle w:val="Hyperlink"/>
                    <w:noProof/>
                  </w:rPr>
                </w:rPrChange>
              </w:rPr>
              <w:delText>06 Security Awareness Training</w:delText>
            </w:r>
            <w:r w:rsidRPr="004C52FA" w:rsidDel="005E2F74">
              <w:rPr>
                <w:b w:val="0"/>
                <w:bCs/>
                <w:noProof/>
                <w:webHidden/>
              </w:rPr>
              <w:tab/>
              <w:delText>8</w:delText>
            </w:r>
          </w:del>
        </w:p>
        <w:p w14:paraId="1A375EA0" w14:textId="787E6D41" w:rsidR="007B0A35" w:rsidRPr="004C52FA" w:rsidDel="005E2F74" w:rsidRDefault="007B0A35" w:rsidP="007B0A35">
          <w:pPr>
            <w:pStyle w:val="TOC1"/>
            <w:rPr>
              <w:del w:id="284" w:author="T Londhe, Vinod (Contractor)" w:date="2022-07-09T14:10:00Z"/>
              <w:rFonts w:asciiTheme="minorHAnsi" w:hAnsiTheme="minorHAnsi" w:cstheme="minorBidi"/>
              <w:b w:val="0"/>
              <w:bCs/>
              <w:noProof/>
              <w:sz w:val="22"/>
            </w:rPr>
          </w:pPr>
          <w:del w:id="285" w:author="T Londhe, Vinod (Contractor)" w:date="2022-07-09T14:10:00Z">
            <w:r w:rsidRPr="004C52FA" w:rsidDel="005E2F74">
              <w:rPr>
                <w:bCs/>
                <w:rPrChange w:id="286" w:author="T Londhe, Vinod (Contractor)" w:date="2022-07-09T14:10:00Z">
                  <w:rPr>
                    <w:rStyle w:val="Hyperlink"/>
                    <w:noProof/>
                  </w:rPr>
                </w:rPrChange>
              </w:rPr>
              <w:delText>07 Incident Management, Response, Training, Testing, Handling, Monitoring &amp; Reporting</w:delText>
            </w:r>
            <w:r w:rsidRPr="004C52FA" w:rsidDel="005E2F74">
              <w:rPr>
                <w:b w:val="0"/>
                <w:bCs/>
                <w:noProof/>
                <w:webHidden/>
              </w:rPr>
              <w:tab/>
              <w:delText>8</w:delText>
            </w:r>
          </w:del>
        </w:p>
        <w:p w14:paraId="5935E7C1" w14:textId="001DB41D" w:rsidR="007B0A35" w:rsidRPr="004C52FA" w:rsidDel="005E2F74" w:rsidRDefault="007B0A35" w:rsidP="007B0A35">
          <w:pPr>
            <w:pStyle w:val="TOC1"/>
            <w:rPr>
              <w:del w:id="287" w:author="T Londhe, Vinod (Contractor)" w:date="2022-07-09T14:10:00Z"/>
              <w:rFonts w:asciiTheme="minorHAnsi" w:hAnsiTheme="minorHAnsi" w:cstheme="minorBidi"/>
              <w:b w:val="0"/>
              <w:bCs/>
              <w:noProof/>
              <w:sz w:val="22"/>
            </w:rPr>
          </w:pPr>
          <w:del w:id="288" w:author="T Londhe, Vinod (Contractor)" w:date="2022-07-09T14:10:00Z">
            <w:r w:rsidRPr="004C52FA" w:rsidDel="005E2F74">
              <w:rPr>
                <w:bCs/>
                <w:rPrChange w:id="289" w:author="T Londhe, Vinod (Contractor)" w:date="2022-07-09T14:10:00Z">
                  <w:rPr>
                    <w:rStyle w:val="Hyperlink"/>
                    <w:noProof/>
                  </w:rPr>
                </w:rPrChange>
              </w:rPr>
              <w:delText>08 Contingency Plan: Testing, Maintenance and Training</w:delText>
            </w:r>
            <w:r w:rsidRPr="004C52FA" w:rsidDel="005E2F74">
              <w:rPr>
                <w:b w:val="0"/>
                <w:bCs/>
                <w:noProof/>
                <w:webHidden/>
              </w:rPr>
              <w:tab/>
              <w:delText>9</w:delText>
            </w:r>
          </w:del>
        </w:p>
        <w:p w14:paraId="0408C9D5" w14:textId="25A52F94" w:rsidR="007B0A35" w:rsidRPr="004C52FA" w:rsidDel="005E2F74" w:rsidRDefault="007B0A35" w:rsidP="007B0A35">
          <w:pPr>
            <w:pStyle w:val="TOC1"/>
            <w:rPr>
              <w:del w:id="290" w:author="T Londhe, Vinod (Contractor)" w:date="2022-07-09T14:10:00Z"/>
              <w:rFonts w:asciiTheme="minorHAnsi" w:hAnsiTheme="minorHAnsi" w:cstheme="minorBidi"/>
              <w:b w:val="0"/>
              <w:bCs/>
              <w:noProof/>
              <w:sz w:val="22"/>
            </w:rPr>
          </w:pPr>
          <w:del w:id="291" w:author="T Londhe, Vinod (Contractor)" w:date="2022-07-09T14:10:00Z">
            <w:r w:rsidRPr="004C52FA" w:rsidDel="005E2F74">
              <w:rPr>
                <w:bCs/>
                <w:rPrChange w:id="292" w:author="T Londhe, Vinod (Contractor)" w:date="2022-07-09T14:10:00Z">
                  <w:rPr>
                    <w:rStyle w:val="Hyperlink"/>
                    <w:noProof/>
                  </w:rPr>
                </w:rPrChange>
              </w:rPr>
              <w:delText>09 Trustworthiness- CIA Triad &amp; Their Responsibilities</w:delText>
            </w:r>
            <w:r w:rsidRPr="004C52FA" w:rsidDel="005E2F74">
              <w:rPr>
                <w:b w:val="0"/>
                <w:bCs/>
                <w:noProof/>
                <w:webHidden/>
              </w:rPr>
              <w:tab/>
              <w:delText>10</w:delText>
            </w:r>
          </w:del>
        </w:p>
        <w:p w14:paraId="6033A760" w14:textId="02BD1C8B" w:rsidR="007B0A35" w:rsidRPr="004C52FA" w:rsidDel="005E2F74" w:rsidRDefault="007B0A35" w:rsidP="007B0A35">
          <w:pPr>
            <w:pStyle w:val="TOC1"/>
            <w:rPr>
              <w:del w:id="293" w:author="T Londhe, Vinod (Contractor)" w:date="2022-07-09T14:10:00Z"/>
              <w:rFonts w:asciiTheme="minorHAnsi" w:hAnsiTheme="minorHAnsi" w:cstheme="minorBidi"/>
              <w:b w:val="0"/>
              <w:bCs/>
              <w:noProof/>
              <w:sz w:val="22"/>
            </w:rPr>
          </w:pPr>
          <w:del w:id="294" w:author="T Londhe, Vinod (Contractor)" w:date="2022-07-09T14:10:00Z">
            <w:r w:rsidRPr="004C52FA" w:rsidDel="005E2F74">
              <w:rPr>
                <w:bCs/>
                <w:rPrChange w:id="295" w:author="T Londhe, Vinod (Contractor)" w:date="2022-07-09T14:10:00Z">
                  <w:rPr>
                    <w:rStyle w:val="Hyperlink"/>
                    <w:noProof/>
                  </w:rPr>
                </w:rPrChange>
              </w:rPr>
              <w:delText>10 System Maintenance</w:delText>
            </w:r>
            <w:r w:rsidRPr="004C52FA" w:rsidDel="005E2F74">
              <w:rPr>
                <w:b w:val="0"/>
                <w:bCs/>
                <w:noProof/>
                <w:webHidden/>
              </w:rPr>
              <w:tab/>
              <w:delText>10</w:delText>
            </w:r>
          </w:del>
        </w:p>
        <w:p w14:paraId="38A8F427" w14:textId="37BAA15C" w:rsidR="007B0A35" w:rsidRPr="004C52FA" w:rsidDel="005E2F74" w:rsidRDefault="007B0A35" w:rsidP="007B0A35">
          <w:pPr>
            <w:pStyle w:val="TOC1"/>
            <w:rPr>
              <w:del w:id="296" w:author="T Londhe, Vinod (Contractor)" w:date="2022-07-09T14:10:00Z"/>
              <w:rFonts w:asciiTheme="minorHAnsi" w:hAnsiTheme="minorHAnsi" w:cstheme="minorBidi"/>
              <w:b w:val="0"/>
              <w:bCs/>
              <w:noProof/>
              <w:sz w:val="22"/>
            </w:rPr>
          </w:pPr>
          <w:del w:id="297" w:author="T Londhe, Vinod (Contractor)" w:date="2022-07-09T14:10:00Z">
            <w:r w:rsidRPr="004C52FA" w:rsidDel="005E2F74">
              <w:rPr>
                <w:bCs/>
                <w:rPrChange w:id="298" w:author="T Londhe, Vinod (Contractor)" w:date="2022-07-09T14:10:00Z">
                  <w:rPr>
                    <w:rStyle w:val="Hyperlink"/>
                    <w:noProof/>
                  </w:rPr>
                </w:rPrChange>
              </w:rPr>
              <w:delText>11 Configuration settings</w:delText>
            </w:r>
            <w:r w:rsidRPr="004C52FA" w:rsidDel="005E2F74">
              <w:rPr>
                <w:b w:val="0"/>
                <w:bCs/>
                <w:noProof/>
                <w:webHidden/>
              </w:rPr>
              <w:tab/>
              <w:delText>10</w:delText>
            </w:r>
          </w:del>
        </w:p>
        <w:p w14:paraId="44AB53AF" w14:textId="1109311A" w:rsidR="007B0A35" w:rsidRPr="004C52FA" w:rsidDel="005E2F74" w:rsidRDefault="007B0A35" w:rsidP="007B0A35">
          <w:pPr>
            <w:pStyle w:val="TOC1"/>
            <w:rPr>
              <w:del w:id="299" w:author="T Londhe, Vinod (Contractor)" w:date="2022-07-09T14:10:00Z"/>
              <w:rFonts w:asciiTheme="minorHAnsi" w:hAnsiTheme="minorHAnsi" w:cstheme="minorBidi"/>
              <w:b w:val="0"/>
              <w:bCs/>
              <w:noProof/>
              <w:sz w:val="22"/>
            </w:rPr>
          </w:pPr>
          <w:del w:id="300" w:author="T Londhe, Vinod (Contractor)" w:date="2022-07-09T14:10:00Z">
            <w:r w:rsidRPr="004C52FA" w:rsidDel="005E2F74">
              <w:rPr>
                <w:bCs/>
                <w:rPrChange w:id="301" w:author="T Londhe, Vinod (Contractor)" w:date="2022-07-09T14:10:00Z">
                  <w:rPr>
                    <w:rStyle w:val="Hyperlink"/>
                    <w:noProof/>
                  </w:rPr>
                </w:rPrChange>
              </w:rPr>
              <w:delText>12 System and information integrity</w:delText>
            </w:r>
            <w:r w:rsidRPr="004C52FA" w:rsidDel="005E2F74">
              <w:rPr>
                <w:b w:val="0"/>
                <w:bCs/>
                <w:noProof/>
                <w:webHidden/>
              </w:rPr>
              <w:tab/>
              <w:delText>11</w:delText>
            </w:r>
          </w:del>
        </w:p>
        <w:p w14:paraId="7BB64067" w14:textId="2FB596C2" w:rsidR="007B0A35" w:rsidRPr="004C52FA" w:rsidDel="005E2F74" w:rsidRDefault="007B0A35" w:rsidP="007B0A35">
          <w:pPr>
            <w:pStyle w:val="TOC1"/>
            <w:rPr>
              <w:del w:id="302" w:author="T Londhe, Vinod (Contractor)" w:date="2022-07-09T14:10:00Z"/>
              <w:rFonts w:asciiTheme="minorHAnsi" w:hAnsiTheme="minorHAnsi" w:cstheme="minorBidi"/>
              <w:b w:val="0"/>
              <w:bCs/>
              <w:noProof/>
              <w:sz w:val="22"/>
            </w:rPr>
          </w:pPr>
          <w:del w:id="303" w:author="T Londhe, Vinod (Contractor)" w:date="2022-07-09T14:10:00Z">
            <w:r w:rsidRPr="004C52FA" w:rsidDel="005E2F74">
              <w:rPr>
                <w:bCs/>
                <w:rPrChange w:id="304" w:author="T Londhe, Vinod (Contractor)" w:date="2022-07-09T14:10:00Z">
                  <w:rPr>
                    <w:rStyle w:val="Hyperlink"/>
                    <w:noProof/>
                  </w:rPr>
                </w:rPrChange>
              </w:rPr>
              <w:delText>13 Malicious code protection</w:delText>
            </w:r>
            <w:r w:rsidRPr="004C52FA" w:rsidDel="005E2F74">
              <w:rPr>
                <w:b w:val="0"/>
                <w:bCs/>
                <w:noProof/>
                <w:webHidden/>
              </w:rPr>
              <w:tab/>
              <w:delText>11</w:delText>
            </w:r>
          </w:del>
        </w:p>
        <w:p w14:paraId="19D1BBD6" w14:textId="52670AF3" w:rsidR="007B0A35" w:rsidRPr="004C52FA" w:rsidDel="005E2F74" w:rsidRDefault="007B0A35" w:rsidP="007B0A35">
          <w:pPr>
            <w:pStyle w:val="TOC1"/>
            <w:rPr>
              <w:del w:id="305" w:author="T Londhe, Vinod (Contractor)" w:date="2022-07-09T14:10:00Z"/>
              <w:rFonts w:asciiTheme="minorHAnsi" w:hAnsiTheme="minorHAnsi" w:cstheme="minorBidi"/>
              <w:b w:val="0"/>
              <w:bCs/>
              <w:noProof/>
              <w:sz w:val="22"/>
            </w:rPr>
          </w:pPr>
          <w:del w:id="306" w:author="T Londhe, Vinod (Contractor)" w:date="2022-07-09T14:10:00Z">
            <w:r w:rsidRPr="004C52FA" w:rsidDel="005E2F74">
              <w:rPr>
                <w:bCs/>
                <w:rPrChange w:id="307" w:author="T Londhe, Vinod (Contractor)" w:date="2022-07-09T14:10:00Z">
                  <w:rPr>
                    <w:rStyle w:val="Hyperlink"/>
                    <w:noProof/>
                  </w:rPr>
                </w:rPrChange>
              </w:rPr>
              <w:delText>14 Information system monitoring</w:delText>
            </w:r>
            <w:r w:rsidRPr="004C52FA" w:rsidDel="005E2F74">
              <w:rPr>
                <w:b w:val="0"/>
                <w:bCs/>
                <w:noProof/>
                <w:webHidden/>
              </w:rPr>
              <w:tab/>
              <w:delText>12</w:delText>
            </w:r>
          </w:del>
        </w:p>
        <w:p w14:paraId="1E1FC381" w14:textId="750EFE64" w:rsidR="007B0A35" w:rsidRPr="004C52FA" w:rsidDel="005E2F74" w:rsidRDefault="007B0A35" w:rsidP="007B0A35">
          <w:pPr>
            <w:pStyle w:val="TOC1"/>
            <w:rPr>
              <w:del w:id="308" w:author="T Londhe, Vinod (Contractor)" w:date="2022-07-09T14:10:00Z"/>
              <w:rFonts w:asciiTheme="minorHAnsi" w:hAnsiTheme="minorHAnsi" w:cstheme="minorBidi"/>
              <w:b w:val="0"/>
              <w:bCs/>
              <w:noProof/>
              <w:sz w:val="22"/>
            </w:rPr>
          </w:pPr>
          <w:del w:id="309" w:author="T Londhe, Vinod (Contractor)" w:date="2022-07-09T14:10:00Z">
            <w:r w:rsidRPr="004C52FA" w:rsidDel="005E2F74">
              <w:rPr>
                <w:bCs/>
                <w:rPrChange w:id="310" w:author="T Londhe, Vinod (Contractor)" w:date="2022-07-09T14:10:00Z">
                  <w:rPr>
                    <w:rStyle w:val="Hyperlink"/>
                    <w:noProof/>
                  </w:rPr>
                </w:rPrChange>
              </w:rPr>
              <w:delText>15 Information handling and retention</w:delText>
            </w:r>
            <w:r w:rsidRPr="004C52FA" w:rsidDel="005E2F74">
              <w:rPr>
                <w:b w:val="0"/>
                <w:bCs/>
                <w:noProof/>
                <w:webHidden/>
              </w:rPr>
              <w:tab/>
              <w:delText>12</w:delText>
            </w:r>
          </w:del>
        </w:p>
        <w:p w14:paraId="439BFFA2" w14:textId="66241180" w:rsidR="007B0A35" w:rsidRPr="004C52FA" w:rsidDel="005E2F74" w:rsidRDefault="007B0A35" w:rsidP="007B0A35">
          <w:pPr>
            <w:pStyle w:val="TOC1"/>
            <w:rPr>
              <w:del w:id="311" w:author="T Londhe, Vinod (Contractor)" w:date="2022-07-09T14:10:00Z"/>
              <w:rFonts w:asciiTheme="minorHAnsi" w:hAnsiTheme="minorHAnsi" w:cstheme="minorBidi"/>
              <w:b w:val="0"/>
              <w:bCs/>
              <w:noProof/>
              <w:sz w:val="22"/>
            </w:rPr>
          </w:pPr>
          <w:del w:id="312" w:author="T Londhe, Vinod (Contractor)" w:date="2022-07-09T14:10:00Z">
            <w:r w:rsidRPr="004C52FA" w:rsidDel="005E2F74">
              <w:rPr>
                <w:bCs/>
                <w:rPrChange w:id="313" w:author="T Londhe, Vinod (Contractor)" w:date="2022-07-09T14:10:00Z">
                  <w:rPr>
                    <w:rStyle w:val="Hyperlink"/>
                    <w:noProof/>
                  </w:rPr>
                </w:rPrChange>
              </w:rPr>
              <w:delText>16 Transmission confidentiality and integrity</w:delText>
            </w:r>
            <w:r w:rsidRPr="004C52FA" w:rsidDel="005E2F74">
              <w:rPr>
                <w:b w:val="0"/>
                <w:bCs/>
                <w:noProof/>
                <w:webHidden/>
              </w:rPr>
              <w:tab/>
              <w:delText>12</w:delText>
            </w:r>
          </w:del>
        </w:p>
        <w:p w14:paraId="52AAC689" w14:textId="0617A672" w:rsidR="007B0A35" w:rsidRPr="004C52FA" w:rsidDel="005E2F74" w:rsidRDefault="007B0A35" w:rsidP="007B0A35">
          <w:pPr>
            <w:pStyle w:val="TOC1"/>
            <w:rPr>
              <w:del w:id="314" w:author="T Londhe, Vinod (Contractor)" w:date="2022-07-09T14:10:00Z"/>
              <w:rFonts w:asciiTheme="minorHAnsi" w:hAnsiTheme="minorHAnsi" w:cstheme="minorBidi"/>
              <w:b w:val="0"/>
              <w:bCs/>
              <w:noProof/>
              <w:sz w:val="22"/>
            </w:rPr>
          </w:pPr>
          <w:del w:id="315" w:author="T Londhe, Vinod (Contractor)" w:date="2022-07-09T14:10:00Z">
            <w:r w:rsidRPr="004C52FA" w:rsidDel="005E2F74">
              <w:rPr>
                <w:bCs/>
                <w:rPrChange w:id="316" w:author="T Londhe, Vinod (Contractor)" w:date="2022-07-09T14:10:00Z">
                  <w:rPr>
                    <w:rStyle w:val="Hyperlink"/>
                    <w:noProof/>
                  </w:rPr>
                </w:rPrChange>
              </w:rPr>
              <w:delText>17 Security Alerts, Advisories, and Directives</w:delText>
            </w:r>
            <w:r w:rsidRPr="004C52FA" w:rsidDel="005E2F74">
              <w:rPr>
                <w:b w:val="0"/>
                <w:bCs/>
                <w:noProof/>
                <w:webHidden/>
              </w:rPr>
              <w:tab/>
              <w:delText>13</w:delText>
            </w:r>
          </w:del>
        </w:p>
        <w:p w14:paraId="7C8F6A0E" w14:textId="6BEADDF4" w:rsidR="007B0A35" w:rsidRPr="004C52FA" w:rsidDel="005E2F74" w:rsidRDefault="007B0A35" w:rsidP="007B0A35">
          <w:pPr>
            <w:pStyle w:val="TOC1"/>
            <w:rPr>
              <w:del w:id="317" w:author="T Londhe, Vinod (Contractor)" w:date="2022-07-09T14:10:00Z"/>
              <w:rFonts w:asciiTheme="minorHAnsi" w:hAnsiTheme="minorHAnsi" w:cstheme="minorBidi"/>
              <w:b w:val="0"/>
              <w:bCs/>
              <w:noProof/>
              <w:sz w:val="22"/>
            </w:rPr>
          </w:pPr>
          <w:del w:id="318" w:author="T Londhe, Vinod (Contractor)" w:date="2022-07-09T14:10:00Z">
            <w:r w:rsidRPr="004C52FA" w:rsidDel="005E2F74">
              <w:rPr>
                <w:bCs/>
                <w:rPrChange w:id="319" w:author="T Londhe, Vinod (Contractor)" w:date="2022-07-09T14:10:00Z">
                  <w:rPr>
                    <w:rStyle w:val="Hyperlink"/>
                    <w:noProof/>
                  </w:rPr>
                </w:rPrChange>
              </w:rPr>
              <w:delText>18 Flaw remediation &amp; Vulnerability Management</w:delText>
            </w:r>
            <w:r w:rsidRPr="004C52FA" w:rsidDel="005E2F74">
              <w:rPr>
                <w:b w:val="0"/>
                <w:bCs/>
                <w:noProof/>
                <w:webHidden/>
              </w:rPr>
              <w:tab/>
              <w:delText>13</w:delText>
            </w:r>
          </w:del>
        </w:p>
        <w:p w14:paraId="24E497B2" w14:textId="4707AA83" w:rsidR="007B0A35" w:rsidRPr="004C52FA" w:rsidDel="005E2F74" w:rsidRDefault="007B0A35" w:rsidP="007B0A35">
          <w:pPr>
            <w:pStyle w:val="TOC1"/>
            <w:rPr>
              <w:del w:id="320" w:author="T Londhe, Vinod (Contractor)" w:date="2022-07-09T14:10:00Z"/>
              <w:rFonts w:asciiTheme="minorHAnsi" w:hAnsiTheme="minorHAnsi" w:cstheme="minorBidi"/>
              <w:b w:val="0"/>
              <w:bCs/>
              <w:noProof/>
              <w:sz w:val="22"/>
            </w:rPr>
          </w:pPr>
          <w:del w:id="321" w:author="T Londhe, Vinod (Contractor)" w:date="2022-07-09T14:10:00Z">
            <w:r w:rsidRPr="004C52FA" w:rsidDel="005E2F74">
              <w:rPr>
                <w:bCs/>
                <w:rPrChange w:id="322" w:author="T Londhe, Vinod (Contractor)" w:date="2022-07-09T14:10:00Z">
                  <w:rPr>
                    <w:rStyle w:val="Hyperlink"/>
                    <w:noProof/>
                  </w:rPr>
                </w:rPrChange>
              </w:rPr>
              <w:delText>19 Cyber Security Product Upgrades</w:delText>
            </w:r>
            <w:r w:rsidRPr="004C52FA" w:rsidDel="005E2F74">
              <w:rPr>
                <w:b w:val="0"/>
                <w:bCs/>
                <w:noProof/>
                <w:webHidden/>
              </w:rPr>
              <w:tab/>
              <w:delText>13</w:delText>
            </w:r>
          </w:del>
        </w:p>
        <w:p w14:paraId="709C3DD6" w14:textId="4278D046" w:rsidR="007B0A35" w:rsidRPr="004C52FA" w:rsidDel="005E2F74" w:rsidRDefault="007B0A35" w:rsidP="007B0A35">
          <w:pPr>
            <w:pStyle w:val="TOC1"/>
            <w:rPr>
              <w:del w:id="323" w:author="T Londhe, Vinod (Contractor)" w:date="2022-07-09T14:10:00Z"/>
              <w:rFonts w:asciiTheme="minorHAnsi" w:hAnsiTheme="minorHAnsi" w:cstheme="minorBidi"/>
              <w:b w:val="0"/>
              <w:bCs/>
              <w:noProof/>
              <w:sz w:val="22"/>
            </w:rPr>
          </w:pPr>
          <w:del w:id="324" w:author="T Londhe, Vinod (Contractor)" w:date="2022-07-09T14:10:00Z">
            <w:r w:rsidRPr="004C52FA" w:rsidDel="005E2F74">
              <w:rPr>
                <w:bCs/>
                <w:rPrChange w:id="325" w:author="T Londhe, Vinod (Contractor)" w:date="2022-07-09T14:10:00Z">
                  <w:rPr>
                    <w:rStyle w:val="Hyperlink"/>
                    <w:noProof/>
                  </w:rPr>
                </w:rPrChange>
              </w:rPr>
              <w:delText>20 Security Program Integration</w:delText>
            </w:r>
            <w:r w:rsidRPr="004C52FA" w:rsidDel="005E2F74">
              <w:rPr>
                <w:b w:val="0"/>
                <w:bCs/>
                <w:noProof/>
                <w:webHidden/>
              </w:rPr>
              <w:tab/>
              <w:delText>14</w:delText>
            </w:r>
          </w:del>
        </w:p>
        <w:p w14:paraId="34FD2118" w14:textId="30F113D9" w:rsidR="007B0A35" w:rsidRPr="004C52FA" w:rsidDel="005E2F74" w:rsidRDefault="007B0A35" w:rsidP="007B0A35">
          <w:pPr>
            <w:pStyle w:val="TOC1"/>
            <w:rPr>
              <w:del w:id="326" w:author="T Londhe, Vinod (Contractor)" w:date="2022-07-09T14:10:00Z"/>
              <w:rFonts w:asciiTheme="minorHAnsi" w:hAnsiTheme="minorHAnsi" w:cstheme="minorBidi"/>
              <w:b w:val="0"/>
              <w:bCs/>
              <w:noProof/>
              <w:sz w:val="22"/>
            </w:rPr>
          </w:pPr>
          <w:del w:id="327" w:author="T Londhe, Vinod (Contractor)" w:date="2022-07-09T14:10:00Z">
            <w:r w:rsidRPr="004C52FA" w:rsidDel="005E2F74">
              <w:rPr>
                <w:bCs/>
                <w:rPrChange w:id="328" w:author="T Londhe, Vinod (Contractor)" w:date="2022-07-09T14:10:00Z">
                  <w:rPr>
                    <w:rStyle w:val="Hyperlink"/>
                    <w:noProof/>
                  </w:rPr>
                </w:rPrChange>
              </w:rPr>
              <w:delText>21 Secure Decommissioning</w:delText>
            </w:r>
            <w:r w:rsidRPr="004C52FA" w:rsidDel="005E2F74">
              <w:rPr>
                <w:b w:val="0"/>
                <w:bCs/>
                <w:noProof/>
                <w:webHidden/>
              </w:rPr>
              <w:tab/>
              <w:delText>14</w:delText>
            </w:r>
          </w:del>
        </w:p>
        <w:p w14:paraId="6DEB745A" w14:textId="0747391D" w:rsidR="007B0A35" w:rsidRPr="004C52FA" w:rsidDel="005E2F74" w:rsidRDefault="007B0A35" w:rsidP="007B0A35">
          <w:pPr>
            <w:pStyle w:val="TOC1"/>
            <w:rPr>
              <w:del w:id="329" w:author="T Londhe, Vinod (Contractor)" w:date="2022-07-09T14:10:00Z"/>
              <w:rFonts w:asciiTheme="minorHAnsi" w:hAnsiTheme="minorHAnsi" w:cstheme="minorBidi"/>
              <w:b w:val="0"/>
              <w:bCs/>
              <w:noProof/>
              <w:sz w:val="22"/>
            </w:rPr>
          </w:pPr>
          <w:del w:id="330" w:author="T Londhe, Vinod (Contractor)" w:date="2022-07-09T14:10:00Z">
            <w:r w:rsidRPr="004C52FA" w:rsidDel="005E2F74">
              <w:rPr>
                <w:bCs/>
                <w:rPrChange w:id="331" w:author="T Londhe, Vinod (Contractor)" w:date="2022-07-09T14:10:00Z">
                  <w:rPr>
                    <w:rStyle w:val="Hyperlink"/>
                    <w:noProof/>
                  </w:rPr>
                </w:rPrChange>
              </w:rPr>
              <w:delText>22 Cryptographic Protection &amp; Management</w:delText>
            </w:r>
            <w:r w:rsidRPr="004C52FA" w:rsidDel="005E2F74">
              <w:rPr>
                <w:b w:val="0"/>
                <w:bCs/>
                <w:noProof/>
                <w:webHidden/>
              </w:rPr>
              <w:tab/>
              <w:delText>14</w:delText>
            </w:r>
          </w:del>
        </w:p>
        <w:p w14:paraId="7CDB8A57" w14:textId="68AEAB35" w:rsidR="007B0A35" w:rsidRPr="004C52FA" w:rsidDel="005E2F74" w:rsidRDefault="007B0A35" w:rsidP="007B0A35">
          <w:pPr>
            <w:pStyle w:val="TOC1"/>
            <w:rPr>
              <w:del w:id="332" w:author="T Londhe, Vinod (Contractor)" w:date="2022-07-09T14:10:00Z"/>
              <w:rFonts w:asciiTheme="minorHAnsi" w:hAnsiTheme="minorHAnsi" w:cstheme="minorBidi"/>
              <w:b w:val="0"/>
              <w:bCs/>
              <w:noProof/>
              <w:sz w:val="22"/>
            </w:rPr>
          </w:pPr>
          <w:del w:id="333" w:author="T Londhe, Vinod (Contractor)" w:date="2022-07-09T14:10:00Z">
            <w:r w:rsidRPr="004C52FA" w:rsidDel="005E2F74">
              <w:rPr>
                <w:bCs/>
                <w:rPrChange w:id="334" w:author="T Londhe, Vinod (Contractor)" w:date="2022-07-09T14:10:00Z">
                  <w:rPr>
                    <w:rStyle w:val="Hyperlink"/>
                    <w:noProof/>
                  </w:rPr>
                </w:rPrChange>
              </w:rPr>
              <w:delText>23 Malware Detection/Protection</w:delText>
            </w:r>
            <w:r w:rsidRPr="004C52FA" w:rsidDel="005E2F74">
              <w:rPr>
                <w:b w:val="0"/>
                <w:bCs/>
                <w:noProof/>
                <w:webHidden/>
              </w:rPr>
              <w:tab/>
              <w:delText>14</w:delText>
            </w:r>
          </w:del>
        </w:p>
        <w:p w14:paraId="0D57304F" w14:textId="7804108D" w:rsidR="007B0A35" w:rsidRPr="004C52FA" w:rsidDel="005E2F74" w:rsidRDefault="007B0A35" w:rsidP="007B0A35">
          <w:pPr>
            <w:pStyle w:val="TOC1"/>
            <w:rPr>
              <w:del w:id="335" w:author="T Londhe, Vinod (Contractor)" w:date="2022-07-09T14:10:00Z"/>
              <w:rFonts w:asciiTheme="minorHAnsi" w:hAnsiTheme="minorHAnsi" w:cstheme="minorBidi"/>
              <w:b w:val="0"/>
              <w:bCs/>
              <w:noProof/>
              <w:sz w:val="22"/>
            </w:rPr>
          </w:pPr>
          <w:del w:id="336" w:author="T Londhe, Vinod (Contractor)" w:date="2022-07-09T14:10:00Z">
            <w:r w:rsidRPr="004C52FA" w:rsidDel="005E2F74">
              <w:rPr>
                <w:bCs/>
                <w:rPrChange w:id="337" w:author="T Londhe, Vinod (Contractor)" w:date="2022-07-09T14:10:00Z">
                  <w:rPr>
                    <w:rStyle w:val="Hyperlink"/>
                    <w:noProof/>
                  </w:rPr>
                </w:rPrChange>
              </w:rPr>
              <w:delText>24 Roadmap for Third Party Components in Device Life Cycle</w:delText>
            </w:r>
            <w:r w:rsidRPr="004C52FA" w:rsidDel="005E2F74">
              <w:rPr>
                <w:b w:val="0"/>
                <w:bCs/>
                <w:noProof/>
                <w:webHidden/>
              </w:rPr>
              <w:tab/>
              <w:delText>15</w:delText>
            </w:r>
          </w:del>
        </w:p>
        <w:p w14:paraId="64E4EE2F" w14:textId="3368F523" w:rsidR="007B0A35" w:rsidRPr="004C52FA" w:rsidDel="005E2F74" w:rsidRDefault="007B0A35" w:rsidP="007B0A35">
          <w:pPr>
            <w:pStyle w:val="TOC1"/>
            <w:rPr>
              <w:del w:id="338" w:author="T Londhe, Vinod (Contractor)" w:date="2022-07-09T14:10:00Z"/>
              <w:rFonts w:asciiTheme="minorHAnsi" w:hAnsiTheme="minorHAnsi" w:cstheme="minorBidi"/>
              <w:b w:val="0"/>
              <w:bCs/>
              <w:noProof/>
              <w:sz w:val="22"/>
            </w:rPr>
          </w:pPr>
          <w:del w:id="339" w:author="T Londhe, Vinod (Contractor)" w:date="2022-07-09T14:10:00Z">
            <w:r w:rsidRPr="004C52FA" w:rsidDel="005E2F74">
              <w:rPr>
                <w:bCs/>
                <w:rPrChange w:id="340" w:author="T Londhe, Vinod (Contractor)" w:date="2022-07-09T14:10:00Z">
                  <w:rPr>
                    <w:rStyle w:val="Hyperlink"/>
                    <w:noProof/>
                  </w:rPr>
                </w:rPrChange>
              </w:rPr>
              <w:delText>25 Health Data Storage Confidentiality</w:delText>
            </w:r>
            <w:r w:rsidRPr="004C52FA" w:rsidDel="005E2F74">
              <w:rPr>
                <w:b w:val="0"/>
                <w:bCs/>
                <w:noProof/>
                <w:webHidden/>
              </w:rPr>
              <w:tab/>
              <w:delText>15</w:delText>
            </w:r>
          </w:del>
        </w:p>
        <w:p w14:paraId="3D9276B6" w14:textId="371B6707" w:rsidR="007B0A35" w:rsidRPr="004C52FA" w:rsidDel="005E2F74" w:rsidRDefault="007B0A35" w:rsidP="007B0A35">
          <w:pPr>
            <w:pStyle w:val="TOC1"/>
            <w:rPr>
              <w:del w:id="341" w:author="T Londhe, Vinod (Contractor)" w:date="2022-07-09T14:10:00Z"/>
              <w:rFonts w:asciiTheme="minorHAnsi" w:hAnsiTheme="minorHAnsi" w:cstheme="minorBidi"/>
              <w:b w:val="0"/>
              <w:bCs/>
              <w:noProof/>
              <w:sz w:val="22"/>
            </w:rPr>
          </w:pPr>
          <w:del w:id="342" w:author="T Londhe, Vinod (Contractor)" w:date="2022-07-09T14:10:00Z">
            <w:r w:rsidRPr="004C52FA" w:rsidDel="005E2F74">
              <w:rPr>
                <w:bCs/>
                <w:rPrChange w:id="343" w:author="T Londhe, Vinod (Contractor)" w:date="2022-07-09T14:10:00Z">
                  <w:rPr>
                    <w:rStyle w:val="Hyperlink"/>
                    <w:noProof/>
                  </w:rPr>
                </w:rPrChange>
              </w:rPr>
              <w:delText>26 System and Application Hardening</w:delText>
            </w:r>
            <w:r w:rsidRPr="004C52FA" w:rsidDel="005E2F74">
              <w:rPr>
                <w:b w:val="0"/>
                <w:bCs/>
                <w:noProof/>
                <w:webHidden/>
              </w:rPr>
              <w:tab/>
              <w:delText>15</w:delText>
            </w:r>
          </w:del>
        </w:p>
        <w:p w14:paraId="36E104B3" w14:textId="11731ECE" w:rsidR="007B0A35" w:rsidRPr="004C52FA" w:rsidDel="005E2F74" w:rsidRDefault="007B0A35" w:rsidP="007B0A35">
          <w:pPr>
            <w:pStyle w:val="TOC1"/>
            <w:rPr>
              <w:del w:id="344" w:author="T Londhe, Vinod (Contractor)" w:date="2022-07-09T14:10:00Z"/>
              <w:rFonts w:asciiTheme="minorHAnsi" w:hAnsiTheme="minorHAnsi" w:cstheme="minorBidi"/>
              <w:b w:val="0"/>
              <w:bCs/>
              <w:noProof/>
              <w:sz w:val="22"/>
            </w:rPr>
          </w:pPr>
          <w:del w:id="345" w:author="T Londhe, Vinod (Contractor)" w:date="2022-07-09T14:10:00Z">
            <w:r w:rsidRPr="004C52FA" w:rsidDel="005E2F74">
              <w:rPr>
                <w:bCs/>
                <w:rPrChange w:id="346" w:author="T Londhe, Vinod (Contractor)" w:date="2022-07-09T14:10:00Z">
                  <w:rPr>
                    <w:rStyle w:val="Hyperlink"/>
                    <w:noProof/>
                  </w:rPr>
                </w:rPrChange>
              </w:rPr>
              <w:delText>27 Physical Locks</w:delText>
            </w:r>
            <w:r w:rsidRPr="004C52FA" w:rsidDel="005E2F74">
              <w:rPr>
                <w:b w:val="0"/>
                <w:bCs/>
                <w:noProof/>
                <w:webHidden/>
              </w:rPr>
              <w:tab/>
              <w:delText>16</w:delText>
            </w:r>
          </w:del>
        </w:p>
        <w:p w14:paraId="6AF3B164" w14:textId="336AB211" w:rsidR="00446FC2" w:rsidRPr="004C52FA" w:rsidRDefault="00016491">
          <w:pPr>
            <w:rPr>
              <w:bCs/>
              <w:sz w:val="24"/>
            </w:rPr>
          </w:pPr>
          <w:r w:rsidRPr="004C52FA">
            <w:rPr>
              <w:rFonts w:eastAsiaTheme="minorEastAsia" w:cs="Times New Roman"/>
              <w:bCs/>
              <w:color w:val="auto"/>
              <w:sz w:val="28"/>
            </w:rPr>
            <w:fldChar w:fldCharType="end"/>
          </w:r>
          <w:commentRangeEnd w:id="148"/>
          <w:r w:rsidR="00C57404">
            <w:rPr>
              <w:rStyle w:val="CommentReference"/>
            </w:rPr>
            <w:commentReference w:id="148"/>
          </w:r>
        </w:p>
      </w:sdtContent>
    </w:sdt>
    <w:p w14:paraId="21E92B56" w14:textId="77777777" w:rsidR="00212F26" w:rsidRPr="00016491" w:rsidRDefault="00212F26">
      <w:pPr>
        <w:spacing w:after="0" w:line="259" w:lineRule="auto"/>
        <w:ind w:left="80" w:firstLine="0"/>
        <w:jc w:val="left"/>
        <w:rPr>
          <w:b/>
          <w:sz w:val="24"/>
        </w:rPr>
      </w:pPr>
    </w:p>
    <w:p w14:paraId="49FD8AC7" w14:textId="4545E908" w:rsidR="004C52FA" w:rsidRDefault="004C52FA" w:rsidP="004C52FA">
      <w:pPr>
        <w:pStyle w:val="Heading1"/>
      </w:pPr>
      <w:bookmarkStart w:id="347" w:name="_Toc108268244"/>
    </w:p>
    <w:p w14:paraId="2609A5C2" w14:textId="5B28D2C0" w:rsidR="004C52FA" w:rsidRDefault="004C52FA" w:rsidP="004C52FA">
      <w:pPr>
        <w:pStyle w:val="Heading1"/>
      </w:pPr>
    </w:p>
    <w:p w14:paraId="4829F055" w14:textId="0BF5CBE4" w:rsidR="004C52FA" w:rsidRDefault="004C52FA" w:rsidP="004C52FA">
      <w:pPr>
        <w:pStyle w:val="Heading1"/>
      </w:pPr>
    </w:p>
    <w:p w14:paraId="6F9BA997" w14:textId="77777777" w:rsidR="004C52FA" w:rsidRDefault="004C52FA" w:rsidP="004C52FA">
      <w:pPr>
        <w:pStyle w:val="Heading1"/>
      </w:pPr>
    </w:p>
    <w:p w14:paraId="7CD153AF" w14:textId="371880DD" w:rsidR="004C52FA" w:rsidRPr="004C52FA" w:rsidRDefault="004C52FA" w:rsidP="004C52FA">
      <w:pPr>
        <w:pStyle w:val="Heading1"/>
      </w:pPr>
    </w:p>
    <w:p w14:paraId="42146FCF" w14:textId="251223A7" w:rsidR="004C52FA" w:rsidRDefault="004C52FA" w:rsidP="004C52FA">
      <w:pPr>
        <w:pStyle w:val="Heading1"/>
      </w:pPr>
    </w:p>
    <w:p w14:paraId="43EE9423" w14:textId="77777777" w:rsidR="004C52FA" w:rsidRPr="004C52FA" w:rsidRDefault="004C52FA" w:rsidP="004C52FA">
      <w:pPr>
        <w:pStyle w:val="Heading1"/>
      </w:pPr>
    </w:p>
    <w:p w14:paraId="4134130B" w14:textId="77777777" w:rsidR="004C52FA" w:rsidRDefault="004C52FA" w:rsidP="004C52FA">
      <w:pPr>
        <w:pStyle w:val="Heading1"/>
      </w:pPr>
    </w:p>
    <w:p w14:paraId="1CE7FEB8" w14:textId="05845817" w:rsidR="00B11510" w:rsidRPr="00180992" w:rsidRDefault="00412C93" w:rsidP="004C52FA">
      <w:pPr>
        <w:pStyle w:val="Heading1"/>
      </w:pPr>
      <w:r w:rsidRPr="00180992">
        <w:rPr>
          <w:sz w:val="40"/>
        </w:rPr>
        <w:t xml:space="preserve">01 </w:t>
      </w:r>
      <w:r w:rsidRPr="00180992">
        <w:t>Purpose</w:t>
      </w:r>
      <w:bookmarkEnd w:id="347"/>
    </w:p>
    <w:p w14:paraId="3FE11A26" w14:textId="77777777" w:rsidR="00AB18BF" w:rsidRPr="006F330D" w:rsidRDefault="00AB18BF" w:rsidP="00AB18BF">
      <w:pPr>
        <w:spacing w:after="265" w:line="265" w:lineRule="auto"/>
        <w:ind w:left="108"/>
        <w:rPr>
          <w:sz w:val="22"/>
        </w:rPr>
      </w:pPr>
      <w:r w:rsidRPr="0005228E">
        <w:rPr>
          <w:sz w:val="22"/>
        </w:rPr>
        <w:t xml:space="preserve">This Security Operations Manual (SOM) </w:t>
      </w:r>
      <w:r w:rsidRPr="006F330D">
        <w:rPr>
          <w:sz w:val="22"/>
        </w:rPr>
        <w:t xml:space="preserve">details different security features &amp; configurations incorporated with the SmartMedic solution. </w:t>
      </w:r>
    </w:p>
    <w:p w14:paraId="39B4F733" w14:textId="77777777" w:rsidR="00AB18BF" w:rsidRPr="006F330D" w:rsidRDefault="00AB18BF" w:rsidP="00AB18BF">
      <w:pPr>
        <w:spacing w:after="265" w:line="265" w:lineRule="auto"/>
        <w:ind w:left="108"/>
        <w:rPr>
          <w:sz w:val="22"/>
        </w:rPr>
      </w:pPr>
      <w:r w:rsidRPr="006F330D">
        <w:rPr>
          <w:sz w:val="22"/>
        </w:rPr>
        <w:t xml:space="preserve">It also </w:t>
      </w:r>
      <w:r w:rsidRPr="0005228E">
        <w:rPr>
          <w:sz w:val="22"/>
        </w:rPr>
        <w:t>provide</w:t>
      </w:r>
      <w:r w:rsidRPr="006F330D">
        <w:rPr>
          <w:sz w:val="22"/>
        </w:rPr>
        <w:t>s the security guidelines for the customer to be aware during the device operation.</w:t>
      </w:r>
    </w:p>
    <w:p w14:paraId="1DC9949E" w14:textId="77777777" w:rsidR="00FB69E5" w:rsidRPr="00180992" w:rsidRDefault="00FB69E5" w:rsidP="00FB69E5">
      <w:pPr>
        <w:spacing w:after="0"/>
        <w:ind w:left="118"/>
      </w:pPr>
    </w:p>
    <w:p w14:paraId="5957385B" w14:textId="77777777" w:rsidR="00B11510" w:rsidRPr="00180992" w:rsidRDefault="00446FC2" w:rsidP="004C52FA">
      <w:pPr>
        <w:pStyle w:val="Heading1"/>
      </w:pPr>
      <w:bookmarkStart w:id="348" w:name="_Toc108268245"/>
      <w:r w:rsidRPr="00180992">
        <w:rPr>
          <w:sz w:val="40"/>
        </w:rPr>
        <w:t>02</w:t>
      </w:r>
      <w:r w:rsidRPr="00180992">
        <w:rPr>
          <w:color w:val="FFCC66"/>
          <w:sz w:val="40"/>
        </w:rPr>
        <w:t xml:space="preserve"> </w:t>
      </w:r>
      <w:commentRangeStart w:id="349"/>
      <w:r w:rsidRPr="00180992">
        <w:t>Definitions</w:t>
      </w:r>
      <w:bookmarkEnd w:id="348"/>
      <w:commentRangeEnd w:id="349"/>
      <w:r w:rsidR="004B0F05">
        <w:rPr>
          <w:rStyle w:val="CommentReference"/>
          <w:b w:val="0"/>
          <w:color w:val="181717"/>
        </w:rPr>
        <w:commentReference w:id="349"/>
      </w:r>
    </w:p>
    <w:p w14:paraId="0219D56D" w14:textId="77777777" w:rsidR="00B11510" w:rsidRPr="00180992" w:rsidRDefault="00446FC2" w:rsidP="00722B4E">
      <w:pPr>
        <w:shd w:val="clear" w:color="auto" w:fill="D9D9D9" w:themeFill="background1" w:themeFillShade="D9"/>
        <w:spacing w:before="240"/>
      </w:pPr>
      <w:r w:rsidRPr="00180992">
        <w:rPr>
          <w:b/>
          <w:sz w:val="28"/>
        </w:rPr>
        <w:t>API – Application Programming Interface</w:t>
      </w:r>
    </w:p>
    <w:p w14:paraId="341D6C53" w14:textId="77777777" w:rsidR="00B11510" w:rsidRPr="0005228E" w:rsidRDefault="00446FC2" w:rsidP="00722B4E">
      <w:pPr>
        <w:rPr>
          <w:sz w:val="22"/>
        </w:rPr>
      </w:pPr>
      <w:r w:rsidRPr="0005228E">
        <w:rPr>
          <w:sz w:val="22"/>
        </w:rPr>
        <w:t>An interface for computing that defines interactions between multiple software intermediaries.</w:t>
      </w:r>
    </w:p>
    <w:p w14:paraId="0DAC045B" w14:textId="77777777" w:rsidR="00B11510" w:rsidRPr="00180992" w:rsidRDefault="00446FC2" w:rsidP="00722B4E">
      <w:pPr>
        <w:shd w:val="clear" w:color="auto" w:fill="D9D9D9" w:themeFill="background1" w:themeFillShade="D9"/>
        <w:spacing w:before="240"/>
        <w:rPr>
          <w:b/>
          <w:sz w:val="28"/>
        </w:rPr>
      </w:pPr>
      <w:r w:rsidRPr="00180992">
        <w:rPr>
          <w:b/>
          <w:sz w:val="28"/>
        </w:rPr>
        <w:t>Customer</w:t>
      </w:r>
    </w:p>
    <w:p w14:paraId="1B2FC6B7" w14:textId="77777777" w:rsidR="00B11510" w:rsidRPr="0005228E" w:rsidRDefault="00446FC2" w:rsidP="00E54A5D">
      <w:pPr>
        <w:rPr>
          <w:sz w:val="22"/>
        </w:rPr>
      </w:pPr>
      <w:r w:rsidRPr="0005228E">
        <w:rPr>
          <w:sz w:val="22"/>
        </w:rPr>
        <w:t>The individual or organization responsible for procurement and operation of the device. See Owner and Operator.</w:t>
      </w:r>
    </w:p>
    <w:p w14:paraId="12E7220A" w14:textId="77777777" w:rsidR="00B11510" w:rsidRPr="00180992" w:rsidRDefault="00446FC2" w:rsidP="00722B4E">
      <w:pPr>
        <w:shd w:val="clear" w:color="auto" w:fill="D9D9D9" w:themeFill="background1" w:themeFillShade="D9"/>
        <w:spacing w:before="240"/>
        <w:rPr>
          <w:b/>
          <w:sz w:val="28"/>
        </w:rPr>
      </w:pPr>
      <w:r w:rsidRPr="00180992">
        <w:rPr>
          <w:b/>
          <w:sz w:val="28"/>
        </w:rPr>
        <w:t>Device</w:t>
      </w:r>
    </w:p>
    <w:p w14:paraId="48119F04" w14:textId="77777777" w:rsidR="00B11510" w:rsidRPr="0005228E" w:rsidRDefault="00446FC2" w:rsidP="00E54A5D">
      <w:pPr>
        <w:rPr>
          <w:sz w:val="22"/>
        </w:rPr>
      </w:pPr>
      <w:r w:rsidRPr="0005228E">
        <w:rPr>
          <w:sz w:val="22"/>
        </w:rPr>
        <w:t>The item being integrated or used for a healthcare purpose. A Medical Device or other health IT product may be referred to as a Device or a Product in this document.</w:t>
      </w:r>
    </w:p>
    <w:p w14:paraId="001BF4E6" w14:textId="77777777" w:rsidR="00B11510" w:rsidRPr="00180992" w:rsidRDefault="00446FC2" w:rsidP="00722B4E">
      <w:pPr>
        <w:shd w:val="clear" w:color="auto" w:fill="D9D9D9" w:themeFill="background1" w:themeFillShade="D9"/>
        <w:spacing w:before="240"/>
        <w:rPr>
          <w:b/>
          <w:sz w:val="28"/>
        </w:rPr>
      </w:pPr>
      <w:r w:rsidRPr="00180992">
        <w:rPr>
          <w:b/>
          <w:sz w:val="28"/>
        </w:rPr>
        <w:t>HDO – Healthcare Delivery Organization</w:t>
      </w:r>
    </w:p>
    <w:p w14:paraId="4B8ED553" w14:textId="456CEB59" w:rsidR="00B11510" w:rsidRDefault="00446FC2" w:rsidP="00E54A5D">
      <w:pPr>
        <w:rPr>
          <w:ins w:id="350" w:author="Sai Praneetha Bhaskaruni" w:date="2022-07-08T14:00:00Z"/>
          <w:sz w:val="22"/>
        </w:rPr>
      </w:pPr>
      <w:r w:rsidRPr="0005228E">
        <w:rPr>
          <w:sz w:val="22"/>
        </w:rPr>
        <w:t xml:space="preserve">“Health Delivery Organization,” an organization or group of organizations that are involved with the delivery of healthcare services. A hospital is an HDO. If an HDO purchases and operates a Stryker device, the HDO is also the Customer, Owner, and Operator </w:t>
      </w:r>
      <w:r w:rsidR="00DD123E">
        <w:rPr>
          <w:sz w:val="22"/>
        </w:rPr>
        <w:t xml:space="preserve">as </w:t>
      </w:r>
      <w:r w:rsidRPr="0005228E">
        <w:rPr>
          <w:sz w:val="22"/>
        </w:rPr>
        <w:t>per the definitions of those terms.</w:t>
      </w:r>
    </w:p>
    <w:p w14:paraId="7E8D8FC4" w14:textId="19BC3D2D" w:rsidR="00C8187A" w:rsidRPr="008B26B1" w:rsidRDefault="00C8187A">
      <w:pPr>
        <w:shd w:val="clear" w:color="auto" w:fill="D9D9D9" w:themeFill="background1" w:themeFillShade="D9"/>
        <w:spacing w:before="240"/>
        <w:rPr>
          <w:ins w:id="351" w:author="Sai Praneetha Bhaskaruni" w:date="2022-07-08T14:07:00Z"/>
          <w:b/>
          <w:sz w:val="28"/>
          <w:rPrChange w:id="352" w:author="Sai Praneetha Bhaskaruni" w:date="2022-07-08T14:07:00Z">
            <w:rPr>
              <w:ins w:id="353" w:author="Sai Praneetha Bhaskaruni" w:date="2022-07-08T14:07:00Z"/>
              <w:sz w:val="22"/>
            </w:rPr>
          </w:rPrChange>
        </w:rPr>
        <w:pPrChange w:id="354" w:author="Sai Praneetha Bhaskaruni" w:date="2022-07-08T14:07:00Z">
          <w:pPr/>
        </w:pPrChange>
      </w:pPr>
      <w:ins w:id="355" w:author="Sai Praneetha Bhaskaruni" w:date="2022-07-08T14:00:00Z">
        <w:r w:rsidRPr="008B26B1">
          <w:rPr>
            <w:b/>
            <w:sz w:val="28"/>
            <w:rPrChange w:id="356" w:author="Sai Praneetha Bhaskaruni" w:date="2022-07-08T14:07:00Z">
              <w:rPr>
                <w:sz w:val="22"/>
              </w:rPr>
            </w:rPrChange>
          </w:rPr>
          <w:t>IO</w:t>
        </w:r>
      </w:ins>
      <w:ins w:id="357" w:author="Sai Praneetha Bhaskaruni" w:date="2022-07-08T14:01:00Z">
        <w:r w:rsidR="009E0D38" w:rsidRPr="008B26B1">
          <w:rPr>
            <w:b/>
            <w:sz w:val="28"/>
            <w:rPrChange w:id="358" w:author="Sai Praneetha Bhaskaruni" w:date="2022-07-08T14:07:00Z">
              <w:rPr>
                <w:sz w:val="22"/>
              </w:rPr>
            </w:rPrChange>
          </w:rPr>
          <w:t>A –</w:t>
        </w:r>
      </w:ins>
      <w:ins w:id="359" w:author="Sai Praneetha Bhaskaruni" w:date="2022-07-08T14:07:00Z">
        <w:r w:rsidR="008B26B1" w:rsidRPr="008B26B1">
          <w:rPr>
            <w:b/>
            <w:sz w:val="28"/>
            <w:rPrChange w:id="360" w:author="Sai Praneetha Bhaskaruni" w:date="2022-07-08T14:07:00Z">
              <w:rPr>
                <w:rFonts w:ascii="Roboto" w:hAnsi="Roboto"/>
                <w:color w:val="666666"/>
                <w:sz w:val="21"/>
                <w:szCs w:val="21"/>
                <w:shd w:val="clear" w:color="auto" w:fill="FFFFFF"/>
              </w:rPr>
            </w:rPrChange>
          </w:rPr>
          <w:t xml:space="preserve"> Indicators of attack</w:t>
        </w:r>
      </w:ins>
    </w:p>
    <w:p w14:paraId="65AB9954" w14:textId="294FEDB8" w:rsidR="00014365" w:rsidRPr="00550E2F" w:rsidRDefault="00014365" w:rsidP="00E54A5D">
      <w:pPr>
        <w:rPr>
          <w:ins w:id="361" w:author="Sai Praneetha Bhaskaruni" w:date="2022-07-08T14:01:00Z"/>
          <w:sz w:val="22"/>
        </w:rPr>
      </w:pPr>
      <w:ins w:id="362" w:author="Sai Praneetha Bhaskaruni" w:date="2022-07-08T14:07:00Z">
        <w:r w:rsidRPr="008B26B1">
          <w:rPr>
            <w:sz w:val="22"/>
            <w:rPrChange w:id="363" w:author="Sai Praneetha Bhaskaruni" w:date="2022-07-08T14:07:00Z">
              <w:rPr>
                <w:rFonts w:ascii="Roboto" w:hAnsi="Roboto"/>
                <w:color w:val="111111"/>
                <w:shd w:val="clear" w:color="auto" w:fill="FFFFFF"/>
              </w:rPr>
            </w:rPrChange>
          </w:rPr>
          <w:t>An</w:t>
        </w:r>
        <w:r w:rsidRPr="008B26B1">
          <w:rPr>
            <w:sz w:val="22"/>
            <w:rPrChange w:id="364" w:author="Sai Praneetha Bhaskaruni" w:date="2022-07-08T14:08:00Z">
              <w:rPr>
                <w:rStyle w:val="Strong"/>
                <w:rFonts w:ascii="Roboto" w:hAnsi="Roboto"/>
                <w:color w:val="111111"/>
                <w:shd w:val="clear" w:color="auto" w:fill="FFFFFF"/>
              </w:rPr>
            </w:rPrChange>
          </w:rPr>
          <w:t> </w:t>
        </w:r>
        <w:r w:rsidRPr="008B26B1">
          <w:rPr>
            <w:sz w:val="22"/>
            <w:rPrChange w:id="365" w:author="Sai Praneetha Bhaskaruni" w:date="2022-07-08T14:07:00Z">
              <w:rPr>
                <w:rStyle w:val="Strong"/>
                <w:rFonts w:ascii="Roboto" w:hAnsi="Roboto"/>
                <w:color w:val="111111"/>
                <w:shd w:val="clear" w:color="auto" w:fill="FFFFFF"/>
              </w:rPr>
            </w:rPrChange>
          </w:rPr>
          <w:t>IOA represents a series of actions that an adversary must conduct to succeed.</w:t>
        </w:r>
      </w:ins>
    </w:p>
    <w:p w14:paraId="2A0C4F42" w14:textId="0986C8D8" w:rsidR="009E0D38" w:rsidRPr="006557BC" w:rsidRDefault="009E0D38">
      <w:pPr>
        <w:shd w:val="clear" w:color="auto" w:fill="D9D9D9" w:themeFill="background1" w:themeFillShade="D9"/>
        <w:spacing w:before="240"/>
        <w:rPr>
          <w:ins w:id="366" w:author="Sai Praneetha Bhaskaruni" w:date="2022-07-08T14:04:00Z"/>
          <w:b/>
          <w:sz w:val="28"/>
          <w:rPrChange w:id="367" w:author="Sai Praneetha Bhaskaruni" w:date="2022-07-08T14:05:00Z">
            <w:rPr>
              <w:ins w:id="368" w:author="Sai Praneetha Bhaskaruni" w:date="2022-07-08T14:04:00Z"/>
              <w:sz w:val="22"/>
            </w:rPr>
          </w:rPrChange>
        </w:rPr>
        <w:pPrChange w:id="369" w:author="Sai Praneetha Bhaskaruni" w:date="2022-07-08T14:05:00Z">
          <w:pPr/>
        </w:pPrChange>
      </w:pPr>
      <w:ins w:id="370" w:author="Sai Praneetha Bhaskaruni" w:date="2022-07-08T14:01:00Z">
        <w:r w:rsidRPr="006557BC">
          <w:rPr>
            <w:b/>
            <w:sz w:val="28"/>
            <w:rPrChange w:id="371" w:author="Sai Praneetha Bhaskaruni" w:date="2022-07-08T14:05:00Z">
              <w:rPr>
                <w:sz w:val="22"/>
              </w:rPr>
            </w:rPrChange>
          </w:rPr>
          <w:t>IOC –</w:t>
        </w:r>
      </w:ins>
      <w:ins w:id="372" w:author="Sai Praneetha Bhaskaruni" w:date="2022-07-08T14:04:00Z">
        <w:r w:rsidR="006557BC" w:rsidRPr="00516470">
          <w:rPr>
            <w:sz w:val="28"/>
            <w:rPrChange w:id="373" w:author="Sai Praneetha Bhaskaruni" w:date="2022-07-08T14:05:00Z">
              <w:rPr>
                <w:rStyle w:val="Strong"/>
                <w:rFonts w:ascii="Roboto" w:hAnsi="Roboto"/>
                <w:color w:val="666666"/>
                <w:sz w:val="21"/>
                <w:szCs w:val="21"/>
                <w:shd w:val="clear" w:color="auto" w:fill="FFFFFF"/>
              </w:rPr>
            </w:rPrChange>
          </w:rPr>
          <w:t xml:space="preserve"> </w:t>
        </w:r>
        <w:r w:rsidR="006557BC" w:rsidRPr="00502CA4">
          <w:rPr>
            <w:sz w:val="28"/>
            <w:rPrChange w:id="374" w:author="Sai Praneetha Bhaskaruni" w:date="2022-07-12T15:46:00Z">
              <w:rPr>
                <w:rStyle w:val="Strong"/>
                <w:rFonts w:ascii="Roboto" w:hAnsi="Roboto"/>
                <w:color w:val="666666"/>
                <w:sz w:val="21"/>
                <w:szCs w:val="21"/>
                <w:shd w:val="clear" w:color="auto" w:fill="FFFFFF"/>
              </w:rPr>
            </w:rPrChange>
          </w:rPr>
          <w:t>Indicator of compromise</w:t>
        </w:r>
        <w:r w:rsidR="006557BC" w:rsidRPr="006557BC">
          <w:rPr>
            <w:b/>
            <w:sz w:val="28"/>
            <w:rPrChange w:id="375" w:author="Sai Praneetha Bhaskaruni" w:date="2022-07-08T14:05:00Z">
              <w:rPr>
                <w:rFonts w:ascii="Roboto" w:hAnsi="Roboto"/>
                <w:color w:val="666666"/>
                <w:sz w:val="21"/>
                <w:szCs w:val="21"/>
                <w:shd w:val="clear" w:color="auto" w:fill="FFFFFF"/>
              </w:rPr>
            </w:rPrChange>
          </w:rPr>
          <w:t> </w:t>
        </w:r>
      </w:ins>
    </w:p>
    <w:p w14:paraId="4DAD1B41" w14:textId="5E906707" w:rsidR="006557BC" w:rsidRPr="0005228E" w:rsidRDefault="006557BC" w:rsidP="00550E2F">
      <w:pPr>
        <w:rPr>
          <w:sz w:val="22"/>
        </w:rPr>
      </w:pPr>
      <w:ins w:id="376" w:author="Sai Praneetha Bhaskaruni" w:date="2022-07-08T14:04:00Z">
        <w:r w:rsidRPr="006557BC">
          <w:rPr>
            <w:sz w:val="22"/>
            <w:rPrChange w:id="377" w:author="Sai Praneetha Bhaskaruni" w:date="2022-07-08T14:05:00Z">
              <w:rPr>
                <w:rStyle w:val="Strong"/>
                <w:rFonts w:ascii="Roboto" w:hAnsi="Roboto"/>
                <w:color w:val="666666"/>
                <w:sz w:val="21"/>
                <w:szCs w:val="21"/>
                <w:shd w:val="clear" w:color="auto" w:fill="FFFFFF"/>
              </w:rPr>
            </w:rPrChange>
          </w:rPr>
          <w:t>Indicator of compromise</w:t>
        </w:r>
        <w:r w:rsidRPr="006557BC">
          <w:rPr>
            <w:sz w:val="22"/>
            <w:rPrChange w:id="378" w:author="Sai Praneetha Bhaskaruni" w:date="2022-07-08T14:05:00Z">
              <w:rPr>
                <w:rFonts w:ascii="Roboto" w:hAnsi="Roboto"/>
                <w:color w:val="666666"/>
                <w:sz w:val="21"/>
                <w:szCs w:val="21"/>
                <w:shd w:val="clear" w:color="auto" w:fill="FFFFFF"/>
              </w:rPr>
            </w:rPrChange>
          </w:rPr>
          <w:t> or IOC is</w:t>
        </w:r>
        <w:r w:rsidRPr="006557BC">
          <w:rPr>
            <w:sz w:val="22"/>
            <w:rPrChange w:id="379" w:author="Sai Praneetha Bhaskaruni" w:date="2022-07-08T14:05:00Z">
              <w:rPr>
                <w:rStyle w:val="Strong"/>
                <w:rFonts w:ascii="Roboto" w:hAnsi="Roboto"/>
                <w:color w:val="666666"/>
                <w:sz w:val="21"/>
                <w:szCs w:val="21"/>
                <w:shd w:val="clear" w:color="auto" w:fill="FFFFFF"/>
              </w:rPr>
            </w:rPrChange>
          </w:rPr>
          <w:t> a forensic term that refers to the evidence on a device that points out to a security breach.</w:t>
        </w:r>
        <w:r w:rsidRPr="006557BC">
          <w:rPr>
            <w:sz w:val="22"/>
            <w:rPrChange w:id="380" w:author="Sai Praneetha Bhaskaruni" w:date="2022-07-08T14:05:00Z">
              <w:rPr>
                <w:rFonts w:ascii="Roboto" w:hAnsi="Roboto"/>
                <w:color w:val="666666"/>
                <w:sz w:val="21"/>
                <w:szCs w:val="21"/>
                <w:shd w:val="clear" w:color="auto" w:fill="FFFFFF"/>
              </w:rPr>
            </w:rPrChange>
          </w:rPr>
          <w:t> </w:t>
        </w:r>
      </w:ins>
    </w:p>
    <w:p w14:paraId="46A7F688" w14:textId="77777777" w:rsidR="00B11510" w:rsidRPr="00180992" w:rsidRDefault="00446FC2" w:rsidP="00722B4E">
      <w:pPr>
        <w:shd w:val="clear" w:color="auto" w:fill="BFBFBF" w:themeFill="background1" w:themeFillShade="BF"/>
        <w:spacing w:before="240"/>
        <w:rPr>
          <w:b/>
          <w:sz w:val="28"/>
        </w:rPr>
      </w:pPr>
      <w:r w:rsidRPr="00180992">
        <w:rPr>
          <w:b/>
          <w:sz w:val="28"/>
        </w:rPr>
        <w:t>ISO – International Organization for Standardization</w:t>
      </w:r>
    </w:p>
    <w:p w14:paraId="34A98D55" w14:textId="77777777" w:rsidR="00B11510" w:rsidRPr="0005228E" w:rsidRDefault="00446FC2" w:rsidP="00E54A5D">
      <w:pPr>
        <w:rPr>
          <w:sz w:val="22"/>
        </w:rPr>
      </w:pPr>
      <w:r w:rsidRPr="0005228E">
        <w:rPr>
          <w:sz w:val="22"/>
        </w:rPr>
        <w:t>An international standard-setting body that promotes proprietary, industrial, and commercial standards, and publishes standards relevant for information technology, privacy, and security (for example, ISO/IEC 27034). Refer www.iso.org</w:t>
      </w:r>
    </w:p>
    <w:p w14:paraId="679FCC1F" w14:textId="77777777" w:rsidR="00B11510" w:rsidRPr="00180992" w:rsidRDefault="00446FC2" w:rsidP="00722B4E">
      <w:pPr>
        <w:shd w:val="clear" w:color="auto" w:fill="BFBFBF" w:themeFill="background1" w:themeFillShade="BF"/>
        <w:spacing w:before="240"/>
      </w:pPr>
      <w:r w:rsidRPr="00180992">
        <w:rPr>
          <w:b/>
          <w:sz w:val="28"/>
        </w:rPr>
        <w:t>Manufacturer</w:t>
      </w:r>
    </w:p>
    <w:p w14:paraId="78669DB8" w14:textId="77777777" w:rsidR="00B11510" w:rsidRPr="005076B9" w:rsidRDefault="00446FC2" w:rsidP="00E54A5D">
      <w:pPr>
        <w:rPr>
          <w:strike/>
          <w:sz w:val="22"/>
          <w:highlight w:val="yellow"/>
        </w:rPr>
      </w:pPr>
      <w:r w:rsidRPr="005076B9">
        <w:rPr>
          <w:strike/>
          <w:sz w:val="22"/>
          <w:highlight w:val="yellow"/>
        </w:rPr>
        <w:lastRenderedPageBreak/>
        <w:t>The entity (Stryker) that builds the device and sells it to the customer.</w:t>
      </w:r>
    </w:p>
    <w:p w14:paraId="13BDA198" w14:textId="77777777" w:rsidR="00B11510" w:rsidRPr="005076B9" w:rsidRDefault="00446FC2" w:rsidP="00E54A5D">
      <w:pPr>
        <w:rPr>
          <w:strike/>
          <w:sz w:val="22"/>
          <w:highlight w:val="yellow"/>
        </w:rPr>
      </w:pPr>
      <w:r w:rsidRPr="005076B9">
        <w:rPr>
          <w:strike/>
          <w:sz w:val="22"/>
          <w:highlight w:val="yellow"/>
        </w:rPr>
        <w:t>MDR – European Union (</w:t>
      </w:r>
      <w:commentRangeStart w:id="381"/>
      <w:r w:rsidRPr="005076B9">
        <w:rPr>
          <w:strike/>
          <w:sz w:val="22"/>
          <w:highlight w:val="yellow"/>
        </w:rPr>
        <w:t>EU</w:t>
      </w:r>
      <w:commentRangeEnd w:id="381"/>
      <w:r w:rsidR="00B50F5C" w:rsidRPr="005076B9">
        <w:rPr>
          <w:rStyle w:val="CommentReference"/>
          <w:strike/>
          <w:highlight w:val="yellow"/>
        </w:rPr>
        <w:commentReference w:id="381"/>
      </w:r>
      <w:r w:rsidRPr="005076B9">
        <w:rPr>
          <w:strike/>
          <w:sz w:val="22"/>
          <w:highlight w:val="yellow"/>
        </w:rPr>
        <w:t>) Medical Device Regulation of 2017</w:t>
      </w:r>
    </w:p>
    <w:p w14:paraId="6CED0089" w14:textId="77777777" w:rsidR="00B11510" w:rsidRPr="005076B9" w:rsidRDefault="00446FC2" w:rsidP="00E54A5D">
      <w:pPr>
        <w:rPr>
          <w:strike/>
          <w:sz w:val="22"/>
          <w:highlight w:val="yellow"/>
        </w:rPr>
      </w:pPr>
      <w:r w:rsidRPr="005076B9">
        <w:rPr>
          <w:strike/>
          <w:sz w:val="22"/>
          <w:highlight w:val="yellow"/>
        </w:rPr>
        <w:t xml:space="preserve">The European Union regulation concerning medical devices. </w:t>
      </w:r>
    </w:p>
    <w:p w14:paraId="5B3A6A13" w14:textId="77777777" w:rsidR="00722B4E" w:rsidRPr="005076B9" w:rsidRDefault="00722B4E" w:rsidP="00E54A5D">
      <w:pPr>
        <w:rPr>
          <w:strike/>
          <w:sz w:val="22"/>
          <w:highlight w:val="yellow"/>
        </w:rPr>
      </w:pPr>
    </w:p>
    <w:p w14:paraId="6B0440BA" w14:textId="68F0639A" w:rsidR="00B11510" w:rsidRDefault="00446FC2" w:rsidP="00E54A5D">
      <w:pPr>
        <w:rPr>
          <w:rStyle w:val="Hyperlink"/>
          <w:strike/>
          <w:sz w:val="22"/>
        </w:rPr>
      </w:pPr>
      <w:r w:rsidRPr="005076B9">
        <w:rPr>
          <w:strike/>
          <w:sz w:val="22"/>
          <w:highlight w:val="yellow"/>
        </w:rPr>
        <w:t xml:space="preserve">Refer </w:t>
      </w:r>
      <w:hyperlink r:id="rId24" w:history="1">
        <w:r w:rsidR="006869F8" w:rsidRPr="005076B9">
          <w:rPr>
            <w:rStyle w:val="Hyperlink"/>
            <w:strike/>
            <w:sz w:val="22"/>
            <w:highlight w:val="yellow"/>
          </w:rPr>
          <w:t>https://ec.europa.eu/health/md_sector/overview_en</w:t>
        </w:r>
      </w:hyperlink>
    </w:p>
    <w:p w14:paraId="6929FB90" w14:textId="0AA4A8D8" w:rsidR="005076B9" w:rsidRDefault="005076B9" w:rsidP="00E54A5D">
      <w:pPr>
        <w:rPr>
          <w:rStyle w:val="Hyperlink"/>
          <w:strike/>
          <w:sz w:val="22"/>
        </w:rPr>
      </w:pPr>
    </w:p>
    <w:p w14:paraId="69EE1EAA" w14:textId="14E53E11" w:rsidR="005076B9" w:rsidRPr="005076B9" w:rsidRDefault="005076B9" w:rsidP="00E54A5D">
      <w:pPr>
        <w:rPr>
          <w:strike/>
          <w:sz w:val="22"/>
        </w:rPr>
      </w:pPr>
      <w:r>
        <w:rPr>
          <w:rFonts w:ascii="Segoe UI" w:hAnsi="Segoe UI" w:cs="Segoe UI"/>
          <w:color w:val="242424"/>
          <w:sz w:val="21"/>
          <w:szCs w:val="21"/>
          <w:shd w:val="clear" w:color="auto" w:fill="FFFFFF"/>
        </w:rPr>
        <w:t>Entity</w:t>
      </w:r>
      <w:r>
        <w:rPr>
          <w:rFonts w:ascii="Segoe UI" w:hAnsi="Segoe UI" w:cs="Segoe UI"/>
          <w:color w:val="242424"/>
          <w:shd w:val="clear" w:color="auto" w:fill="FFFFFF"/>
        </w:rPr>
        <w:t> with legal authority to design, manufacture, package and label the product or device before it is placed on the market</w:t>
      </w:r>
    </w:p>
    <w:p w14:paraId="0066DF35" w14:textId="77777777" w:rsidR="006869F8" w:rsidRPr="0005228E" w:rsidRDefault="006869F8" w:rsidP="00E54A5D">
      <w:pPr>
        <w:rPr>
          <w:sz w:val="22"/>
        </w:rPr>
      </w:pPr>
    </w:p>
    <w:p w14:paraId="1D341A01" w14:textId="77777777" w:rsidR="00B11510" w:rsidRPr="00180992" w:rsidRDefault="00446FC2" w:rsidP="00722B4E">
      <w:pPr>
        <w:shd w:val="clear" w:color="auto" w:fill="BFBFBF" w:themeFill="background1" w:themeFillShade="BF"/>
        <w:spacing w:before="240"/>
        <w:rPr>
          <w:b/>
          <w:sz w:val="28"/>
        </w:rPr>
      </w:pPr>
      <w:r w:rsidRPr="00180992">
        <w:rPr>
          <w:b/>
          <w:sz w:val="28"/>
        </w:rPr>
        <w:t>Medical Device</w:t>
      </w:r>
    </w:p>
    <w:p w14:paraId="72D66AB5" w14:textId="77777777" w:rsidR="00B11510" w:rsidRPr="0005228E" w:rsidRDefault="00446FC2" w:rsidP="00E54A5D">
      <w:pPr>
        <w:rPr>
          <w:sz w:val="22"/>
        </w:rPr>
      </w:pPr>
      <w:r w:rsidRPr="0005228E">
        <w:rPr>
          <w:sz w:val="22"/>
        </w:rPr>
        <w:t>See the following sources if a precise definition is required: FDA, MDR (EU) 2017/745, ISO 14971:</w:t>
      </w:r>
      <w:commentRangeStart w:id="382"/>
      <w:r w:rsidRPr="0005228E">
        <w:rPr>
          <w:sz w:val="22"/>
        </w:rPr>
        <w:t>2007</w:t>
      </w:r>
      <w:commentRangeEnd w:id="382"/>
      <w:r w:rsidR="00AA6718">
        <w:rPr>
          <w:rStyle w:val="CommentReference"/>
        </w:rPr>
        <w:commentReference w:id="382"/>
      </w:r>
      <w:r w:rsidRPr="0005228E">
        <w:rPr>
          <w:sz w:val="22"/>
        </w:rPr>
        <w:t>.</w:t>
      </w:r>
    </w:p>
    <w:p w14:paraId="260B3195" w14:textId="77777777" w:rsidR="00B11510" w:rsidRPr="00180992" w:rsidRDefault="00446FC2" w:rsidP="00722B4E">
      <w:pPr>
        <w:shd w:val="clear" w:color="auto" w:fill="BFBFBF" w:themeFill="background1" w:themeFillShade="BF"/>
        <w:spacing w:before="240"/>
        <w:rPr>
          <w:b/>
          <w:sz w:val="28"/>
        </w:rPr>
      </w:pPr>
      <w:r w:rsidRPr="00180992">
        <w:rPr>
          <w:b/>
          <w:sz w:val="28"/>
        </w:rPr>
        <w:t>Operator</w:t>
      </w:r>
    </w:p>
    <w:p w14:paraId="56B40574" w14:textId="7B739F2E" w:rsidR="00B11510" w:rsidRPr="0005228E" w:rsidRDefault="00446FC2" w:rsidP="00E623C3">
      <w:pPr>
        <w:rPr>
          <w:sz w:val="22"/>
        </w:rPr>
      </w:pPr>
      <w:r w:rsidRPr="0005228E">
        <w:rPr>
          <w:sz w:val="22"/>
        </w:rPr>
        <w:t>The person(s) using the device for its intended purpose. This term may also sometimes refer to the person or organization responsible for procuring the device (owner, customer).</w:t>
      </w:r>
    </w:p>
    <w:p w14:paraId="53421FF0" w14:textId="77777777" w:rsidR="00B11510" w:rsidRPr="00180992" w:rsidRDefault="00446FC2" w:rsidP="00722B4E">
      <w:pPr>
        <w:shd w:val="clear" w:color="auto" w:fill="BFBFBF" w:themeFill="background1" w:themeFillShade="BF"/>
        <w:spacing w:before="240"/>
        <w:rPr>
          <w:b/>
          <w:sz w:val="28"/>
        </w:rPr>
      </w:pPr>
      <w:r w:rsidRPr="00180992">
        <w:rPr>
          <w:b/>
          <w:sz w:val="28"/>
        </w:rPr>
        <w:t>Owner</w:t>
      </w:r>
    </w:p>
    <w:p w14:paraId="2AD00A23" w14:textId="0428A567" w:rsidR="00B11510" w:rsidRPr="0005228E" w:rsidRDefault="00B50F5C" w:rsidP="00E54A5D">
      <w:pPr>
        <w:rPr>
          <w:sz w:val="22"/>
        </w:rPr>
      </w:pPr>
      <w:r>
        <w:rPr>
          <w:sz w:val="22"/>
        </w:rPr>
        <w:t>Refer</w:t>
      </w:r>
      <w:r w:rsidR="00446FC2" w:rsidRPr="0005228E">
        <w:rPr>
          <w:sz w:val="22"/>
        </w:rPr>
        <w:t xml:space="preserve"> Operator and Customer.</w:t>
      </w:r>
    </w:p>
    <w:p w14:paraId="0A21B34A" w14:textId="77777777" w:rsidR="00B11510" w:rsidRPr="00180992" w:rsidRDefault="00322EEC" w:rsidP="00722B4E">
      <w:pPr>
        <w:shd w:val="clear" w:color="auto" w:fill="BFBFBF" w:themeFill="background1" w:themeFillShade="BF"/>
        <w:spacing w:before="240"/>
      </w:pPr>
      <w:r w:rsidRPr="00180992">
        <w:rPr>
          <w:b/>
          <w:sz w:val="28"/>
        </w:rPr>
        <w:t xml:space="preserve">PHI – Protected Health </w:t>
      </w:r>
      <w:r w:rsidR="00446FC2" w:rsidRPr="00180992">
        <w:rPr>
          <w:b/>
          <w:sz w:val="28"/>
        </w:rPr>
        <w:t>Information</w:t>
      </w:r>
    </w:p>
    <w:p w14:paraId="49E7D7CD" w14:textId="77777777" w:rsidR="00B11510" w:rsidRPr="0005228E" w:rsidRDefault="00446FC2" w:rsidP="00E54A5D">
      <w:pPr>
        <w:rPr>
          <w:sz w:val="22"/>
        </w:rPr>
      </w:pPr>
      <w:r w:rsidRPr="0005228E">
        <w:rPr>
          <w:sz w:val="22"/>
        </w:rPr>
        <w:t>Individually identifiable health information (IIHI) that is transmitted by electronic media; maintained in electronic media; or transmitted, or maintained, in any other form or medium (source: extracted from 45 CFR Section 160). Note: This is a subset of PII.</w:t>
      </w:r>
    </w:p>
    <w:p w14:paraId="5E4EBCF8" w14:textId="77777777" w:rsidR="00B11510" w:rsidRPr="00180992" w:rsidRDefault="00722B4E" w:rsidP="00722B4E">
      <w:pPr>
        <w:shd w:val="clear" w:color="auto" w:fill="BFBFBF" w:themeFill="background1" w:themeFillShade="BF"/>
        <w:spacing w:before="240"/>
        <w:rPr>
          <w:b/>
          <w:sz w:val="28"/>
        </w:rPr>
      </w:pPr>
      <w:r w:rsidRPr="00180992">
        <w:rPr>
          <w:b/>
          <w:sz w:val="28"/>
        </w:rPr>
        <w:t xml:space="preserve">PII </w:t>
      </w:r>
      <w:r w:rsidR="00322EEC" w:rsidRPr="00180992">
        <w:rPr>
          <w:b/>
          <w:sz w:val="28"/>
        </w:rPr>
        <w:t>–</w:t>
      </w:r>
      <w:r w:rsidRPr="00180992">
        <w:rPr>
          <w:b/>
          <w:sz w:val="28"/>
        </w:rPr>
        <w:t xml:space="preserve"> </w:t>
      </w:r>
      <w:r w:rsidR="00446FC2" w:rsidRPr="00180992">
        <w:rPr>
          <w:b/>
          <w:sz w:val="28"/>
        </w:rPr>
        <w:t>Personally</w:t>
      </w:r>
      <w:r w:rsidR="00322EEC" w:rsidRPr="00180992">
        <w:rPr>
          <w:b/>
          <w:sz w:val="28"/>
        </w:rPr>
        <w:t xml:space="preserve"> </w:t>
      </w:r>
      <w:r w:rsidR="00446FC2" w:rsidRPr="00180992">
        <w:rPr>
          <w:b/>
          <w:sz w:val="28"/>
        </w:rPr>
        <w:t>Identifiable</w:t>
      </w:r>
      <w:r w:rsidR="00322EEC" w:rsidRPr="00180992">
        <w:rPr>
          <w:b/>
          <w:sz w:val="28"/>
        </w:rPr>
        <w:t xml:space="preserve"> </w:t>
      </w:r>
      <w:r w:rsidR="00446FC2" w:rsidRPr="00180992">
        <w:rPr>
          <w:b/>
          <w:sz w:val="28"/>
        </w:rPr>
        <w:t>Information</w:t>
      </w:r>
    </w:p>
    <w:p w14:paraId="0DB46CB5" w14:textId="77777777" w:rsidR="00B11510" w:rsidRPr="0005228E" w:rsidRDefault="00446FC2" w:rsidP="00E54A5D">
      <w:pPr>
        <w:rPr>
          <w:sz w:val="22"/>
        </w:rPr>
      </w:pPr>
      <w:r w:rsidRPr="0005228E">
        <w:rPr>
          <w:sz w:val="22"/>
        </w:rPr>
        <w:t>Any information about an individual maintained by an agency, including the following:</w:t>
      </w:r>
    </w:p>
    <w:p w14:paraId="5DBB23D5" w14:textId="77777777" w:rsidR="00B11510" w:rsidRPr="0005228E" w:rsidRDefault="00446FC2" w:rsidP="00E54A5D">
      <w:pPr>
        <w:rPr>
          <w:sz w:val="22"/>
        </w:rPr>
      </w:pPr>
      <w:r w:rsidRPr="0005228E">
        <w:rPr>
          <w:sz w:val="22"/>
        </w:rPr>
        <w:t>Any information that can be used to distinguish or trace an individual’s identity.</w:t>
      </w:r>
    </w:p>
    <w:p w14:paraId="6F5A988A" w14:textId="77777777" w:rsidR="00B11510" w:rsidRPr="0005228E" w:rsidRDefault="00446FC2" w:rsidP="00E54A5D">
      <w:pPr>
        <w:rPr>
          <w:sz w:val="22"/>
        </w:rPr>
      </w:pPr>
      <w:r w:rsidRPr="0005228E">
        <w:rPr>
          <w:sz w:val="22"/>
        </w:rPr>
        <w:t>Any other information that is linked or linkable to an individual, such as medical, educational, financial, and employment information (source: from NIST SP 800-122).</w:t>
      </w:r>
    </w:p>
    <w:p w14:paraId="019AD122" w14:textId="77777777" w:rsidR="00B11510" w:rsidRPr="00180992" w:rsidRDefault="00446FC2" w:rsidP="00322EEC">
      <w:pPr>
        <w:shd w:val="clear" w:color="auto" w:fill="BFBFBF" w:themeFill="background1" w:themeFillShade="BF"/>
        <w:spacing w:before="240"/>
        <w:rPr>
          <w:b/>
          <w:sz w:val="28"/>
        </w:rPr>
      </w:pPr>
      <w:r w:rsidRPr="00180992">
        <w:rPr>
          <w:b/>
          <w:sz w:val="28"/>
        </w:rPr>
        <w:t>Product</w:t>
      </w:r>
    </w:p>
    <w:p w14:paraId="2B55C784" w14:textId="15FEC88D" w:rsidR="00B11510" w:rsidRPr="0005228E" w:rsidRDefault="002720BA" w:rsidP="00E54A5D">
      <w:pPr>
        <w:rPr>
          <w:sz w:val="22"/>
        </w:rPr>
      </w:pPr>
      <w:r>
        <w:rPr>
          <w:sz w:val="22"/>
        </w:rPr>
        <w:t>Refer</w:t>
      </w:r>
      <w:r w:rsidR="00446FC2" w:rsidRPr="0005228E">
        <w:rPr>
          <w:sz w:val="22"/>
        </w:rPr>
        <w:t xml:space="preserve"> </w:t>
      </w:r>
      <w:commentRangeStart w:id="383"/>
      <w:r w:rsidR="00446FC2" w:rsidRPr="0005228E">
        <w:rPr>
          <w:sz w:val="22"/>
        </w:rPr>
        <w:t>Device</w:t>
      </w:r>
      <w:commentRangeEnd w:id="383"/>
      <w:r w:rsidR="004360DD">
        <w:rPr>
          <w:rStyle w:val="CommentReference"/>
        </w:rPr>
        <w:commentReference w:id="383"/>
      </w:r>
      <w:r w:rsidR="00446FC2" w:rsidRPr="0005228E">
        <w:rPr>
          <w:sz w:val="22"/>
        </w:rPr>
        <w:t>.</w:t>
      </w:r>
    </w:p>
    <w:p w14:paraId="0C19122C" w14:textId="77777777" w:rsidR="00B11510" w:rsidRPr="00180992" w:rsidRDefault="00446FC2" w:rsidP="00322EEC">
      <w:pPr>
        <w:shd w:val="clear" w:color="auto" w:fill="BFBFBF" w:themeFill="background1" w:themeFillShade="BF"/>
        <w:spacing w:before="240"/>
        <w:rPr>
          <w:b/>
          <w:sz w:val="28"/>
        </w:rPr>
      </w:pPr>
      <w:r w:rsidRPr="00180992">
        <w:rPr>
          <w:b/>
          <w:sz w:val="28"/>
        </w:rPr>
        <w:t>SOM - Security Operations Manual</w:t>
      </w:r>
    </w:p>
    <w:p w14:paraId="38DAE62B" w14:textId="77777777" w:rsidR="00B11510" w:rsidRPr="0005228E" w:rsidRDefault="00446FC2" w:rsidP="00E54A5D">
      <w:pPr>
        <w:rPr>
          <w:sz w:val="22"/>
        </w:rPr>
      </w:pPr>
      <w:r w:rsidRPr="0005228E">
        <w:rPr>
          <w:sz w:val="22"/>
        </w:rPr>
        <w:t>A product-specific guide to the secure integration of a product into a customer IT network (this document).</w:t>
      </w:r>
    </w:p>
    <w:p w14:paraId="40BCE4B3" w14:textId="77777777" w:rsidR="00B11510" w:rsidRPr="00180992" w:rsidRDefault="00446FC2" w:rsidP="00322EEC">
      <w:pPr>
        <w:shd w:val="clear" w:color="auto" w:fill="BFBFBF" w:themeFill="background1" w:themeFillShade="BF"/>
        <w:spacing w:before="240"/>
        <w:rPr>
          <w:b/>
          <w:sz w:val="28"/>
        </w:rPr>
      </w:pPr>
      <w:r w:rsidRPr="00180992">
        <w:rPr>
          <w:b/>
          <w:sz w:val="28"/>
        </w:rPr>
        <w:t>Third-party software</w:t>
      </w:r>
    </w:p>
    <w:p w14:paraId="299E8224" w14:textId="77777777" w:rsidR="00B11510" w:rsidRPr="0005228E" w:rsidRDefault="00446FC2" w:rsidP="00E54A5D">
      <w:pPr>
        <w:rPr>
          <w:sz w:val="22"/>
        </w:rPr>
      </w:pPr>
      <w:r w:rsidRPr="0005228E">
        <w:rPr>
          <w:sz w:val="22"/>
        </w:rPr>
        <w:t xml:space="preserve">Third party software is software not developed by Stryker, and for which Stryker otherwise does not have complete ownership. See COTS and </w:t>
      </w:r>
      <w:commentRangeStart w:id="384"/>
      <w:r w:rsidRPr="0005228E">
        <w:rPr>
          <w:sz w:val="22"/>
        </w:rPr>
        <w:t>OSS</w:t>
      </w:r>
      <w:commentRangeEnd w:id="384"/>
      <w:r w:rsidR="004360DD">
        <w:rPr>
          <w:rStyle w:val="CommentReference"/>
        </w:rPr>
        <w:commentReference w:id="384"/>
      </w:r>
      <w:r w:rsidRPr="0005228E">
        <w:rPr>
          <w:sz w:val="22"/>
        </w:rPr>
        <w:t>.</w:t>
      </w:r>
    </w:p>
    <w:p w14:paraId="40F3741F" w14:textId="77777777" w:rsidR="00B11510" w:rsidRPr="00180992" w:rsidRDefault="00446FC2" w:rsidP="00322EEC">
      <w:pPr>
        <w:shd w:val="clear" w:color="auto" w:fill="BFBFBF" w:themeFill="background1" w:themeFillShade="BF"/>
        <w:spacing w:before="240"/>
        <w:rPr>
          <w:b/>
          <w:sz w:val="28"/>
        </w:rPr>
      </w:pPr>
      <w:r w:rsidRPr="00180992">
        <w:rPr>
          <w:b/>
          <w:sz w:val="28"/>
        </w:rPr>
        <w:t>User</w:t>
      </w:r>
    </w:p>
    <w:p w14:paraId="56BAA952" w14:textId="72BDFFE4" w:rsidR="00B11510" w:rsidRPr="0005228E" w:rsidRDefault="00F121B8" w:rsidP="00E54A5D">
      <w:pPr>
        <w:rPr>
          <w:sz w:val="22"/>
        </w:rPr>
      </w:pPr>
      <w:r>
        <w:rPr>
          <w:sz w:val="22"/>
        </w:rPr>
        <w:t>Refer</w:t>
      </w:r>
      <w:r w:rsidR="00446FC2" w:rsidRPr="0005228E">
        <w:rPr>
          <w:sz w:val="22"/>
        </w:rPr>
        <w:t xml:space="preserve"> Operator.</w:t>
      </w:r>
    </w:p>
    <w:p w14:paraId="51FE8362" w14:textId="70270DA5" w:rsidR="00016491" w:rsidRDefault="00016491" w:rsidP="00E54A5D"/>
    <w:p w14:paraId="25437385" w14:textId="399921D0" w:rsidR="00BF53C3" w:rsidRDefault="00BF53C3" w:rsidP="00E54A5D"/>
    <w:p w14:paraId="42B2FF8E" w14:textId="77777777" w:rsidR="00801A19" w:rsidRPr="00180992" w:rsidRDefault="00801A19" w:rsidP="00E54A5D"/>
    <w:p w14:paraId="2C032337" w14:textId="77777777" w:rsidR="00B11510" w:rsidRPr="00180992" w:rsidRDefault="00446FC2" w:rsidP="004C52FA">
      <w:pPr>
        <w:pStyle w:val="Heading1"/>
      </w:pPr>
      <w:bookmarkStart w:id="385" w:name="_Toc108268246"/>
      <w:r w:rsidRPr="00180992">
        <w:rPr>
          <w:sz w:val="40"/>
        </w:rPr>
        <w:t>03</w:t>
      </w:r>
      <w:r w:rsidRPr="00180992">
        <w:rPr>
          <w:color w:val="FFCC66"/>
          <w:sz w:val="40"/>
        </w:rPr>
        <w:t xml:space="preserve"> </w:t>
      </w:r>
      <w:r w:rsidRPr="00180992">
        <w:t>Product Description</w:t>
      </w:r>
      <w:bookmarkEnd w:id="385"/>
    </w:p>
    <w:p w14:paraId="26BFBD50" w14:textId="2F52FCD5" w:rsidR="00FB69E5" w:rsidRDefault="00FB6763">
      <w:pPr>
        <w:spacing w:after="108"/>
        <w:ind w:left="118"/>
        <w:rPr>
          <w:sz w:val="22"/>
        </w:rPr>
      </w:pPr>
      <w:ins w:id="386" w:author="T Londhe, Vinod (Contractor)" w:date="2022-07-09T13:40:00Z">
        <w:r w:rsidRPr="00A70532">
          <w:rPr>
            <w:sz w:val="22"/>
          </w:rPr>
          <w:t>SmartMedic is an AC Powered (with AC to DC adaptor) device intended for use on Hospital Beds. It is designed to provide improved patient care in the hospital facility. The device is secured in place on top of the bed frame and under the bed’s mattress. The device can provide patient weight, turn indication and share information with authorized hospital nurse station. The system shares and displays information on hospital’s Nurse station through cloud application. The device also supports functionality for placing x-ray cassette without moving the patient on bed</w:t>
        </w:r>
      </w:ins>
      <w:r w:rsidRPr="00A70532">
        <w:rPr>
          <w:sz w:val="22"/>
        </w:rPr>
        <w:t>.</w:t>
      </w:r>
    </w:p>
    <w:p w14:paraId="1DBA42D6" w14:textId="77777777" w:rsidR="007727F9" w:rsidRPr="00180992" w:rsidRDefault="007727F9">
      <w:pPr>
        <w:spacing w:after="108"/>
        <w:ind w:left="118"/>
      </w:pPr>
    </w:p>
    <w:tbl>
      <w:tblPr>
        <w:tblStyle w:val="TableGrid"/>
        <w:tblW w:w="10780" w:type="dxa"/>
        <w:tblInd w:w="10" w:type="dxa"/>
        <w:tblCellMar>
          <w:top w:w="113" w:type="dxa"/>
          <w:left w:w="113" w:type="dxa"/>
          <w:right w:w="115" w:type="dxa"/>
        </w:tblCellMar>
        <w:tblLook w:val="04A0" w:firstRow="1" w:lastRow="0" w:firstColumn="1" w:lastColumn="0" w:noHBand="0" w:noVBand="1"/>
      </w:tblPr>
      <w:tblGrid>
        <w:gridCol w:w="3462"/>
        <w:gridCol w:w="7318"/>
      </w:tblGrid>
      <w:tr w:rsidR="00B11510" w:rsidRPr="00180992" w14:paraId="3331C8FF" w14:textId="77777777" w:rsidTr="009B5858">
        <w:trPr>
          <w:trHeight w:val="443"/>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24CE629B" w14:textId="77777777" w:rsidR="00B11510" w:rsidRPr="00180992" w:rsidRDefault="00446FC2">
            <w:pPr>
              <w:spacing w:after="0" w:line="259" w:lineRule="auto"/>
              <w:ind w:left="113" w:firstLine="0"/>
              <w:jc w:val="left"/>
            </w:pPr>
            <w:r w:rsidRPr="00180992">
              <w:rPr>
                <w:b/>
              </w:rPr>
              <w:t>Manufacturer Name</w:t>
            </w:r>
          </w:p>
        </w:tc>
        <w:tc>
          <w:tcPr>
            <w:tcW w:w="7318" w:type="dxa"/>
            <w:tcBorders>
              <w:top w:val="single" w:sz="8" w:space="0" w:color="181717"/>
              <w:left w:val="single" w:sz="8" w:space="0" w:color="181717"/>
              <w:bottom w:val="single" w:sz="8" w:space="0" w:color="181717"/>
              <w:right w:val="single" w:sz="8" w:space="0" w:color="181717"/>
            </w:tcBorders>
          </w:tcPr>
          <w:p w14:paraId="1CA9A529" w14:textId="77777777" w:rsidR="00B11510" w:rsidRPr="00180992" w:rsidRDefault="00446FC2">
            <w:pPr>
              <w:spacing w:after="0" w:line="259" w:lineRule="auto"/>
              <w:ind w:left="0" w:firstLine="0"/>
              <w:jc w:val="left"/>
            </w:pPr>
            <w:r w:rsidRPr="00180992">
              <w:rPr>
                <w:noProof/>
              </w:rPr>
              <w:drawing>
                <wp:inline distT="0" distB="0" distL="0" distR="0" wp14:anchorId="29821918" wp14:editId="7F0971AD">
                  <wp:extent cx="703800" cy="212257"/>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25"/>
                          <a:stretch>
                            <a:fillRect/>
                          </a:stretch>
                        </pic:blipFill>
                        <pic:spPr>
                          <a:xfrm>
                            <a:off x="0" y="0"/>
                            <a:ext cx="703800" cy="212257"/>
                          </a:xfrm>
                          <a:prstGeom prst="rect">
                            <a:avLst/>
                          </a:prstGeom>
                        </pic:spPr>
                      </pic:pic>
                    </a:graphicData>
                  </a:graphic>
                </wp:inline>
              </w:drawing>
            </w:r>
          </w:p>
        </w:tc>
      </w:tr>
      <w:tr w:rsidR="00B11510" w:rsidRPr="00180992" w14:paraId="1847D172" w14:textId="77777777" w:rsidTr="009B5858">
        <w:trPr>
          <w:trHeight w:val="317"/>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7F8B3D5" w14:textId="77777777" w:rsidR="00B11510" w:rsidRPr="00180992" w:rsidRDefault="00446FC2">
            <w:pPr>
              <w:spacing w:after="0" w:line="259" w:lineRule="auto"/>
              <w:ind w:left="113" w:firstLine="0"/>
              <w:jc w:val="left"/>
            </w:pPr>
            <w:r w:rsidRPr="00180992">
              <w:rPr>
                <w:b/>
              </w:rPr>
              <w:t>Stryker Division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3B17BA03" w14:textId="77777777" w:rsidR="00B11510" w:rsidRPr="00180992" w:rsidRDefault="00446FC2">
            <w:pPr>
              <w:spacing w:after="0" w:line="259" w:lineRule="auto"/>
              <w:ind w:left="0" w:firstLine="0"/>
              <w:jc w:val="left"/>
            </w:pPr>
            <w:r w:rsidRPr="00180992">
              <w:t>Stryker Global Technology Center</w:t>
            </w:r>
          </w:p>
        </w:tc>
      </w:tr>
      <w:tr w:rsidR="00B11510" w:rsidRPr="00180992" w14:paraId="5F0811AF" w14:textId="77777777" w:rsidTr="00801A19">
        <w:trPr>
          <w:trHeight w:val="1050"/>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63AB96A" w14:textId="77777777" w:rsidR="00B11510" w:rsidRPr="00180992" w:rsidRDefault="00446FC2">
            <w:pPr>
              <w:spacing w:after="0" w:line="259" w:lineRule="auto"/>
              <w:ind w:left="113" w:firstLine="0"/>
              <w:jc w:val="left"/>
            </w:pPr>
            <w:r w:rsidRPr="00180992">
              <w:rPr>
                <w:b/>
              </w:rPr>
              <w:t>Address</w:t>
            </w:r>
          </w:p>
        </w:tc>
        <w:tc>
          <w:tcPr>
            <w:tcW w:w="7318" w:type="dxa"/>
            <w:tcBorders>
              <w:top w:val="single" w:sz="8" w:space="0" w:color="181717"/>
              <w:left w:val="single" w:sz="8" w:space="0" w:color="181717"/>
              <w:bottom w:val="single" w:sz="8" w:space="0" w:color="181717"/>
              <w:right w:val="single" w:sz="8" w:space="0" w:color="181717"/>
            </w:tcBorders>
          </w:tcPr>
          <w:p w14:paraId="50B35D26" w14:textId="77777777" w:rsidR="001A66C4" w:rsidRPr="005B5243" w:rsidRDefault="001A66C4">
            <w:pPr>
              <w:spacing w:after="0" w:line="259" w:lineRule="auto"/>
              <w:ind w:left="0" w:firstLine="0"/>
              <w:jc w:val="left"/>
              <w:rPr>
                <w:ins w:id="387" w:author="T Londhe, Vinod (Contractor)" w:date="2022-07-09T13:38:00Z"/>
                <w:bCs/>
                <w:rPrChange w:id="388" w:author="Sai Praneetha Bhaskaruni" w:date="2022-07-12T13:00:00Z">
                  <w:rPr>
                    <w:ins w:id="389" w:author="T Londhe, Vinod (Contractor)" w:date="2022-07-09T13:38:00Z"/>
                    <w:b/>
                    <w:strike/>
                  </w:rPr>
                </w:rPrChange>
              </w:rPr>
              <w:pPrChange w:id="390" w:author="T Londhe, Vinod (Contractor)" w:date="2022-07-09T13:38:00Z">
                <w:pPr>
                  <w:spacing w:after="232" w:line="259" w:lineRule="auto"/>
                  <w:ind w:left="0" w:firstLine="0"/>
                  <w:jc w:val="left"/>
                </w:pPr>
              </w:pPrChange>
            </w:pPr>
            <w:ins w:id="391" w:author="T Londhe, Vinod (Contractor)" w:date="2022-07-09T13:38:00Z">
              <w:r w:rsidRPr="005B5243">
                <w:rPr>
                  <w:bCs/>
                  <w:rPrChange w:id="392" w:author="Sai Praneetha Bhaskaruni" w:date="2022-07-12T13:00:00Z">
                    <w:rPr>
                      <w:b/>
                      <w:strike/>
                    </w:rPr>
                  </w:rPrChange>
                </w:rPr>
                <w:t>Stryker Global Technology Center Pvt Ltd,</w:t>
              </w:r>
            </w:ins>
          </w:p>
          <w:p w14:paraId="0C095B3E" w14:textId="77777777" w:rsidR="001A66C4" w:rsidRPr="005B5243" w:rsidRDefault="001A66C4">
            <w:pPr>
              <w:spacing w:after="0" w:line="259" w:lineRule="auto"/>
              <w:ind w:left="0" w:firstLine="0"/>
              <w:jc w:val="left"/>
              <w:rPr>
                <w:ins w:id="393" w:author="T Londhe, Vinod (Contractor)" w:date="2022-07-09T13:38:00Z"/>
                <w:bCs/>
                <w:rPrChange w:id="394" w:author="Sai Praneetha Bhaskaruni" w:date="2022-07-12T13:00:00Z">
                  <w:rPr>
                    <w:ins w:id="395" w:author="T Londhe, Vinod (Contractor)" w:date="2022-07-09T13:38:00Z"/>
                    <w:b/>
                    <w:strike/>
                  </w:rPr>
                </w:rPrChange>
              </w:rPr>
              <w:pPrChange w:id="396" w:author="T Londhe, Vinod (Contractor)" w:date="2022-07-09T13:38:00Z">
                <w:pPr>
                  <w:spacing w:after="232" w:line="259" w:lineRule="auto"/>
                  <w:ind w:left="0" w:firstLine="0"/>
                  <w:jc w:val="left"/>
                </w:pPr>
              </w:pPrChange>
            </w:pPr>
            <w:ins w:id="397" w:author="T Londhe, Vinod (Contractor)" w:date="2022-07-09T13:38:00Z">
              <w:r w:rsidRPr="005B5243">
                <w:rPr>
                  <w:bCs/>
                  <w:rPrChange w:id="398" w:author="Sai Praneetha Bhaskaruni" w:date="2022-07-12T13:00:00Z">
                    <w:rPr>
                      <w:b/>
                      <w:strike/>
                    </w:rPr>
                  </w:rPrChange>
                </w:rPr>
                <w:t>Vatika Business Park, 10th Floor, Block two,</w:t>
              </w:r>
            </w:ins>
          </w:p>
          <w:p w14:paraId="5DFE043B" w14:textId="77777777" w:rsidR="001A66C4" w:rsidRPr="005B5243" w:rsidRDefault="001A66C4">
            <w:pPr>
              <w:spacing w:after="0" w:line="259" w:lineRule="auto"/>
              <w:ind w:left="0" w:firstLine="0"/>
              <w:jc w:val="left"/>
              <w:rPr>
                <w:ins w:id="399" w:author="T Londhe, Vinod (Contractor)" w:date="2022-07-09T13:38:00Z"/>
                <w:bCs/>
                <w:rPrChange w:id="400" w:author="Sai Praneetha Bhaskaruni" w:date="2022-07-12T13:00:00Z">
                  <w:rPr>
                    <w:ins w:id="401" w:author="T Londhe, Vinod (Contractor)" w:date="2022-07-09T13:38:00Z"/>
                    <w:b/>
                    <w:strike/>
                  </w:rPr>
                </w:rPrChange>
              </w:rPr>
              <w:pPrChange w:id="402" w:author="T Londhe, Vinod (Contractor)" w:date="2022-07-09T13:38:00Z">
                <w:pPr>
                  <w:spacing w:after="232" w:line="259" w:lineRule="auto"/>
                  <w:ind w:left="0" w:firstLine="0"/>
                  <w:jc w:val="left"/>
                </w:pPr>
              </w:pPrChange>
            </w:pPr>
            <w:ins w:id="403" w:author="T Londhe, Vinod (Contractor)" w:date="2022-07-09T13:38:00Z">
              <w:r w:rsidRPr="005B5243">
                <w:rPr>
                  <w:bCs/>
                  <w:rPrChange w:id="404" w:author="Sai Praneetha Bhaskaruni" w:date="2022-07-12T13:00:00Z">
                    <w:rPr>
                      <w:b/>
                      <w:strike/>
                    </w:rPr>
                  </w:rPrChange>
                </w:rPr>
                <w:t>Sohna-Gurgaon Rd, Sector 49, Gurugram</w:t>
              </w:r>
            </w:ins>
          </w:p>
          <w:p w14:paraId="74F539CD" w14:textId="77777777" w:rsidR="001A66C4" w:rsidRPr="001A66C4" w:rsidDel="007E00A9" w:rsidRDefault="001A66C4">
            <w:pPr>
              <w:spacing w:after="0" w:line="259" w:lineRule="auto"/>
              <w:ind w:left="0" w:firstLine="0"/>
              <w:jc w:val="left"/>
              <w:rPr>
                <w:ins w:id="405" w:author="T Londhe, Vinod (Contractor)" w:date="2022-07-09T13:38:00Z"/>
                <w:del w:id="406" w:author="Sai Praneetha Bhaskaruni" w:date="2022-07-12T13:00:00Z"/>
                <w:bCs/>
                <w:rPrChange w:id="407" w:author="T Londhe, Vinod (Contractor)" w:date="2022-07-09T13:38:00Z">
                  <w:rPr>
                    <w:ins w:id="408" w:author="T Londhe, Vinod (Contractor)" w:date="2022-07-09T13:38:00Z"/>
                    <w:del w:id="409" w:author="Sai Praneetha Bhaskaruni" w:date="2022-07-12T13:00:00Z"/>
                    <w:b/>
                    <w:strike/>
                  </w:rPr>
                </w:rPrChange>
              </w:rPr>
              <w:pPrChange w:id="410" w:author="T Londhe, Vinod (Contractor)" w:date="2022-07-09T13:38:00Z">
                <w:pPr>
                  <w:spacing w:after="232" w:line="259" w:lineRule="auto"/>
                  <w:ind w:left="0" w:firstLine="0"/>
                  <w:jc w:val="left"/>
                </w:pPr>
              </w:pPrChange>
            </w:pPr>
            <w:ins w:id="411" w:author="T Londhe, Vinod (Contractor)" w:date="2022-07-09T13:38:00Z">
              <w:r w:rsidRPr="005B5243">
                <w:rPr>
                  <w:bCs/>
                  <w:rPrChange w:id="412" w:author="Sai Praneetha Bhaskaruni" w:date="2022-07-12T13:00:00Z">
                    <w:rPr>
                      <w:b/>
                      <w:strike/>
                    </w:rPr>
                  </w:rPrChange>
                </w:rPr>
                <w:t>Haryana 122002, India</w:t>
              </w:r>
            </w:ins>
          </w:p>
          <w:p w14:paraId="0B05933E" w14:textId="77777777" w:rsidR="001A66C4" w:rsidDel="007E00A9" w:rsidRDefault="001A66C4">
            <w:pPr>
              <w:spacing w:after="232" w:line="259" w:lineRule="auto"/>
              <w:ind w:left="0" w:firstLine="0"/>
              <w:jc w:val="left"/>
              <w:rPr>
                <w:ins w:id="413" w:author="T Londhe, Vinod (Contractor)" w:date="2022-07-09T13:38:00Z"/>
                <w:del w:id="414" w:author="Sai Praneetha Bhaskaruni" w:date="2022-07-12T13:00:00Z"/>
                <w:b/>
                <w:strike/>
              </w:rPr>
            </w:pPr>
          </w:p>
          <w:p w14:paraId="65E7D76B" w14:textId="66EF63F8" w:rsidR="00B11510" w:rsidRPr="009E34EB" w:rsidDel="007E00A9" w:rsidRDefault="00446FC2">
            <w:pPr>
              <w:spacing w:after="232" w:line="259" w:lineRule="auto"/>
              <w:ind w:left="0" w:firstLine="0"/>
              <w:jc w:val="left"/>
              <w:rPr>
                <w:del w:id="415" w:author="Sai Praneetha Bhaskaruni" w:date="2022-07-12T13:00:00Z"/>
                <w:strike/>
                <w:rPrChange w:id="416" w:author="T Londhe, Vinod (Contractor)" w:date="2022-07-09T13:34:00Z">
                  <w:rPr>
                    <w:del w:id="417" w:author="Sai Praneetha Bhaskaruni" w:date="2022-07-12T13:00:00Z"/>
                  </w:rPr>
                </w:rPrChange>
              </w:rPr>
            </w:pPr>
            <w:del w:id="418" w:author="Sai Praneetha Bhaskaruni" w:date="2022-07-12T13:00:00Z">
              <w:r w:rsidRPr="009E34EB" w:rsidDel="007E00A9">
                <w:rPr>
                  <w:b/>
                  <w:strike/>
                  <w:rPrChange w:id="419" w:author="T Londhe, Vinod (Contractor)" w:date="2022-07-09T13:34:00Z">
                    <w:rPr>
                      <w:b/>
                    </w:rPr>
                  </w:rPrChange>
                </w:rPr>
                <w:delText xml:space="preserve">Stryker Global Technology Center Private </w:delText>
              </w:r>
              <w:commentRangeStart w:id="420"/>
              <w:r w:rsidRPr="009E34EB" w:rsidDel="007E00A9">
                <w:rPr>
                  <w:b/>
                  <w:strike/>
                  <w:rPrChange w:id="421" w:author="T Londhe, Vinod (Contractor)" w:date="2022-07-09T13:34:00Z">
                    <w:rPr>
                      <w:b/>
                    </w:rPr>
                  </w:rPrChange>
                </w:rPr>
                <w:delText>Limited</w:delText>
              </w:r>
              <w:commentRangeEnd w:id="420"/>
              <w:r w:rsidR="000B7BFF" w:rsidRPr="009E34EB" w:rsidDel="007E00A9">
                <w:rPr>
                  <w:rStyle w:val="CommentReference"/>
                  <w:strike/>
                  <w:rPrChange w:id="422" w:author="T Londhe, Vinod (Contractor)" w:date="2022-07-09T13:34:00Z">
                    <w:rPr>
                      <w:rStyle w:val="CommentReference"/>
                    </w:rPr>
                  </w:rPrChange>
                </w:rPr>
                <w:commentReference w:id="420"/>
              </w:r>
            </w:del>
          </w:p>
          <w:p w14:paraId="0A4021C1" w14:textId="55F01C71" w:rsidR="00B11510" w:rsidRPr="009E34EB" w:rsidDel="007E00A9" w:rsidRDefault="00446FC2">
            <w:pPr>
              <w:spacing w:after="0" w:line="259" w:lineRule="auto"/>
              <w:ind w:left="0" w:firstLine="0"/>
              <w:jc w:val="left"/>
              <w:rPr>
                <w:del w:id="423" w:author="Sai Praneetha Bhaskaruni" w:date="2022-07-12T13:00:00Z"/>
                <w:strike/>
                <w:rPrChange w:id="424" w:author="T Londhe, Vinod (Contractor)" w:date="2022-07-09T13:34:00Z">
                  <w:rPr>
                    <w:del w:id="425" w:author="Sai Praneetha Bhaskaruni" w:date="2022-07-12T13:00:00Z"/>
                  </w:rPr>
                </w:rPrChange>
              </w:rPr>
            </w:pPr>
            <w:del w:id="426" w:author="Sai Praneetha Bhaskaruni" w:date="2022-07-12T13:00:00Z">
              <w:r w:rsidRPr="009E34EB" w:rsidDel="007E00A9">
                <w:rPr>
                  <w:strike/>
                  <w:rPrChange w:id="427" w:author="T Londhe, Vinod (Contractor)" w:date="2022-07-09T13:34:00Z">
                    <w:rPr/>
                  </w:rPrChange>
                </w:rPr>
                <w:delText>10th Floor, Vatika Business Park,</w:delText>
              </w:r>
            </w:del>
          </w:p>
          <w:p w14:paraId="595BA295" w14:textId="3822249C" w:rsidR="00B11510" w:rsidRPr="009E34EB" w:rsidDel="007E00A9" w:rsidRDefault="00446FC2">
            <w:pPr>
              <w:spacing w:after="0" w:line="259" w:lineRule="auto"/>
              <w:ind w:left="0" w:firstLine="0"/>
              <w:jc w:val="left"/>
              <w:rPr>
                <w:del w:id="428" w:author="Sai Praneetha Bhaskaruni" w:date="2022-07-12T13:00:00Z"/>
                <w:strike/>
                <w:rPrChange w:id="429" w:author="T Londhe, Vinod (Contractor)" w:date="2022-07-09T13:34:00Z">
                  <w:rPr>
                    <w:del w:id="430" w:author="Sai Praneetha Bhaskaruni" w:date="2022-07-12T13:00:00Z"/>
                  </w:rPr>
                </w:rPrChange>
              </w:rPr>
            </w:pPr>
            <w:del w:id="431" w:author="Sai Praneetha Bhaskaruni" w:date="2022-07-12T13:00:00Z">
              <w:r w:rsidRPr="009E34EB" w:rsidDel="007E00A9">
                <w:rPr>
                  <w:strike/>
                  <w:rPrChange w:id="432" w:author="T Londhe, Vinod (Contractor)" w:date="2022-07-09T13:34:00Z">
                    <w:rPr/>
                  </w:rPrChange>
                </w:rPr>
                <w:delText>Block Two, Sector-</w:delText>
              </w:r>
            </w:del>
            <w:del w:id="433" w:author="Sai Praneetha Bhaskaruni" w:date="2022-07-08T14:16:00Z">
              <w:r w:rsidRPr="009E34EB" w:rsidDel="00943479">
                <w:rPr>
                  <w:strike/>
                  <w:rPrChange w:id="434" w:author="T Londhe, Vinod (Contractor)" w:date="2022-07-09T13:34:00Z">
                    <w:rPr/>
                  </w:rPrChange>
                </w:rPr>
                <w:delText>49 ,Sohna</w:delText>
              </w:r>
            </w:del>
            <w:del w:id="435" w:author="Sai Praneetha Bhaskaruni" w:date="2022-07-12T13:00:00Z">
              <w:r w:rsidRPr="009E34EB" w:rsidDel="007E00A9">
                <w:rPr>
                  <w:strike/>
                  <w:rPrChange w:id="436" w:author="T Londhe, Vinod (Contractor)" w:date="2022-07-09T13:34:00Z">
                    <w:rPr/>
                  </w:rPrChange>
                </w:rPr>
                <w:delText xml:space="preserve"> Road, </w:delText>
              </w:r>
            </w:del>
          </w:p>
          <w:p w14:paraId="2B79142F" w14:textId="10E34118" w:rsidR="00B11510" w:rsidRPr="00180992" w:rsidRDefault="00446FC2">
            <w:pPr>
              <w:spacing w:after="0" w:line="259" w:lineRule="auto"/>
              <w:ind w:left="0" w:firstLine="0"/>
              <w:jc w:val="left"/>
            </w:pPr>
            <w:del w:id="437" w:author="Sai Praneetha Bhaskaruni" w:date="2022-07-12T13:00:00Z">
              <w:r w:rsidRPr="009E34EB" w:rsidDel="007E00A9">
                <w:rPr>
                  <w:strike/>
                  <w:rPrChange w:id="438" w:author="T Londhe, Vinod (Contractor)" w:date="2022-07-09T13:34:00Z">
                    <w:rPr/>
                  </w:rPrChange>
                </w:rPr>
                <w:delText>Gurgaon 122002, Haryana, India</w:delText>
              </w:r>
            </w:del>
          </w:p>
        </w:tc>
      </w:tr>
      <w:tr w:rsidR="00B11510" w:rsidRPr="00180992" w14:paraId="43C1B950" w14:textId="77777777" w:rsidTr="009B5858">
        <w:trPr>
          <w:trHeight w:val="1388"/>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539B52C5" w14:textId="77777777" w:rsidR="00B11510" w:rsidRPr="00180992" w:rsidRDefault="00446FC2">
            <w:pPr>
              <w:spacing w:after="0" w:line="259" w:lineRule="auto"/>
              <w:ind w:left="113" w:firstLine="0"/>
              <w:jc w:val="left"/>
            </w:pPr>
            <w:r w:rsidRPr="00180992">
              <w:rPr>
                <w:b/>
              </w:rPr>
              <w:t>Device Description</w:t>
            </w:r>
          </w:p>
        </w:tc>
        <w:tc>
          <w:tcPr>
            <w:tcW w:w="7318" w:type="dxa"/>
            <w:tcBorders>
              <w:top w:val="single" w:sz="8" w:space="0" w:color="181717"/>
              <w:left w:val="single" w:sz="8" w:space="0" w:color="181717"/>
              <w:bottom w:val="single" w:sz="8" w:space="0" w:color="181717"/>
              <w:right w:val="single" w:sz="8" w:space="0" w:color="181717"/>
            </w:tcBorders>
          </w:tcPr>
          <w:p w14:paraId="54492F85" w14:textId="02B55848" w:rsidR="00F855A6" w:rsidDel="00A3696B" w:rsidRDefault="00F855A6" w:rsidP="00CB7821">
            <w:pPr>
              <w:rPr>
                <w:ins w:id="439" w:author="T Londhe, Vinod (Contractor)" w:date="2022-07-09T13:40:00Z"/>
                <w:del w:id="440" w:author="Sai Praneetha Bhaskaruni" w:date="2022-07-12T13:01:00Z"/>
              </w:rPr>
            </w:pPr>
            <w:ins w:id="441" w:author="T Londhe, Vinod (Contractor)" w:date="2022-07-09T13:40:00Z">
              <w:r w:rsidRPr="002927CE">
                <w:t xml:space="preserve">SmartMedic is an AC Powered (with AC to DC adaptor) device intended for use on Hospital Beds. It is designed to provide improved patient care in the hospital facility. The device is secured in place on top of the bed frame and under </w:t>
              </w:r>
              <w:r w:rsidRPr="001A05AD">
                <w:t>the bed’s mattress. The device can provide patient weight, turn indication and share information with authorized hospital nurse station. The system shares and displays information on hospital’s Nurse station through cloud application. The device also suppo</w:t>
              </w:r>
              <w:r w:rsidRPr="00A3696B">
                <w:t>rts functionality for placing x-ray cassette without moving the patient on bed</w:t>
              </w:r>
            </w:ins>
            <w:r w:rsidR="00CB7821">
              <w:t>.</w:t>
            </w:r>
            <w:ins w:id="442" w:author="T Londhe, Vinod (Contractor)" w:date="2022-07-09T13:40:00Z">
              <w:r w:rsidRPr="00D02EAB">
                <w:t xml:space="preserve"> </w:t>
              </w:r>
            </w:ins>
          </w:p>
          <w:p w14:paraId="1DD3B12A" w14:textId="77777777" w:rsidR="00F855A6" w:rsidDel="00A3696B" w:rsidRDefault="00F855A6" w:rsidP="009B5858">
            <w:pPr>
              <w:spacing w:after="0" w:line="259" w:lineRule="auto"/>
              <w:ind w:left="0" w:firstLine="0"/>
              <w:jc w:val="left"/>
              <w:rPr>
                <w:ins w:id="443" w:author="T Londhe, Vinod (Contractor)" w:date="2022-07-09T13:40:00Z"/>
                <w:del w:id="444" w:author="Sai Praneetha Bhaskaruni" w:date="2022-07-12T13:01:00Z"/>
              </w:rPr>
            </w:pPr>
          </w:p>
          <w:p w14:paraId="08C33480" w14:textId="7B8F7FF5" w:rsidR="00B11510" w:rsidRPr="00F855A6" w:rsidRDefault="00057E9B" w:rsidP="009B5858">
            <w:pPr>
              <w:spacing w:after="0" w:line="259" w:lineRule="auto"/>
              <w:ind w:left="0" w:firstLine="0"/>
              <w:jc w:val="left"/>
              <w:rPr>
                <w:strike/>
                <w:rPrChange w:id="445" w:author="T Londhe, Vinod (Contractor)" w:date="2022-07-09T13:40:00Z">
                  <w:rPr/>
                </w:rPrChange>
              </w:rPr>
            </w:pPr>
            <w:commentRangeStart w:id="446"/>
            <w:del w:id="447" w:author="Sai Praneetha Bhaskaruni" w:date="2022-07-12T13:01:00Z">
              <w:r w:rsidRPr="00F855A6" w:rsidDel="00A3696B">
                <w:rPr>
                  <w:strike/>
                  <w:rPrChange w:id="448" w:author="T Londhe, Vinod (Contractor)" w:date="2022-07-09T13:40:00Z">
                    <w:rPr/>
                  </w:rPrChange>
                </w:rPr>
                <w:delText>SmartMedic</w:delText>
              </w:r>
              <w:r w:rsidR="00C560D4" w:rsidRPr="00F855A6" w:rsidDel="00A3696B">
                <w:rPr>
                  <w:strike/>
                  <w:rPrChange w:id="449" w:author="T Londhe, Vinod (Contractor)" w:date="2022-07-09T13:40:00Z">
                    <w:rPr/>
                  </w:rPrChange>
                </w:rPr>
                <w:delText xml:space="preserve"> Device</w:delText>
              </w:r>
              <w:r w:rsidR="00784A0C" w:rsidRPr="00F855A6" w:rsidDel="00A3696B">
                <w:rPr>
                  <w:strike/>
                  <w:rPrChange w:id="450" w:author="T Londhe, Vinod (Contractor)" w:date="2022-07-09T13:40:00Z">
                    <w:rPr/>
                  </w:rPrChange>
                </w:rPr>
                <w:delText xml:space="preserve"> </w:delText>
              </w:r>
              <w:r w:rsidRPr="00F855A6" w:rsidDel="00A3696B">
                <w:rPr>
                  <w:strike/>
                  <w:rPrChange w:id="451" w:author="T Londhe, Vinod (Contractor)" w:date="2022-07-09T13:40:00Z">
                    <w:rPr/>
                  </w:rPrChange>
                </w:rPr>
                <w:delText xml:space="preserve">solution </w:delText>
              </w:r>
              <w:r w:rsidR="00784A0C" w:rsidRPr="00F855A6" w:rsidDel="00A3696B">
                <w:rPr>
                  <w:strike/>
                  <w:rPrChange w:id="452" w:author="T Londhe, Vinod (Contractor)" w:date="2022-07-09T13:40:00Z">
                    <w:rPr/>
                  </w:rPrChange>
                </w:rPr>
                <w:delText xml:space="preserve">is </w:delText>
              </w:r>
              <w:r w:rsidR="00446FC2" w:rsidRPr="00F855A6" w:rsidDel="00A3696B">
                <w:rPr>
                  <w:strike/>
                  <w:rPrChange w:id="453" w:author="T Londhe, Vinod (Contractor)" w:date="2022-07-09T13:40:00Z">
                    <w:rPr/>
                  </w:rPrChange>
                </w:rPr>
                <w:delText xml:space="preserve">used to </w:delText>
              </w:r>
              <w:r w:rsidR="00784A0C" w:rsidRPr="00F855A6" w:rsidDel="00A3696B">
                <w:rPr>
                  <w:strike/>
                  <w:rPrChange w:id="454" w:author="T Londhe, Vinod (Contractor)" w:date="2022-07-09T13:40:00Z">
                    <w:rPr/>
                  </w:rPrChange>
                </w:rPr>
                <w:delText xml:space="preserve">monitor the health vital data </w:delText>
              </w:r>
              <w:r w:rsidR="00732D46" w:rsidRPr="00F855A6" w:rsidDel="00A3696B">
                <w:rPr>
                  <w:strike/>
                  <w:rPrChange w:id="455" w:author="T Londhe, Vinod (Contractor)" w:date="2022-07-09T13:40:00Z">
                    <w:rPr/>
                  </w:rPrChange>
                </w:rPr>
                <w:delText>i.e.</w:delText>
              </w:r>
              <w:r w:rsidR="00784A0C" w:rsidRPr="00F855A6" w:rsidDel="00A3696B">
                <w:rPr>
                  <w:strike/>
                  <w:rPrChange w:id="456" w:author="T Londhe, Vinod (Contractor)" w:date="2022-07-09T13:40:00Z">
                    <w:rPr/>
                  </w:rPrChange>
                </w:rPr>
                <w:delText xml:space="preserve"> weight, </w:delText>
              </w:r>
            </w:del>
            <w:del w:id="457" w:author="Sai Praneetha Bhaskaruni" w:date="2022-03-25T15:15:00Z">
              <w:r w:rsidR="00784A0C" w:rsidRPr="00F855A6" w:rsidDel="00905E95">
                <w:rPr>
                  <w:strike/>
                  <w:rPrChange w:id="458" w:author="T Londhe, Vinod (Contractor)" w:date="2022-07-09T13:40:00Z">
                    <w:rPr/>
                  </w:rPrChange>
                </w:rPr>
                <w:delText xml:space="preserve">temperature, </w:delText>
              </w:r>
            </w:del>
            <w:del w:id="459" w:author="Sai Praneetha Bhaskaruni" w:date="2022-07-12T13:01:00Z">
              <w:r w:rsidR="00784A0C" w:rsidRPr="00F855A6" w:rsidDel="00A3696B">
                <w:rPr>
                  <w:strike/>
                  <w:rPrChange w:id="460" w:author="T Londhe, Vinod (Contractor)" w:date="2022-07-09T13:40:00Z">
                    <w:rPr/>
                  </w:rPrChange>
                </w:rPr>
                <w:delText>position</w:delText>
              </w:r>
              <w:r w:rsidR="00446FC2" w:rsidRPr="00F855A6" w:rsidDel="00A3696B">
                <w:rPr>
                  <w:strike/>
                  <w:rPrChange w:id="461" w:author="T Londhe, Vinod (Contractor)" w:date="2022-07-09T13:40:00Z">
                    <w:rPr/>
                  </w:rPrChange>
                </w:rPr>
                <w:delText xml:space="preserve">. The </w:delText>
              </w:r>
              <w:r w:rsidRPr="00F855A6" w:rsidDel="00A3696B">
                <w:rPr>
                  <w:strike/>
                  <w:rPrChange w:id="462" w:author="T Londhe, Vinod (Contractor)" w:date="2022-07-09T13:40:00Z">
                    <w:rPr/>
                  </w:rPrChange>
                </w:rPr>
                <w:delText>SmartMedic</w:delText>
              </w:r>
              <w:r w:rsidR="00C560D4" w:rsidRPr="00F855A6" w:rsidDel="00A3696B">
                <w:rPr>
                  <w:strike/>
                  <w:rPrChange w:id="463" w:author="T Londhe, Vinod (Contractor)" w:date="2022-07-09T13:40:00Z">
                    <w:rPr/>
                  </w:rPrChange>
                </w:rPr>
                <w:delText xml:space="preserve"> Device</w:delText>
              </w:r>
              <w:r w:rsidR="00446FC2" w:rsidRPr="00F855A6" w:rsidDel="00A3696B">
                <w:rPr>
                  <w:strike/>
                  <w:rPrChange w:id="464" w:author="T Londhe, Vinod (Contractor)" w:date="2022-07-09T13:40:00Z">
                    <w:rPr/>
                  </w:rPrChange>
                </w:rPr>
                <w:delText xml:space="preserve"> is intended to provide </w:delText>
              </w:r>
              <w:r w:rsidR="00784A0C" w:rsidRPr="00F855A6" w:rsidDel="00A3696B">
                <w:rPr>
                  <w:strike/>
                  <w:rPrChange w:id="465" w:author="T Londhe, Vinod (Contractor)" w:date="2022-07-09T13:40:00Z">
                    <w:rPr/>
                  </w:rPrChange>
                </w:rPr>
                <w:delText>an</w:delText>
              </w:r>
              <w:r w:rsidR="00446FC2" w:rsidRPr="00F855A6" w:rsidDel="00A3696B">
                <w:rPr>
                  <w:strike/>
                  <w:rPrChange w:id="466" w:author="T Londhe, Vinod (Contractor)" w:date="2022-07-09T13:40:00Z">
                    <w:rPr/>
                  </w:rPrChange>
                </w:rPr>
                <w:delText xml:space="preserve"> </w:delText>
              </w:r>
              <w:r w:rsidR="00784A0C" w:rsidRPr="00F855A6" w:rsidDel="00A3696B">
                <w:rPr>
                  <w:strike/>
                  <w:rPrChange w:id="467" w:author="T Londhe, Vinod (Contractor)" w:date="2022-07-09T13:40:00Z">
                    <w:rPr/>
                  </w:rPrChange>
                </w:rPr>
                <w:delText>alert for un</w:delText>
              </w:r>
            </w:del>
            <w:del w:id="468" w:author="Sai Praneetha Bhaskaruni" w:date="2022-03-25T15:16:00Z">
              <w:r w:rsidR="00784A0C" w:rsidRPr="00F855A6" w:rsidDel="00905E95">
                <w:rPr>
                  <w:strike/>
                  <w:rPrChange w:id="469" w:author="T Londhe, Vinod (Contractor)" w:date="2022-07-09T13:40:00Z">
                    <w:rPr/>
                  </w:rPrChange>
                </w:rPr>
                <w:delText>wanted</w:delText>
              </w:r>
            </w:del>
            <w:del w:id="470" w:author="Sai Praneetha Bhaskaruni" w:date="2022-07-12T13:01:00Z">
              <w:r w:rsidR="00784A0C" w:rsidRPr="00F855A6" w:rsidDel="00A3696B">
                <w:rPr>
                  <w:strike/>
                  <w:rPrChange w:id="471" w:author="T Londhe, Vinod (Contractor)" w:date="2022-07-09T13:40:00Z">
                    <w:rPr/>
                  </w:rPrChange>
                </w:rPr>
                <w:delText xml:space="preserve"> change </w:delText>
              </w:r>
              <w:r w:rsidR="00732D46" w:rsidRPr="00F855A6" w:rsidDel="00A3696B">
                <w:rPr>
                  <w:strike/>
                  <w:rPrChange w:id="472" w:author="T Londhe, Vinod (Contractor)" w:date="2022-07-09T13:40:00Z">
                    <w:rPr/>
                  </w:rPrChange>
                </w:rPr>
                <w:delText xml:space="preserve">in </w:delText>
              </w:r>
              <w:r w:rsidR="00784A0C" w:rsidRPr="00F855A6" w:rsidDel="00A3696B">
                <w:rPr>
                  <w:strike/>
                  <w:rPrChange w:id="473" w:author="T Londhe, Vinod (Contractor)" w:date="2022-07-09T13:40:00Z">
                    <w:rPr/>
                  </w:rPrChange>
                </w:rPr>
                <w:delText>the health vital</w:delText>
              </w:r>
              <w:r w:rsidR="00732D46" w:rsidRPr="00F855A6" w:rsidDel="00A3696B">
                <w:rPr>
                  <w:strike/>
                  <w:rPrChange w:id="474" w:author="T Londhe, Vinod (Contractor)" w:date="2022-07-09T13:40:00Z">
                    <w:rPr/>
                  </w:rPrChange>
                </w:rPr>
                <w:delText xml:space="preserve"> data</w:delText>
              </w:r>
              <w:r w:rsidR="00784A0C" w:rsidRPr="00F855A6" w:rsidDel="00A3696B">
                <w:rPr>
                  <w:strike/>
                  <w:rPrChange w:id="475" w:author="T Londhe, Vinod (Contractor)" w:date="2022-07-09T13:40:00Z">
                    <w:rPr/>
                  </w:rPrChange>
                </w:rPr>
                <w:delText>, that uses the device</w:delText>
              </w:r>
            </w:del>
            <w:del w:id="476" w:author="Sai Praneetha Bhaskaruni" w:date="2022-03-25T15:17:00Z">
              <w:r w:rsidR="00784A0C" w:rsidRPr="00F855A6" w:rsidDel="00CF40BB">
                <w:rPr>
                  <w:strike/>
                  <w:rPrChange w:id="477" w:author="T Londhe, Vinod (Contractor)" w:date="2022-07-09T13:40:00Z">
                    <w:rPr/>
                  </w:rPrChange>
                </w:rPr>
                <w:delText>’</w:delText>
              </w:r>
              <w:r w:rsidR="00446FC2" w:rsidRPr="00F855A6" w:rsidDel="00CF40BB">
                <w:rPr>
                  <w:strike/>
                  <w:rPrChange w:id="478" w:author="T Londhe, Vinod (Contractor)" w:date="2022-07-09T13:40:00Z">
                    <w:rPr/>
                  </w:rPrChange>
                </w:rPr>
                <w:delText>s</w:delText>
              </w:r>
            </w:del>
            <w:del w:id="479" w:author="Sai Praneetha Bhaskaruni" w:date="2022-07-12T13:01:00Z">
              <w:r w:rsidR="00446FC2" w:rsidRPr="00F855A6" w:rsidDel="00A3696B">
                <w:rPr>
                  <w:strike/>
                  <w:rPrChange w:id="480" w:author="T Londhe, Vinod (Contractor)" w:date="2022-07-09T13:40:00Z">
                    <w:rPr/>
                  </w:rPrChange>
                </w:rPr>
                <w:delText xml:space="preserve"> </w:delText>
              </w:r>
              <w:r w:rsidR="00CD012C" w:rsidRPr="00F855A6" w:rsidDel="00A3696B">
                <w:rPr>
                  <w:strike/>
                  <w:rPrChange w:id="481" w:author="T Londhe, Vinod (Contractor)" w:date="2022-07-09T13:40:00Z">
                    <w:rPr/>
                  </w:rPrChange>
                </w:rPr>
                <w:delText xml:space="preserve">data </w:delText>
              </w:r>
              <w:r w:rsidR="00446FC2" w:rsidRPr="00F855A6" w:rsidDel="00A3696B">
                <w:rPr>
                  <w:strike/>
                  <w:rPrChange w:id="482" w:author="T Londhe, Vinod (Contractor)" w:date="2022-07-09T13:40:00Z">
                    <w:rPr/>
                  </w:rPrChange>
                </w:rPr>
                <w:delText xml:space="preserve">to visualize the </w:delText>
              </w:r>
              <w:r w:rsidR="00784A0C" w:rsidRPr="00F855A6" w:rsidDel="00A3696B">
                <w:rPr>
                  <w:strike/>
                  <w:rPrChange w:id="483" w:author="T Londhe, Vinod (Contractor)" w:date="2022-07-09T13:40:00Z">
                    <w:rPr/>
                  </w:rPrChange>
                </w:rPr>
                <w:delText>current health</w:delText>
              </w:r>
              <w:r w:rsidR="00446FC2" w:rsidRPr="00F855A6" w:rsidDel="00A3696B">
                <w:rPr>
                  <w:strike/>
                  <w:rPrChange w:id="484" w:author="T Londhe, Vinod (Contractor)" w:date="2022-07-09T13:40:00Z">
                    <w:rPr/>
                  </w:rPrChange>
                </w:rPr>
                <w:delText xml:space="preserve"> condition of </w:delText>
              </w:r>
              <w:r w:rsidR="00732D46" w:rsidRPr="00F855A6" w:rsidDel="00A3696B">
                <w:rPr>
                  <w:strike/>
                  <w:rPrChange w:id="485" w:author="T Londhe, Vinod (Contractor)" w:date="2022-07-09T13:40:00Z">
                    <w:rPr/>
                  </w:rPrChange>
                </w:rPr>
                <w:delText xml:space="preserve">the </w:delText>
              </w:r>
              <w:r w:rsidR="00784A0C" w:rsidRPr="00F855A6" w:rsidDel="00A3696B">
                <w:rPr>
                  <w:strike/>
                  <w:rPrChange w:id="486" w:author="T Londhe, Vinod (Contractor)" w:date="2022-07-09T13:40:00Z">
                    <w:rPr/>
                  </w:rPrChange>
                </w:rPr>
                <w:delText>patient in real time</w:delText>
              </w:r>
              <w:r w:rsidR="00732D46" w:rsidRPr="00F855A6" w:rsidDel="00A3696B">
                <w:rPr>
                  <w:strike/>
                  <w:rPrChange w:id="487" w:author="T Londhe, Vinod (Contractor)" w:date="2022-07-09T13:40:00Z">
                    <w:rPr/>
                  </w:rPrChange>
                </w:rPr>
                <w:delText>.</w:delText>
              </w:r>
              <w:commentRangeEnd w:id="446"/>
              <w:r w:rsidR="00F855A6" w:rsidDel="00A3696B">
                <w:rPr>
                  <w:rStyle w:val="CommentReference"/>
                </w:rPr>
                <w:commentReference w:id="446"/>
              </w:r>
            </w:del>
            <w:del w:id="488" w:author="Sai Praneetha Bhaskaruni" w:date="2022-03-25T15:18:00Z">
              <w:r w:rsidR="00732D46" w:rsidRPr="00F855A6" w:rsidDel="00C45889">
                <w:rPr>
                  <w:strike/>
                  <w:rPrChange w:id="489" w:author="T Londhe, Vinod (Contractor)" w:date="2022-07-09T13:40:00Z">
                    <w:rPr/>
                  </w:rPrChange>
                </w:rPr>
                <w:delText xml:space="preserve"> This</w:delText>
              </w:r>
              <w:r w:rsidR="00784A0C" w:rsidRPr="00F855A6" w:rsidDel="00C45889">
                <w:rPr>
                  <w:strike/>
                  <w:rPrChange w:id="490" w:author="T Londhe, Vinod (Contractor)" w:date="2022-07-09T13:40:00Z">
                    <w:rPr/>
                  </w:rPrChange>
                </w:rPr>
                <w:delText xml:space="preserve"> </w:delText>
              </w:r>
              <w:r w:rsidR="00446FC2" w:rsidRPr="00F855A6" w:rsidDel="00C45889">
                <w:rPr>
                  <w:strike/>
                  <w:rPrChange w:id="491" w:author="T Londhe, Vinod (Contractor)" w:date="2022-07-09T13:40:00Z">
                    <w:rPr/>
                  </w:rPrChange>
                </w:rPr>
                <w:delText>enable</w:delText>
              </w:r>
              <w:r w:rsidR="00732D46" w:rsidRPr="00F855A6" w:rsidDel="00C45889">
                <w:rPr>
                  <w:strike/>
                  <w:rPrChange w:id="492" w:author="T Londhe, Vinod (Contractor)" w:date="2022-07-09T13:40:00Z">
                    <w:rPr/>
                  </w:rPrChange>
                </w:rPr>
                <w:delText>s</w:delText>
              </w:r>
              <w:r w:rsidR="00446FC2" w:rsidRPr="00F855A6" w:rsidDel="00C45889">
                <w:rPr>
                  <w:strike/>
                  <w:rPrChange w:id="493" w:author="T Londhe, Vinod (Contractor)" w:date="2022-07-09T13:40:00Z">
                    <w:rPr/>
                  </w:rPrChange>
                </w:rPr>
                <w:delText xml:space="preserve"> effective decision making for the </w:delText>
              </w:r>
              <w:r w:rsidR="00784A0C" w:rsidRPr="00F855A6" w:rsidDel="00C45889">
                <w:rPr>
                  <w:strike/>
                  <w:rPrChange w:id="494" w:author="T Londhe, Vinod (Contractor)" w:date="2022-07-09T13:40:00Z">
                    <w:rPr/>
                  </w:rPrChange>
                </w:rPr>
                <w:delText xml:space="preserve">health </w:delText>
              </w:r>
              <w:r w:rsidR="00732D46" w:rsidRPr="00F855A6" w:rsidDel="00C45889">
                <w:rPr>
                  <w:strike/>
                  <w:rPrChange w:id="495" w:author="T Londhe, Vinod (Contractor)" w:date="2022-07-09T13:40:00Z">
                    <w:rPr/>
                  </w:rPrChange>
                </w:rPr>
                <w:delText xml:space="preserve">personnel </w:delText>
              </w:r>
              <w:r w:rsidR="00446FC2" w:rsidRPr="00F855A6" w:rsidDel="00C45889">
                <w:rPr>
                  <w:strike/>
                  <w:rPrChange w:id="496" w:author="T Londhe, Vinod (Contractor)" w:date="2022-07-09T13:40:00Z">
                    <w:rPr/>
                  </w:rPrChange>
                </w:rPr>
                <w:delText>before they even go in</w:delText>
              </w:r>
              <w:r w:rsidR="00784A0C" w:rsidRPr="00F855A6" w:rsidDel="00C45889">
                <w:rPr>
                  <w:strike/>
                  <w:rPrChange w:id="497" w:author="T Londhe, Vinod (Contractor)" w:date="2022-07-09T13:40:00Z">
                    <w:rPr/>
                  </w:rPrChange>
                </w:rPr>
                <w:delText xml:space="preserve">to the operating room </w:delText>
              </w:r>
              <w:r w:rsidR="00732D46" w:rsidRPr="00F855A6" w:rsidDel="00C45889">
                <w:rPr>
                  <w:strike/>
                  <w:rPrChange w:id="498" w:author="T Londhe, Vinod (Contractor)" w:date="2022-07-09T13:40:00Z">
                    <w:rPr/>
                  </w:rPrChange>
                </w:rPr>
                <w:delText xml:space="preserve">-for </w:delText>
              </w:r>
              <w:r w:rsidR="00784A0C" w:rsidRPr="00F855A6" w:rsidDel="00C45889">
                <w:rPr>
                  <w:strike/>
                  <w:rPrChange w:id="499" w:author="T Londhe, Vinod (Contractor)" w:date="2022-07-09T13:40:00Z">
                    <w:rPr/>
                  </w:rPrChange>
                </w:rPr>
                <w:delText>the daily health inspection</w:delText>
              </w:r>
              <w:r w:rsidR="00446FC2" w:rsidRPr="00F855A6" w:rsidDel="00C45889">
                <w:rPr>
                  <w:strike/>
                  <w:rPrChange w:id="500" w:author="T Londhe, Vinod (Contractor)" w:date="2022-07-09T13:40:00Z">
                    <w:rPr/>
                  </w:rPrChange>
                </w:rPr>
                <w:delText>.</w:delText>
              </w:r>
            </w:del>
          </w:p>
        </w:tc>
      </w:tr>
      <w:tr w:rsidR="00B11510" w:rsidRPr="00180992" w14:paraId="434E7737" w14:textId="77777777">
        <w:trPr>
          <w:trHeight w:val="4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79EF0F58" w14:textId="1DD85BDE" w:rsidR="00B11510" w:rsidRPr="00180992" w:rsidRDefault="00446FC2">
            <w:pPr>
              <w:spacing w:after="0" w:line="259" w:lineRule="auto"/>
              <w:ind w:left="113" w:firstLine="0"/>
              <w:jc w:val="left"/>
            </w:pPr>
            <w:r w:rsidRPr="00180992">
              <w:rPr>
                <w:b/>
              </w:rPr>
              <w:t>Device Model</w:t>
            </w:r>
          </w:p>
        </w:tc>
        <w:tc>
          <w:tcPr>
            <w:tcW w:w="7318" w:type="dxa"/>
            <w:tcBorders>
              <w:top w:val="single" w:sz="8" w:space="0" w:color="181717"/>
              <w:left w:val="single" w:sz="8" w:space="0" w:color="181717"/>
              <w:bottom w:val="single" w:sz="8" w:space="0" w:color="181717"/>
              <w:right w:val="single" w:sz="8" w:space="0" w:color="181717"/>
            </w:tcBorders>
            <w:vAlign w:val="center"/>
          </w:tcPr>
          <w:p w14:paraId="00CA7A42" w14:textId="6F1C1FD4" w:rsidR="00944B14" w:rsidRPr="00E34081" w:rsidRDefault="00944B14">
            <w:pPr>
              <w:spacing w:after="0" w:line="259" w:lineRule="auto"/>
              <w:ind w:left="0" w:firstLine="0"/>
              <w:jc w:val="left"/>
              <w:rPr>
                <w:ins w:id="501" w:author="T Londhe, Vinod (Contractor)" w:date="2022-07-09T13:32:00Z"/>
                <w:b/>
                <w:rPrChange w:id="502" w:author="Sai Praneetha Bhaskaruni" w:date="2022-07-12T13:01:00Z">
                  <w:rPr>
                    <w:ins w:id="503" w:author="T Londhe, Vinod (Contractor)" w:date="2022-07-09T13:32:00Z"/>
                    <w:b/>
                    <w:strike/>
                    <w:highlight w:val="cyan"/>
                  </w:rPr>
                </w:rPrChange>
              </w:rPr>
            </w:pPr>
            <w:ins w:id="504" w:author="T Londhe, Vinod (Contractor)" w:date="2022-07-09T13:32:00Z">
              <w:r w:rsidRPr="00E34081">
                <w:rPr>
                  <w:b/>
                  <w:rPrChange w:id="505" w:author="Sai Praneetha Bhaskaruni" w:date="2022-07-12T13:01:00Z">
                    <w:rPr>
                      <w:b/>
                      <w:strike/>
                      <w:highlight w:val="cyan"/>
                    </w:rPr>
                  </w:rPrChange>
                </w:rPr>
                <w:t xml:space="preserve">SmartMedic </w:t>
              </w:r>
              <w:r w:rsidR="00C42663" w:rsidRPr="00E34081">
                <w:rPr>
                  <w:b/>
                  <w:rPrChange w:id="506" w:author="Sai Praneetha Bhaskaruni" w:date="2022-07-12T13:01:00Z">
                    <w:rPr>
                      <w:b/>
                      <w:strike/>
                      <w:highlight w:val="cyan"/>
                    </w:rPr>
                  </w:rPrChange>
                </w:rPr>
                <w:t>001-02-A-00-00-00</w:t>
              </w:r>
            </w:ins>
          </w:p>
          <w:p w14:paraId="3A7203E2" w14:textId="77777777" w:rsidR="00944B14" w:rsidDel="00E34081" w:rsidRDefault="00944B14">
            <w:pPr>
              <w:spacing w:after="0" w:line="259" w:lineRule="auto"/>
              <w:ind w:left="0" w:firstLine="0"/>
              <w:jc w:val="left"/>
              <w:rPr>
                <w:ins w:id="507" w:author="T Londhe, Vinod (Contractor)" w:date="2022-07-09T13:32:00Z"/>
                <w:del w:id="508" w:author="Sai Praneetha Bhaskaruni" w:date="2022-07-12T13:01:00Z"/>
                <w:b/>
                <w:strike/>
                <w:highlight w:val="cyan"/>
              </w:rPr>
            </w:pPr>
          </w:p>
          <w:p w14:paraId="632CA8A4" w14:textId="5B571797" w:rsidR="00B11510" w:rsidRPr="008E5364" w:rsidRDefault="00446FC2">
            <w:pPr>
              <w:spacing w:after="0" w:line="259" w:lineRule="auto"/>
              <w:ind w:left="0" w:firstLine="0"/>
              <w:jc w:val="left"/>
              <w:rPr>
                <w:strike/>
              </w:rPr>
            </w:pPr>
            <w:del w:id="509" w:author="Sai Praneetha Bhaskaruni" w:date="2022-07-12T13:01:00Z">
              <w:r w:rsidRPr="008E5364" w:rsidDel="00E34081">
                <w:rPr>
                  <w:b/>
                  <w:strike/>
                  <w:highlight w:val="cyan"/>
                </w:rPr>
                <w:delText>6007-670-000</w:delText>
              </w:r>
              <w:r w:rsidRPr="008E5364" w:rsidDel="00E34081">
                <w:rPr>
                  <w:b/>
                  <w:strike/>
                  <w:highlight w:val="cyan"/>
                </w:rPr>
                <w:tab/>
                <w:delText>V1.0</w:delText>
              </w:r>
              <w:r w:rsidRPr="008E5364" w:rsidDel="00E34081">
                <w:rPr>
                  <w:b/>
                  <w:strike/>
                  <w:highlight w:val="cyan"/>
                </w:rPr>
                <w:tab/>
                <w:delText>(Further</w:delText>
              </w:r>
              <w:r w:rsidRPr="008E5364" w:rsidDel="00E34081">
                <w:rPr>
                  <w:b/>
                  <w:strike/>
                  <w:highlight w:val="cyan"/>
                </w:rPr>
                <w:tab/>
                <w:delText>digits</w:delText>
              </w:r>
              <w:r w:rsidRPr="008E5364" w:rsidDel="00E34081">
                <w:rPr>
                  <w:b/>
                  <w:strike/>
                  <w:highlight w:val="cyan"/>
                </w:rPr>
                <w:tab/>
                <w:delText>for</w:delText>
              </w:r>
              <w:r w:rsidRPr="008E5364" w:rsidDel="00E34081">
                <w:rPr>
                  <w:b/>
                  <w:strike/>
                  <w:highlight w:val="cyan"/>
                </w:rPr>
                <w:tab/>
              </w:r>
              <w:commentRangeStart w:id="510"/>
              <w:commentRangeStart w:id="511"/>
              <w:r w:rsidRPr="008E5364" w:rsidDel="00E34081">
                <w:rPr>
                  <w:b/>
                  <w:strike/>
                  <w:highlight w:val="cyan"/>
                </w:rPr>
                <w:delText>minor</w:delText>
              </w:r>
              <w:commentRangeEnd w:id="510"/>
              <w:r w:rsidR="00167413" w:rsidDel="00E34081">
                <w:rPr>
                  <w:rStyle w:val="CommentReference"/>
                </w:rPr>
                <w:commentReference w:id="510"/>
              </w:r>
              <w:commentRangeEnd w:id="511"/>
              <w:r w:rsidR="00C42663" w:rsidDel="00E34081">
                <w:rPr>
                  <w:rStyle w:val="CommentReference"/>
                </w:rPr>
                <w:commentReference w:id="511"/>
              </w:r>
              <w:r w:rsidRPr="008E5364" w:rsidDel="00E34081">
                <w:rPr>
                  <w:b/>
                  <w:strike/>
                  <w:highlight w:val="cyan"/>
                </w:rPr>
                <w:tab/>
                <w:delText>fixes</w:delText>
              </w:r>
              <w:r w:rsidRPr="008E5364" w:rsidDel="00E34081">
                <w:rPr>
                  <w:b/>
                  <w:strike/>
                  <w:highlight w:val="cyan"/>
                </w:rPr>
                <w:tab/>
                <w:delText>controlled</w:delText>
              </w:r>
              <w:r w:rsidRPr="008E5364" w:rsidDel="00E34081">
                <w:rPr>
                  <w:b/>
                  <w:strike/>
                  <w:highlight w:val="cyan"/>
                </w:rPr>
                <w:tab/>
                <w:delText>internally)</w:delText>
              </w:r>
            </w:del>
          </w:p>
        </w:tc>
      </w:tr>
      <w:tr w:rsidR="00B11510" w:rsidRPr="00180992" w14:paraId="52A13CBE" w14:textId="77777777" w:rsidTr="00801A19">
        <w:trPr>
          <w:trHeight w:val="2337"/>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34405871" w14:textId="77777777" w:rsidR="00B11510" w:rsidRPr="00180992" w:rsidRDefault="00446FC2">
            <w:pPr>
              <w:spacing w:after="0" w:line="259" w:lineRule="auto"/>
              <w:ind w:left="113" w:firstLine="0"/>
              <w:jc w:val="left"/>
            </w:pPr>
            <w:r w:rsidRPr="00180992">
              <w:rPr>
                <w:b/>
              </w:rPr>
              <w:t xml:space="preserve">Manufacturer Contact </w:t>
            </w:r>
          </w:p>
          <w:p w14:paraId="238DAA43" w14:textId="77777777" w:rsidR="00B11510" w:rsidRPr="00180992" w:rsidRDefault="00446FC2">
            <w:pPr>
              <w:spacing w:after="0" w:line="259" w:lineRule="auto"/>
              <w:ind w:left="113" w:firstLine="0"/>
              <w:jc w:val="left"/>
            </w:pPr>
            <w:r w:rsidRPr="00180992">
              <w:rPr>
                <w:b/>
              </w:rPr>
              <w:t>Information</w:t>
            </w:r>
          </w:p>
        </w:tc>
        <w:tc>
          <w:tcPr>
            <w:tcW w:w="7318" w:type="dxa"/>
            <w:tcBorders>
              <w:top w:val="single" w:sz="8" w:space="0" w:color="181717"/>
              <w:left w:val="single" w:sz="8" w:space="0" w:color="181717"/>
              <w:bottom w:val="single" w:sz="8" w:space="0" w:color="181717"/>
              <w:right w:val="single" w:sz="8" w:space="0" w:color="181717"/>
            </w:tcBorders>
          </w:tcPr>
          <w:p w14:paraId="0CC9A38F" w14:textId="7D56A3E7" w:rsidR="00B11510" w:rsidRPr="00DD2E96" w:rsidDel="00DD2E96" w:rsidRDefault="00446FC2" w:rsidP="00801A19">
            <w:pPr>
              <w:spacing w:after="0" w:line="259" w:lineRule="auto"/>
              <w:ind w:left="0" w:firstLine="0"/>
              <w:jc w:val="left"/>
              <w:rPr>
                <w:del w:id="512" w:author="Sai Praneetha Bhaskaruni" w:date="2022-07-12T13:01:00Z"/>
                <w:strike/>
                <w:rPrChange w:id="513" w:author="Sai Praneetha Bhaskaruni" w:date="2022-07-12T13:01:00Z">
                  <w:rPr>
                    <w:del w:id="514" w:author="Sai Praneetha Bhaskaruni" w:date="2022-07-12T13:01:00Z"/>
                  </w:rPr>
                </w:rPrChange>
              </w:rPr>
            </w:pPr>
            <w:del w:id="515" w:author="Sai Praneetha Bhaskaruni" w:date="2022-07-12T13:01:00Z">
              <w:r w:rsidRPr="00DD2E96" w:rsidDel="00DD2E96">
                <w:rPr>
                  <w:b/>
                  <w:strike/>
                  <w:rPrChange w:id="516" w:author="Sai Praneetha Bhaskaruni" w:date="2022-07-12T13:01:00Z">
                    <w:rPr>
                      <w:b/>
                    </w:rPr>
                  </w:rPrChange>
                </w:rPr>
                <w:delText>Manufacturer:</w:delText>
              </w:r>
            </w:del>
          </w:p>
          <w:p w14:paraId="2E9468E9" w14:textId="0762ECB4" w:rsidR="00B11510" w:rsidRPr="00DD2E96" w:rsidDel="00DD2E96" w:rsidRDefault="00446FC2" w:rsidP="00801A19">
            <w:pPr>
              <w:spacing w:after="0" w:line="259" w:lineRule="auto"/>
              <w:ind w:left="0" w:firstLine="0"/>
              <w:jc w:val="left"/>
              <w:rPr>
                <w:del w:id="517" w:author="Sai Praneetha Bhaskaruni" w:date="2022-07-12T13:01:00Z"/>
                <w:strike/>
                <w:rPrChange w:id="518" w:author="Sai Praneetha Bhaskaruni" w:date="2022-07-12T13:01:00Z">
                  <w:rPr>
                    <w:del w:id="519" w:author="Sai Praneetha Bhaskaruni" w:date="2022-07-12T13:01:00Z"/>
                  </w:rPr>
                </w:rPrChange>
              </w:rPr>
            </w:pPr>
            <w:del w:id="520" w:author="Sai Praneetha Bhaskaruni" w:date="2022-07-12T13:01:00Z">
              <w:r w:rsidRPr="00DD2E96" w:rsidDel="00DD2E96">
                <w:rPr>
                  <w:b/>
                  <w:strike/>
                  <w:rPrChange w:id="521" w:author="Sai Praneetha Bhaskaruni" w:date="2022-07-12T13:01:00Z">
                    <w:rPr>
                      <w:b/>
                    </w:rPr>
                  </w:rPrChange>
                </w:rPr>
                <w:delText xml:space="preserve">Stryker Global Technology Center Private Limited  </w:delText>
              </w:r>
            </w:del>
          </w:p>
          <w:p w14:paraId="0E8982D2" w14:textId="4717C686" w:rsidR="00B11510" w:rsidRPr="00DD2E96" w:rsidDel="00DD2E96" w:rsidRDefault="00446FC2" w:rsidP="00801A19">
            <w:pPr>
              <w:spacing w:after="0" w:line="250" w:lineRule="auto"/>
              <w:ind w:left="0" w:right="1556" w:firstLine="0"/>
              <w:jc w:val="left"/>
              <w:rPr>
                <w:ins w:id="522" w:author="T Londhe, Vinod (Contractor)" w:date="2022-07-09T13:35:00Z"/>
                <w:del w:id="523" w:author="Sai Praneetha Bhaskaruni" w:date="2022-07-12T13:01:00Z"/>
                <w:strike/>
              </w:rPr>
            </w:pPr>
            <w:del w:id="524" w:author="Sai Praneetha Bhaskaruni" w:date="2022-07-12T13:01:00Z">
              <w:r w:rsidRPr="00DD2E96" w:rsidDel="00DD2E96">
                <w:rPr>
                  <w:strike/>
                  <w:rPrChange w:id="525" w:author="Sai Praneetha Bhaskaruni" w:date="2022-07-12T13:01:00Z">
                    <w:rPr/>
                  </w:rPrChange>
                </w:rPr>
                <w:delText>10th Floor, Vatika Business Park, Block Two, Sector-49, Sohna Road, Gurgaon 122002, Haryana, India</w:delText>
              </w:r>
            </w:del>
          </w:p>
          <w:p w14:paraId="745F9436" w14:textId="77777777" w:rsidR="009E34EB" w:rsidRPr="00DD2E96" w:rsidRDefault="009E34EB" w:rsidP="00801A19">
            <w:pPr>
              <w:spacing w:after="0" w:line="250" w:lineRule="auto"/>
              <w:ind w:left="0" w:right="1556" w:firstLine="0"/>
              <w:jc w:val="left"/>
              <w:rPr>
                <w:ins w:id="526" w:author="T Londhe, Vinod (Contractor)" w:date="2022-07-09T13:35:00Z"/>
                <w:rPrChange w:id="527" w:author="Sai Praneetha Bhaskaruni" w:date="2022-07-12T13:01:00Z">
                  <w:rPr>
                    <w:ins w:id="528" w:author="T Londhe, Vinod (Contractor)" w:date="2022-07-09T13:35:00Z"/>
                    <w:strike/>
                  </w:rPr>
                </w:rPrChange>
              </w:rPr>
            </w:pPr>
            <w:ins w:id="529" w:author="T Londhe, Vinod (Contractor)" w:date="2022-07-09T13:35:00Z">
              <w:r w:rsidRPr="00DD2E96">
                <w:rPr>
                  <w:b/>
                  <w:bCs/>
                  <w:rPrChange w:id="530" w:author="Sai Praneetha Bhaskaruni" w:date="2022-07-12T13:01:00Z">
                    <w:rPr>
                      <w:strike/>
                    </w:rPr>
                  </w:rPrChange>
                </w:rPr>
                <w:t>Manufactured at</w:t>
              </w:r>
              <w:r w:rsidRPr="00DD2E96">
                <w:rPr>
                  <w:rPrChange w:id="531" w:author="Sai Praneetha Bhaskaruni" w:date="2022-07-12T13:01:00Z">
                    <w:rPr>
                      <w:strike/>
                    </w:rPr>
                  </w:rPrChange>
                </w:rPr>
                <w:t xml:space="preserve">: </w:t>
              </w:r>
            </w:ins>
          </w:p>
          <w:p w14:paraId="11C5D946" w14:textId="77777777" w:rsidR="009E34EB" w:rsidRPr="00DD2E96" w:rsidRDefault="009E34EB">
            <w:pPr>
              <w:spacing w:after="0" w:line="250" w:lineRule="auto"/>
              <w:ind w:left="0" w:right="1556" w:firstLine="0"/>
              <w:jc w:val="left"/>
              <w:rPr>
                <w:ins w:id="532" w:author="T Londhe, Vinod (Contractor)" w:date="2022-07-09T13:35:00Z"/>
                <w:rPrChange w:id="533" w:author="Sai Praneetha Bhaskaruni" w:date="2022-07-12T13:01:00Z">
                  <w:rPr>
                    <w:ins w:id="534" w:author="T Londhe, Vinod (Contractor)" w:date="2022-07-09T13:35:00Z"/>
                    <w:strike/>
                  </w:rPr>
                </w:rPrChange>
              </w:rPr>
              <w:pPrChange w:id="535" w:author="T Londhe, Vinod (Contractor)" w:date="2022-07-09T13:35:00Z">
                <w:pPr>
                  <w:spacing w:after="240" w:line="250" w:lineRule="auto"/>
                  <w:ind w:left="0" w:right="1556" w:firstLine="0"/>
                  <w:jc w:val="left"/>
                </w:pPr>
              </w:pPrChange>
            </w:pPr>
            <w:ins w:id="536" w:author="T Londhe, Vinod (Contractor)" w:date="2022-07-09T13:35:00Z">
              <w:r w:rsidRPr="00DD2E96">
                <w:rPr>
                  <w:rPrChange w:id="537" w:author="Sai Praneetha Bhaskaruni" w:date="2022-07-12T13:01:00Z">
                    <w:rPr>
                      <w:strike/>
                    </w:rPr>
                  </w:rPrChange>
                </w:rPr>
                <w:t>Plot No. 130, 4th Phase KIADB Industrial Area</w:t>
              </w:r>
            </w:ins>
          </w:p>
          <w:p w14:paraId="2368200F" w14:textId="6E2D1D6E" w:rsidR="009E34EB" w:rsidRPr="00DD2E96" w:rsidRDefault="009E34EB">
            <w:pPr>
              <w:spacing w:after="0" w:line="250" w:lineRule="auto"/>
              <w:ind w:left="0" w:right="1556" w:firstLine="0"/>
              <w:jc w:val="left"/>
              <w:rPr>
                <w:ins w:id="538" w:author="T Londhe, Vinod (Contractor)" w:date="2022-07-09T13:35:00Z"/>
                <w:rPrChange w:id="539" w:author="Sai Praneetha Bhaskaruni" w:date="2022-07-12T13:01:00Z">
                  <w:rPr>
                    <w:ins w:id="540" w:author="T Londhe, Vinod (Contractor)" w:date="2022-07-09T13:35:00Z"/>
                    <w:strike/>
                  </w:rPr>
                </w:rPrChange>
              </w:rPr>
              <w:pPrChange w:id="541" w:author="T Londhe, Vinod (Contractor)" w:date="2022-07-09T13:35:00Z">
                <w:pPr>
                  <w:spacing w:after="240" w:line="250" w:lineRule="auto"/>
                  <w:ind w:left="0" w:right="1556" w:firstLine="0"/>
                  <w:jc w:val="left"/>
                </w:pPr>
              </w:pPrChange>
            </w:pPr>
            <w:ins w:id="542" w:author="T Londhe, Vinod (Contractor)" w:date="2022-07-09T13:35:00Z">
              <w:r w:rsidRPr="00DD2E96">
                <w:rPr>
                  <w:rPrChange w:id="543" w:author="Sai Praneetha Bhaskaruni" w:date="2022-07-12T13:01:00Z">
                    <w:rPr>
                      <w:strike/>
                    </w:rPr>
                  </w:rPrChange>
                </w:rPr>
                <w:t>Bommasandra-Jigani Link Road, Bangalore, Karnataka 560 099, India</w:t>
              </w:r>
            </w:ins>
          </w:p>
          <w:p w14:paraId="0A6DA3A8" w14:textId="77777777" w:rsidR="00801A19" w:rsidRDefault="00801A19" w:rsidP="00801A19">
            <w:pPr>
              <w:spacing w:after="0" w:line="259" w:lineRule="auto"/>
              <w:ind w:left="0" w:firstLine="0"/>
              <w:jc w:val="left"/>
              <w:rPr>
                <w:b/>
              </w:rPr>
            </w:pPr>
          </w:p>
          <w:p w14:paraId="5C6361B3" w14:textId="788E6961" w:rsidR="00895567" w:rsidRPr="002927CE" w:rsidRDefault="00895567" w:rsidP="00801A19">
            <w:pPr>
              <w:spacing w:after="0" w:line="259" w:lineRule="auto"/>
              <w:ind w:left="0" w:firstLine="0"/>
              <w:jc w:val="left"/>
              <w:rPr>
                <w:ins w:id="544" w:author="T Londhe, Vinod (Contractor)" w:date="2022-07-09T13:35:00Z"/>
                <w:b/>
              </w:rPr>
            </w:pPr>
            <w:ins w:id="545" w:author="T Londhe, Vinod (Contractor)" w:date="2022-07-09T13:35:00Z">
              <w:r w:rsidRPr="002927CE">
                <w:rPr>
                  <w:b/>
                </w:rPr>
                <w:t xml:space="preserve">Marketed and Distributed by: </w:t>
              </w:r>
            </w:ins>
          </w:p>
          <w:p w14:paraId="6BA809A2" w14:textId="77777777" w:rsidR="00895567" w:rsidRPr="00DD2E96" w:rsidRDefault="00895567">
            <w:pPr>
              <w:spacing w:after="0" w:line="259" w:lineRule="auto"/>
              <w:ind w:left="0" w:firstLine="0"/>
              <w:jc w:val="left"/>
              <w:rPr>
                <w:ins w:id="546" w:author="T Londhe, Vinod (Contractor)" w:date="2022-07-09T13:35:00Z"/>
                <w:bCs/>
                <w:rPrChange w:id="547" w:author="Sai Praneetha Bhaskaruni" w:date="2022-07-12T13:01:00Z">
                  <w:rPr>
                    <w:ins w:id="548" w:author="T Londhe, Vinod (Contractor)" w:date="2022-07-09T13:35:00Z"/>
                    <w:b/>
                  </w:rPr>
                </w:rPrChange>
              </w:rPr>
              <w:pPrChange w:id="549" w:author="T Londhe, Vinod (Contractor)" w:date="2022-07-09T13:36:00Z">
                <w:pPr>
                  <w:spacing w:after="232" w:line="259" w:lineRule="auto"/>
                  <w:ind w:left="0" w:firstLine="0"/>
                  <w:jc w:val="left"/>
                </w:pPr>
              </w:pPrChange>
            </w:pPr>
            <w:ins w:id="550" w:author="T Londhe, Vinod (Contractor)" w:date="2022-07-09T13:35:00Z">
              <w:r w:rsidRPr="00DD2E96">
                <w:rPr>
                  <w:bCs/>
                  <w:rPrChange w:id="551" w:author="Sai Praneetha Bhaskaruni" w:date="2022-07-12T13:01:00Z">
                    <w:rPr>
                      <w:b/>
                    </w:rPr>
                  </w:rPrChange>
                </w:rPr>
                <w:t>Stryker India Pvt.Ltd. India</w:t>
              </w:r>
            </w:ins>
          </w:p>
          <w:p w14:paraId="6D952198" w14:textId="77777777" w:rsidR="00365063" w:rsidRPr="00DD2E96" w:rsidRDefault="00895567">
            <w:pPr>
              <w:spacing w:after="0" w:line="259" w:lineRule="auto"/>
              <w:ind w:left="0" w:firstLine="0"/>
              <w:jc w:val="left"/>
              <w:rPr>
                <w:ins w:id="552" w:author="T Londhe, Vinod (Contractor)" w:date="2022-07-09T13:36:00Z"/>
                <w:bCs/>
                <w:rPrChange w:id="553" w:author="Sai Praneetha Bhaskaruni" w:date="2022-07-12T13:01:00Z">
                  <w:rPr>
                    <w:ins w:id="554" w:author="T Londhe, Vinod (Contractor)" w:date="2022-07-09T13:36:00Z"/>
                    <w:b/>
                  </w:rPr>
                </w:rPrChange>
              </w:rPr>
            </w:pPr>
            <w:ins w:id="555" w:author="T Londhe, Vinod (Contractor)" w:date="2022-07-09T13:35:00Z">
              <w:r w:rsidRPr="00DD2E96">
                <w:rPr>
                  <w:bCs/>
                  <w:rPrChange w:id="556" w:author="Sai Praneetha Bhaskaruni" w:date="2022-07-12T13:01:00Z">
                    <w:rPr>
                      <w:b/>
                    </w:rPr>
                  </w:rPrChange>
                </w:rPr>
                <w:t>Customer care No.: 1800-103-8030</w:t>
              </w:r>
              <w:r w:rsidRPr="00DD2E96">
                <w:rPr>
                  <w:bCs/>
                  <w:rPrChange w:id="557" w:author="Sai Praneetha Bhaskaruni" w:date="2022-07-12T13:01:00Z">
                    <w:rPr>
                      <w:b/>
                    </w:rPr>
                  </w:rPrChange>
                </w:rPr>
                <w:tab/>
              </w:r>
              <w:r w:rsidRPr="00DD2E96">
                <w:rPr>
                  <w:bCs/>
                  <w:rPrChange w:id="558" w:author="Sai Praneetha Bhaskaruni" w:date="2022-07-12T13:01:00Z">
                    <w:rPr>
                      <w:b/>
                    </w:rPr>
                  </w:rPrChange>
                </w:rPr>
                <w:tab/>
              </w:r>
              <w:r w:rsidRPr="00DD2E96">
                <w:rPr>
                  <w:bCs/>
                  <w:rPrChange w:id="559" w:author="Sai Praneetha Bhaskaruni" w:date="2022-07-12T13:01:00Z">
                    <w:rPr>
                      <w:b/>
                    </w:rPr>
                  </w:rPrChange>
                </w:rPr>
                <w:tab/>
              </w:r>
              <w:r w:rsidRPr="00DD2E96">
                <w:rPr>
                  <w:bCs/>
                  <w:rPrChange w:id="560" w:author="Sai Praneetha Bhaskaruni" w:date="2022-07-12T13:01:00Z">
                    <w:rPr>
                      <w:b/>
                    </w:rPr>
                  </w:rPrChange>
                </w:rPr>
                <w:tab/>
              </w:r>
              <w:r w:rsidRPr="00DD2E96">
                <w:rPr>
                  <w:bCs/>
                  <w:rPrChange w:id="561" w:author="Sai Praneetha Bhaskaruni" w:date="2022-07-12T13:01:00Z">
                    <w:rPr>
                      <w:b/>
                    </w:rPr>
                  </w:rPrChange>
                </w:rPr>
                <w:tab/>
              </w:r>
            </w:ins>
          </w:p>
          <w:p w14:paraId="4C6C7367" w14:textId="36F0C416" w:rsidR="00B11510" w:rsidRPr="00034F09" w:rsidDel="00365063" w:rsidRDefault="00895567">
            <w:pPr>
              <w:spacing w:after="0" w:line="259" w:lineRule="auto"/>
              <w:ind w:left="0" w:firstLine="0"/>
              <w:jc w:val="left"/>
              <w:rPr>
                <w:del w:id="562" w:author="T Londhe, Vinod (Contractor)" w:date="2022-07-09T13:35:00Z"/>
                <w:bCs/>
                <w:rPrChange w:id="563" w:author="T Londhe, Vinod (Contractor)" w:date="2022-07-09T13:39:00Z">
                  <w:rPr>
                    <w:del w:id="564" w:author="T Londhe, Vinod (Contractor)" w:date="2022-07-09T13:35:00Z"/>
                    <w:b/>
                  </w:rPr>
                </w:rPrChange>
              </w:rPr>
            </w:pPr>
            <w:ins w:id="565" w:author="T Londhe, Vinod (Contractor)" w:date="2022-07-09T13:35:00Z">
              <w:r w:rsidRPr="00DD2E96">
                <w:rPr>
                  <w:bCs/>
                  <w:rPrChange w:id="566" w:author="Sai Praneetha Bhaskaruni" w:date="2022-07-12T13:01:00Z">
                    <w:rPr>
                      <w:b/>
                    </w:rPr>
                  </w:rPrChange>
                </w:rPr>
                <w:t xml:space="preserve">Email Id: </w:t>
              </w:r>
            </w:ins>
            <w:ins w:id="567" w:author="T Londhe, Vinod (Contractor)" w:date="2022-07-09T13:36:00Z">
              <w:r w:rsidR="00365063" w:rsidRPr="00DD2E96">
                <w:rPr>
                  <w:bCs/>
                  <w:rPrChange w:id="568" w:author="Sai Praneetha Bhaskaruni" w:date="2022-07-12T13:01:00Z">
                    <w:rPr>
                      <w:b/>
                    </w:rPr>
                  </w:rPrChange>
                </w:rPr>
                <w:fldChar w:fldCharType="begin"/>
              </w:r>
              <w:r w:rsidR="00365063" w:rsidRPr="00DD2E96">
                <w:rPr>
                  <w:bCs/>
                  <w:rPrChange w:id="569" w:author="Sai Praneetha Bhaskaruni" w:date="2022-07-12T13:01:00Z">
                    <w:rPr>
                      <w:b/>
                    </w:rPr>
                  </w:rPrChange>
                </w:rPr>
                <w:instrText xml:space="preserve"> HYPERLINK "mailto:</w:instrText>
              </w:r>
            </w:ins>
            <w:ins w:id="570" w:author="T Londhe, Vinod (Contractor)" w:date="2022-07-09T13:35:00Z">
              <w:r w:rsidR="00365063" w:rsidRPr="00DD2E96">
                <w:rPr>
                  <w:bCs/>
                  <w:rPrChange w:id="571" w:author="Sai Praneetha Bhaskaruni" w:date="2022-07-12T13:01:00Z">
                    <w:rPr>
                      <w:b/>
                    </w:rPr>
                  </w:rPrChange>
                </w:rPr>
                <w:instrText>service.india@stryker.com</w:instrText>
              </w:r>
            </w:ins>
            <w:ins w:id="572" w:author="T Londhe, Vinod (Contractor)" w:date="2022-07-09T13:36:00Z">
              <w:r w:rsidR="00365063" w:rsidRPr="00DD2E96">
                <w:rPr>
                  <w:bCs/>
                  <w:rPrChange w:id="573" w:author="Sai Praneetha Bhaskaruni" w:date="2022-07-12T13:01:00Z">
                    <w:rPr>
                      <w:b/>
                    </w:rPr>
                  </w:rPrChange>
                </w:rPr>
                <w:instrText xml:space="preserve">" </w:instrText>
              </w:r>
              <w:r w:rsidR="00365063" w:rsidRPr="00DD2E96">
                <w:rPr>
                  <w:bCs/>
                  <w:rPrChange w:id="574" w:author="Sai Praneetha Bhaskaruni" w:date="2022-07-12T13:01:00Z">
                    <w:rPr>
                      <w:b/>
                    </w:rPr>
                  </w:rPrChange>
                </w:rPr>
                <w:fldChar w:fldCharType="separate"/>
              </w:r>
            </w:ins>
            <w:ins w:id="575" w:author="T Londhe, Vinod (Contractor)" w:date="2022-07-09T13:35:00Z">
              <w:r w:rsidR="00365063" w:rsidRPr="00DD2E96">
                <w:rPr>
                  <w:rStyle w:val="Hyperlink"/>
                  <w:bCs/>
                  <w:rPrChange w:id="576" w:author="Sai Praneetha Bhaskaruni" w:date="2022-07-12T13:01:00Z">
                    <w:rPr>
                      <w:rStyle w:val="Hyperlink"/>
                      <w:b/>
                    </w:rPr>
                  </w:rPrChange>
                </w:rPr>
                <w:t>service.india@stryker.com</w:t>
              </w:r>
            </w:ins>
            <w:ins w:id="577" w:author="T Londhe, Vinod (Contractor)" w:date="2022-07-09T13:36:00Z">
              <w:r w:rsidR="00365063" w:rsidRPr="00DD2E96">
                <w:rPr>
                  <w:bCs/>
                  <w:rPrChange w:id="578" w:author="Sai Praneetha Bhaskaruni" w:date="2022-07-12T13:01:00Z">
                    <w:rPr>
                      <w:b/>
                    </w:rPr>
                  </w:rPrChange>
                </w:rPr>
                <w:fldChar w:fldCharType="end"/>
              </w:r>
            </w:ins>
            <w:del w:id="579" w:author="T Londhe, Vinod (Contractor)" w:date="2022-07-09T13:35:00Z">
              <w:r w:rsidR="00446FC2" w:rsidRPr="00DD2E96" w:rsidDel="00895567">
                <w:rPr>
                  <w:bCs/>
                  <w:rPrChange w:id="580" w:author="Sai Praneetha Bhaskaruni" w:date="2022-07-12T13:01:00Z">
                    <w:rPr>
                      <w:b/>
                    </w:rPr>
                  </w:rPrChange>
                </w:rPr>
                <w:delText>Distributed By</w:delText>
              </w:r>
              <w:r w:rsidR="00446FC2" w:rsidRPr="00DD2E96" w:rsidDel="00895567">
                <w:rPr>
                  <w:bCs/>
                </w:rPr>
                <w:delText>:</w:delText>
              </w:r>
            </w:del>
          </w:p>
          <w:p w14:paraId="77940A56" w14:textId="78997AE3" w:rsidR="00B11510" w:rsidRPr="00C80B5A" w:rsidDel="00895567" w:rsidRDefault="00446FC2">
            <w:pPr>
              <w:spacing w:after="0" w:line="259" w:lineRule="auto"/>
              <w:ind w:left="0" w:firstLine="0"/>
              <w:jc w:val="left"/>
              <w:rPr>
                <w:del w:id="581" w:author="T Londhe, Vinod (Contractor)" w:date="2022-07-09T13:35:00Z"/>
                <w:strike/>
                <w:rPrChange w:id="582" w:author="T Londhe, Vinod (Contractor)" w:date="2022-07-09T13:36:00Z">
                  <w:rPr>
                    <w:del w:id="583" w:author="T Londhe, Vinod (Contractor)" w:date="2022-07-09T13:35:00Z"/>
                  </w:rPr>
                </w:rPrChange>
              </w:rPr>
            </w:pPr>
            <w:del w:id="584" w:author="T Londhe, Vinod (Contractor)" w:date="2022-07-09T13:35:00Z">
              <w:r w:rsidRPr="00C80B5A" w:rsidDel="00895567">
                <w:rPr>
                  <w:b/>
                  <w:strike/>
                  <w:rPrChange w:id="585" w:author="T Londhe, Vinod (Contractor)" w:date="2022-07-09T13:36:00Z">
                    <w:rPr>
                      <w:b/>
                    </w:rPr>
                  </w:rPrChange>
                </w:rPr>
                <w:delText>Stryker Japan K.K</w:delText>
              </w:r>
              <w:r w:rsidRPr="00C80B5A" w:rsidDel="00895567">
                <w:rPr>
                  <w:strike/>
                  <w:rPrChange w:id="586" w:author="T Londhe, Vinod (Contractor)" w:date="2022-07-09T13:36:00Z">
                    <w:rPr/>
                  </w:rPrChange>
                </w:rPr>
                <w:delText>.</w:delText>
              </w:r>
            </w:del>
          </w:p>
          <w:p w14:paraId="055D6FDE" w14:textId="2DC7931C" w:rsidR="00B11510" w:rsidRPr="00C80B5A" w:rsidDel="00895567" w:rsidRDefault="00446FC2">
            <w:pPr>
              <w:spacing w:after="240" w:line="250" w:lineRule="auto"/>
              <w:ind w:left="0" w:right="2519" w:firstLine="0"/>
              <w:jc w:val="left"/>
              <w:rPr>
                <w:del w:id="587" w:author="T Londhe, Vinod (Contractor)" w:date="2022-07-09T13:35:00Z"/>
                <w:strike/>
                <w:rPrChange w:id="588" w:author="T Londhe, Vinod (Contractor)" w:date="2022-07-09T13:36:00Z">
                  <w:rPr>
                    <w:del w:id="589" w:author="T Londhe, Vinod (Contractor)" w:date="2022-07-09T13:35:00Z"/>
                  </w:rPr>
                </w:rPrChange>
              </w:rPr>
            </w:pPr>
            <w:del w:id="590" w:author="T Londhe, Vinod (Contractor)" w:date="2022-07-09T13:35:00Z">
              <w:r w:rsidRPr="00C80B5A" w:rsidDel="00895567">
                <w:rPr>
                  <w:strike/>
                  <w:rPrChange w:id="591" w:author="T Londhe, Vinod (Contractor)" w:date="2022-07-09T13:36:00Z">
                    <w:rPr/>
                  </w:rPrChange>
                </w:rPr>
                <w:delText>2-6-1, Koraku, Bunkyo-ku,Tokyo</w:delText>
              </w:r>
            </w:del>
            <w:ins w:id="592" w:author="Sai Praneetha Bhaskaruni" w:date="2022-07-08T14:16:00Z">
              <w:del w:id="593" w:author="T Londhe, Vinod (Contractor)" w:date="2022-07-09T13:35:00Z">
                <w:r w:rsidR="008D2256" w:rsidRPr="00C80B5A" w:rsidDel="00895567">
                  <w:rPr>
                    <w:strike/>
                    <w:rPrChange w:id="594" w:author="T Londhe, Vinod (Contractor)" w:date="2022-07-09T13:36:00Z">
                      <w:rPr/>
                    </w:rPrChange>
                  </w:rPr>
                  <w:delText>ku, Tokyo</w:delText>
                </w:r>
              </w:del>
            </w:ins>
            <w:del w:id="595" w:author="T Londhe, Vinod (Contractor)" w:date="2022-07-09T13:35:00Z">
              <w:r w:rsidRPr="00C80B5A" w:rsidDel="00895567">
                <w:rPr>
                  <w:strike/>
                  <w:rPrChange w:id="596" w:author="T Londhe, Vinod (Contractor)" w:date="2022-07-09T13:36:00Z">
                    <w:rPr/>
                  </w:rPrChange>
                </w:rPr>
                <w:delText>, 112-004, Japan t/f: 03-6894-0000</w:delText>
              </w:r>
            </w:del>
          </w:p>
          <w:p w14:paraId="6C995D67" w14:textId="73911CFC" w:rsidR="00B11510" w:rsidRPr="00180992" w:rsidRDefault="00446FC2">
            <w:pPr>
              <w:spacing w:after="0" w:line="259" w:lineRule="auto"/>
              <w:ind w:left="0" w:firstLine="0"/>
              <w:jc w:val="left"/>
            </w:pPr>
            <w:del w:id="597" w:author="Sai Praneetha Bhaskaruni" w:date="2022-07-12T13:02:00Z">
              <w:r w:rsidRPr="00C80B5A" w:rsidDel="00DD2E96">
                <w:rPr>
                  <w:strike/>
                  <w:rPrChange w:id="598" w:author="T Londhe, Vinod (Contractor)" w:date="2022-07-09T13:36:00Z">
                    <w:rPr/>
                  </w:rPrChange>
                </w:rPr>
                <w:delText>Additional information and contact links are available on Stryker’s Product Security webpage, https://www.stryker.com/us/en/about/governance/cyber-security.html.</w:delText>
              </w:r>
            </w:del>
          </w:p>
        </w:tc>
      </w:tr>
    </w:tbl>
    <w:p w14:paraId="0EA41679" w14:textId="77777777" w:rsidR="00B11510" w:rsidRPr="00180992" w:rsidRDefault="00446FC2" w:rsidP="00FB69E5">
      <w:pPr>
        <w:spacing w:after="0" w:line="265" w:lineRule="auto"/>
        <w:ind w:left="818" w:right="808"/>
        <w:jc w:val="center"/>
        <w:rPr>
          <w:i/>
          <w:sz w:val="12"/>
        </w:rPr>
      </w:pPr>
      <w:r w:rsidRPr="00180992">
        <w:rPr>
          <w:i/>
          <w:sz w:val="12"/>
        </w:rPr>
        <w:t>Table 1.1 Product Description</w:t>
      </w:r>
    </w:p>
    <w:p w14:paraId="47FEE471" w14:textId="77777777" w:rsidR="00FB69E5" w:rsidRPr="00180992" w:rsidRDefault="00FB69E5" w:rsidP="00FB69E5">
      <w:pPr>
        <w:spacing w:after="0" w:line="265" w:lineRule="auto"/>
        <w:ind w:left="818" w:right="808"/>
        <w:jc w:val="center"/>
        <w:rPr>
          <w:i/>
          <w:sz w:val="12"/>
        </w:rPr>
      </w:pPr>
    </w:p>
    <w:p w14:paraId="188E9DA4" w14:textId="77FE4DB1" w:rsidR="00FB69E5" w:rsidRDefault="00FB69E5" w:rsidP="00FB69E5">
      <w:pPr>
        <w:spacing w:after="0" w:line="265" w:lineRule="auto"/>
        <w:ind w:left="818" w:right="808"/>
        <w:jc w:val="center"/>
      </w:pPr>
    </w:p>
    <w:p w14:paraId="71F77A68" w14:textId="3E1FD268" w:rsidR="00801A19" w:rsidRDefault="00801A19" w:rsidP="00FB69E5">
      <w:pPr>
        <w:spacing w:after="0" w:line="265" w:lineRule="auto"/>
        <w:ind w:left="818" w:right="808"/>
        <w:jc w:val="center"/>
      </w:pPr>
    </w:p>
    <w:p w14:paraId="65D7A58A" w14:textId="5A911D5D" w:rsidR="00801A19" w:rsidRDefault="00801A19" w:rsidP="00FB69E5">
      <w:pPr>
        <w:spacing w:after="0" w:line="265" w:lineRule="auto"/>
        <w:ind w:left="818" w:right="808"/>
        <w:jc w:val="center"/>
      </w:pPr>
    </w:p>
    <w:p w14:paraId="0C205B9E" w14:textId="7901710E" w:rsidR="00801A19" w:rsidRDefault="00801A19" w:rsidP="00FB69E5">
      <w:pPr>
        <w:spacing w:after="0" w:line="265" w:lineRule="auto"/>
        <w:ind w:left="818" w:right="808"/>
        <w:jc w:val="center"/>
      </w:pPr>
    </w:p>
    <w:p w14:paraId="475B179A" w14:textId="5FB5CD31" w:rsidR="00801A19" w:rsidRDefault="00801A19" w:rsidP="00FB69E5">
      <w:pPr>
        <w:spacing w:after="0" w:line="265" w:lineRule="auto"/>
        <w:ind w:left="818" w:right="808"/>
        <w:jc w:val="center"/>
      </w:pPr>
    </w:p>
    <w:p w14:paraId="5C8DC2FD" w14:textId="574F82B4" w:rsidR="00801A19" w:rsidRDefault="00801A19" w:rsidP="00FB69E5">
      <w:pPr>
        <w:spacing w:after="0" w:line="265" w:lineRule="auto"/>
        <w:ind w:left="818" w:right="808"/>
        <w:jc w:val="center"/>
      </w:pPr>
    </w:p>
    <w:p w14:paraId="20560584" w14:textId="0A1E50DF" w:rsidR="00801A19" w:rsidRDefault="00801A19" w:rsidP="00FB69E5">
      <w:pPr>
        <w:spacing w:after="0" w:line="265" w:lineRule="auto"/>
        <w:ind w:left="818" w:right="808"/>
        <w:jc w:val="center"/>
      </w:pPr>
    </w:p>
    <w:p w14:paraId="481131DC" w14:textId="6C45E52A" w:rsidR="00801A19" w:rsidRDefault="00801A19" w:rsidP="00FB69E5">
      <w:pPr>
        <w:spacing w:after="0" w:line="265" w:lineRule="auto"/>
        <w:ind w:left="818" w:right="808"/>
        <w:jc w:val="center"/>
      </w:pPr>
    </w:p>
    <w:p w14:paraId="5075695A" w14:textId="05F2F634" w:rsidR="00801A19" w:rsidRDefault="00801A19" w:rsidP="00FB69E5">
      <w:pPr>
        <w:spacing w:after="0" w:line="265" w:lineRule="auto"/>
        <w:ind w:left="818" w:right="808"/>
        <w:jc w:val="center"/>
      </w:pPr>
    </w:p>
    <w:p w14:paraId="54DBDDF0" w14:textId="115E8DB3" w:rsidR="00801A19" w:rsidRDefault="00801A19" w:rsidP="00FB69E5">
      <w:pPr>
        <w:spacing w:after="0" w:line="265" w:lineRule="auto"/>
        <w:ind w:left="818" w:right="808"/>
        <w:jc w:val="center"/>
      </w:pPr>
    </w:p>
    <w:p w14:paraId="736EB430" w14:textId="0E465273" w:rsidR="00801A19" w:rsidRDefault="00801A19" w:rsidP="00FB69E5">
      <w:pPr>
        <w:spacing w:after="0" w:line="265" w:lineRule="auto"/>
        <w:ind w:left="818" w:right="808"/>
        <w:jc w:val="center"/>
      </w:pPr>
    </w:p>
    <w:p w14:paraId="3AD5CF0F" w14:textId="7166CCDF" w:rsidR="00801A19" w:rsidRDefault="00801A19" w:rsidP="00FB69E5">
      <w:pPr>
        <w:spacing w:after="0" w:line="265" w:lineRule="auto"/>
        <w:ind w:left="818" w:right="808"/>
        <w:jc w:val="center"/>
      </w:pPr>
    </w:p>
    <w:p w14:paraId="0FCE8425" w14:textId="77777777" w:rsidR="00801A19" w:rsidRPr="00180992" w:rsidRDefault="00801A19" w:rsidP="00FB69E5">
      <w:pPr>
        <w:spacing w:after="0" w:line="265" w:lineRule="auto"/>
        <w:ind w:left="818" w:right="808"/>
        <w:jc w:val="center"/>
      </w:pPr>
    </w:p>
    <w:p w14:paraId="32426735" w14:textId="77777777" w:rsidR="00B11510" w:rsidRPr="00180992" w:rsidRDefault="00446FC2" w:rsidP="00487281">
      <w:pPr>
        <w:pStyle w:val="Heading2"/>
        <w:shd w:val="clear" w:color="auto" w:fill="auto"/>
        <w:spacing w:after="113"/>
        <w:ind w:left="720" w:firstLine="0"/>
      </w:pPr>
      <w:bookmarkStart w:id="599" w:name="_Toc108268247"/>
      <w:r w:rsidRPr="00180992">
        <w:rPr>
          <w:color w:val="FCC566"/>
          <w:sz w:val="40"/>
        </w:rPr>
        <w:t>3.1</w:t>
      </w:r>
      <w:r w:rsidRPr="00180992">
        <w:rPr>
          <w:color w:val="FFCC66"/>
          <w:sz w:val="40"/>
        </w:rPr>
        <w:t xml:space="preserve"> </w:t>
      </w:r>
      <w:r w:rsidR="00016491" w:rsidRPr="00180992">
        <w:rPr>
          <w:sz w:val="36"/>
        </w:rPr>
        <w:t xml:space="preserve">Device and Manufacturer </w:t>
      </w:r>
      <w:r w:rsidRPr="00180992">
        <w:rPr>
          <w:sz w:val="36"/>
        </w:rPr>
        <w:t>Identification</w:t>
      </w:r>
      <w:bookmarkEnd w:id="599"/>
    </w:p>
    <w:p w14:paraId="387E32CC" w14:textId="77777777" w:rsidR="00B11510" w:rsidRPr="00180992" w:rsidRDefault="00446FC2" w:rsidP="00487281">
      <w:pPr>
        <w:shd w:val="clear" w:color="auto" w:fill="D9D9D9" w:themeFill="background1" w:themeFillShade="D9"/>
        <w:spacing w:after="138" w:line="259" w:lineRule="auto"/>
        <w:ind w:left="720" w:firstLine="0"/>
        <w:jc w:val="left"/>
      </w:pPr>
      <w:r w:rsidRPr="00180992">
        <w:rPr>
          <w:b/>
          <w:sz w:val="28"/>
        </w:rPr>
        <w:t>Device</w:t>
      </w:r>
    </w:p>
    <w:p w14:paraId="5C6F8E14" w14:textId="42B55704" w:rsidR="00B11510" w:rsidRPr="0005228E" w:rsidRDefault="00057E9B" w:rsidP="00487281">
      <w:pPr>
        <w:spacing w:after="0"/>
        <w:ind w:left="730"/>
        <w:rPr>
          <w:sz w:val="22"/>
        </w:rPr>
      </w:pPr>
      <w:r>
        <w:rPr>
          <w:sz w:val="22"/>
        </w:rPr>
        <w:t>SmartMedic</w:t>
      </w:r>
      <w:del w:id="600" w:author="Sai Praneetha Bhaskaruni" w:date="2022-07-12T13:02:00Z">
        <w:r w:rsidR="00FB69E5" w:rsidRPr="0005228E" w:rsidDel="009A6C94">
          <w:rPr>
            <w:sz w:val="22"/>
          </w:rPr>
          <w:delText xml:space="preserve"> </w:delText>
        </w:r>
        <w:commentRangeStart w:id="601"/>
        <w:r w:rsidR="00FB69E5" w:rsidRPr="00F855A6" w:rsidDel="009A6C94">
          <w:rPr>
            <w:strike/>
            <w:sz w:val="22"/>
            <w:rPrChange w:id="602" w:author="T Londhe, Vinod (Contractor)" w:date="2022-07-09T13:41:00Z">
              <w:rPr>
                <w:sz w:val="22"/>
              </w:rPr>
            </w:rPrChange>
          </w:rPr>
          <w:delText>Device</w:delText>
        </w:r>
        <w:commentRangeEnd w:id="601"/>
        <w:r w:rsidR="00F855A6" w:rsidDel="009A6C94">
          <w:rPr>
            <w:rStyle w:val="CommentReference"/>
          </w:rPr>
          <w:commentReference w:id="601"/>
        </w:r>
      </w:del>
    </w:p>
    <w:p w14:paraId="3EAA8A87" w14:textId="77777777" w:rsidR="00B11510" w:rsidRPr="00180992" w:rsidRDefault="00446FC2" w:rsidP="00487281">
      <w:pPr>
        <w:shd w:val="clear" w:color="auto" w:fill="D9D9D9" w:themeFill="background1" w:themeFillShade="D9"/>
        <w:spacing w:before="240" w:after="138" w:line="259" w:lineRule="auto"/>
        <w:ind w:left="720" w:firstLine="0"/>
        <w:jc w:val="left"/>
      </w:pPr>
      <w:r w:rsidRPr="00180992">
        <w:rPr>
          <w:b/>
          <w:sz w:val="28"/>
        </w:rPr>
        <w:t>Manufacturer</w:t>
      </w:r>
    </w:p>
    <w:p w14:paraId="2F914126" w14:textId="77777777" w:rsidR="00B11510" w:rsidRPr="0005228E" w:rsidRDefault="00446FC2" w:rsidP="00801A19">
      <w:pPr>
        <w:spacing w:after="0" w:line="265" w:lineRule="auto"/>
        <w:ind w:left="720"/>
        <w:jc w:val="left"/>
        <w:rPr>
          <w:sz w:val="22"/>
        </w:rPr>
      </w:pPr>
      <w:r w:rsidRPr="0005228E">
        <w:rPr>
          <w:b/>
          <w:sz w:val="22"/>
        </w:rPr>
        <w:t>Stryker Global Technology Center Private Limited</w:t>
      </w:r>
    </w:p>
    <w:p w14:paraId="1FFCA787" w14:textId="77777777" w:rsidR="00D04758" w:rsidRPr="00A44105" w:rsidRDefault="00D04758">
      <w:pPr>
        <w:spacing w:after="0" w:line="259" w:lineRule="auto"/>
        <w:ind w:left="0" w:firstLine="710"/>
        <w:jc w:val="left"/>
        <w:rPr>
          <w:ins w:id="603" w:author="T Londhe, Vinod (Contractor)" w:date="2022-07-09T13:42:00Z"/>
          <w:bCs/>
          <w:rPrChange w:id="604" w:author="Sai Praneetha Bhaskaruni" w:date="2022-07-12T13:02:00Z">
            <w:rPr>
              <w:ins w:id="605" w:author="T Londhe, Vinod (Contractor)" w:date="2022-07-09T13:42:00Z"/>
              <w:bCs/>
              <w:highlight w:val="yellow"/>
            </w:rPr>
          </w:rPrChange>
        </w:rPr>
        <w:pPrChange w:id="606" w:author="Sai Praneetha Bhaskaruni" w:date="2022-07-12T13:02:00Z">
          <w:pPr>
            <w:spacing w:after="0" w:line="259" w:lineRule="auto"/>
            <w:ind w:left="0" w:firstLine="0"/>
            <w:jc w:val="left"/>
          </w:pPr>
        </w:pPrChange>
      </w:pPr>
      <w:ins w:id="607" w:author="T Londhe, Vinod (Contractor)" w:date="2022-07-09T13:42:00Z">
        <w:r w:rsidRPr="00A44105">
          <w:rPr>
            <w:bCs/>
            <w:rPrChange w:id="608" w:author="Sai Praneetha Bhaskaruni" w:date="2022-07-12T13:02:00Z">
              <w:rPr>
                <w:bCs/>
                <w:highlight w:val="yellow"/>
              </w:rPr>
            </w:rPrChange>
          </w:rPr>
          <w:t>Stryker Global Technology Center Pvt Ltd,</w:t>
        </w:r>
      </w:ins>
    </w:p>
    <w:p w14:paraId="3AB3BC23" w14:textId="77777777" w:rsidR="00D04758" w:rsidRPr="00A44105" w:rsidRDefault="00D04758">
      <w:pPr>
        <w:spacing w:after="0" w:line="259" w:lineRule="auto"/>
        <w:ind w:left="0" w:firstLine="710"/>
        <w:jc w:val="left"/>
        <w:rPr>
          <w:ins w:id="609" w:author="T Londhe, Vinod (Contractor)" w:date="2022-07-09T13:42:00Z"/>
          <w:bCs/>
          <w:rPrChange w:id="610" w:author="Sai Praneetha Bhaskaruni" w:date="2022-07-12T13:02:00Z">
            <w:rPr>
              <w:ins w:id="611" w:author="T Londhe, Vinod (Contractor)" w:date="2022-07-09T13:42:00Z"/>
              <w:bCs/>
              <w:highlight w:val="yellow"/>
            </w:rPr>
          </w:rPrChange>
        </w:rPr>
        <w:pPrChange w:id="612" w:author="Sai Praneetha Bhaskaruni" w:date="2022-07-12T13:02:00Z">
          <w:pPr>
            <w:spacing w:after="0" w:line="259" w:lineRule="auto"/>
            <w:ind w:left="0" w:firstLine="0"/>
            <w:jc w:val="left"/>
          </w:pPr>
        </w:pPrChange>
      </w:pPr>
      <w:ins w:id="613" w:author="T Londhe, Vinod (Contractor)" w:date="2022-07-09T13:42:00Z">
        <w:r w:rsidRPr="00A44105">
          <w:rPr>
            <w:bCs/>
            <w:rPrChange w:id="614" w:author="Sai Praneetha Bhaskaruni" w:date="2022-07-12T13:02:00Z">
              <w:rPr>
                <w:bCs/>
                <w:highlight w:val="yellow"/>
              </w:rPr>
            </w:rPrChange>
          </w:rPr>
          <w:t>Vatika Business Park, 10th Floor, Block two,</w:t>
        </w:r>
      </w:ins>
    </w:p>
    <w:p w14:paraId="1C45593E" w14:textId="77777777" w:rsidR="00D04758" w:rsidRPr="00A44105" w:rsidRDefault="00D04758">
      <w:pPr>
        <w:spacing w:after="0" w:line="259" w:lineRule="auto"/>
        <w:ind w:left="0" w:firstLine="710"/>
        <w:jc w:val="left"/>
        <w:rPr>
          <w:ins w:id="615" w:author="T Londhe, Vinod (Contractor)" w:date="2022-07-09T13:42:00Z"/>
          <w:bCs/>
          <w:rPrChange w:id="616" w:author="Sai Praneetha Bhaskaruni" w:date="2022-07-12T13:02:00Z">
            <w:rPr>
              <w:ins w:id="617" w:author="T Londhe, Vinod (Contractor)" w:date="2022-07-09T13:42:00Z"/>
              <w:bCs/>
              <w:highlight w:val="yellow"/>
            </w:rPr>
          </w:rPrChange>
        </w:rPr>
        <w:pPrChange w:id="618" w:author="Sai Praneetha Bhaskaruni" w:date="2022-07-12T13:02:00Z">
          <w:pPr>
            <w:spacing w:after="0" w:line="259" w:lineRule="auto"/>
            <w:ind w:left="0" w:firstLine="0"/>
            <w:jc w:val="left"/>
          </w:pPr>
        </w:pPrChange>
      </w:pPr>
      <w:ins w:id="619" w:author="T Londhe, Vinod (Contractor)" w:date="2022-07-09T13:42:00Z">
        <w:r w:rsidRPr="00A44105">
          <w:rPr>
            <w:bCs/>
            <w:rPrChange w:id="620" w:author="Sai Praneetha Bhaskaruni" w:date="2022-07-12T13:02:00Z">
              <w:rPr>
                <w:bCs/>
                <w:highlight w:val="yellow"/>
              </w:rPr>
            </w:rPrChange>
          </w:rPr>
          <w:t>Sohna-Gurgaon Rd, Sector 49, Gurugram</w:t>
        </w:r>
      </w:ins>
    </w:p>
    <w:p w14:paraId="2B7D60CA" w14:textId="77777777" w:rsidR="00D04758" w:rsidRPr="002927CE" w:rsidRDefault="00D04758">
      <w:pPr>
        <w:spacing w:after="0" w:line="259" w:lineRule="auto"/>
        <w:ind w:left="0" w:firstLine="710"/>
        <w:jc w:val="left"/>
        <w:rPr>
          <w:ins w:id="621" w:author="T Londhe, Vinod (Contractor)" w:date="2022-07-09T13:42:00Z"/>
          <w:bCs/>
        </w:rPr>
        <w:pPrChange w:id="622" w:author="Sai Praneetha Bhaskaruni" w:date="2022-07-12T13:02:00Z">
          <w:pPr>
            <w:spacing w:after="0" w:line="259" w:lineRule="auto"/>
            <w:ind w:left="0" w:firstLine="0"/>
            <w:jc w:val="left"/>
          </w:pPr>
        </w:pPrChange>
      </w:pPr>
      <w:ins w:id="623" w:author="T Londhe, Vinod (Contractor)" w:date="2022-07-09T13:42:00Z">
        <w:r w:rsidRPr="00A44105">
          <w:rPr>
            <w:bCs/>
            <w:rPrChange w:id="624" w:author="Sai Praneetha Bhaskaruni" w:date="2022-07-12T13:02:00Z">
              <w:rPr>
                <w:bCs/>
                <w:highlight w:val="yellow"/>
              </w:rPr>
            </w:rPrChange>
          </w:rPr>
          <w:t>Haryana 122002, India</w:t>
        </w:r>
      </w:ins>
    </w:p>
    <w:p w14:paraId="727D1C0E" w14:textId="0A85C99E" w:rsidR="00B11510" w:rsidRPr="00A44105" w:rsidDel="00D04758" w:rsidRDefault="00446FC2" w:rsidP="00487281">
      <w:pPr>
        <w:ind w:left="730"/>
        <w:rPr>
          <w:del w:id="625" w:author="T Londhe, Vinod (Contractor)" w:date="2022-07-09T13:42:00Z"/>
          <w:sz w:val="22"/>
        </w:rPr>
      </w:pPr>
      <w:del w:id="626" w:author="T Londhe, Vinod (Contractor)" w:date="2022-07-09T13:42:00Z">
        <w:r w:rsidRPr="00A44105" w:rsidDel="00D04758">
          <w:rPr>
            <w:sz w:val="22"/>
          </w:rPr>
          <w:delText>10th Floor, Vatika Business Park</w:delText>
        </w:r>
      </w:del>
    </w:p>
    <w:p w14:paraId="44AA2957" w14:textId="5F459AD4" w:rsidR="00B11510" w:rsidRPr="00A44105" w:rsidDel="00D04758" w:rsidRDefault="00446FC2" w:rsidP="00487281">
      <w:pPr>
        <w:ind w:left="730"/>
        <w:rPr>
          <w:del w:id="627" w:author="T Londhe, Vinod (Contractor)" w:date="2022-07-09T13:42:00Z"/>
          <w:sz w:val="22"/>
        </w:rPr>
      </w:pPr>
      <w:del w:id="628" w:author="T Londhe, Vinod (Contractor)" w:date="2022-07-09T13:42:00Z">
        <w:r w:rsidRPr="00A44105" w:rsidDel="00D04758">
          <w:rPr>
            <w:sz w:val="22"/>
          </w:rPr>
          <w:delText>Block Two, Sector-49, Sohna Road,</w:delText>
        </w:r>
      </w:del>
    </w:p>
    <w:p w14:paraId="4F00C9F1" w14:textId="306B5084" w:rsidR="00B11510" w:rsidRPr="0005228E" w:rsidDel="00D04758" w:rsidRDefault="00446FC2" w:rsidP="00487281">
      <w:pPr>
        <w:spacing w:after="0"/>
        <w:ind w:left="730"/>
        <w:rPr>
          <w:del w:id="629" w:author="T Londhe, Vinod (Contractor)" w:date="2022-07-09T13:42:00Z"/>
          <w:sz w:val="22"/>
        </w:rPr>
      </w:pPr>
      <w:del w:id="630" w:author="T Londhe, Vinod (Contractor)" w:date="2022-07-09T13:42:00Z">
        <w:r w:rsidRPr="00A44105" w:rsidDel="00D04758">
          <w:rPr>
            <w:sz w:val="22"/>
          </w:rPr>
          <w:delText>Gurgaon 122002, Haryana, India</w:delText>
        </w:r>
      </w:del>
    </w:p>
    <w:p w14:paraId="6C500C7F" w14:textId="77777777" w:rsidR="009B5858" w:rsidRPr="00180992" w:rsidRDefault="009B5858" w:rsidP="00487281">
      <w:pPr>
        <w:ind w:left="730"/>
      </w:pPr>
    </w:p>
    <w:p w14:paraId="55FC5E32" w14:textId="77777777" w:rsidR="00B11510" w:rsidRPr="00180992" w:rsidRDefault="00446FC2" w:rsidP="000952F6">
      <w:pPr>
        <w:pStyle w:val="Heading2"/>
        <w:shd w:val="clear" w:color="auto" w:fill="auto"/>
        <w:ind w:left="730"/>
      </w:pPr>
      <w:bookmarkStart w:id="631" w:name="_Toc108268248"/>
      <w:r w:rsidRPr="00180992">
        <w:rPr>
          <w:color w:val="FCC566"/>
          <w:sz w:val="40"/>
        </w:rPr>
        <w:t>3.2</w:t>
      </w:r>
      <w:r w:rsidRPr="00180992">
        <w:rPr>
          <w:color w:val="FFCC66"/>
          <w:sz w:val="40"/>
        </w:rPr>
        <w:t xml:space="preserve"> </w:t>
      </w:r>
      <w:r w:rsidRPr="00180992">
        <w:rPr>
          <w:sz w:val="36"/>
        </w:rPr>
        <w:t>Device Intended Use</w:t>
      </w:r>
      <w:bookmarkEnd w:id="631"/>
    </w:p>
    <w:p w14:paraId="08B06AC7" w14:textId="3544DFD9" w:rsidR="00C03BFE" w:rsidRPr="00322B1C" w:rsidDel="00154A4A" w:rsidRDefault="00057E9B" w:rsidP="00322B1C">
      <w:pPr>
        <w:rPr>
          <w:del w:id="632" w:author="Sai Praneetha Bhaskaruni" w:date="2022-07-12T13:04:00Z"/>
          <w:strike/>
          <w:sz w:val="22"/>
          <w:rPrChange w:id="633" w:author="T Londhe, Vinod (Contractor)" w:date="2022-07-09T13:42:00Z">
            <w:rPr>
              <w:del w:id="634" w:author="Sai Praneetha Bhaskaruni" w:date="2022-07-12T13:04:00Z"/>
              <w:sz w:val="22"/>
            </w:rPr>
          </w:rPrChange>
        </w:rPr>
      </w:pPr>
      <w:bookmarkStart w:id="635" w:name="_Hlk98435189"/>
      <w:del w:id="636" w:author="Sai Praneetha Bhaskaruni" w:date="2022-07-12T13:04:00Z">
        <w:r w:rsidRPr="00322B1C" w:rsidDel="00154A4A">
          <w:rPr>
            <w:strike/>
            <w:sz w:val="22"/>
            <w:rPrChange w:id="637" w:author="T Londhe, Vinod (Contractor)" w:date="2022-07-09T13:42:00Z">
              <w:rPr>
                <w:sz w:val="22"/>
              </w:rPr>
            </w:rPrChange>
          </w:rPr>
          <w:delText>SmartMedic</w:delText>
        </w:r>
        <w:r w:rsidR="00F11329" w:rsidRPr="00322B1C" w:rsidDel="00154A4A">
          <w:rPr>
            <w:strike/>
            <w:sz w:val="22"/>
            <w:rPrChange w:id="638" w:author="T Londhe, Vinod (Contractor)" w:date="2022-07-09T13:42:00Z">
              <w:rPr>
                <w:sz w:val="22"/>
              </w:rPr>
            </w:rPrChange>
          </w:rPr>
          <w:delText xml:space="preserve"> </w:delText>
        </w:r>
        <w:r w:rsidRPr="00322B1C" w:rsidDel="00154A4A">
          <w:rPr>
            <w:strike/>
            <w:sz w:val="22"/>
            <w:rPrChange w:id="639" w:author="T Londhe, Vinod (Contractor)" w:date="2022-07-09T13:42:00Z">
              <w:rPr>
                <w:sz w:val="22"/>
              </w:rPr>
            </w:rPrChange>
          </w:rPr>
          <w:delText>Solution</w:delText>
        </w:r>
        <w:r w:rsidR="00F11329" w:rsidRPr="00322B1C" w:rsidDel="00154A4A">
          <w:rPr>
            <w:strike/>
            <w:sz w:val="22"/>
            <w:rPrChange w:id="640" w:author="T Londhe, Vinod (Contractor)" w:date="2022-07-09T13:42:00Z">
              <w:rPr>
                <w:sz w:val="22"/>
              </w:rPr>
            </w:rPrChange>
          </w:rPr>
          <w:delText xml:space="preserve"> </w:delText>
        </w:r>
        <w:r w:rsidR="008531F3" w:rsidRPr="00322B1C" w:rsidDel="00154A4A">
          <w:rPr>
            <w:strike/>
            <w:sz w:val="22"/>
            <w:rPrChange w:id="641" w:author="T Londhe, Vinod (Contractor)" w:date="2022-07-09T13:42:00Z">
              <w:rPr>
                <w:sz w:val="22"/>
              </w:rPr>
            </w:rPrChange>
          </w:rPr>
          <w:delText xml:space="preserve">is </w:delText>
        </w:r>
        <w:r w:rsidR="00784A0C" w:rsidRPr="00322B1C" w:rsidDel="00154A4A">
          <w:rPr>
            <w:strike/>
            <w:sz w:val="22"/>
            <w:rPrChange w:id="642" w:author="T Londhe, Vinod (Contractor)" w:date="2022-07-09T13:42:00Z">
              <w:rPr>
                <w:sz w:val="22"/>
              </w:rPr>
            </w:rPrChange>
          </w:rPr>
          <w:delText xml:space="preserve">used to </w:delText>
        </w:r>
        <w:r w:rsidR="00AA3C1A" w:rsidRPr="00322B1C" w:rsidDel="00154A4A">
          <w:rPr>
            <w:strike/>
            <w:sz w:val="22"/>
            <w:rPrChange w:id="643" w:author="T Londhe, Vinod (Contractor)" w:date="2022-07-09T13:42:00Z">
              <w:rPr>
                <w:sz w:val="22"/>
              </w:rPr>
            </w:rPrChange>
          </w:rPr>
          <w:delText>retrieve</w:delText>
        </w:r>
        <w:r w:rsidR="00784A0C" w:rsidRPr="00322B1C" w:rsidDel="00154A4A">
          <w:rPr>
            <w:strike/>
            <w:sz w:val="22"/>
            <w:rPrChange w:id="644" w:author="T Londhe, Vinod (Contractor)" w:date="2022-07-09T13:42:00Z">
              <w:rPr>
                <w:sz w:val="22"/>
              </w:rPr>
            </w:rPrChange>
          </w:rPr>
          <w:delText xml:space="preserve"> the health vital data </w:delText>
        </w:r>
        <w:r w:rsidR="00C03BFE" w:rsidRPr="00322B1C" w:rsidDel="00154A4A">
          <w:rPr>
            <w:strike/>
            <w:sz w:val="22"/>
            <w:rPrChange w:id="645" w:author="T Londhe, Vinod (Contractor)" w:date="2022-07-09T13:42:00Z">
              <w:rPr>
                <w:sz w:val="22"/>
              </w:rPr>
            </w:rPrChange>
          </w:rPr>
          <w:delText>i.e.,</w:delText>
        </w:r>
        <w:r w:rsidR="00784A0C" w:rsidRPr="00322B1C" w:rsidDel="00154A4A">
          <w:rPr>
            <w:strike/>
            <w:sz w:val="22"/>
            <w:rPrChange w:id="646" w:author="T Londhe, Vinod (Contractor)" w:date="2022-07-09T13:42:00Z">
              <w:rPr>
                <w:sz w:val="22"/>
              </w:rPr>
            </w:rPrChange>
          </w:rPr>
          <w:delText xml:space="preserve"> weight, position</w:delText>
        </w:r>
      </w:del>
      <w:del w:id="647" w:author="Sai Praneetha Bhaskaruni" w:date="2022-03-25T14:44:00Z">
        <w:r w:rsidR="00AA3C1A" w:rsidRPr="00322B1C" w:rsidDel="00C13164">
          <w:rPr>
            <w:strike/>
            <w:sz w:val="22"/>
            <w:rPrChange w:id="648" w:author="T Londhe, Vinod (Contractor)" w:date="2022-07-09T13:42:00Z">
              <w:rPr>
                <w:sz w:val="22"/>
              </w:rPr>
            </w:rPrChange>
          </w:rPr>
          <w:delText xml:space="preserve"> et</w:delText>
        </w:r>
      </w:del>
      <w:del w:id="649" w:author="Sai Praneetha Bhaskaruni" w:date="2022-03-25T14:43:00Z">
        <w:r w:rsidR="00AA3C1A" w:rsidRPr="00322B1C" w:rsidDel="00C13164">
          <w:rPr>
            <w:strike/>
            <w:sz w:val="22"/>
            <w:rPrChange w:id="650" w:author="T Londhe, Vinod (Contractor)" w:date="2022-07-09T13:42:00Z">
              <w:rPr>
                <w:sz w:val="22"/>
              </w:rPr>
            </w:rPrChange>
          </w:rPr>
          <w:delText>c</w:delText>
        </w:r>
      </w:del>
      <w:del w:id="651" w:author="Sai Praneetha Bhaskaruni" w:date="2022-07-12T13:04:00Z">
        <w:r w:rsidR="00784A0C" w:rsidRPr="00322B1C" w:rsidDel="00154A4A">
          <w:rPr>
            <w:strike/>
            <w:sz w:val="22"/>
            <w:rPrChange w:id="652" w:author="T Londhe, Vinod (Contractor)" w:date="2022-07-09T13:42:00Z">
              <w:rPr>
                <w:sz w:val="22"/>
              </w:rPr>
            </w:rPrChange>
          </w:rPr>
          <w:delText xml:space="preserve">. The </w:delText>
        </w:r>
        <w:r w:rsidRPr="00322B1C" w:rsidDel="00154A4A">
          <w:rPr>
            <w:strike/>
            <w:sz w:val="22"/>
            <w:rPrChange w:id="653" w:author="T Londhe, Vinod (Contractor)" w:date="2022-07-09T13:42:00Z">
              <w:rPr>
                <w:sz w:val="22"/>
              </w:rPr>
            </w:rPrChange>
          </w:rPr>
          <w:delText>SmartMedic</w:delText>
        </w:r>
        <w:r w:rsidR="00F11329" w:rsidRPr="00322B1C" w:rsidDel="00154A4A">
          <w:rPr>
            <w:strike/>
            <w:sz w:val="22"/>
            <w:rPrChange w:id="654" w:author="T Londhe, Vinod (Contractor)" w:date="2022-07-09T13:42:00Z">
              <w:rPr>
                <w:sz w:val="22"/>
              </w:rPr>
            </w:rPrChange>
          </w:rPr>
          <w:delText xml:space="preserve"> </w:delText>
        </w:r>
        <w:commentRangeStart w:id="655"/>
        <w:r w:rsidR="00F11329" w:rsidRPr="00322B1C" w:rsidDel="00154A4A">
          <w:rPr>
            <w:strike/>
            <w:sz w:val="22"/>
            <w:rPrChange w:id="656" w:author="T Londhe, Vinod (Contractor)" w:date="2022-07-09T13:42:00Z">
              <w:rPr>
                <w:sz w:val="22"/>
              </w:rPr>
            </w:rPrChange>
          </w:rPr>
          <w:delText>Device</w:delText>
        </w:r>
        <w:commentRangeEnd w:id="655"/>
        <w:r w:rsidR="002D4CA4" w:rsidDel="00154A4A">
          <w:rPr>
            <w:rStyle w:val="CommentReference"/>
          </w:rPr>
          <w:commentReference w:id="655"/>
        </w:r>
        <w:r w:rsidR="00F11329" w:rsidRPr="00322B1C" w:rsidDel="00154A4A">
          <w:rPr>
            <w:strike/>
            <w:sz w:val="22"/>
            <w:rPrChange w:id="657" w:author="T Londhe, Vinod (Contractor)" w:date="2022-07-09T13:42:00Z">
              <w:rPr>
                <w:sz w:val="22"/>
              </w:rPr>
            </w:rPrChange>
          </w:rPr>
          <w:delText xml:space="preserve"> </w:delText>
        </w:r>
        <w:r w:rsidR="008531F3" w:rsidRPr="00322B1C" w:rsidDel="00154A4A">
          <w:rPr>
            <w:strike/>
            <w:sz w:val="22"/>
            <w:rPrChange w:id="658" w:author="T Londhe, Vinod (Contractor)" w:date="2022-07-09T13:42:00Z">
              <w:rPr>
                <w:sz w:val="22"/>
              </w:rPr>
            </w:rPrChange>
          </w:rPr>
          <w:delText xml:space="preserve">is </w:delText>
        </w:r>
        <w:r w:rsidR="00784A0C" w:rsidRPr="00322B1C" w:rsidDel="00154A4A">
          <w:rPr>
            <w:strike/>
            <w:sz w:val="22"/>
            <w:rPrChange w:id="659" w:author="T Londhe, Vinod (Contractor)" w:date="2022-07-09T13:42:00Z">
              <w:rPr>
                <w:sz w:val="22"/>
              </w:rPr>
            </w:rPrChange>
          </w:rPr>
          <w:delText xml:space="preserve">intended to provide </w:delText>
        </w:r>
        <w:r w:rsidRPr="00322B1C" w:rsidDel="00154A4A">
          <w:rPr>
            <w:strike/>
            <w:sz w:val="22"/>
            <w:rPrChange w:id="660" w:author="T Londhe, Vinod (Contractor)" w:date="2022-07-09T13:42:00Z">
              <w:rPr>
                <w:sz w:val="22"/>
              </w:rPr>
            </w:rPrChange>
          </w:rPr>
          <w:delText xml:space="preserve">an alert for </w:delText>
        </w:r>
        <w:r w:rsidR="008531F3" w:rsidRPr="00322B1C" w:rsidDel="00154A4A">
          <w:rPr>
            <w:strike/>
            <w:sz w:val="22"/>
            <w:rPrChange w:id="661" w:author="T Londhe, Vinod (Contractor)" w:date="2022-07-09T13:42:00Z">
              <w:rPr>
                <w:sz w:val="22"/>
              </w:rPr>
            </w:rPrChange>
          </w:rPr>
          <w:delText xml:space="preserve">any </w:delText>
        </w:r>
        <w:r w:rsidRPr="00322B1C" w:rsidDel="00154A4A">
          <w:rPr>
            <w:strike/>
            <w:sz w:val="22"/>
            <w:rPrChange w:id="662" w:author="T Londhe, Vinod (Contractor)" w:date="2022-07-09T13:42:00Z">
              <w:rPr>
                <w:sz w:val="22"/>
              </w:rPr>
            </w:rPrChange>
          </w:rPr>
          <w:delText xml:space="preserve">unexpected </w:delText>
        </w:r>
        <w:r w:rsidR="00784A0C" w:rsidRPr="00322B1C" w:rsidDel="00154A4A">
          <w:rPr>
            <w:strike/>
            <w:sz w:val="22"/>
            <w:rPrChange w:id="663" w:author="T Londhe, Vinod (Contractor)" w:date="2022-07-09T13:42:00Z">
              <w:rPr>
                <w:sz w:val="22"/>
              </w:rPr>
            </w:rPrChange>
          </w:rPr>
          <w:delText xml:space="preserve">change </w:delText>
        </w:r>
        <w:r w:rsidR="008531F3" w:rsidRPr="00322B1C" w:rsidDel="00154A4A">
          <w:rPr>
            <w:strike/>
            <w:sz w:val="22"/>
            <w:rPrChange w:id="664" w:author="T Londhe, Vinod (Contractor)" w:date="2022-07-09T13:42:00Z">
              <w:rPr>
                <w:sz w:val="22"/>
              </w:rPr>
            </w:rPrChange>
          </w:rPr>
          <w:delText xml:space="preserve">in </w:delText>
        </w:r>
        <w:r w:rsidR="00784A0C" w:rsidRPr="00322B1C" w:rsidDel="00154A4A">
          <w:rPr>
            <w:strike/>
            <w:sz w:val="22"/>
            <w:rPrChange w:id="665" w:author="T Londhe, Vinod (Contractor)" w:date="2022-07-09T13:42:00Z">
              <w:rPr>
                <w:sz w:val="22"/>
              </w:rPr>
            </w:rPrChange>
          </w:rPr>
          <w:delText xml:space="preserve">the health </w:delText>
        </w:r>
        <w:r w:rsidR="00BC7807" w:rsidRPr="00322B1C" w:rsidDel="00154A4A">
          <w:rPr>
            <w:strike/>
            <w:sz w:val="22"/>
            <w:rPrChange w:id="666" w:author="T Londhe, Vinod (Contractor)" w:date="2022-07-09T13:42:00Z">
              <w:rPr>
                <w:sz w:val="22"/>
              </w:rPr>
            </w:rPrChange>
          </w:rPr>
          <w:delText>vital</w:delText>
        </w:r>
        <w:r w:rsidR="008531F3" w:rsidRPr="00322B1C" w:rsidDel="00154A4A">
          <w:rPr>
            <w:strike/>
            <w:sz w:val="22"/>
            <w:rPrChange w:id="667" w:author="T Londhe, Vinod (Contractor)" w:date="2022-07-09T13:42:00Z">
              <w:rPr>
                <w:sz w:val="22"/>
              </w:rPr>
            </w:rPrChange>
          </w:rPr>
          <w:delText>s</w:delText>
        </w:r>
        <w:r w:rsidR="00BC7807" w:rsidRPr="00322B1C" w:rsidDel="00154A4A">
          <w:rPr>
            <w:strike/>
            <w:sz w:val="22"/>
            <w:rPrChange w:id="668" w:author="T Londhe, Vinod (Contractor)" w:date="2022-07-09T13:42:00Z">
              <w:rPr>
                <w:sz w:val="22"/>
              </w:rPr>
            </w:rPrChange>
          </w:rPr>
          <w:delText xml:space="preserve">, </w:delText>
        </w:r>
        <w:r w:rsidR="00C03BFE" w:rsidRPr="00322B1C" w:rsidDel="00154A4A">
          <w:rPr>
            <w:strike/>
            <w:sz w:val="22"/>
            <w:rPrChange w:id="669" w:author="T Londhe, Vinod (Contractor)" w:date="2022-07-09T13:42:00Z">
              <w:rPr>
                <w:sz w:val="22"/>
              </w:rPr>
            </w:rPrChange>
          </w:rPr>
          <w:delText xml:space="preserve">and </w:delText>
        </w:r>
      </w:del>
      <w:del w:id="670" w:author="Sai Praneetha Bhaskaruni" w:date="2022-03-25T14:45:00Z">
        <w:r w:rsidR="00784A0C" w:rsidRPr="00322B1C" w:rsidDel="007A3D1F">
          <w:rPr>
            <w:strike/>
            <w:sz w:val="22"/>
            <w:rPrChange w:id="671" w:author="T Londhe, Vinod (Contractor)" w:date="2022-07-09T13:42:00Z">
              <w:rPr>
                <w:sz w:val="22"/>
              </w:rPr>
            </w:rPrChange>
          </w:rPr>
          <w:delText>use</w:delText>
        </w:r>
      </w:del>
      <w:del w:id="672" w:author="Sai Praneetha Bhaskaruni" w:date="2022-03-25T14:44:00Z">
        <w:r w:rsidR="00784A0C" w:rsidRPr="00322B1C" w:rsidDel="007A3D1F">
          <w:rPr>
            <w:strike/>
            <w:sz w:val="22"/>
            <w:rPrChange w:id="673" w:author="T Londhe, Vinod (Contractor)" w:date="2022-07-09T13:42:00Z">
              <w:rPr>
                <w:sz w:val="22"/>
              </w:rPr>
            </w:rPrChange>
          </w:rPr>
          <w:delText>s</w:delText>
        </w:r>
      </w:del>
      <w:del w:id="674" w:author="Sai Praneetha Bhaskaruni" w:date="2022-03-25T14:45:00Z">
        <w:r w:rsidR="00784A0C" w:rsidRPr="00322B1C" w:rsidDel="007A3D1F">
          <w:rPr>
            <w:strike/>
            <w:sz w:val="22"/>
            <w:rPrChange w:id="675" w:author="T Londhe, Vinod (Contractor)" w:date="2022-07-09T13:42:00Z">
              <w:rPr>
                <w:sz w:val="22"/>
              </w:rPr>
            </w:rPrChange>
          </w:rPr>
          <w:delText xml:space="preserve"> </w:delText>
        </w:r>
      </w:del>
      <w:del w:id="676" w:author="Sai Praneetha Bhaskaruni" w:date="2022-07-12T13:04:00Z">
        <w:r w:rsidR="00784A0C" w:rsidRPr="00322B1C" w:rsidDel="00154A4A">
          <w:rPr>
            <w:strike/>
            <w:sz w:val="22"/>
            <w:rPrChange w:id="677" w:author="T Londhe, Vinod (Contractor)" w:date="2022-07-09T13:42:00Z">
              <w:rPr>
                <w:sz w:val="22"/>
              </w:rPr>
            </w:rPrChange>
          </w:rPr>
          <w:delText>the device</w:delText>
        </w:r>
      </w:del>
      <w:del w:id="678" w:author="Sai Praneetha Bhaskaruni" w:date="2022-03-25T14:45:00Z">
        <w:r w:rsidR="00784A0C" w:rsidRPr="00322B1C" w:rsidDel="007A3D1F">
          <w:rPr>
            <w:strike/>
            <w:sz w:val="22"/>
            <w:rPrChange w:id="679" w:author="T Londhe, Vinod (Contractor)" w:date="2022-07-09T13:42:00Z">
              <w:rPr>
                <w:sz w:val="22"/>
              </w:rPr>
            </w:rPrChange>
          </w:rPr>
          <w:delText xml:space="preserve">’s </w:delText>
        </w:r>
      </w:del>
      <w:del w:id="680" w:author="Sai Praneetha Bhaskaruni" w:date="2022-07-12T13:04:00Z">
        <w:r w:rsidR="00CD012C" w:rsidRPr="00322B1C" w:rsidDel="00154A4A">
          <w:rPr>
            <w:strike/>
            <w:sz w:val="22"/>
            <w:rPrChange w:id="681" w:author="T Londhe, Vinod (Contractor)" w:date="2022-07-09T13:42:00Z">
              <w:rPr>
                <w:sz w:val="22"/>
              </w:rPr>
            </w:rPrChange>
          </w:rPr>
          <w:delText xml:space="preserve">data </w:delText>
        </w:r>
        <w:r w:rsidR="00784A0C" w:rsidRPr="00322B1C" w:rsidDel="00154A4A">
          <w:rPr>
            <w:strike/>
            <w:sz w:val="22"/>
            <w:rPrChange w:id="682" w:author="T Londhe, Vinod (Contractor)" w:date="2022-07-09T13:42:00Z">
              <w:rPr>
                <w:sz w:val="22"/>
              </w:rPr>
            </w:rPrChange>
          </w:rPr>
          <w:delText xml:space="preserve">to visualize the current health condition of </w:delText>
        </w:r>
        <w:r w:rsidR="008531F3" w:rsidRPr="00322B1C" w:rsidDel="00154A4A">
          <w:rPr>
            <w:strike/>
            <w:sz w:val="22"/>
            <w:rPrChange w:id="683" w:author="T Londhe, Vinod (Contractor)" w:date="2022-07-09T13:42:00Z">
              <w:rPr>
                <w:sz w:val="22"/>
              </w:rPr>
            </w:rPrChange>
          </w:rPr>
          <w:delText xml:space="preserve">the </w:delText>
        </w:r>
        <w:r w:rsidR="00784A0C" w:rsidRPr="00322B1C" w:rsidDel="00154A4A">
          <w:rPr>
            <w:strike/>
            <w:sz w:val="22"/>
            <w:rPrChange w:id="684" w:author="T Londhe, Vinod (Contractor)" w:date="2022-07-09T13:42:00Z">
              <w:rPr>
                <w:sz w:val="22"/>
              </w:rPr>
            </w:rPrChange>
          </w:rPr>
          <w:delText>patient in real time</w:delText>
        </w:r>
        <w:r w:rsidR="008531F3" w:rsidRPr="00322B1C" w:rsidDel="00154A4A">
          <w:rPr>
            <w:strike/>
            <w:sz w:val="22"/>
            <w:rPrChange w:id="685" w:author="T Londhe, Vinod (Contractor)" w:date="2022-07-09T13:42:00Z">
              <w:rPr>
                <w:sz w:val="22"/>
              </w:rPr>
            </w:rPrChange>
          </w:rPr>
          <w:delText xml:space="preserve">. </w:delText>
        </w:r>
      </w:del>
      <w:del w:id="686" w:author="Sai Praneetha Bhaskaruni" w:date="2022-03-25T14:48:00Z">
        <w:r w:rsidR="008531F3" w:rsidRPr="00322B1C" w:rsidDel="007A3D1F">
          <w:rPr>
            <w:strike/>
            <w:sz w:val="22"/>
            <w:rPrChange w:id="687" w:author="T Londhe, Vinod (Contractor)" w:date="2022-07-09T13:42:00Z">
              <w:rPr>
                <w:sz w:val="22"/>
              </w:rPr>
            </w:rPrChange>
          </w:rPr>
          <w:delText>This</w:delText>
        </w:r>
        <w:r w:rsidR="00784A0C" w:rsidRPr="00322B1C" w:rsidDel="007A3D1F">
          <w:rPr>
            <w:strike/>
            <w:sz w:val="22"/>
            <w:rPrChange w:id="688" w:author="T Londhe, Vinod (Contractor)" w:date="2022-07-09T13:42:00Z">
              <w:rPr>
                <w:sz w:val="22"/>
              </w:rPr>
            </w:rPrChange>
          </w:rPr>
          <w:delText xml:space="preserve"> enable</w:delText>
        </w:r>
        <w:r w:rsidR="008531F3" w:rsidRPr="00322B1C" w:rsidDel="007A3D1F">
          <w:rPr>
            <w:strike/>
            <w:sz w:val="22"/>
            <w:rPrChange w:id="689" w:author="T Londhe, Vinod (Contractor)" w:date="2022-07-09T13:42:00Z">
              <w:rPr>
                <w:sz w:val="22"/>
              </w:rPr>
            </w:rPrChange>
          </w:rPr>
          <w:delText>s</w:delText>
        </w:r>
        <w:r w:rsidR="00784A0C" w:rsidRPr="00322B1C" w:rsidDel="007A3D1F">
          <w:rPr>
            <w:strike/>
            <w:sz w:val="22"/>
            <w:rPrChange w:id="690" w:author="T Londhe, Vinod (Contractor)" w:date="2022-07-09T13:42:00Z">
              <w:rPr>
                <w:sz w:val="22"/>
              </w:rPr>
            </w:rPrChange>
          </w:rPr>
          <w:delText xml:space="preserve"> effective decision making for the health </w:delText>
        </w:r>
        <w:r w:rsidR="008531F3" w:rsidRPr="00322B1C" w:rsidDel="007A3D1F">
          <w:rPr>
            <w:strike/>
            <w:sz w:val="22"/>
            <w:rPrChange w:id="691" w:author="T Londhe, Vinod (Contractor)" w:date="2022-07-09T13:42:00Z">
              <w:rPr>
                <w:sz w:val="22"/>
              </w:rPr>
            </w:rPrChange>
          </w:rPr>
          <w:delText xml:space="preserve">personnel </w:delText>
        </w:r>
        <w:r w:rsidR="00784A0C" w:rsidRPr="00322B1C" w:rsidDel="007A3D1F">
          <w:rPr>
            <w:strike/>
            <w:sz w:val="22"/>
            <w:rPrChange w:id="692" w:author="T Londhe, Vinod (Contractor)" w:date="2022-07-09T13:42:00Z">
              <w:rPr>
                <w:sz w:val="22"/>
              </w:rPr>
            </w:rPrChange>
          </w:rPr>
          <w:delText xml:space="preserve">before they even go into the operating room </w:delText>
        </w:r>
        <w:r w:rsidR="008531F3" w:rsidRPr="00322B1C" w:rsidDel="007A3D1F">
          <w:rPr>
            <w:strike/>
            <w:sz w:val="22"/>
            <w:rPrChange w:id="693" w:author="T Londhe, Vinod (Contractor)" w:date="2022-07-09T13:42:00Z">
              <w:rPr>
                <w:sz w:val="22"/>
              </w:rPr>
            </w:rPrChange>
          </w:rPr>
          <w:delText xml:space="preserve">for </w:delText>
        </w:r>
        <w:r w:rsidR="00784A0C" w:rsidRPr="00322B1C" w:rsidDel="007A3D1F">
          <w:rPr>
            <w:strike/>
            <w:sz w:val="22"/>
            <w:rPrChange w:id="694" w:author="T Londhe, Vinod (Contractor)" w:date="2022-07-09T13:42:00Z">
              <w:rPr>
                <w:sz w:val="22"/>
              </w:rPr>
            </w:rPrChange>
          </w:rPr>
          <w:delText>the daily health inspection.</w:delText>
        </w:r>
      </w:del>
    </w:p>
    <w:bookmarkEnd w:id="635"/>
    <w:p w14:paraId="6C718504" w14:textId="00DD8BDF" w:rsidR="00B11510" w:rsidRPr="00D04758" w:rsidDel="00154A4A" w:rsidRDefault="00446FC2" w:rsidP="00322B1C">
      <w:pPr>
        <w:rPr>
          <w:del w:id="695" w:author="Sai Praneetha Bhaskaruni" w:date="2022-07-12T13:04:00Z"/>
          <w:rPrChange w:id="696" w:author="T Londhe, Vinod (Contractor)" w:date="2022-07-09T13:42:00Z">
            <w:rPr>
              <w:del w:id="697" w:author="Sai Praneetha Bhaskaruni" w:date="2022-07-12T13:04:00Z"/>
              <w:sz w:val="22"/>
            </w:rPr>
          </w:rPrChange>
        </w:rPr>
      </w:pPr>
      <w:del w:id="698" w:author="Sai Praneetha Bhaskaruni" w:date="2022-07-12T13:04:00Z">
        <w:r w:rsidRPr="00D04758" w:rsidDel="00154A4A">
          <w:rPr>
            <w:rPrChange w:id="699" w:author="T Londhe, Vinod (Contractor)" w:date="2022-07-09T13:42:00Z">
              <w:rPr>
                <w:sz w:val="22"/>
              </w:rPr>
            </w:rPrChange>
          </w:rPr>
          <w:delText xml:space="preserve">Functionality </w:delText>
        </w:r>
        <w:r w:rsidR="007B0A35" w:rsidRPr="00D04758" w:rsidDel="00154A4A">
          <w:rPr>
            <w:rPrChange w:id="700" w:author="T Londhe, Vinod (Contractor)" w:date="2022-07-09T13:42:00Z">
              <w:rPr>
                <w:sz w:val="22"/>
              </w:rPr>
            </w:rPrChange>
          </w:rPr>
          <w:delText>includes</w:delText>
        </w:r>
        <w:r w:rsidR="008531F3" w:rsidRPr="00D04758" w:rsidDel="00154A4A">
          <w:rPr>
            <w:rPrChange w:id="701" w:author="T Londhe, Vinod (Contractor)" w:date="2022-07-09T13:42:00Z">
              <w:rPr>
                <w:sz w:val="22"/>
              </w:rPr>
            </w:rPrChange>
          </w:rPr>
          <w:delText xml:space="preserve"> the following</w:delText>
        </w:r>
        <w:r w:rsidRPr="00D04758" w:rsidDel="00154A4A">
          <w:rPr>
            <w:rPrChange w:id="702" w:author="T Londhe, Vinod (Contractor)" w:date="2022-07-09T13:42:00Z">
              <w:rPr>
                <w:sz w:val="22"/>
              </w:rPr>
            </w:rPrChange>
          </w:rPr>
          <w:delText>:</w:delText>
        </w:r>
      </w:del>
    </w:p>
    <w:p w14:paraId="5A08E290" w14:textId="67860C65" w:rsidR="00784A0C" w:rsidRPr="00D04758" w:rsidDel="00154A4A" w:rsidRDefault="00AA3C1A" w:rsidP="00322B1C">
      <w:pPr>
        <w:rPr>
          <w:del w:id="703" w:author="Sai Praneetha Bhaskaruni" w:date="2022-07-12T13:04:00Z"/>
          <w:rPrChange w:id="704" w:author="T Londhe, Vinod (Contractor)" w:date="2022-07-09T13:42:00Z">
            <w:rPr>
              <w:del w:id="705" w:author="Sai Praneetha Bhaskaruni" w:date="2022-07-12T13:04:00Z"/>
              <w:sz w:val="22"/>
            </w:rPr>
          </w:rPrChange>
        </w:rPr>
      </w:pPr>
      <w:del w:id="706" w:author="Sai Praneetha Bhaskaruni" w:date="2022-07-12T13:04:00Z">
        <w:r w:rsidRPr="00D04758" w:rsidDel="00154A4A">
          <w:rPr>
            <w:rPrChange w:id="707" w:author="T Londhe, Vinod (Contractor)" w:date="2022-07-09T13:42:00Z">
              <w:rPr>
                <w:sz w:val="22"/>
              </w:rPr>
            </w:rPrChange>
          </w:rPr>
          <w:delText>Retrieve</w:delText>
        </w:r>
        <w:r w:rsidR="00850204" w:rsidRPr="00D04758" w:rsidDel="00154A4A">
          <w:rPr>
            <w:rPrChange w:id="708" w:author="T Londhe, Vinod (Contractor)" w:date="2022-07-09T13:42:00Z">
              <w:rPr>
                <w:sz w:val="22"/>
              </w:rPr>
            </w:rPrChange>
          </w:rPr>
          <w:delText xml:space="preserve"> </w:delText>
        </w:r>
        <w:r w:rsidR="00784A0C" w:rsidRPr="00D04758" w:rsidDel="00154A4A">
          <w:rPr>
            <w:rPrChange w:id="709" w:author="T Londhe, Vinod (Contractor)" w:date="2022-07-09T13:42:00Z">
              <w:rPr>
                <w:sz w:val="22"/>
              </w:rPr>
            </w:rPrChange>
          </w:rPr>
          <w:delText xml:space="preserve">the health vital data </w:delText>
        </w:r>
        <w:r w:rsidRPr="00D04758" w:rsidDel="00154A4A">
          <w:rPr>
            <w:rPrChange w:id="710" w:author="T Londhe, Vinod (Contractor)" w:date="2022-07-09T13:42:00Z">
              <w:rPr>
                <w:sz w:val="22"/>
              </w:rPr>
            </w:rPrChange>
          </w:rPr>
          <w:delText>i.e.</w:delText>
        </w:r>
        <w:r w:rsidR="00784A0C" w:rsidRPr="00D04758" w:rsidDel="00154A4A">
          <w:rPr>
            <w:rPrChange w:id="711" w:author="T Londhe, Vinod (Contractor)" w:date="2022-07-09T13:42:00Z">
              <w:rPr>
                <w:sz w:val="22"/>
              </w:rPr>
            </w:rPrChange>
          </w:rPr>
          <w:delText xml:space="preserve"> weight, position</w:delText>
        </w:r>
      </w:del>
      <w:del w:id="712" w:author="Sai Praneetha Bhaskaruni" w:date="2022-03-25T14:44:00Z">
        <w:r w:rsidR="00784A0C" w:rsidRPr="00D04758" w:rsidDel="007A3D1F">
          <w:rPr>
            <w:rPrChange w:id="713" w:author="T Londhe, Vinod (Contractor)" w:date="2022-07-09T13:42:00Z">
              <w:rPr>
                <w:sz w:val="22"/>
              </w:rPr>
            </w:rPrChange>
          </w:rPr>
          <w:delText xml:space="preserve"> </w:delText>
        </w:r>
        <w:r w:rsidRPr="00D04758" w:rsidDel="007A3D1F">
          <w:rPr>
            <w:rPrChange w:id="714" w:author="T Londhe, Vinod (Contractor)" w:date="2022-07-09T13:42:00Z">
              <w:rPr>
                <w:sz w:val="22"/>
              </w:rPr>
            </w:rPrChange>
          </w:rPr>
          <w:delText>etc</w:delText>
        </w:r>
      </w:del>
      <w:del w:id="715" w:author="Sai Praneetha Bhaskaruni" w:date="2022-07-12T13:04:00Z">
        <w:r w:rsidRPr="00D04758" w:rsidDel="00154A4A">
          <w:rPr>
            <w:rPrChange w:id="716" w:author="T Londhe, Vinod (Contractor)" w:date="2022-07-09T13:42:00Z">
              <w:rPr>
                <w:sz w:val="22"/>
              </w:rPr>
            </w:rPrChange>
          </w:rPr>
          <w:delText>.</w:delText>
        </w:r>
      </w:del>
    </w:p>
    <w:p w14:paraId="21E88EBF" w14:textId="18A0351E" w:rsidR="00784A0C" w:rsidRPr="00D04758" w:rsidDel="00154A4A" w:rsidRDefault="00BB6454" w:rsidP="00322B1C">
      <w:pPr>
        <w:rPr>
          <w:del w:id="717" w:author="Sai Praneetha Bhaskaruni" w:date="2022-07-12T13:04:00Z"/>
          <w:rPrChange w:id="718" w:author="T Londhe, Vinod (Contractor)" w:date="2022-07-09T13:42:00Z">
            <w:rPr>
              <w:del w:id="719" w:author="Sai Praneetha Bhaskaruni" w:date="2022-07-12T13:04:00Z"/>
              <w:sz w:val="22"/>
            </w:rPr>
          </w:rPrChange>
        </w:rPr>
      </w:pPr>
      <w:del w:id="720" w:author="Sai Praneetha Bhaskaruni" w:date="2022-03-25T14:51:00Z">
        <w:r w:rsidRPr="00D04758" w:rsidDel="00AC62C7">
          <w:rPr>
            <w:rPrChange w:id="721" w:author="T Londhe, Vinod (Contractor)" w:date="2022-07-09T13:42:00Z">
              <w:rPr>
                <w:sz w:val="22"/>
              </w:rPr>
            </w:rPrChange>
          </w:rPr>
          <w:delText>SmartMedic solution</w:delText>
        </w:r>
        <w:r w:rsidR="00784A0C" w:rsidRPr="00D04758" w:rsidDel="00AC62C7">
          <w:rPr>
            <w:rPrChange w:id="722" w:author="T Londhe, Vinod (Contractor)" w:date="2022-07-09T13:42:00Z">
              <w:rPr>
                <w:sz w:val="22"/>
              </w:rPr>
            </w:rPrChange>
          </w:rPr>
          <w:delText xml:space="preserve"> p</w:delText>
        </w:r>
      </w:del>
      <w:del w:id="723" w:author="Sai Praneetha Bhaskaruni" w:date="2022-07-12T13:04:00Z">
        <w:r w:rsidR="00784A0C" w:rsidRPr="00D04758" w:rsidDel="00154A4A">
          <w:rPr>
            <w:rPrChange w:id="724" w:author="T Londhe, Vinod (Contractor)" w:date="2022-07-09T13:42:00Z">
              <w:rPr>
                <w:sz w:val="22"/>
              </w:rPr>
            </w:rPrChange>
          </w:rPr>
          <w:delText>rovide</w:delText>
        </w:r>
        <w:r w:rsidR="00DB0437" w:rsidRPr="00D04758" w:rsidDel="00154A4A">
          <w:rPr>
            <w:rPrChange w:id="725" w:author="T Londhe, Vinod (Contractor)" w:date="2022-07-09T13:42:00Z">
              <w:rPr>
                <w:sz w:val="22"/>
              </w:rPr>
            </w:rPrChange>
          </w:rPr>
          <w:delText>s</w:delText>
        </w:r>
        <w:r w:rsidR="00784A0C" w:rsidRPr="00D04758" w:rsidDel="00154A4A">
          <w:rPr>
            <w:rPrChange w:id="726" w:author="T Londhe, Vinod (Contractor)" w:date="2022-07-09T13:42:00Z">
              <w:rPr>
                <w:sz w:val="22"/>
              </w:rPr>
            </w:rPrChange>
          </w:rPr>
          <w:delText xml:space="preserve"> an alert for the </w:delText>
        </w:r>
        <w:r w:rsidR="00397208" w:rsidRPr="00D04758" w:rsidDel="00154A4A">
          <w:rPr>
            <w:rPrChange w:id="727" w:author="T Londhe, Vinod (Contractor)" w:date="2022-07-09T13:42:00Z">
              <w:rPr>
                <w:sz w:val="22"/>
              </w:rPr>
            </w:rPrChange>
          </w:rPr>
          <w:delText>unexpected</w:delText>
        </w:r>
        <w:r w:rsidR="00784A0C" w:rsidRPr="00D04758" w:rsidDel="00154A4A">
          <w:rPr>
            <w:rPrChange w:id="728" w:author="T Londhe, Vinod (Contractor)" w:date="2022-07-09T13:42:00Z">
              <w:rPr>
                <w:sz w:val="22"/>
              </w:rPr>
            </w:rPrChange>
          </w:rPr>
          <w:delText xml:space="preserve"> change</w:delText>
        </w:r>
        <w:r w:rsidR="00397208" w:rsidRPr="00D04758" w:rsidDel="00154A4A">
          <w:rPr>
            <w:rPrChange w:id="729" w:author="T Londhe, Vinod (Contractor)" w:date="2022-07-09T13:42:00Z">
              <w:rPr>
                <w:sz w:val="22"/>
              </w:rPr>
            </w:rPrChange>
          </w:rPr>
          <w:delText>s in</w:delText>
        </w:r>
        <w:r w:rsidR="00784A0C" w:rsidRPr="00D04758" w:rsidDel="00154A4A">
          <w:rPr>
            <w:rPrChange w:id="730" w:author="T Londhe, Vinod (Contractor)" w:date="2022-07-09T13:42:00Z">
              <w:rPr>
                <w:sz w:val="22"/>
              </w:rPr>
            </w:rPrChange>
          </w:rPr>
          <w:delText xml:space="preserve"> the health vital</w:delText>
        </w:r>
        <w:r w:rsidR="00850204" w:rsidRPr="00D04758" w:rsidDel="00154A4A">
          <w:rPr>
            <w:rPrChange w:id="731" w:author="T Londhe, Vinod (Contractor)" w:date="2022-07-09T13:42:00Z">
              <w:rPr>
                <w:sz w:val="22"/>
              </w:rPr>
            </w:rPrChange>
          </w:rPr>
          <w:delText>.</w:delText>
        </w:r>
      </w:del>
    </w:p>
    <w:p w14:paraId="71B90675" w14:textId="36B6470F" w:rsidR="00850204" w:rsidRPr="00D04758" w:rsidDel="00154A4A" w:rsidRDefault="00850204" w:rsidP="00322B1C">
      <w:pPr>
        <w:rPr>
          <w:del w:id="732" w:author="Sai Praneetha Bhaskaruni" w:date="2022-07-12T13:04:00Z"/>
          <w:rPrChange w:id="733" w:author="T Londhe, Vinod (Contractor)" w:date="2022-07-09T13:42:00Z">
            <w:rPr>
              <w:del w:id="734" w:author="Sai Praneetha Bhaskaruni" w:date="2022-07-12T13:04:00Z"/>
              <w:sz w:val="22"/>
            </w:rPr>
          </w:rPrChange>
        </w:rPr>
      </w:pPr>
      <w:del w:id="735" w:author="Sai Praneetha Bhaskaruni" w:date="2022-03-25T14:51:00Z">
        <w:r w:rsidRPr="00D04758" w:rsidDel="00DD029C">
          <w:rPr>
            <w:rPrChange w:id="736" w:author="T Londhe, Vinod (Contractor)" w:date="2022-07-09T13:42:00Z">
              <w:rPr>
                <w:sz w:val="22"/>
              </w:rPr>
            </w:rPrChange>
          </w:rPr>
          <w:delText xml:space="preserve">Device’s </w:delText>
        </w:r>
        <w:r w:rsidR="00CD012C" w:rsidRPr="00D04758" w:rsidDel="00DD029C">
          <w:rPr>
            <w:rPrChange w:id="737" w:author="T Londhe, Vinod (Contractor)" w:date="2022-07-09T13:42:00Z">
              <w:rPr>
                <w:sz w:val="22"/>
              </w:rPr>
            </w:rPrChange>
          </w:rPr>
          <w:delText xml:space="preserve">data </w:delText>
        </w:r>
        <w:r w:rsidR="00DB0437" w:rsidRPr="00D04758" w:rsidDel="00DD029C">
          <w:rPr>
            <w:rPrChange w:id="738" w:author="T Londhe, Vinod (Contractor)" w:date="2022-07-09T13:42:00Z">
              <w:rPr>
                <w:sz w:val="22"/>
              </w:rPr>
            </w:rPrChange>
          </w:rPr>
          <w:delText>u</w:delText>
        </w:r>
      </w:del>
      <w:del w:id="739" w:author="Sai Praneetha Bhaskaruni" w:date="2022-07-12T13:04:00Z">
        <w:r w:rsidR="00DB0437" w:rsidRPr="00D04758" w:rsidDel="00154A4A">
          <w:rPr>
            <w:rPrChange w:id="740" w:author="T Londhe, Vinod (Contractor)" w:date="2022-07-09T13:42:00Z">
              <w:rPr>
                <w:sz w:val="22"/>
              </w:rPr>
            </w:rPrChange>
          </w:rPr>
          <w:delText xml:space="preserve">sed </w:delText>
        </w:r>
        <w:r w:rsidRPr="00D04758" w:rsidDel="00154A4A">
          <w:rPr>
            <w:rPrChange w:id="741" w:author="T Londhe, Vinod (Contractor)" w:date="2022-07-09T13:42:00Z">
              <w:rPr>
                <w:sz w:val="22"/>
              </w:rPr>
            </w:rPrChange>
          </w:rPr>
          <w:delText>to visualize the current health condition of patient in the real time.</w:delText>
        </w:r>
      </w:del>
    </w:p>
    <w:p w14:paraId="6239A4DF" w14:textId="2FB58F86" w:rsidR="00850204" w:rsidRPr="00D04758" w:rsidDel="001A4AC6" w:rsidRDefault="00850204" w:rsidP="00322B1C">
      <w:pPr>
        <w:rPr>
          <w:del w:id="742" w:author="Sai Praneetha Bhaskaruni" w:date="2022-03-25T14:52:00Z"/>
          <w:rPrChange w:id="743" w:author="T Londhe, Vinod (Contractor)" w:date="2022-07-09T13:42:00Z">
            <w:rPr>
              <w:del w:id="744" w:author="Sai Praneetha Bhaskaruni" w:date="2022-03-25T14:52:00Z"/>
              <w:sz w:val="22"/>
            </w:rPr>
          </w:rPrChange>
        </w:rPr>
      </w:pPr>
      <w:del w:id="745" w:author="Sai Praneetha Bhaskaruni" w:date="2022-03-25T14:52:00Z">
        <w:r w:rsidRPr="00D04758" w:rsidDel="001A4AC6">
          <w:rPr>
            <w:rPrChange w:id="746" w:author="T Londhe, Vinod (Contractor)" w:date="2022-07-09T13:42:00Z">
              <w:rPr>
                <w:sz w:val="22"/>
              </w:rPr>
            </w:rPrChange>
          </w:rPr>
          <w:delText xml:space="preserve">Visualize the current health condition of </w:delText>
        </w:r>
        <w:r w:rsidR="008531F3" w:rsidRPr="00D04758" w:rsidDel="001A4AC6">
          <w:rPr>
            <w:rPrChange w:id="747" w:author="T Londhe, Vinod (Contractor)" w:date="2022-07-09T13:42:00Z">
              <w:rPr>
                <w:sz w:val="22"/>
              </w:rPr>
            </w:rPrChange>
          </w:rPr>
          <w:delText xml:space="preserve">the </w:delText>
        </w:r>
        <w:r w:rsidRPr="00D04758" w:rsidDel="001A4AC6">
          <w:rPr>
            <w:rPrChange w:id="748" w:author="T Londhe, Vinod (Contractor)" w:date="2022-07-09T13:42:00Z">
              <w:rPr>
                <w:sz w:val="22"/>
              </w:rPr>
            </w:rPrChange>
          </w:rPr>
          <w:delText>patient in real time.</w:delText>
        </w:r>
      </w:del>
    </w:p>
    <w:p w14:paraId="5876EE47" w14:textId="61D3ED0E" w:rsidR="00850204" w:rsidRPr="00D04758" w:rsidDel="00154A4A" w:rsidRDefault="00850204" w:rsidP="00322B1C">
      <w:pPr>
        <w:rPr>
          <w:del w:id="749" w:author="Sai Praneetha Bhaskaruni" w:date="2022-07-12T13:04:00Z"/>
          <w:rPrChange w:id="750" w:author="T Londhe, Vinod (Contractor)" w:date="2022-07-09T13:42:00Z">
            <w:rPr>
              <w:del w:id="751" w:author="Sai Praneetha Bhaskaruni" w:date="2022-07-12T13:04:00Z"/>
              <w:sz w:val="22"/>
            </w:rPr>
          </w:rPrChange>
        </w:rPr>
      </w:pPr>
      <w:del w:id="752" w:author="Sai Praneetha Bhaskaruni" w:date="2022-07-12T13:04:00Z">
        <w:r w:rsidRPr="00D04758" w:rsidDel="00154A4A">
          <w:rPr>
            <w:rPrChange w:id="753" w:author="T Londhe, Vinod (Contractor)" w:date="2022-07-09T13:42:00Z">
              <w:rPr>
                <w:sz w:val="22"/>
              </w:rPr>
            </w:rPrChange>
          </w:rPr>
          <w:delText xml:space="preserve">Enable effective decision making for the health </w:delText>
        </w:r>
        <w:r w:rsidR="008531F3" w:rsidRPr="00D04758" w:rsidDel="00154A4A">
          <w:rPr>
            <w:rPrChange w:id="754" w:author="T Londhe, Vinod (Contractor)" w:date="2022-07-09T13:42:00Z">
              <w:rPr>
                <w:sz w:val="22"/>
              </w:rPr>
            </w:rPrChange>
          </w:rPr>
          <w:delText>personnel</w:delText>
        </w:r>
      </w:del>
    </w:p>
    <w:tbl>
      <w:tblPr>
        <w:tblW w:w="9170" w:type="dxa"/>
        <w:tblInd w:w="990" w:type="dxa"/>
        <w:tblCellMar>
          <w:left w:w="0" w:type="dxa"/>
          <w:right w:w="0" w:type="dxa"/>
        </w:tblCellMar>
        <w:tblLook w:val="04A0" w:firstRow="1" w:lastRow="0" w:firstColumn="1" w:lastColumn="0" w:noHBand="0" w:noVBand="1"/>
      </w:tblPr>
      <w:tblGrid>
        <w:gridCol w:w="3410"/>
        <w:gridCol w:w="5760"/>
      </w:tblGrid>
      <w:tr w:rsidR="002121C1" w:rsidRPr="002540FE" w14:paraId="4BA4D4A8" w14:textId="77777777" w:rsidTr="00801A19">
        <w:trPr>
          <w:trHeight w:val="230"/>
        </w:trPr>
        <w:tc>
          <w:tcPr>
            <w:tcW w:w="3410"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3848DB17" w14:textId="77777777" w:rsidR="002121C1" w:rsidRPr="002540FE" w:rsidRDefault="002121C1" w:rsidP="002B30FE">
            <w:pPr>
              <w:ind w:left="15"/>
              <w:rPr>
                <w:rFonts w:ascii="Humanist Slabserif 712 Std Roma" w:hAnsi="Humanist Slabserif 712 Std Roma"/>
                <w:color w:val="000000" w:themeColor="text1"/>
              </w:rPr>
            </w:pPr>
            <w:r w:rsidRPr="002540FE">
              <w:rPr>
                <w:rFonts w:ascii="Humanist Slabserif 712 Std Roma" w:hAnsi="Humanist Slabserif 712 Std Roma"/>
                <w:bCs/>
                <w:color w:val="000000" w:themeColor="text1"/>
              </w:rPr>
              <w:t>Device name (unique identifier)</w:t>
            </w:r>
          </w:p>
        </w:tc>
        <w:tc>
          <w:tcPr>
            <w:tcW w:w="5760"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5E09D08E" w14:textId="77777777" w:rsidR="002121C1" w:rsidRPr="00447016" w:rsidRDefault="002121C1" w:rsidP="002B30FE">
            <w:pPr>
              <w:overflowPunct w:val="0"/>
              <w:autoSpaceDE w:val="0"/>
              <w:autoSpaceDN w:val="0"/>
              <w:adjustRightInd w:val="0"/>
              <w:textAlignment w:val="baseline"/>
              <w:rPr>
                <w:rFonts w:ascii="Humanist Slabserif 712 Std Roma" w:hAnsi="Humanist Slabserif 712 Std Roma"/>
                <w:color w:val="000000" w:themeColor="text1"/>
              </w:rPr>
            </w:pPr>
            <w:r w:rsidRPr="00447016">
              <w:rPr>
                <w:rFonts w:ascii="Humanist Slabserif 712 Std Roma" w:hAnsi="Humanist Slabserif 712 Std Roma"/>
                <w:color w:val="000000" w:themeColor="text1"/>
              </w:rPr>
              <w:t xml:space="preserve">              </w:t>
            </w:r>
            <w:r>
              <w:rPr>
                <w:rFonts w:ascii="Humanist Slabserif 712 Std Roma" w:hAnsi="Humanist Slabserif 712 Std Roma"/>
                <w:color w:val="000000" w:themeColor="text1"/>
              </w:rPr>
              <w:t>SmartMedic</w:t>
            </w:r>
            <w:r w:rsidRPr="00447016">
              <w:rPr>
                <w:rFonts w:ascii="Humanist Slabserif 712 Std Roma" w:hAnsi="Humanist Slabserif 712 Std Roma"/>
                <w:color w:val="000000" w:themeColor="text1"/>
              </w:rPr>
              <w:t xml:space="preserve"> (Part Number - </w:t>
            </w:r>
            <w:r w:rsidRPr="00447016">
              <w:rPr>
                <w:rFonts w:ascii="Calibri" w:hAnsi="Calibri" w:cs="Calibri"/>
                <w:color w:val="000000"/>
                <w:shd w:val="clear" w:color="auto" w:fill="FFFFFF"/>
              </w:rPr>
              <w:t>001-02-A-01-00-00</w:t>
            </w:r>
            <w:r w:rsidRPr="00447016">
              <w:rPr>
                <w:rFonts w:ascii="Humanist Slabserif 712 Std Roma" w:hAnsi="Humanist Slabserif 712 Std Roma"/>
                <w:color w:val="000000" w:themeColor="text1"/>
              </w:rPr>
              <w:t>)</w:t>
            </w:r>
          </w:p>
          <w:p w14:paraId="3992B133" w14:textId="77777777" w:rsidR="002121C1" w:rsidRPr="00447016" w:rsidRDefault="002121C1" w:rsidP="002B30FE">
            <w:pPr>
              <w:ind w:left="165"/>
              <w:rPr>
                <w:rFonts w:ascii="Humanist Slabserif 712 Std Roma" w:hAnsi="Humanist Slabserif 712 Std Roma"/>
                <w:color w:val="000000" w:themeColor="text1"/>
              </w:rPr>
            </w:pPr>
          </w:p>
        </w:tc>
      </w:tr>
      <w:tr w:rsidR="002121C1" w:rsidRPr="002540FE" w14:paraId="36D20D72" w14:textId="77777777" w:rsidTr="00801A19">
        <w:trPr>
          <w:trHeight w:val="489"/>
        </w:trPr>
        <w:tc>
          <w:tcPr>
            <w:tcW w:w="3410"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0D7F16CA" w14:textId="77777777" w:rsidR="002121C1" w:rsidRPr="002540FE" w:rsidRDefault="002121C1" w:rsidP="002B30FE">
            <w:pPr>
              <w:ind w:left="15"/>
              <w:rPr>
                <w:rFonts w:ascii="Humanist Slabserif 712 Std Roma" w:hAnsi="Humanist Slabserif 712 Std Roma"/>
                <w:color w:val="000000" w:themeColor="text1"/>
              </w:rPr>
            </w:pPr>
            <w:r w:rsidRPr="002540FE">
              <w:rPr>
                <w:rFonts w:ascii="Humanist Slabserif 712 Std Roma" w:hAnsi="Humanist Slabserif 712 Std Roma"/>
                <w:bCs/>
                <w:color w:val="000000" w:themeColor="text1"/>
              </w:rPr>
              <w:t xml:space="preserve"> Intended medical indication</w:t>
            </w:r>
          </w:p>
        </w:tc>
        <w:tc>
          <w:tcPr>
            <w:tcW w:w="5760"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5F99EA1F" w14:textId="77777777"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SmartMedic is intended to be used as an accessory to hospital Medical Bed for measuring patient's weight and alert caregiver to turn patient.</w:t>
            </w:r>
          </w:p>
          <w:p w14:paraId="2EB77D95" w14:textId="77777777"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The device is intended to take patient’s weight on medical bed in flat position. The device is intended to take weight of adult patients. Device is intended to provide relative change in patient’s weight.</w:t>
            </w:r>
          </w:p>
          <w:p w14:paraId="50597A32" w14:textId="1743FABE"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 xml:space="preserve">For </w:t>
            </w:r>
            <w:r w:rsidR="005B0938" w:rsidRPr="0052460A">
              <w:rPr>
                <w:rFonts w:ascii="Humanist Slabserif 712 Std Roma" w:hAnsi="Humanist Slabserif 712 Std Roma"/>
                <w:color w:val="000000" w:themeColor="text1"/>
              </w:rPr>
              <w:t>pediatric</w:t>
            </w:r>
            <w:r w:rsidRPr="0052460A">
              <w:rPr>
                <w:rFonts w:ascii="Humanist Slabserif 712 Std Roma" w:hAnsi="Humanist Slabserif 712 Std Roma"/>
                <w:color w:val="000000" w:themeColor="text1"/>
              </w:rPr>
              <w:t xml:space="preserve"> patients, the device is intended to provide weight and relative changes in weight.</w:t>
            </w:r>
          </w:p>
          <w:p w14:paraId="13B1AB6E" w14:textId="77777777"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The device intends to give patient turn notification for the adult patient only.</w:t>
            </w:r>
          </w:p>
          <w:p w14:paraId="220A5795" w14:textId="77777777"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Device is intended to be used in Indian hospital environment.</w:t>
            </w:r>
          </w:p>
          <w:p w14:paraId="01CEA096" w14:textId="77777777"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The device is intended to help caregiver to place x-ray cassette without moving the patient.</w:t>
            </w:r>
          </w:p>
          <w:p w14:paraId="6EF34978" w14:textId="77777777"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 xml:space="preserve">It is also not intended for patients having height less than 4.0 ft or more than 6.0 ft, and weight less than 10Kg or more than 135Kg. </w:t>
            </w:r>
          </w:p>
          <w:p w14:paraId="06567C88" w14:textId="11FE0A1C"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 xml:space="preserve">Device is not intended for using Patient turn feature with </w:t>
            </w:r>
            <w:r w:rsidR="005B0938" w:rsidRPr="0052460A">
              <w:rPr>
                <w:rFonts w:ascii="Humanist Slabserif 712 Std Roma" w:hAnsi="Humanist Slabserif 712 Std Roma"/>
                <w:color w:val="000000" w:themeColor="text1"/>
              </w:rPr>
              <w:t>Pediatric</w:t>
            </w:r>
            <w:r w:rsidRPr="0052460A">
              <w:rPr>
                <w:rFonts w:ascii="Humanist Slabserif 712 Std Roma" w:hAnsi="Humanist Slabserif 712 Std Roma"/>
                <w:color w:val="000000" w:themeColor="text1"/>
              </w:rPr>
              <w:t xml:space="preserve"> Patients.</w:t>
            </w:r>
          </w:p>
          <w:p w14:paraId="3EF4223B" w14:textId="77777777" w:rsidR="002121C1" w:rsidRPr="00447016"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The maximum safe working load (including patient, mattress, sheets, pillows, and accessories) for SmartMedic is 155kg. SmartMedic is not intended to be used for infants.</w:t>
            </w:r>
          </w:p>
        </w:tc>
      </w:tr>
      <w:tr w:rsidR="002121C1" w:rsidRPr="002540FE" w14:paraId="4051128C" w14:textId="77777777" w:rsidTr="00801A19">
        <w:trPr>
          <w:trHeight w:val="239"/>
        </w:trPr>
        <w:tc>
          <w:tcPr>
            <w:tcW w:w="3410"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335AAA5A" w14:textId="77777777" w:rsidR="002121C1" w:rsidRPr="002540FE" w:rsidRDefault="002121C1" w:rsidP="002B30FE">
            <w:pPr>
              <w:ind w:left="15"/>
              <w:rPr>
                <w:rFonts w:ascii="Humanist Slabserif 712 Std Roma" w:hAnsi="Humanist Slabserif 712 Std Roma"/>
                <w:color w:val="000000" w:themeColor="text1"/>
              </w:rPr>
            </w:pPr>
            <w:r w:rsidRPr="002540FE">
              <w:rPr>
                <w:rFonts w:ascii="Humanist Slabserif 712 Std Roma" w:hAnsi="Humanist Slabserif 712 Std Roma"/>
                <w:bCs/>
                <w:color w:val="000000" w:themeColor="text1"/>
              </w:rPr>
              <w:t>Intended patient population (including population at greatest risk)</w:t>
            </w:r>
          </w:p>
        </w:tc>
        <w:tc>
          <w:tcPr>
            <w:tcW w:w="5760"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384613AA" w14:textId="0B0E3946" w:rsidR="002121C1" w:rsidRDefault="002121C1" w:rsidP="002B30FE">
            <w:pPr>
              <w:pStyle w:val="ListParagraph"/>
              <w:ind w:left="525"/>
              <w:rPr>
                <w:rFonts w:ascii="Humanist Slabserif 712 Std Roma" w:hAnsi="Humanist Slabserif 712 Std Roma"/>
                <w:b/>
                <w:bCs/>
                <w:color w:val="000000" w:themeColor="text1"/>
              </w:rPr>
            </w:pPr>
            <w:r w:rsidRPr="00447016">
              <w:rPr>
                <w:rFonts w:ascii="Humanist Slabserif 712 Std Roma" w:hAnsi="Humanist Slabserif 712 Std Roma"/>
                <w:bCs/>
                <w:color w:val="000000" w:themeColor="text1"/>
              </w:rPr>
              <w:t xml:space="preserve">    </w:t>
            </w:r>
            <w:r w:rsidRPr="00245AA7">
              <w:rPr>
                <w:rFonts w:ascii="Humanist Slabserif 712 Std Roma" w:hAnsi="Humanist Slabserif 712 Std Roma"/>
                <w:bCs/>
                <w:color w:val="000000" w:themeColor="text1"/>
              </w:rPr>
              <w:t xml:space="preserve">SmartMedic to provide weight for all age groups from </w:t>
            </w:r>
            <w:r w:rsidR="005B0938" w:rsidRPr="00245AA7">
              <w:rPr>
                <w:rFonts w:ascii="Humanist Slabserif 712 Std Roma" w:hAnsi="Humanist Slabserif 712 Std Roma"/>
                <w:bCs/>
                <w:color w:val="000000" w:themeColor="text1"/>
              </w:rPr>
              <w:t>pediatric</w:t>
            </w:r>
            <w:r w:rsidRPr="00245AA7">
              <w:rPr>
                <w:rFonts w:ascii="Humanist Slabserif 712 Std Roma" w:hAnsi="Humanist Slabserif 712 Std Roma"/>
                <w:bCs/>
                <w:color w:val="000000" w:themeColor="text1"/>
              </w:rPr>
              <w:t xml:space="preserve"> </w:t>
            </w:r>
          </w:p>
          <w:p w14:paraId="736D39D8" w14:textId="77777777" w:rsidR="002121C1" w:rsidRPr="00447016" w:rsidRDefault="002121C1" w:rsidP="002B30FE">
            <w:pPr>
              <w:pStyle w:val="ListParagraph"/>
              <w:ind w:left="525"/>
              <w:rPr>
                <w:rFonts w:ascii="Humanist Slabserif 712 Std Roma" w:hAnsi="Humanist Slabserif 712 Std Roma"/>
                <w:b/>
                <w:bCs/>
                <w:color w:val="000000" w:themeColor="text1"/>
              </w:rPr>
            </w:pPr>
            <w:r>
              <w:rPr>
                <w:rFonts w:ascii="Humanist Slabserif 712 Std Roma" w:hAnsi="Humanist Slabserif 712 Std Roma"/>
                <w:bCs/>
                <w:color w:val="000000" w:themeColor="text1"/>
              </w:rPr>
              <w:t xml:space="preserve">    </w:t>
            </w:r>
            <w:r w:rsidRPr="00245AA7">
              <w:rPr>
                <w:rFonts w:ascii="Humanist Slabserif 712 Std Roma" w:hAnsi="Humanist Slabserif 712 Std Roma"/>
                <w:bCs/>
                <w:color w:val="000000" w:themeColor="text1"/>
              </w:rPr>
              <w:t>to adult population.</w:t>
            </w:r>
          </w:p>
        </w:tc>
      </w:tr>
      <w:tr w:rsidR="002121C1" w:rsidRPr="002540FE" w14:paraId="046C4AEC" w14:textId="77777777" w:rsidTr="00801A19">
        <w:trPr>
          <w:trHeight w:val="203"/>
        </w:trPr>
        <w:tc>
          <w:tcPr>
            <w:tcW w:w="3410"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0141611A" w14:textId="77777777" w:rsidR="002121C1" w:rsidRPr="002540FE" w:rsidRDefault="002121C1" w:rsidP="002B30FE">
            <w:pPr>
              <w:ind w:left="15"/>
              <w:rPr>
                <w:rFonts w:ascii="Humanist Slabserif 712 Std Roma" w:hAnsi="Humanist Slabserif 712 Std Roma"/>
                <w:color w:val="000000" w:themeColor="text1"/>
              </w:rPr>
            </w:pPr>
            <w:r w:rsidRPr="002540FE">
              <w:rPr>
                <w:rFonts w:ascii="Humanist Slabserif 712 Std Roma" w:hAnsi="Humanist Slabserif 712 Std Roma"/>
                <w:bCs/>
                <w:color w:val="000000" w:themeColor="text1"/>
              </w:rPr>
              <w:t>Intended part of the body or type of tissue applied to or interacted with</w:t>
            </w:r>
          </w:p>
        </w:tc>
        <w:tc>
          <w:tcPr>
            <w:tcW w:w="5760"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4436C690" w14:textId="77777777" w:rsidR="002121C1" w:rsidRPr="00447016" w:rsidRDefault="002121C1" w:rsidP="002B30FE">
            <w:pPr>
              <w:ind w:left="165"/>
              <w:rPr>
                <w:rFonts w:ascii="Humanist Slabserif 712 Std Roma" w:hAnsi="Humanist Slabserif 712 Std Roma"/>
                <w:color w:val="000000" w:themeColor="text1"/>
              </w:rPr>
            </w:pPr>
            <w:r w:rsidRPr="00447016">
              <w:rPr>
                <w:rFonts w:ascii="Humanist Slabserif 712 Std Roma" w:hAnsi="Humanist Slabserif 712 Std Roma"/>
                <w:bCs/>
                <w:color w:val="000000" w:themeColor="text1"/>
              </w:rPr>
              <w:t xml:space="preserve">           </w:t>
            </w:r>
            <w:r>
              <w:rPr>
                <w:rFonts w:ascii="Humanist Slabserif 712 Std Roma" w:hAnsi="Humanist Slabserif 712 Std Roma"/>
                <w:bCs/>
                <w:color w:val="000000" w:themeColor="text1"/>
              </w:rPr>
              <w:t>Mattress (Applied part Type B)</w:t>
            </w:r>
          </w:p>
        </w:tc>
      </w:tr>
      <w:tr w:rsidR="002121C1" w:rsidRPr="002540FE" w14:paraId="4DF3BAFF" w14:textId="77777777" w:rsidTr="00801A19">
        <w:trPr>
          <w:trHeight w:val="224"/>
        </w:trPr>
        <w:tc>
          <w:tcPr>
            <w:tcW w:w="3410"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4982FF0C" w14:textId="77777777" w:rsidR="002121C1" w:rsidRPr="002540FE" w:rsidRDefault="002121C1" w:rsidP="002B30FE">
            <w:pPr>
              <w:ind w:left="15"/>
              <w:rPr>
                <w:rFonts w:ascii="Humanist Slabserif 712 Std Roma" w:hAnsi="Humanist Slabserif 712 Std Roma"/>
                <w:color w:val="000000" w:themeColor="text1"/>
              </w:rPr>
            </w:pPr>
            <w:r w:rsidRPr="002540FE">
              <w:rPr>
                <w:rFonts w:ascii="Humanist Slabserif 712 Std Roma" w:hAnsi="Humanist Slabserif 712 Std Roma"/>
                <w:bCs/>
                <w:color w:val="000000" w:themeColor="text1"/>
              </w:rPr>
              <w:t>Intended user profile</w:t>
            </w:r>
          </w:p>
        </w:tc>
        <w:tc>
          <w:tcPr>
            <w:tcW w:w="5760"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417F5BDB" w14:textId="77777777" w:rsidR="002121C1" w:rsidRPr="002540FE" w:rsidRDefault="002121C1" w:rsidP="002B30FE">
            <w:pPr>
              <w:ind w:left="165"/>
              <w:rPr>
                <w:rFonts w:ascii="Humanist Slabserif 712 Std Roma" w:hAnsi="Humanist Slabserif 712 Std Roma"/>
                <w:color w:val="000000" w:themeColor="text1"/>
              </w:rPr>
            </w:pPr>
            <w:r>
              <w:rPr>
                <w:rFonts w:ascii="Humanist Slabserif 712 Std Roma" w:hAnsi="Humanist Slabserif 712 Std Roma"/>
                <w:bCs/>
                <w:color w:val="000000" w:themeColor="text1"/>
              </w:rPr>
              <w:t xml:space="preserve">           </w:t>
            </w:r>
            <w:r w:rsidRPr="00665B83">
              <w:rPr>
                <w:rFonts w:ascii="Humanist Slabserif 712 Std Roma" w:hAnsi="Humanist Slabserif 712 Std Roma"/>
                <w:bCs/>
                <w:color w:val="000000" w:themeColor="text1"/>
              </w:rPr>
              <w:t>Nurse, Intensivist</w:t>
            </w:r>
            <w:r>
              <w:rPr>
                <w:rFonts w:ascii="Humanist Slabserif 712 Std Roma" w:hAnsi="Humanist Slabserif 712 Std Roma"/>
                <w:bCs/>
                <w:color w:val="000000" w:themeColor="text1"/>
              </w:rPr>
              <w:t xml:space="preserve"> / </w:t>
            </w:r>
            <w:r w:rsidRPr="00665B83">
              <w:rPr>
                <w:rFonts w:ascii="Humanist Slabserif 712 Std Roma" w:hAnsi="Humanist Slabserif 712 Std Roma"/>
                <w:bCs/>
                <w:color w:val="000000" w:themeColor="text1"/>
              </w:rPr>
              <w:t>Doctors</w:t>
            </w:r>
          </w:p>
        </w:tc>
      </w:tr>
      <w:tr w:rsidR="002121C1" w:rsidRPr="002540FE" w14:paraId="5F6884AF" w14:textId="77777777" w:rsidTr="00801A19">
        <w:trPr>
          <w:trHeight w:val="587"/>
        </w:trPr>
        <w:tc>
          <w:tcPr>
            <w:tcW w:w="3410" w:type="dxa"/>
            <w:tcBorders>
              <w:top w:val="single" w:sz="8" w:space="0" w:color="000000"/>
              <w:left w:val="single" w:sz="8" w:space="0" w:color="000000"/>
              <w:bottom w:val="single" w:sz="4" w:space="0" w:color="000000"/>
              <w:right w:val="single" w:sz="8" w:space="0" w:color="000000"/>
            </w:tcBorders>
            <w:shd w:val="clear" w:color="auto" w:fill="D9D9D9"/>
            <w:tcMar>
              <w:top w:w="15" w:type="dxa"/>
              <w:left w:w="270" w:type="dxa"/>
              <w:bottom w:w="0" w:type="dxa"/>
              <w:right w:w="15" w:type="dxa"/>
            </w:tcMar>
            <w:vAlign w:val="center"/>
            <w:hideMark/>
          </w:tcPr>
          <w:p w14:paraId="1A59ABB2" w14:textId="77777777" w:rsidR="002121C1" w:rsidRPr="002540FE" w:rsidRDefault="002121C1" w:rsidP="002B30FE">
            <w:pPr>
              <w:ind w:left="15"/>
              <w:rPr>
                <w:rFonts w:ascii="Humanist Slabserif 712 Std Roma" w:hAnsi="Humanist Slabserif 712 Std Roma"/>
                <w:color w:val="000000" w:themeColor="text1"/>
              </w:rPr>
            </w:pPr>
            <w:r w:rsidRPr="002540FE">
              <w:rPr>
                <w:rFonts w:ascii="Humanist Slabserif 712 Std Roma" w:hAnsi="Humanist Slabserif 712 Std Roma"/>
                <w:bCs/>
                <w:color w:val="000000" w:themeColor="text1"/>
              </w:rPr>
              <w:t>Intended condition of use (including Expected Life)</w:t>
            </w:r>
          </w:p>
        </w:tc>
        <w:tc>
          <w:tcPr>
            <w:tcW w:w="5760" w:type="dxa"/>
            <w:tcBorders>
              <w:top w:val="single" w:sz="4"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C3D7524" w14:textId="77777777" w:rsidR="00801A19" w:rsidRDefault="002121C1" w:rsidP="00801A19">
            <w:pPr>
              <w:rPr>
                <w:rFonts w:ascii="Humanist Slabserif 712 Std Roma" w:hAnsi="Humanist Slabserif 712 Std Roma"/>
                <w:color w:val="000000" w:themeColor="text1"/>
              </w:rPr>
            </w:pPr>
            <w:r>
              <w:rPr>
                <w:rFonts w:ascii="Humanist Slabserif 712 Std Roma" w:hAnsi="Humanist Slabserif 712 Std Roma"/>
                <w:color w:val="000000" w:themeColor="text1"/>
              </w:rPr>
              <w:t xml:space="preserve">              </w:t>
            </w:r>
            <w:r w:rsidRPr="00665B83">
              <w:rPr>
                <w:rFonts w:ascii="Humanist Slabserif 712 Std Roma" w:hAnsi="Humanist Slabserif 712 Std Roma"/>
                <w:color w:val="000000" w:themeColor="text1"/>
              </w:rPr>
              <w:t xml:space="preserve">Intended to be used in Indian Hospital environment (Temp. 15 </w:t>
            </w:r>
            <w:r w:rsidR="00801A19">
              <w:rPr>
                <w:rFonts w:ascii="Humanist Slabserif 712 Std Roma" w:hAnsi="Humanist Slabserif 712 Std Roma"/>
                <w:color w:val="000000" w:themeColor="text1"/>
              </w:rPr>
              <w:t xml:space="preserve">       </w:t>
            </w:r>
          </w:p>
          <w:p w14:paraId="6A063704" w14:textId="48FE12C0" w:rsidR="00801A19" w:rsidRDefault="00801A19" w:rsidP="00801A19">
            <w:pPr>
              <w:rPr>
                <w:rFonts w:ascii="Humanist Slabserif 712 Std Roma" w:hAnsi="Humanist Slabserif 712 Std Roma"/>
                <w:color w:val="000000" w:themeColor="text1"/>
              </w:rPr>
            </w:pPr>
            <w:r>
              <w:rPr>
                <w:rFonts w:ascii="Humanist Slabserif 712 Std Roma" w:hAnsi="Humanist Slabserif 712 Std Roma"/>
                <w:color w:val="000000" w:themeColor="text1"/>
              </w:rPr>
              <w:t xml:space="preserve">              to </w:t>
            </w:r>
            <w:r w:rsidR="002121C1" w:rsidRPr="00665B83">
              <w:rPr>
                <w:rFonts w:ascii="Humanist Slabserif 712 Std Roma" w:hAnsi="Humanist Slabserif 712 Std Roma"/>
                <w:color w:val="000000" w:themeColor="text1"/>
              </w:rPr>
              <w:t>30°C)</w:t>
            </w:r>
            <w:r w:rsidR="002121C1">
              <w:rPr>
                <w:rFonts w:ascii="Humanist Slabserif 712 Std Roma" w:hAnsi="Humanist Slabserif 712 Std Roma"/>
                <w:color w:val="000000" w:themeColor="text1"/>
              </w:rPr>
              <w:t xml:space="preserve">           </w:t>
            </w:r>
          </w:p>
          <w:p w14:paraId="191540ED" w14:textId="1A713101" w:rsidR="002121C1" w:rsidRPr="002540FE" w:rsidRDefault="00801A19" w:rsidP="00801A19">
            <w:pPr>
              <w:rPr>
                <w:rFonts w:ascii="Humanist Slabserif 712 Std Roma" w:hAnsi="Humanist Slabserif 712 Std Roma"/>
                <w:color w:val="000000" w:themeColor="text1"/>
              </w:rPr>
            </w:pPr>
            <w:r>
              <w:rPr>
                <w:rFonts w:ascii="Humanist Slabserif 712 Std Roma" w:hAnsi="Humanist Slabserif 712 Std Roma"/>
                <w:color w:val="000000" w:themeColor="text1"/>
              </w:rPr>
              <w:t xml:space="preserve">              </w:t>
            </w:r>
            <w:r w:rsidR="002121C1">
              <w:rPr>
                <w:rFonts w:ascii="Humanist Slabserif 712 Std Roma" w:hAnsi="Humanist Slabserif 712 Std Roma"/>
                <w:color w:val="000000" w:themeColor="text1"/>
              </w:rPr>
              <w:t xml:space="preserve">Expected service life: 4 years. </w:t>
            </w:r>
          </w:p>
        </w:tc>
      </w:tr>
    </w:tbl>
    <w:p w14:paraId="4836191C" w14:textId="5E6E202F" w:rsidR="002121C1" w:rsidRDefault="002121C1" w:rsidP="00487281">
      <w:pPr>
        <w:pStyle w:val="ListParagraph"/>
        <w:spacing w:after="49" w:line="259" w:lineRule="auto"/>
        <w:ind w:left="1440" w:firstLine="0"/>
        <w:jc w:val="left"/>
      </w:pPr>
    </w:p>
    <w:p w14:paraId="41D5A32F" w14:textId="287C3617" w:rsidR="002121C1" w:rsidRDefault="002121C1" w:rsidP="00487281">
      <w:pPr>
        <w:pStyle w:val="ListParagraph"/>
        <w:spacing w:after="49" w:line="259" w:lineRule="auto"/>
        <w:ind w:left="1440" w:firstLine="0"/>
        <w:jc w:val="left"/>
      </w:pPr>
    </w:p>
    <w:p w14:paraId="4033D8D0" w14:textId="08352F8A" w:rsidR="002121C1" w:rsidRDefault="002121C1" w:rsidP="00487281">
      <w:pPr>
        <w:pStyle w:val="ListParagraph"/>
        <w:spacing w:after="49" w:line="259" w:lineRule="auto"/>
        <w:ind w:left="1440" w:firstLine="0"/>
        <w:jc w:val="left"/>
      </w:pPr>
    </w:p>
    <w:p w14:paraId="7B6D71E8" w14:textId="77777777" w:rsidR="002121C1" w:rsidRPr="00180992" w:rsidRDefault="002121C1" w:rsidP="00487281">
      <w:pPr>
        <w:pStyle w:val="ListParagraph"/>
        <w:spacing w:after="49" w:line="259" w:lineRule="auto"/>
        <w:ind w:left="1440" w:firstLine="0"/>
        <w:jc w:val="left"/>
      </w:pPr>
    </w:p>
    <w:p w14:paraId="488E0EC4" w14:textId="77777777" w:rsidR="00B11510" w:rsidRPr="00180992" w:rsidRDefault="00446FC2" w:rsidP="000952F6">
      <w:pPr>
        <w:pStyle w:val="Heading2"/>
        <w:shd w:val="clear" w:color="auto" w:fill="auto"/>
        <w:ind w:left="730"/>
      </w:pPr>
      <w:bookmarkStart w:id="755" w:name="_Toc108268249"/>
      <w:r w:rsidRPr="00180992">
        <w:rPr>
          <w:color w:val="FCC566"/>
          <w:sz w:val="40"/>
        </w:rPr>
        <w:t>3.3</w:t>
      </w:r>
      <w:r w:rsidRPr="00180992">
        <w:rPr>
          <w:color w:val="FFCC66"/>
          <w:sz w:val="40"/>
        </w:rPr>
        <w:t xml:space="preserve"> </w:t>
      </w:r>
      <w:r w:rsidRPr="00180992">
        <w:rPr>
          <w:sz w:val="36"/>
        </w:rPr>
        <w:t>Vulnerability Intake and Monitoring</w:t>
      </w:r>
      <w:bookmarkEnd w:id="755"/>
    </w:p>
    <w:p w14:paraId="0CD961DA" w14:textId="1B30D91F" w:rsidR="00B11510" w:rsidRPr="0005228E" w:rsidRDefault="00446FC2" w:rsidP="00487281">
      <w:pPr>
        <w:spacing w:after="300"/>
        <w:ind w:left="730" w:right="113"/>
        <w:rPr>
          <w:sz w:val="22"/>
        </w:rPr>
      </w:pPr>
      <w:r w:rsidRPr="0005228E">
        <w:rPr>
          <w:sz w:val="22"/>
        </w:rPr>
        <w:t xml:space="preserve">When Stryker obtains vulnerability information through surveillance or other sources, an assessment of the vulnerability’s exploitability and impact </w:t>
      </w:r>
      <w:r w:rsidR="008C39CF">
        <w:rPr>
          <w:sz w:val="22"/>
        </w:rPr>
        <w:t xml:space="preserve">is </w:t>
      </w:r>
      <w:r w:rsidRPr="0005228E">
        <w:rPr>
          <w:sz w:val="22"/>
        </w:rPr>
        <w:t xml:space="preserve">conducted. Based on </w:t>
      </w:r>
      <w:r w:rsidR="00850204" w:rsidRPr="0005228E">
        <w:rPr>
          <w:sz w:val="22"/>
        </w:rPr>
        <w:t>the</w:t>
      </w:r>
      <w:r w:rsidRPr="0005228E">
        <w:rPr>
          <w:sz w:val="22"/>
        </w:rPr>
        <w:t xml:space="preserve"> assessment</w:t>
      </w:r>
      <w:r w:rsidR="00746075">
        <w:rPr>
          <w:sz w:val="22"/>
        </w:rPr>
        <w:t xml:space="preserve"> report</w:t>
      </w:r>
      <w:r w:rsidR="008B06B8">
        <w:rPr>
          <w:sz w:val="22"/>
        </w:rPr>
        <w:t>,</w:t>
      </w:r>
      <w:r w:rsidRPr="0005228E">
        <w:rPr>
          <w:sz w:val="22"/>
        </w:rPr>
        <w:t xml:space="preserve"> Stryker determines</w:t>
      </w:r>
      <w:r w:rsidR="00597A74">
        <w:rPr>
          <w:sz w:val="22"/>
        </w:rPr>
        <w:t xml:space="preserve"> </w:t>
      </w:r>
      <w:r w:rsidRPr="0005228E">
        <w:rPr>
          <w:sz w:val="22"/>
        </w:rPr>
        <w:t xml:space="preserve">if further actions </w:t>
      </w:r>
      <w:r w:rsidR="00FB43CB">
        <w:rPr>
          <w:sz w:val="22"/>
        </w:rPr>
        <w:t xml:space="preserve">similar to </w:t>
      </w:r>
      <w:r w:rsidRPr="0005228E">
        <w:rPr>
          <w:sz w:val="22"/>
        </w:rPr>
        <w:t xml:space="preserve">providing security updates and/or providing </w:t>
      </w:r>
      <w:r w:rsidR="001B7967">
        <w:rPr>
          <w:sz w:val="22"/>
        </w:rPr>
        <w:t>information</w:t>
      </w:r>
      <w:r w:rsidRPr="0005228E">
        <w:rPr>
          <w:sz w:val="22"/>
        </w:rPr>
        <w:t xml:space="preserve"> to the customer in </w:t>
      </w:r>
      <w:r w:rsidR="0079596F">
        <w:rPr>
          <w:sz w:val="22"/>
        </w:rPr>
        <w:t>targeted time</w:t>
      </w:r>
      <w:r w:rsidRPr="0005228E">
        <w:rPr>
          <w:sz w:val="22"/>
        </w:rPr>
        <w:t xml:space="preserve">. Vulnerability information may also be requested </w:t>
      </w:r>
      <w:r w:rsidR="008C39CF">
        <w:rPr>
          <w:sz w:val="22"/>
        </w:rPr>
        <w:t>by</w:t>
      </w:r>
      <w:r w:rsidR="008C39CF" w:rsidRPr="0005228E">
        <w:rPr>
          <w:sz w:val="22"/>
        </w:rPr>
        <w:t xml:space="preserve"> </w:t>
      </w:r>
      <w:r w:rsidRPr="0005228E">
        <w:rPr>
          <w:sz w:val="22"/>
        </w:rPr>
        <w:t>Stryker at any time.</w:t>
      </w:r>
    </w:p>
    <w:p w14:paraId="0A8BAA36" w14:textId="6499F1F0" w:rsidR="00B11510" w:rsidRPr="0005228E" w:rsidRDefault="00446FC2" w:rsidP="00487281">
      <w:pPr>
        <w:ind w:left="730" w:right="113"/>
        <w:rPr>
          <w:sz w:val="22"/>
        </w:rPr>
      </w:pPr>
      <w:r w:rsidRPr="0005228E">
        <w:rPr>
          <w:sz w:val="22"/>
        </w:rPr>
        <w:t xml:space="preserve">Any potential security vulnerabilities </w:t>
      </w:r>
      <w:r w:rsidR="008C39CF">
        <w:rPr>
          <w:sz w:val="22"/>
        </w:rPr>
        <w:t xml:space="preserve">that the </w:t>
      </w:r>
      <w:r w:rsidRPr="0005228E">
        <w:rPr>
          <w:sz w:val="22"/>
        </w:rPr>
        <w:t xml:space="preserve">customer may become aware of due to </w:t>
      </w:r>
      <w:r w:rsidR="00057E9B">
        <w:rPr>
          <w:sz w:val="22"/>
        </w:rPr>
        <w:t>SmartMedic</w:t>
      </w:r>
      <w:r w:rsidR="00C560D4" w:rsidRPr="0005228E">
        <w:rPr>
          <w:sz w:val="22"/>
        </w:rPr>
        <w:t xml:space="preserve"> Device</w:t>
      </w:r>
      <w:r w:rsidRPr="0005228E">
        <w:rPr>
          <w:sz w:val="22"/>
        </w:rPr>
        <w:t xml:space="preserve"> must be communicated to Stryker customer care </w:t>
      </w:r>
      <w:commentRangeStart w:id="756"/>
      <w:r w:rsidRPr="0005228E">
        <w:rPr>
          <w:sz w:val="22"/>
        </w:rPr>
        <w:t>and</w:t>
      </w:r>
      <w:commentRangeEnd w:id="756"/>
      <w:r w:rsidR="00AD6999">
        <w:rPr>
          <w:rStyle w:val="CommentReference"/>
        </w:rPr>
        <w:commentReference w:id="756"/>
      </w:r>
      <w:r w:rsidRPr="0005228E">
        <w:rPr>
          <w:sz w:val="22"/>
        </w:rPr>
        <w:t xml:space="preserve"> the same will be handled through the post market complaints management process to do the assessment and </w:t>
      </w:r>
      <w:r w:rsidR="008C39CF">
        <w:rPr>
          <w:sz w:val="22"/>
        </w:rPr>
        <w:t xml:space="preserve">take </w:t>
      </w:r>
      <w:r w:rsidRPr="0005228E">
        <w:rPr>
          <w:sz w:val="22"/>
        </w:rPr>
        <w:t>required actions including</w:t>
      </w:r>
      <w:del w:id="757" w:author="Sai Praneetha Bhaskaruni" w:date="2022-03-25T14:54:00Z">
        <w:r w:rsidRPr="0005228E" w:rsidDel="00DD1817">
          <w:rPr>
            <w:sz w:val="22"/>
          </w:rPr>
          <w:delText xml:space="preserve"> </w:delText>
        </w:r>
      </w:del>
      <w:del w:id="758" w:author="Sai Praneetha Bhaskaruni" w:date="2022-03-25T14:53:00Z">
        <w:r w:rsidRPr="0005228E" w:rsidDel="00A44AFE">
          <w:rPr>
            <w:sz w:val="22"/>
          </w:rPr>
          <w:delText>any</w:delText>
        </w:r>
      </w:del>
      <w:r w:rsidRPr="0005228E">
        <w:rPr>
          <w:sz w:val="22"/>
        </w:rPr>
        <w:t xml:space="preserve"> updates</w:t>
      </w:r>
      <w:ins w:id="759" w:author="Sai Praneetha Bhaskaruni" w:date="2022-03-25T14:54:00Z">
        <w:r w:rsidR="00DD1817">
          <w:rPr>
            <w:sz w:val="22"/>
          </w:rPr>
          <w:t>/pa</w:t>
        </w:r>
      </w:ins>
      <w:ins w:id="760" w:author="Sai Praneetha Bhaskaruni" w:date="2022-03-25T14:55:00Z">
        <w:r w:rsidR="00F95EC1">
          <w:rPr>
            <w:sz w:val="22"/>
          </w:rPr>
          <w:t>tc</w:t>
        </w:r>
      </w:ins>
      <w:ins w:id="761" w:author="Sai Praneetha Bhaskaruni" w:date="2022-03-25T14:54:00Z">
        <w:r w:rsidR="00DD1817">
          <w:rPr>
            <w:sz w:val="22"/>
          </w:rPr>
          <w:t>he</w:t>
        </w:r>
      </w:ins>
      <w:ins w:id="762" w:author="Sai Praneetha Bhaskaruni" w:date="2022-03-25T14:55:00Z">
        <w:r w:rsidR="00DD1817">
          <w:rPr>
            <w:sz w:val="22"/>
          </w:rPr>
          <w:t>s</w:t>
        </w:r>
      </w:ins>
      <w:del w:id="763" w:author="Sai Praneetha Bhaskaruni" w:date="2022-03-25T14:55:00Z">
        <w:r w:rsidRPr="0005228E" w:rsidDel="003C1A6B">
          <w:rPr>
            <w:sz w:val="22"/>
          </w:rPr>
          <w:delText xml:space="preserve"> needed</w:delText>
        </w:r>
      </w:del>
      <w:r w:rsidRPr="0005228E">
        <w:rPr>
          <w:sz w:val="22"/>
        </w:rPr>
        <w:t xml:space="preserve"> for the customers.</w:t>
      </w:r>
    </w:p>
    <w:p w14:paraId="2B0D8E12" w14:textId="77777777" w:rsidR="00850204" w:rsidRPr="00180992" w:rsidRDefault="00850204" w:rsidP="00487281">
      <w:pPr>
        <w:ind w:left="730" w:right="113"/>
      </w:pPr>
    </w:p>
    <w:p w14:paraId="421001B6" w14:textId="77777777" w:rsidR="00B11510" w:rsidRPr="00180992" w:rsidRDefault="00446FC2" w:rsidP="00487281">
      <w:pPr>
        <w:pStyle w:val="Heading2"/>
        <w:shd w:val="clear" w:color="auto" w:fill="auto"/>
        <w:spacing w:after="0"/>
        <w:ind w:left="730"/>
      </w:pPr>
      <w:bookmarkStart w:id="764" w:name="_Toc108268250"/>
      <w:r w:rsidRPr="00180992">
        <w:rPr>
          <w:color w:val="FCC566"/>
          <w:sz w:val="40"/>
        </w:rPr>
        <w:t>3.4</w:t>
      </w:r>
      <w:r w:rsidRPr="00180992">
        <w:rPr>
          <w:color w:val="FFCC66"/>
          <w:sz w:val="40"/>
        </w:rPr>
        <w:t xml:space="preserve"> </w:t>
      </w:r>
      <w:r w:rsidRPr="00180992">
        <w:rPr>
          <w:sz w:val="36"/>
        </w:rPr>
        <w:t xml:space="preserve">System Characterization and System </w:t>
      </w:r>
      <w:commentRangeStart w:id="765"/>
      <w:r w:rsidRPr="00180992">
        <w:rPr>
          <w:sz w:val="36"/>
        </w:rPr>
        <w:t>Assets</w:t>
      </w:r>
      <w:bookmarkEnd w:id="764"/>
      <w:commentRangeEnd w:id="765"/>
      <w:r w:rsidR="004360DD">
        <w:rPr>
          <w:rStyle w:val="CommentReference"/>
          <w:b w:val="0"/>
        </w:rPr>
        <w:commentReference w:id="765"/>
      </w:r>
    </w:p>
    <w:p w14:paraId="6FA76F41" w14:textId="77777777" w:rsidR="005F03CF" w:rsidRPr="00BA75BA" w:rsidRDefault="0028295F" w:rsidP="007B0A35">
      <w:pPr>
        <w:spacing w:after="0"/>
        <w:ind w:left="730" w:right="113"/>
        <w:rPr>
          <w:ins w:id="766" w:author="Sai Praneetha Bhaskaruni" w:date="2022-07-12T15:36:00Z"/>
          <w:sz w:val="22"/>
          <w:rPrChange w:id="767" w:author="Sai Praneetha Bhaskaruni" w:date="2022-07-12T15:39:00Z">
            <w:rPr>
              <w:ins w:id="768" w:author="Sai Praneetha Bhaskaruni" w:date="2022-07-12T15:36:00Z"/>
              <w:color w:val="auto"/>
              <w:sz w:val="22"/>
            </w:rPr>
          </w:rPrChange>
        </w:rPr>
      </w:pPr>
      <w:ins w:id="769" w:author="Sai Praneetha Bhaskaruni" w:date="2022-07-12T15:32:00Z">
        <w:r w:rsidRPr="00BA75BA">
          <w:rPr>
            <w:sz w:val="22"/>
            <w:rPrChange w:id="770" w:author="Sai Praneetha Bhaskaruni" w:date="2022-07-12T15:39:00Z">
              <w:rPr>
                <w:color w:val="FF0000"/>
                <w:sz w:val="22"/>
              </w:rPr>
            </w:rPrChange>
          </w:rPr>
          <w:t>SmartMedic solution i</w:t>
        </w:r>
      </w:ins>
      <w:ins w:id="771" w:author="Sai Praneetha Bhaskaruni" w:date="2022-07-12T15:33:00Z">
        <w:r w:rsidRPr="00BA75BA">
          <w:rPr>
            <w:sz w:val="22"/>
            <w:rPrChange w:id="772" w:author="Sai Praneetha Bhaskaruni" w:date="2022-07-12T15:39:00Z">
              <w:rPr>
                <w:color w:val="FF0000"/>
                <w:sz w:val="22"/>
              </w:rPr>
            </w:rPrChange>
          </w:rPr>
          <w:t>s comp</w:t>
        </w:r>
      </w:ins>
      <w:ins w:id="773" w:author="Sai Praneetha Bhaskaruni" w:date="2022-07-12T15:35:00Z">
        <w:r w:rsidR="00E92C84" w:rsidRPr="00BA75BA">
          <w:rPr>
            <w:sz w:val="22"/>
            <w:rPrChange w:id="774" w:author="Sai Praneetha Bhaskaruni" w:date="2022-07-12T15:39:00Z">
              <w:rPr>
                <w:color w:val="auto"/>
                <w:sz w:val="22"/>
              </w:rPr>
            </w:rPrChange>
          </w:rPr>
          <w:t>ri</w:t>
        </w:r>
      </w:ins>
      <w:ins w:id="775" w:author="Sai Praneetha Bhaskaruni" w:date="2022-07-12T15:33:00Z">
        <w:r w:rsidRPr="00BA75BA">
          <w:rPr>
            <w:sz w:val="22"/>
            <w:rPrChange w:id="776" w:author="Sai Praneetha Bhaskaruni" w:date="2022-07-12T15:39:00Z">
              <w:rPr>
                <w:color w:val="FF0000"/>
                <w:sz w:val="22"/>
              </w:rPr>
            </w:rPrChange>
          </w:rPr>
          <w:t xml:space="preserve">sed of </w:t>
        </w:r>
      </w:ins>
    </w:p>
    <w:p w14:paraId="39D90C34" w14:textId="77777777" w:rsidR="005F03CF" w:rsidRPr="00BA75BA" w:rsidRDefault="00424545" w:rsidP="005F03CF">
      <w:pPr>
        <w:pStyle w:val="ListParagraph"/>
        <w:numPr>
          <w:ilvl w:val="0"/>
          <w:numId w:val="27"/>
        </w:numPr>
        <w:spacing w:after="0"/>
        <w:ind w:right="113"/>
        <w:rPr>
          <w:ins w:id="777" w:author="Sai Praneetha Bhaskaruni" w:date="2022-07-12T15:37:00Z"/>
          <w:sz w:val="22"/>
          <w:rPrChange w:id="778" w:author="Sai Praneetha Bhaskaruni" w:date="2022-07-12T15:39:00Z">
            <w:rPr>
              <w:ins w:id="779" w:author="Sai Praneetha Bhaskaruni" w:date="2022-07-12T15:37:00Z"/>
              <w:color w:val="auto"/>
              <w:sz w:val="22"/>
            </w:rPr>
          </w:rPrChange>
        </w:rPr>
      </w:pPr>
      <w:ins w:id="780" w:author="Sai Praneetha Bhaskaruni" w:date="2022-07-12T15:35:00Z">
        <w:r w:rsidRPr="00BA75BA">
          <w:rPr>
            <w:sz w:val="22"/>
            <w:rPrChange w:id="781" w:author="Sai Praneetha Bhaskaruni" w:date="2022-07-12T15:39:00Z">
              <w:rPr/>
            </w:rPrChange>
          </w:rPr>
          <w:t xml:space="preserve">SmartMedic </w:t>
        </w:r>
      </w:ins>
      <w:ins w:id="782" w:author="Sai Praneetha Bhaskaruni" w:date="2022-07-12T15:34:00Z">
        <w:r w:rsidR="00703264" w:rsidRPr="00BA75BA">
          <w:rPr>
            <w:sz w:val="22"/>
            <w:rPrChange w:id="783" w:author="Sai Praneetha Bhaskaruni" w:date="2022-07-12T15:39:00Z">
              <w:rPr>
                <w:color w:val="FF0000"/>
                <w:sz w:val="22"/>
              </w:rPr>
            </w:rPrChange>
          </w:rPr>
          <w:t>D</w:t>
        </w:r>
      </w:ins>
      <w:ins w:id="784" w:author="Sai Praneetha Bhaskaruni" w:date="2022-07-12T15:33:00Z">
        <w:r w:rsidR="00703264" w:rsidRPr="00BA75BA">
          <w:rPr>
            <w:sz w:val="22"/>
            <w:rPrChange w:id="785" w:author="Sai Praneetha Bhaskaruni" w:date="2022-07-12T15:39:00Z">
              <w:rPr>
                <w:color w:val="FF0000"/>
                <w:sz w:val="22"/>
              </w:rPr>
            </w:rPrChange>
          </w:rPr>
          <w:t>evice</w:t>
        </w:r>
      </w:ins>
    </w:p>
    <w:p w14:paraId="6E43E941" w14:textId="22441709" w:rsidR="005F03CF" w:rsidRPr="00BA75BA" w:rsidRDefault="00703264">
      <w:pPr>
        <w:tabs>
          <w:tab w:val="left" w:pos="1189"/>
        </w:tabs>
        <w:spacing w:after="0"/>
        <w:ind w:right="113"/>
        <w:rPr>
          <w:ins w:id="786" w:author="Sai Praneetha Bhaskaruni" w:date="2022-07-12T15:37:00Z"/>
          <w:sz w:val="22"/>
          <w:rPrChange w:id="787" w:author="Sai Praneetha Bhaskaruni" w:date="2022-07-12T15:39:00Z">
            <w:rPr>
              <w:ins w:id="788" w:author="Sai Praneetha Bhaskaruni" w:date="2022-07-12T15:37:00Z"/>
            </w:rPr>
          </w:rPrChange>
        </w:rPr>
        <w:pPrChange w:id="789" w:author="Sai Praneetha Bhaskaruni" w:date="2022-07-12T15:37:00Z">
          <w:pPr>
            <w:pStyle w:val="ListParagraph"/>
            <w:numPr>
              <w:numId w:val="27"/>
            </w:numPr>
            <w:spacing w:after="0"/>
            <w:ind w:left="1080" w:right="113" w:hanging="360"/>
          </w:pPr>
        </w:pPrChange>
      </w:pPr>
      <w:ins w:id="790" w:author="Sai Praneetha Bhaskaruni" w:date="2022-07-12T15:34:00Z">
        <w:r w:rsidRPr="00BA75BA">
          <w:rPr>
            <w:sz w:val="22"/>
            <w:rPrChange w:id="791" w:author="Sai Praneetha Bhaskaruni" w:date="2022-07-12T15:39:00Z">
              <w:rPr>
                <w:color w:val="FF0000"/>
                <w:sz w:val="22"/>
              </w:rPr>
            </w:rPrChange>
          </w:rPr>
          <w:t xml:space="preserve"> </w:t>
        </w:r>
      </w:ins>
      <w:ins w:id="792" w:author="Sai Praneetha Bhaskaruni" w:date="2022-07-12T15:38:00Z">
        <w:r w:rsidR="009F060A" w:rsidRPr="00BA75BA">
          <w:rPr>
            <w:sz w:val="22"/>
            <w:rPrChange w:id="793" w:author="Sai Praneetha Bhaskaruni" w:date="2022-07-12T15:39:00Z">
              <w:rPr>
                <w:color w:val="auto"/>
                <w:sz w:val="22"/>
              </w:rPr>
            </w:rPrChange>
          </w:rPr>
          <w:tab/>
        </w:r>
      </w:ins>
      <w:ins w:id="794" w:author="Sai Praneetha Bhaskaruni" w:date="2022-07-12T15:37:00Z">
        <w:r w:rsidR="005F03CF">
          <w:rPr>
            <w:sz w:val="22"/>
          </w:rPr>
          <w:t>S</w:t>
        </w:r>
        <w:r w:rsidR="005F03CF" w:rsidRPr="00420F77">
          <w:rPr>
            <w:sz w:val="22"/>
          </w:rPr>
          <w:t>martMedic device</w:t>
        </w:r>
        <w:r w:rsidR="005F03CF">
          <w:rPr>
            <w:sz w:val="22"/>
          </w:rPr>
          <w:t xml:space="preserve"> calculates the data such as weight &amp; position</w:t>
        </w:r>
      </w:ins>
      <w:r w:rsidR="00574715">
        <w:rPr>
          <w:sz w:val="22"/>
        </w:rPr>
        <w:t xml:space="preserve"> with the help of sensors</w:t>
      </w:r>
      <w:ins w:id="795" w:author="Sai Praneetha Bhaskaruni" w:date="2022-07-12T15:37:00Z">
        <w:r w:rsidR="005F03CF">
          <w:rPr>
            <w:sz w:val="22"/>
          </w:rPr>
          <w:t>.</w:t>
        </w:r>
      </w:ins>
    </w:p>
    <w:p w14:paraId="5D109D7C" w14:textId="0E799BEF" w:rsidR="005F03CF" w:rsidRPr="00BA75BA" w:rsidRDefault="00424545" w:rsidP="005F03CF">
      <w:pPr>
        <w:pStyle w:val="ListParagraph"/>
        <w:numPr>
          <w:ilvl w:val="0"/>
          <w:numId w:val="27"/>
        </w:numPr>
        <w:spacing w:after="0"/>
        <w:ind w:right="113"/>
        <w:rPr>
          <w:ins w:id="796" w:author="Sai Praneetha Bhaskaruni" w:date="2022-07-12T15:37:00Z"/>
          <w:sz w:val="22"/>
          <w:rPrChange w:id="797" w:author="Sai Praneetha Bhaskaruni" w:date="2022-07-12T15:39:00Z">
            <w:rPr>
              <w:ins w:id="798" w:author="Sai Praneetha Bhaskaruni" w:date="2022-07-12T15:37:00Z"/>
              <w:color w:val="auto"/>
              <w:sz w:val="22"/>
            </w:rPr>
          </w:rPrChange>
        </w:rPr>
      </w:pPr>
      <w:ins w:id="799" w:author="Sai Praneetha Bhaskaruni" w:date="2022-07-12T15:35:00Z">
        <w:r w:rsidRPr="00BA75BA">
          <w:rPr>
            <w:sz w:val="22"/>
            <w:rPrChange w:id="800" w:author="Sai Praneetha Bhaskaruni" w:date="2022-07-12T15:39:00Z">
              <w:rPr/>
            </w:rPrChange>
          </w:rPr>
          <w:t xml:space="preserve">SmartMedic </w:t>
        </w:r>
      </w:ins>
      <w:ins w:id="801" w:author="Sai Praneetha Bhaskaruni" w:date="2022-07-12T15:34:00Z">
        <w:r w:rsidR="00703264" w:rsidRPr="00BA75BA">
          <w:rPr>
            <w:sz w:val="22"/>
            <w:rPrChange w:id="802" w:author="Sai Praneetha Bhaskaruni" w:date="2022-07-12T15:39:00Z">
              <w:rPr>
                <w:color w:val="FF0000"/>
                <w:sz w:val="22"/>
              </w:rPr>
            </w:rPrChange>
          </w:rPr>
          <w:t>Tablet</w:t>
        </w:r>
      </w:ins>
    </w:p>
    <w:p w14:paraId="6A5FCA28" w14:textId="5E16B2B6" w:rsidR="00632DB3" w:rsidRPr="00BA75BA" w:rsidRDefault="00632DB3">
      <w:pPr>
        <w:spacing w:after="0"/>
        <w:ind w:left="1080" w:right="113" w:firstLine="0"/>
        <w:rPr>
          <w:ins w:id="803" w:author="Sai Praneetha Bhaskaruni" w:date="2022-07-12T15:37:00Z"/>
          <w:sz w:val="22"/>
          <w:rPrChange w:id="804" w:author="Sai Praneetha Bhaskaruni" w:date="2022-07-12T15:39:00Z">
            <w:rPr>
              <w:ins w:id="805" w:author="Sai Praneetha Bhaskaruni" w:date="2022-07-12T15:37:00Z"/>
            </w:rPr>
          </w:rPrChange>
        </w:rPr>
        <w:pPrChange w:id="806" w:author="Sai Praneetha Bhaskaruni" w:date="2022-07-12T15:38:00Z">
          <w:pPr>
            <w:pStyle w:val="ListParagraph"/>
            <w:numPr>
              <w:numId w:val="27"/>
            </w:numPr>
            <w:spacing w:after="0"/>
            <w:ind w:left="1080" w:right="113" w:hanging="360"/>
          </w:pPr>
        </w:pPrChange>
      </w:pPr>
      <w:ins w:id="807" w:author="Sai Praneetha Bhaskaruni" w:date="2022-07-12T15:37:00Z">
        <w:r w:rsidRPr="00420F77">
          <w:rPr>
            <w:sz w:val="22"/>
          </w:rPr>
          <w:t xml:space="preserve">SmartMedic solution’s tablet </w:t>
        </w:r>
        <w:r>
          <w:rPr>
            <w:sz w:val="22"/>
          </w:rPr>
          <w:t xml:space="preserve">is responsible to route the data </w:t>
        </w:r>
        <w:r w:rsidRPr="00420F77">
          <w:rPr>
            <w:sz w:val="22"/>
          </w:rPr>
          <w:t>to the Stryker cloud storage for further analysis.</w:t>
        </w:r>
      </w:ins>
    </w:p>
    <w:p w14:paraId="1C4EC9B2" w14:textId="44116F70" w:rsidR="005F03CF" w:rsidRPr="00BA75BA" w:rsidRDefault="00424545" w:rsidP="005F03CF">
      <w:pPr>
        <w:pStyle w:val="ListParagraph"/>
        <w:numPr>
          <w:ilvl w:val="0"/>
          <w:numId w:val="27"/>
        </w:numPr>
        <w:spacing w:after="0"/>
        <w:ind w:right="113"/>
        <w:rPr>
          <w:ins w:id="808" w:author="Sai Praneetha Bhaskaruni" w:date="2022-07-12T15:39:00Z"/>
          <w:sz w:val="22"/>
          <w:rPrChange w:id="809" w:author="Sai Praneetha Bhaskaruni" w:date="2022-07-12T15:39:00Z">
            <w:rPr>
              <w:ins w:id="810" w:author="Sai Praneetha Bhaskaruni" w:date="2022-07-12T15:39:00Z"/>
              <w:color w:val="auto"/>
              <w:sz w:val="22"/>
            </w:rPr>
          </w:rPrChange>
        </w:rPr>
      </w:pPr>
      <w:ins w:id="811" w:author="Sai Praneetha Bhaskaruni" w:date="2022-07-12T15:35:00Z">
        <w:r w:rsidRPr="00BA75BA">
          <w:rPr>
            <w:sz w:val="22"/>
            <w:rPrChange w:id="812" w:author="Sai Praneetha Bhaskaruni" w:date="2022-07-12T15:39:00Z">
              <w:rPr/>
            </w:rPrChange>
          </w:rPr>
          <w:t xml:space="preserve">SmartMedic </w:t>
        </w:r>
      </w:ins>
      <w:ins w:id="813" w:author="Sai Praneetha Bhaskaruni" w:date="2022-07-12T15:34:00Z">
        <w:r w:rsidR="00703264" w:rsidRPr="00BA75BA">
          <w:rPr>
            <w:sz w:val="22"/>
            <w:rPrChange w:id="814" w:author="Sai Praneetha Bhaskaruni" w:date="2022-07-12T15:39:00Z">
              <w:rPr>
                <w:color w:val="FF0000"/>
                <w:sz w:val="22"/>
              </w:rPr>
            </w:rPrChange>
          </w:rPr>
          <w:t xml:space="preserve">Nurse Station Application </w:t>
        </w:r>
      </w:ins>
    </w:p>
    <w:p w14:paraId="6BECFAB2" w14:textId="2DE1FDB0" w:rsidR="004534D1" w:rsidRPr="00BD6A01" w:rsidRDefault="00BD6A01">
      <w:pPr>
        <w:pStyle w:val="ListParagraph"/>
        <w:spacing w:after="0"/>
        <w:ind w:left="1080" w:right="113" w:firstLine="0"/>
        <w:rPr>
          <w:ins w:id="815" w:author="Sai Praneetha Bhaskaruni" w:date="2022-07-12T15:37:00Z"/>
          <w:sz w:val="22"/>
          <w:rPrChange w:id="816" w:author="Sai Praneetha Bhaskaruni" w:date="2022-07-12T15:39:00Z">
            <w:rPr>
              <w:ins w:id="817" w:author="Sai Praneetha Bhaskaruni" w:date="2022-07-12T15:37:00Z"/>
            </w:rPr>
          </w:rPrChange>
        </w:rPr>
        <w:pPrChange w:id="818" w:author="Sai Praneetha Bhaskaruni" w:date="2022-07-12T15:39:00Z">
          <w:pPr>
            <w:pStyle w:val="ListParagraph"/>
            <w:numPr>
              <w:numId w:val="27"/>
            </w:numPr>
            <w:spacing w:after="0"/>
            <w:ind w:left="1080" w:right="113" w:hanging="360"/>
          </w:pPr>
        </w:pPrChange>
      </w:pPr>
      <w:r w:rsidRPr="00983120">
        <w:rPr>
          <w:sz w:val="22"/>
        </w:rPr>
        <w:t>The Nurse Station Application will be used to monitor the weight, position data, and trend of weight and position change on SmartMedic devices</w:t>
      </w:r>
      <w:r>
        <w:rPr>
          <w:sz w:val="22"/>
        </w:rPr>
        <w:t xml:space="preserve"> </w:t>
      </w:r>
      <w:commentRangeStart w:id="819"/>
      <w:r w:rsidRPr="00983120">
        <w:rPr>
          <w:sz w:val="22"/>
        </w:rPr>
        <w:t>safety</w:t>
      </w:r>
      <w:commentRangeEnd w:id="819"/>
      <w:r w:rsidR="004360DD">
        <w:rPr>
          <w:rStyle w:val="CommentReference"/>
        </w:rPr>
        <w:commentReference w:id="819"/>
      </w:r>
      <w:r>
        <w:rPr>
          <w:sz w:val="22"/>
        </w:rPr>
        <w:t>.</w:t>
      </w:r>
    </w:p>
    <w:p w14:paraId="71A1CC58" w14:textId="7E545E29" w:rsidR="0028295F" w:rsidRPr="00BA75BA" w:rsidRDefault="00424545" w:rsidP="005F03CF">
      <w:pPr>
        <w:pStyle w:val="ListParagraph"/>
        <w:numPr>
          <w:ilvl w:val="0"/>
          <w:numId w:val="27"/>
        </w:numPr>
        <w:spacing w:after="0"/>
        <w:ind w:right="113"/>
        <w:rPr>
          <w:ins w:id="820" w:author="Sai Praneetha Bhaskaruni" w:date="2022-07-12T15:39:00Z"/>
          <w:sz w:val="22"/>
          <w:rPrChange w:id="821" w:author="Sai Praneetha Bhaskaruni" w:date="2022-07-12T15:39:00Z">
            <w:rPr>
              <w:ins w:id="822" w:author="Sai Praneetha Bhaskaruni" w:date="2022-07-12T15:39:00Z"/>
              <w:color w:val="auto"/>
              <w:sz w:val="22"/>
            </w:rPr>
          </w:rPrChange>
        </w:rPr>
      </w:pPr>
      <w:ins w:id="823" w:author="Sai Praneetha Bhaskaruni" w:date="2022-07-12T15:35:00Z">
        <w:r w:rsidRPr="00BA75BA">
          <w:rPr>
            <w:sz w:val="22"/>
            <w:rPrChange w:id="824" w:author="Sai Praneetha Bhaskaruni" w:date="2022-07-12T15:39:00Z">
              <w:rPr/>
            </w:rPrChange>
          </w:rPr>
          <w:t xml:space="preserve">Secure </w:t>
        </w:r>
      </w:ins>
      <w:ins w:id="825" w:author="Sai Praneetha Bhaskaruni" w:date="2022-07-12T15:34:00Z">
        <w:r w:rsidR="00703264" w:rsidRPr="00BA75BA">
          <w:rPr>
            <w:sz w:val="22"/>
            <w:rPrChange w:id="826" w:author="Sai Praneetha Bhaskaruni" w:date="2022-07-12T15:39:00Z">
              <w:rPr>
                <w:color w:val="FF0000"/>
                <w:sz w:val="22"/>
              </w:rPr>
            </w:rPrChange>
          </w:rPr>
          <w:t>Communica</w:t>
        </w:r>
      </w:ins>
      <w:ins w:id="827" w:author="Sai Praneetha Bhaskaruni" w:date="2022-07-12T15:35:00Z">
        <w:r w:rsidR="00B36473" w:rsidRPr="00BA75BA">
          <w:rPr>
            <w:sz w:val="22"/>
            <w:rPrChange w:id="828" w:author="Sai Praneetha Bhaskaruni" w:date="2022-07-12T15:39:00Z">
              <w:rPr/>
            </w:rPrChange>
          </w:rPr>
          <w:t>t</w:t>
        </w:r>
      </w:ins>
      <w:ins w:id="829" w:author="Sai Praneetha Bhaskaruni" w:date="2022-07-12T15:34:00Z">
        <w:r w:rsidR="00703264" w:rsidRPr="00BA75BA">
          <w:rPr>
            <w:sz w:val="22"/>
            <w:rPrChange w:id="830" w:author="Sai Praneetha Bhaskaruni" w:date="2022-07-12T15:39:00Z">
              <w:rPr>
                <w:color w:val="FF0000"/>
                <w:sz w:val="22"/>
              </w:rPr>
            </w:rPrChange>
          </w:rPr>
          <w:t xml:space="preserve">ion </w:t>
        </w:r>
        <w:r w:rsidR="00B36473" w:rsidRPr="00BA75BA">
          <w:rPr>
            <w:sz w:val="22"/>
            <w:rPrChange w:id="831" w:author="Sai Praneetha Bhaskaruni" w:date="2022-07-12T15:39:00Z">
              <w:rPr/>
            </w:rPrChange>
          </w:rPr>
          <w:t>N</w:t>
        </w:r>
        <w:r w:rsidR="00703264" w:rsidRPr="00BA75BA">
          <w:rPr>
            <w:sz w:val="22"/>
            <w:rPrChange w:id="832" w:author="Sai Praneetha Bhaskaruni" w:date="2022-07-12T15:39:00Z">
              <w:rPr>
                <w:color w:val="FF0000"/>
                <w:sz w:val="22"/>
              </w:rPr>
            </w:rPrChange>
          </w:rPr>
          <w:t>etwork</w:t>
        </w:r>
      </w:ins>
    </w:p>
    <w:p w14:paraId="3FCB8BCF" w14:textId="168F2B9A" w:rsidR="005F03CF" w:rsidRPr="00D26E41" w:rsidRDefault="00613989">
      <w:pPr>
        <w:pStyle w:val="ListParagraph"/>
        <w:spacing w:after="120"/>
        <w:ind w:left="1080" w:firstLine="0"/>
        <w:rPr>
          <w:ins w:id="833" w:author="Sai Praneetha Bhaskaruni" w:date="2022-07-12T15:32:00Z"/>
          <w:sz w:val="22"/>
          <w:rPrChange w:id="834" w:author="Sai Praneetha Bhaskaruni" w:date="2022-07-12T15:41:00Z">
            <w:rPr>
              <w:ins w:id="835" w:author="Sai Praneetha Bhaskaruni" w:date="2022-07-12T15:32:00Z"/>
              <w:color w:val="FF0000"/>
              <w:sz w:val="22"/>
            </w:rPr>
          </w:rPrChange>
        </w:rPr>
        <w:pPrChange w:id="836" w:author="Sai Praneetha Bhaskaruni" w:date="2022-07-12T15:41:00Z">
          <w:pPr>
            <w:spacing w:after="0"/>
            <w:ind w:left="730" w:right="113"/>
          </w:pPr>
        </w:pPrChange>
      </w:pPr>
      <w:ins w:id="837" w:author="Sai Praneetha Bhaskaruni" w:date="2022-07-12T15:39:00Z">
        <w:r w:rsidRPr="00613989">
          <w:rPr>
            <w:sz w:val="22"/>
          </w:rPr>
          <w:t>Communication network is used to transmit the information from hospital’s environment to cloud.</w:t>
        </w:r>
      </w:ins>
    </w:p>
    <w:p w14:paraId="136FC2D1" w14:textId="1F056EF9" w:rsidR="007B0A35" w:rsidRPr="005A1BAA" w:rsidDel="00D26E41" w:rsidRDefault="00BA4461">
      <w:pPr>
        <w:spacing w:after="0"/>
        <w:ind w:left="720" w:right="113" w:firstLine="0"/>
        <w:rPr>
          <w:del w:id="838" w:author="Sai Praneetha Bhaskaruni" w:date="2022-07-12T15:41:00Z"/>
          <w:color w:val="FF0000"/>
          <w:sz w:val="22"/>
          <w:rPrChange w:id="839" w:author="T Londhe, Vinod (Contractor)" w:date="2022-07-09T13:45:00Z">
            <w:rPr>
              <w:del w:id="840" w:author="Sai Praneetha Bhaskaruni" w:date="2022-07-12T15:41:00Z"/>
              <w:sz w:val="22"/>
            </w:rPr>
          </w:rPrChange>
        </w:rPr>
        <w:pPrChange w:id="841" w:author="Sai Praneetha Bhaskaruni" w:date="2022-07-12T15:41:00Z">
          <w:pPr>
            <w:spacing w:after="0"/>
            <w:ind w:left="730" w:right="113"/>
          </w:pPr>
        </w:pPrChange>
      </w:pPr>
      <w:del w:id="842" w:author="Sai Praneetha Bhaskaruni" w:date="2022-07-12T15:41:00Z">
        <w:r w:rsidRPr="005A1BAA" w:rsidDel="00D26E41">
          <w:rPr>
            <w:color w:val="FF0000"/>
            <w:sz w:val="22"/>
            <w:rPrChange w:id="843" w:author="T Londhe, Vinod (Contractor)" w:date="2022-07-09T13:45:00Z">
              <w:rPr>
                <w:sz w:val="22"/>
              </w:rPr>
            </w:rPrChange>
          </w:rPr>
          <w:delText xml:space="preserve">SmartMedic Solution is used to retrieve the health vital data </w:delText>
        </w:r>
        <w:r w:rsidR="00DB0437" w:rsidRPr="005A1BAA" w:rsidDel="00D26E41">
          <w:rPr>
            <w:color w:val="FF0000"/>
            <w:sz w:val="22"/>
            <w:rPrChange w:id="844" w:author="T Londhe, Vinod (Contractor)" w:date="2022-07-09T13:45:00Z">
              <w:rPr>
                <w:sz w:val="22"/>
              </w:rPr>
            </w:rPrChange>
          </w:rPr>
          <w:delText>i.e.,</w:delText>
        </w:r>
        <w:r w:rsidRPr="005A1BAA" w:rsidDel="00D26E41">
          <w:rPr>
            <w:color w:val="FF0000"/>
            <w:sz w:val="22"/>
            <w:rPrChange w:id="845" w:author="T Londhe, Vinod (Contractor)" w:date="2022-07-09T13:45:00Z">
              <w:rPr>
                <w:sz w:val="22"/>
              </w:rPr>
            </w:rPrChange>
          </w:rPr>
          <w:delText xml:space="preserve"> weight, position</w:delText>
        </w:r>
      </w:del>
      <w:del w:id="846" w:author="Sai Praneetha Bhaskaruni" w:date="2022-03-25T14:55:00Z">
        <w:r w:rsidRPr="005A1BAA" w:rsidDel="00AF53C2">
          <w:rPr>
            <w:color w:val="FF0000"/>
            <w:sz w:val="22"/>
            <w:rPrChange w:id="847" w:author="T Londhe, Vinod (Contractor)" w:date="2022-07-09T13:45:00Z">
              <w:rPr>
                <w:sz w:val="22"/>
              </w:rPr>
            </w:rPrChange>
          </w:rPr>
          <w:delText xml:space="preserve"> etc</w:delText>
        </w:r>
      </w:del>
      <w:del w:id="848" w:author="Sai Praneetha Bhaskaruni" w:date="2022-07-12T15:41:00Z">
        <w:r w:rsidRPr="005A1BAA" w:rsidDel="00D26E41">
          <w:rPr>
            <w:color w:val="FF0000"/>
            <w:sz w:val="22"/>
            <w:rPrChange w:id="849" w:author="T Londhe, Vinod (Contractor)" w:date="2022-07-09T13:45:00Z">
              <w:rPr>
                <w:sz w:val="22"/>
              </w:rPr>
            </w:rPrChange>
          </w:rPr>
          <w:delText xml:space="preserve">. The SmartMedic Device is intended to provide an alert for any unexpected change in the health </w:delText>
        </w:r>
      </w:del>
      <w:del w:id="850" w:author="Sai Praneetha Bhaskaruni" w:date="2022-03-25T15:22:00Z">
        <w:r w:rsidRPr="005A1BAA" w:rsidDel="00CF3222">
          <w:rPr>
            <w:color w:val="FF0000"/>
            <w:sz w:val="22"/>
            <w:rPrChange w:id="851" w:author="T Londhe, Vinod (Contractor)" w:date="2022-07-09T13:45:00Z">
              <w:rPr>
                <w:sz w:val="22"/>
              </w:rPr>
            </w:rPrChange>
          </w:rPr>
          <w:delText xml:space="preserve">vitals, </w:delText>
        </w:r>
        <w:r w:rsidR="00DB0437" w:rsidRPr="005A1BAA" w:rsidDel="00CF3222">
          <w:rPr>
            <w:color w:val="FF0000"/>
            <w:sz w:val="22"/>
            <w:rPrChange w:id="852" w:author="T Londhe, Vinod (Contractor)" w:date="2022-07-09T13:45:00Z">
              <w:rPr>
                <w:sz w:val="22"/>
              </w:rPr>
            </w:rPrChange>
          </w:rPr>
          <w:delText>and</w:delText>
        </w:r>
      </w:del>
      <w:del w:id="853" w:author="Sai Praneetha Bhaskaruni" w:date="2022-07-12T15:41:00Z">
        <w:r w:rsidRPr="005A1BAA" w:rsidDel="00D26E41">
          <w:rPr>
            <w:color w:val="FF0000"/>
            <w:sz w:val="22"/>
            <w:rPrChange w:id="854" w:author="T Londhe, Vinod (Contractor)" w:date="2022-07-09T13:45:00Z">
              <w:rPr>
                <w:sz w:val="22"/>
              </w:rPr>
            </w:rPrChange>
          </w:rPr>
          <w:delText xml:space="preserve"> uses the device</w:delText>
        </w:r>
      </w:del>
      <w:del w:id="855" w:author="Sai Praneetha Bhaskaruni" w:date="2022-03-25T15:22:00Z">
        <w:r w:rsidRPr="005A1BAA" w:rsidDel="00CF3222">
          <w:rPr>
            <w:color w:val="FF0000"/>
            <w:sz w:val="22"/>
            <w:rPrChange w:id="856" w:author="T Londhe, Vinod (Contractor)" w:date="2022-07-09T13:45:00Z">
              <w:rPr>
                <w:sz w:val="22"/>
              </w:rPr>
            </w:rPrChange>
          </w:rPr>
          <w:delText>’s</w:delText>
        </w:r>
      </w:del>
      <w:del w:id="857" w:author="Sai Praneetha Bhaskaruni" w:date="2022-07-12T15:41:00Z">
        <w:r w:rsidRPr="005A1BAA" w:rsidDel="00D26E41">
          <w:rPr>
            <w:color w:val="FF0000"/>
            <w:sz w:val="22"/>
            <w:rPrChange w:id="858" w:author="T Londhe, Vinod (Contractor)" w:date="2022-07-09T13:45:00Z">
              <w:rPr>
                <w:sz w:val="22"/>
              </w:rPr>
            </w:rPrChange>
          </w:rPr>
          <w:delText xml:space="preserve"> data to visualize the current health condition of the patient in real time. </w:delText>
        </w:r>
      </w:del>
      <w:del w:id="859" w:author="Sai Praneetha Bhaskaruni" w:date="2022-03-25T14:57:00Z">
        <w:r w:rsidRPr="005A1BAA" w:rsidDel="00981FC5">
          <w:rPr>
            <w:color w:val="FF0000"/>
            <w:sz w:val="22"/>
            <w:rPrChange w:id="860" w:author="T Londhe, Vinod (Contractor)" w:date="2022-07-09T13:45:00Z">
              <w:rPr>
                <w:sz w:val="22"/>
              </w:rPr>
            </w:rPrChange>
          </w:rPr>
          <w:delText>This enables effective decision making for the health personnel before they even go into the operating room for the daily health inspection.</w:delText>
        </w:r>
      </w:del>
    </w:p>
    <w:p w14:paraId="7B1E6D4B" w14:textId="76E3A71E" w:rsidR="00B11510" w:rsidRPr="005A1BAA" w:rsidDel="00D26E41" w:rsidRDefault="00D767F0">
      <w:pPr>
        <w:spacing w:after="0"/>
        <w:ind w:left="720" w:right="113" w:firstLine="0"/>
        <w:rPr>
          <w:del w:id="861" w:author="Sai Praneetha Bhaskaruni" w:date="2022-07-12T15:41:00Z"/>
          <w:color w:val="FF0000"/>
          <w:sz w:val="22"/>
          <w:rPrChange w:id="862" w:author="T Londhe, Vinod (Contractor)" w:date="2022-07-09T13:45:00Z">
            <w:rPr>
              <w:del w:id="863" w:author="Sai Praneetha Bhaskaruni" w:date="2022-07-12T15:41:00Z"/>
              <w:sz w:val="22"/>
            </w:rPr>
          </w:rPrChange>
        </w:rPr>
        <w:pPrChange w:id="864" w:author="Sai Praneetha Bhaskaruni" w:date="2022-07-12T15:41:00Z">
          <w:pPr>
            <w:spacing w:after="0"/>
            <w:ind w:left="730" w:right="113"/>
          </w:pPr>
        </w:pPrChange>
      </w:pPr>
      <w:del w:id="865" w:author="Sai Praneetha Bhaskaruni" w:date="2022-07-12T15:41:00Z">
        <w:r w:rsidRPr="005A1BAA" w:rsidDel="00D26E41">
          <w:rPr>
            <w:color w:val="FF0000"/>
            <w:sz w:val="22"/>
            <w:rPrChange w:id="866" w:author="T Londhe, Vinod (Contractor)" w:date="2022-07-09T13:45:00Z">
              <w:rPr>
                <w:sz w:val="22"/>
              </w:rPr>
            </w:rPrChange>
          </w:rPr>
          <w:delText xml:space="preserve">This device </w:delText>
        </w:r>
        <w:r w:rsidR="00BA4461" w:rsidRPr="005A1BAA" w:rsidDel="00D26E41">
          <w:rPr>
            <w:color w:val="FF0000"/>
            <w:sz w:val="22"/>
            <w:rPrChange w:id="867" w:author="T Londhe, Vinod (Contractor)" w:date="2022-07-09T13:45:00Z">
              <w:rPr>
                <w:sz w:val="22"/>
              </w:rPr>
            </w:rPrChange>
          </w:rPr>
          <w:delText xml:space="preserve">is used </w:delText>
        </w:r>
        <w:r w:rsidR="002849CB" w:rsidRPr="005A1BAA" w:rsidDel="00D26E41">
          <w:rPr>
            <w:color w:val="FF0000"/>
            <w:sz w:val="22"/>
            <w:rPrChange w:id="868" w:author="T Londhe, Vinod (Contractor)" w:date="2022-07-09T13:45:00Z">
              <w:rPr>
                <w:sz w:val="22"/>
              </w:rPr>
            </w:rPrChange>
          </w:rPr>
          <w:delText xml:space="preserve">for </w:delText>
        </w:r>
        <w:r w:rsidRPr="005A1BAA" w:rsidDel="00D26E41">
          <w:rPr>
            <w:color w:val="FF0000"/>
            <w:sz w:val="22"/>
            <w:rPrChange w:id="869" w:author="T Londhe, Vinod (Contractor)" w:date="2022-07-09T13:45:00Z">
              <w:rPr>
                <w:sz w:val="22"/>
              </w:rPr>
            </w:rPrChange>
          </w:rPr>
          <w:delText>send</w:delText>
        </w:r>
        <w:r w:rsidR="002849CB" w:rsidRPr="005A1BAA" w:rsidDel="00D26E41">
          <w:rPr>
            <w:color w:val="FF0000"/>
            <w:sz w:val="22"/>
            <w:rPrChange w:id="870" w:author="T Londhe, Vinod (Contractor)" w:date="2022-07-09T13:45:00Z">
              <w:rPr>
                <w:sz w:val="22"/>
              </w:rPr>
            </w:rPrChange>
          </w:rPr>
          <w:delText>ing</w:delText>
        </w:r>
        <w:r w:rsidRPr="005A1BAA" w:rsidDel="00D26E41">
          <w:rPr>
            <w:color w:val="FF0000"/>
            <w:sz w:val="22"/>
            <w:rPrChange w:id="871" w:author="T Londhe, Vinod (Contractor)" w:date="2022-07-09T13:45:00Z">
              <w:rPr>
                <w:sz w:val="22"/>
              </w:rPr>
            </w:rPrChange>
          </w:rPr>
          <w:delText xml:space="preserve"> data and information</w:delText>
        </w:r>
        <w:r w:rsidR="002849CB" w:rsidRPr="005A1BAA" w:rsidDel="00D26E41">
          <w:rPr>
            <w:color w:val="FF0000"/>
            <w:sz w:val="22"/>
            <w:rPrChange w:id="872" w:author="T Londhe, Vinod (Contractor)" w:date="2022-07-09T13:45:00Z">
              <w:rPr>
                <w:sz w:val="22"/>
              </w:rPr>
            </w:rPrChange>
          </w:rPr>
          <w:delText xml:space="preserve"> to</w:delText>
        </w:r>
        <w:r w:rsidR="00446FC2" w:rsidRPr="005A1BAA" w:rsidDel="00D26E41">
          <w:rPr>
            <w:color w:val="FF0000"/>
            <w:sz w:val="22"/>
            <w:rPrChange w:id="873" w:author="T Londhe, Vinod (Contractor)" w:date="2022-07-09T13:45:00Z">
              <w:rPr>
                <w:sz w:val="22"/>
              </w:rPr>
            </w:rPrChange>
          </w:rPr>
          <w:delText xml:space="preserve"> </w:delText>
        </w:r>
        <w:r w:rsidR="00057E9B" w:rsidRPr="005A1BAA" w:rsidDel="00D26E41">
          <w:rPr>
            <w:color w:val="FF0000"/>
            <w:sz w:val="22"/>
            <w:rPrChange w:id="874" w:author="T Londhe, Vinod (Contractor)" w:date="2022-07-09T13:45:00Z">
              <w:rPr>
                <w:sz w:val="22"/>
              </w:rPr>
            </w:rPrChange>
          </w:rPr>
          <w:delText>SmartMedic</w:delText>
        </w:r>
        <w:r w:rsidR="00397208" w:rsidRPr="005A1BAA" w:rsidDel="00D26E41">
          <w:rPr>
            <w:color w:val="FF0000"/>
            <w:sz w:val="22"/>
            <w:rPrChange w:id="875" w:author="T Londhe, Vinod (Contractor)" w:date="2022-07-09T13:45:00Z">
              <w:rPr>
                <w:sz w:val="22"/>
              </w:rPr>
            </w:rPrChange>
          </w:rPr>
          <w:delText xml:space="preserve"> solution’s</w:delText>
        </w:r>
        <w:r w:rsidRPr="005A1BAA" w:rsidDel="00D26E41">
          <w:rPr>
            <w:color w:val="FF0000"/>
            <w:sz w:val="22"/>
            <w:rPrChange w:id="876" w:author="T Londhe, Vinod (Contractor)" w:date="2022-07-09T13:45:00Z">
              <w:rPr>
                <w:sz w:val="22"/>
              </w:rPr>
            </w:rPrChange>
          </w:rPr>
          <w:delText xml:space="preserve"> tablet</w:delText>
        </w:r>
        <w:r w:rsidR="00397208" w:rsidRPr="005A1BAA" w:rsidDel="00D26E41">
          <w:rPr>
            <w:color w:val="FF0000"/>
            <w:sz w:val="22"/>
            <w:rPrChange w:id="877" w:author="T Londhe, Vinod (Contractor)" w:date="2022-07-09T13:45:00Z">
              <w:rPr>
                <w:sz w:val="22"/>
              </w:rPr>
            </w:rPrChange>
          </w:rPr>
          <w:delText xml:space="preserve"> that</w:delText>
        </w:r>
        <w:r w:rsidRPr="005A1BAA" w:rsidDel="00D26E41">
          <w:rPr>
            <w:color w:val="FF0000"/>
            <w:sz w:val="22"/>
            <w:rPrChange w:id="878" w:author="T Londhe, Vinod (Contractor)" w:date="2022-07-09T13:45:00Z">
              <w:rPr>
                <w:sz w:val="22"/>
              </w:rPr>
            </w:rPrChange>
          </w:rPr>
          <w:delText xml:space="preserve"> </w:delText>
        </w:r>
        <w:r w:rsidR="00BA4461" w:rsidRPr="005A1BAA" w:rsidDel="00D26E41">
          <w:rPr>
            <w:color w:val="FF0000"/>
            <w:sz w:val="22"/>
            <w:rPrChange w:id="879" w:author="T Londhe, Vinod (Contractor)" w:date="2022-07-09T13:45:00Z">
              <w:rPr>
                <w:sz w:val="22"/>
              </w:rPr>
            </w:rPrChange>
          </w:rPr>
          <w:delText xml:space="preserve">in turn </w:delText>
        </w:r>
        <w:r w:rsidRPr="005A1BAA" w:rsidDel="00D26E41">
          <w:rPr>
            <w:color w:val="FF0000"/>
            <w:sz w:val="22"/>
            <w:rPrChange w:id="880" w:author="T Londhe, Vinod (Contractor)" w:date="2022-07-09T13:45:00Z">
              <w:rPr>
                <w:sz w:val="22"/>
              </w:rPr>
            </w:rPrChange>
          </w:rPr>
          <w:delText>send</w:delText>
        </w:r>
        <w:r w:rsidR="00397208" w:rsidRPr="005A1BAA" w:rsidDel="00D26E41">
          <w:rPr>
            <w:color w:val="FF0000"/>
            <w:sz w:val="22"/>
            <w:rPrChange w:id="881" w:author="T Londhe, Vinod (Contractor)" w:date="2022-07-09T13:45:00Z">
              <w:rPr>
                <w:sz w:val="22"/>
              </w:rPr>
            </w:rPrChange>
          </w:rPr>
          <w:delText>s</w:delText>
        </w:r>
        <w:r w:rsidRPr="005A1BAA" w:rsidDel="00D26E41">
          <w:rPr>
            <w:color w:val="FF0000"/>
            <w:sz w:val="22"/>
            <w:rPrChange w:id="882" w:author="T Londhe, Vinod (Contractor)" w:date="2022-07-09T13:45:00Z">
              <w:rPr>
                <w:sz w:val="22"/>
              </w:rPr>
            </w:rPrChange>
          </w:rPr>
          <w:delText xml:space="preserve"> data to the Stryker cloud storage for further analysis. </w:delText>
        </w:r>
        <w:r w:rsidR="00446FC2" w:rsidRPr="005A1BAA" w:rsidDel="00D26E41">
          <w:rPr>
            <w:color w:val="FF0000"/>
            <w:sz w:val="22"/>
            <w:rPrChange w:id="883" w:author="T Londhe, Vinod (Contractor)" w:date="2022-07-09T13:45:00Z">
              <w:rPr>
                <w:sz w:val="22"/>
              </w:rPr>
            </w:rPrChange>
          </w:rPr>
          <w:delText xml:space="preserve">This </w:delText>
        </w:r>
        <w:r w:rsidRPr="005A1BAA" w:rsidDel="00D26E41">
          <w:rPr>
            <w:color w:val="FF0000"/>
            <w:sz w:val="22"/>
            <w:rPrChange w:id="884" w:author="T Londhe, Vinod (Contractor)" w:date="2022-07-09T13:45:00Z">
              <w:rPr>
                <w:sz w:val="22"/>
              </w:rPr>
            </w:rPrChange>
          </w:rPr>
          <w:delText>device</w:delText>
        </w:r>
        <w:r w:rsidR="00446FC2" w:rsidRPr="005A1BAA" w:rsidDel="00D26E41">
          <w:rPr>
            <w:color w:val="FF0000"/>
            <w:sz w:val="22"/>
            <w:rPrChange w:id="885" w:author="T Londhe, Vinod (Contractor)" w:date="2022-07-09T13:45:00Z">
              <w:rPr>
                <w:sz w:val="22"/>
              </w:rPr>
            </w:rPrChange>
          </w:rPr>
          <w:delText xml:space="preserve"> will not allow </w:delText>
        </w:r>
        <w:r w:rsidR="00BA4461" w:rsidRPr="005A1BAA" w:rsidDel="00D26E41">
          <w:rPr>
            <w:color w:val="FF0000"/>
            <w:sz w:val="22"/>
            <w:rPrChange w:id="886" w:author="T Londhe, Vinod (Contractor)" w:date="2022-07-09T13:45:00Z">
              <w:rPr>
                <w:sz w:val="22"/>
              </w:rPr>
            </w:rPrChange>
          </w:rPr>
          <w:delText xml:space="preserve">the </w:delText>
        </w:r>
        <w:r w:rsidR="00446FC2" w:rsidRPr="005A1BAA" w:rsidDel="00D26E41">
          <w:rPr>
            <w:color w:val="FF0000"/>
            <w:sz w:val="22"/>
            <w:rPrChange w:id="887" w:author="T Londhe, Vinod (Contractor)" w:date="2022-07-09T13:45:00Z">
              <w:rPr>
                <w:sz w:val="22"/>
              </w:rPr>
            </w:rPrChange>
          </w:rPr>
          <w:delText>user to transfer the patient</w:delText>
        </w:r>
        <w:r w:rsidR="00BA4461" w:rsidRPr="005A1BAA" w:rsidDel="00D26E41">
          <w:rPr>
            <w:color w:val="FF0000"/>
            <w:sz w:val="22"/>
            <w:rPrChange w:id="888" w:author="T Londhe, Vinod (Contractor)" w:date="2022-07-09T13:45:00Z">
              <w:rPr>
                <w:sz w:val="22"/>
              </w:rPr>
            </w:rPrChange>
          </w:rPr>
          <w:delText>’s</w:delText>
        </w:r>
        <w:r w:rsidR="00446FC2" w:rsidRPr="005A1BAA" w:rsidDel="00D26E41">
          <w:rPr>
            <w:color w:val="FF0000"/>
            <w:sz w:val="22"/>
            <w:rPrChange w:id="889" w:author="T Londhe, Vinod (Contractor)" w:date="2022-07-09T13:45:00Z">
              <w:rPr>
                <w:sz w:val="22"/>
              </w:rPr>
            </w:rPrChange>
          </w:rPr>
          <w:delText xml:space="preserve"> data to any other external or connected system </w:delText>
        </w:r>
        <w:r w:rsidR="00BA4461" w:rsidRPr="005A1BAA" w:rsidDel="00D26E41">
          <w:rPr>
            <w:color w:val="FF0000"/>
            <w:sz w:val="22"/>
            <w:rPrChange w:id="890" w:author="T Londhe, Vinod (Contractor)" w:date="2022-07-09T13:45:00Z">
              <w:rPr>
                <w:sz w:val="22"/>
              </w:rPr>
            </w:rPrChange>
          </w:rPr>
          <w:delText>for further processing</w:delText>
        </w:r>
        <w:r w:rsidR="00446FC2" w:rsidRPr="005A1BAA" w:rsidDel="00D26E41">
          <w:rPr>
            <w:color w:val="FF0000"/>
            <w:sz w:val="22"/>
            <w:rPrChange w:id="891" w:author="T Londhe, Vinod (Contractor)" w:date="2022-07-09T13:45:00Z">
              <w:rPr>
                <w:sz w:val="22"/>
              </w:rPr>
            </w:rPrChange>
          </w:rPr>
          <w:delText xml:space="preserve">. </w:delText>
        </w:r>
        <w:r w:rsidR="00397208" w:rsidRPr="005A1BAA" w:rsidDel="00D26E41">
          <w:rPr>
            <w:color w:val="FF0000"/>
            <w:sz w:val="22"/>
            <w:rPrChange w:id="892" w:author="T Londhe, Vinod (Contractor)" w:date="2022-07-09T13:45:00Z">
              <w:rPr>
                <w:sz w:val="22"/>
              </w:rPr>
            </w:rPrChange>
          </w:rPr>
          <w:delText>The</w:delText>
        </w:r>
        <w:r w:rsidR="00446FC2" w:rsidRPr="005A1BAA" w:rsidDel="00D26E41">
          <w:rPr>
            <w:color w:val="FF0000"/>
            <w:sz w:val="22"/>
            <w:rPrChange w:id="893" w:author="T Londhe, Vinod (Contractor)" w:date="2022-07-09T13:45:00Z">
              <w:rPr>
                <w:sz w:val="22"/>
              </w:rPr>
            </w:rPrChange>
          </w:rPr>
          <w:delText xml:space="preserve"> pa</w:delText>
        </w:r>
        <w:r w:rsidR="002849CB" w:rsidRPr="005A1BAA" w:rsidDel="00D26E41">
          <w:rPr>
            <w:color w:val="FF0000"/>
            <w:sz w:val="22"/>
            <w:rPrChange w:id="894" w:author="T Londhe, Vinod (Contractor)" w:date="2022-07-09T13:45:00Z">
              <w:rPr>
                <w:sz w:val="22"/>
              </w:rPr>
            </w:rPrChange>
          </w:rPr>
          <w:delText xml:space="preserve">tient data </w:delText>
        </w:r>
        <w:r w:rsidR="00BA4461" w:rsidRPr="005A1BAA" w:rsidDel="00D26E41">
          <w:rPr>
            <w:color w:val="FF0000"/>
            <w:sz w:val="22"/>
            <w:rPrChange w:id="895" w:author="T Londhe, Vinod (Contractor)" w:date="2022-07-09T13:45:00Z">
              <w:rPr>
                <w:sz w:val="22"/>
              </w:rPr>
            </w:rPrChange>
          </w:rPr>
          <w:delText xml:space="preserve">is </w:delText>
        </w:r>
      </w:del>
      <w:del w:id="896" w:author="Sai Praneetha Bhaskaruni" w:date="2022-07-08T14:13:00Z">
        <w:r w:rsidR="002849CB" w:rsidRPr="005A1BAA" w:rsidDel="00267278">
          <w:rPr>
            <w:color w:val="FF0000"/>
            <w:sz w:val="22"/>
            <w:rPrChange w:id="897" w:author="T Londhe, Vinod (Contractor)" w:date="2022-07-09T13:45:00Z">
              <w:rPr>
                <w:sz w:val="22"/>
              </w:rPr>
            </w:rPrChange>
          </w:rPr>
          <w:delText>encrypted</w:delText>
        </w:r>
      </w:del>
      <w:del w:id="898" w:author="Sai Praneetha Bhaskaruni" w:date="2022-07-08T14:16:00Z">
        <w:r w:rsidR="00446FC2" w:rsidRPr="005A1BAA" w:rsidDel="00D20A1F">
          <w:rPr>
            <w:color w:val="FF0000"/>
            <w:sz w:val="22"/>
            <w:rPrChange w:id="899" w:author="T Londhe, Vinod (Contractor)" w:date="2022-07-09T13:45:00Z">
              <w:rPr>
                <w:sz w:val="22"/>
              </w:rPr>
            </w:rPrChange>
          </w:rPr>
          <w:delText xml:space="preserve"> </w:delText>
        </w:r>
        <w:r w:rsidR="002849CB" w:rsidRPr="005A1BAA" w:rsidDel="00D20A1F">
          <w:rPr>
            <w:color w:val="FF0000"/>
            <w:sz w:val="22"/>
            <w:rPrChange w:id="900" w:author="T Londhe, Vinod (Contractor)" w:date="2022-07-09T13:45:00Z">
              <w:rPr>
                <w:sz w:val="22"/>
              </w:rPr>
            </w:rPrChange>
          </w:rPr>
          <w:delText>and</w:delText>
        </w:r>
      </w:del>
      <w:del w:id="901" w:author="Sai Praneetha Bhaskaruni" w:date="2022-07-12T15:41:00Z">
        <w:r w:rsidR="002849CB" w:rsidRPr="005A1BAA" w:rsidDel="00D26E41">
          <w:rPr>
            <w:color w:val="FF0000"/>
            <w:sz w:val="22"/>
            <w:rPrChange w:id="902" w:author="T Londhe, Vinod (Contractor)" w:date="2022-07-09T13:45:00Z">
              <w:rPr>
                <w:sz w:val="22"/>
              </w:rPr>
            </w:rPrChange>
          </w:rPr>
          <w:delText xml:space="preserve"> </w:delText>
        </w:r>
        <w:r w:rsidR="00446FC2" w:rsidRPr="005A1BAA" w:rsidDel="00D26E41">
          <w:rPr>
            <w:color w:val="FF0000"/>
            <w:sz w:val="22"/>
            <w:rPrChange w:id="903" w:author="T Londhe, Vinod (Contractor)" w:date="2022-07-09T13:45:00Z">
              <w:rPr>
                <w:sz w:val="22"/>
              </w:rPr>
            </w:rPrChange>
          </w:rPr>
          <w:delText>stored locally</w:delText>
        </w:r>
        <w:r w:rsidR="002849CB" w:rsidRPr="005A1BAA" w:rsidDel="00D26E41">
          <w:rPr>
            <w:color w:val="FF0000"/>
            <w:sz w:val="22"/>
            <w:rPrChange w:id="904" w:author="T Londhe, Vinod (Contractor)" w:date="2022-07-09T13:45:00Z">
              <w:rPr>
                <w:sz w:val="22"/>
              </w:rPr>
            </w:rPrChange>
          </w:rPr>
          <w:delText xml:space="preserve"> </w:delText>
        </w:r>
      </w:del>
      <w:del w:id="905" w:author="Sai Praneetha Bhaskaruni" w:date="2022-03-25T14:58:00Z">
        <w:r w:rsidR="002849CB" w:rsidRPr="005A1BAA" w:rsidDel="00656013">
          <w:rPr>
            <w:color w:val="FF0000"/>
            <w:sz w:val="22"/>
            <w:rPrChange w:id="906" w:author="T Londhe, Vinod (Contractor)" w:date="2022-07-09T13:45:00Z">
              <w:rPr>
                <w:sz w:val="22"/>
              </w:rPr>
            </w:rPrChange>
          </w:rPr>
          <w:delText xml:space="preserve">and </w:delText>
        </w:r>
      </w:del>
      <w:del w:id="907" w:author="Sai Praneetha Bhaskaruni" w:date="2022-07-12T15:41:00Z">
        <w:r w:rsidR="00BA4461" w:rsidRPr="005A1BAA" w:rsidDel="00D26E41">
          <w:rPr>
            <w:color w:val="FF0000"/>
            <w:sz w:val="22"/>
            <w:rPrChange w:id="908" w:author="T Londhe, Vinod (Contractor)" w:date="2022-07-09T13:45:00Z">
              <w:rPr>
                <w:sz w:val="22"/>
              </w:rPr>
            </w:rPrChange>
          </w:rPr>
          <w:delText xml:space="preserve">on the </w:delText>
        </w:r>
        <w:r w:rsidR="002849CB" w:rsidRPr="005A1BAA" w:rsidDel="00D26E41">
          <w:rPr>
            <w:color w:val="FF0000"/>
            <w:sz w:val="22"/>
            <w:rPrChange w:id="909" w:author="T Londhe, Vinod (Contractor)" w:date="2022-07-09T13:45:00Z">
              <w:rPr>
                <w:sz w:val="22"/>
              </w:rPr>
            </w:rPrChange>
          </w:rPr>
          <w:delText>cloud</w:delText>
        </w:r>
      </w:del>
      <w:del w:id="910" w:author="Sai Praneetha Bhaskaruni" w:date="2022-03-25T14:58:00Z">
        <w:r w:rsidR="002849CB" w:rsidRPr="005A1BAA" w:rsidDel="008E40B8">
          <w:rPr>
            <w:color w:val="FF0000"/>
            <w:sz w:val="22"/>
            <w:rPrChange w:id="911" w:author="T Londhe, Vinod (Contractor)" w:date="2022-07-09T13:45:00Z">
              <w:rPr>
                <w:sz w:val="22"/>
              </w:rPr>
            </w:rPrChange>
          </w:rPr>
          <w:delText xml:space="preserve"> under the p</w:delText>
        </w:r>
        <w:r w:rsidR="00397208" w:rsidRPr="005A1BAA" w:rsidDel="008E40B8">
          <w:rPr>
            <w:color w:val="FF0000"/>
            <w:sz w:val="22"/>
            <w:rPrChange w:id="912" w:author="T Londhe, Vinod (Contractor)" w:date="2022-07-09T13:45:00Z">
              <w:rPr>
                <w:sz w:val="22"/>
              </w:rPr>
            </w:rPrChange>
          </w:rPr>
          <w:delText>articular logged user</w:delText>
        </w:r>
        <w:r w:rsidR="002849CB" w:rsidRPr="005A1BAA" w:rsidDel="008E40B8">
          <w:rPr>
            <w:color w:val="FF0000"/>
            <w:sz w:val="22"/>
            <w:rPrChange w:id="913" w:author="T Londhe, Vinod (Contractor)" w:date="2022-07-09T13:45:00Z">
              <w:rPr>
                <w:sz w:val="22"/>
              </w:rPr>
            </w:rPrChange>
          </w:rPr>
          <w:delText xml:space="preserve"> hospital entity</w:delText>
        </w:r>
      </w:del>
      <w:del w:id="914" w:author="Sai Praneetha Bhaskaruni" w:date="2022-07-12T15:41:00Z">
        <w:r w:rsidR="00446FC2" w:rsidRPr="005A1BAA" w:rsidDel="00D26E41">
          <w:rPr>
            <w:color w:val="FF0000"/>
            <w:sz w:val="22"/>
            <w:rPrChange w:id="915" w:author="T Londhe, Vinod (Contractor)" w:date="2022-07-09T13:45:00Z">
              <w:rPr>
                <w:sz w:val="22"/>
              </w:rPr>
            </w:rPrChange>
          </w:rPr>
          <w:delText>.</w:delText>
        </w:r>
      </w:del>
    </w:p>
    <w:p w14:paraId="5953CFB4" w14:textId="77777777" w:rsidR="00850204" w:rsidRPr="00180992" w:rsidRDefault="00850204">
      <w:pPr>
        <w:spacing w:after="0"/>
        <w:ind w:left="720" w:right="113" w:firstLine="0"/>
        <w:pPrChange w:id="916" w:author="Sai Praneetha Bhaskaruni" w:date="2022-07-12T15:41:00Z">
          <w:pPr>
            <w:spacing w:after="0"/>
            <w:ind w:left="730" w:right="113"/>
          </w:pPr>
        </w:pPrChange>
      </w:pPr>
    </w:p>
    <w:p w14:paraId="7F541729" w14:textId="40A0A7C4" w:rsidR="00B11510" w:rsidRDefault="00446FC2" w:rsidP="00487281">
      <w:pPr>
        <w:pStyle w:val="Heading2"/>
        <w:shd w:val="clear" w:color="auto" w:fill="auto"/>
        <w:spacing w:after="0"/>
        <w:ind w:left="730"/>
        <w:rPr>
          <w:sz w:val="36"/>
        </w:rPr>
      </w:pPr>
      <w:bookmarkStart w:id="917" w:name="_Toc108268251"/>
      <w:r w:rsidRPr="00180992">
        <w:rPr>
          <w:color w:val="FCC566"/>
          <w:sz w:val="40"/>
        </w:rPr>
        <w:t xml:space="preserve">3.5 </w:t>
      </w:r>
      <w:r w:rsidRPr="00180992">
        <w:rPr>
          <w:sz w:val="36"/>
        </w:rPr>
        <w:t>System Security Context and Intended Environment</w:t>
      </w:r>
      <w:bookmarkEnd w:id="917"/>
    </w:p>
    <w:p w14:paraId="6E50D607" w14:textId="2E2FC3DA" w:rsidR="00476ACE" w:rsidRDefault="00476ACE" w:rsidP="00476ACE"/>
    <w:p w14:paraId="79795F07" w14:textId="403F91C5" w:rsidR="00476ACE" w:rsidRDefault="00476ACE" w:rsidP="00476ACE"/>
    <w:p w14:paraId="61C800B7" w14:textId="50D057A1" w:rsidR="00476ACE" w:rsidRDefault="00476ACE" w:rsidP="00476ACE"/>
    <w:p w14:paraId="63BE8B96" w14:textId="1FFDDA01" w:rsidR="00476ACE" w:rsidRDefault="00476ACE" w:rsidP="00476ACE"/>
    <w:p w14:paraId="68A10A0A" w14:textId="050B0BE3" w:rsidR="00476ACE" w:rsidRDefault="00476ACE" w:rsidP="00476ACE"/>
    <w:p w14:paraId="13D3A64F" w14:textId="399FE9EF" w:rsidR="00476ACE" w:rsidRDefault="00476ACE" w:rsidP="00476ACE"/>
    <w:p w14:paraId="46DE495F" w14:textId="58B1894B" w:rsidR="00476ACE" w:rsidRDefault="00476ACE" w:rsidP="00476ACE"/>
    <w:p w14:paraId="2DECDC89" w14:textId="72D548E3" w:rsidR="00476ACE" w:rsidRDefault="00476ACE" w:rsidP="00476ACE"/>
    <w:p w14:paraId="7B5A137D" w14:textId="77777777" w:rsidR="00476ACE" w:rsidRPr="00476ACE" w:rsidRDefault="00476ACE" w:rsidP="00476ACE"/>
    <w:p w14:paraId="7E957B7C" w14:textId="77777777" w:rsidR="006778CE" w:rsidRDefault="006778CE" w:rsidP="00487281">
      <w:pPr>
        <w:spacing w:after="0" w:line="265" w:lineRule="auto"/>
        <w:ind w:left="720"/>
        <w:jc w:val="center"/>
        <w:rPr>
          <w:i/>
          <w:sz w:val="12"/>
        </w:rPr>
      </w:pPr>
    </w:p>
    <w:p w14:paraId="47AF4094" w14:textId="0E66CE0A" w:rsidR="00850204" w:rsidRPr="00180992" w:rsidRDefault="00800C34" w:rsidP="00487281">
      <w:pPr>
        <w:spacing w:after="0" w:line="265" w:lineRule="auto"/>
        <w:ind w:left="720"/>
        <w:jc w:val="center"/>
        <w:rPr>
          <w:i/>
          <w:sz w:val="12"/>
        </w:rPr>
      </w:pPr>
      <w:ins w:id="918" w:author="T Londhe, Vinod (Contractor)" w:date="2022-07-09T13:48:00Z">
        <w:del w:id="919" w:author="Sai Praneetha Bhaskaruni" w:date="2022-07-12T13:47:00Z">
          <w:r w:rsidDel="00A22A57">
            <w:rPr>
              <w:i/>
              <w:noProof/>
              <w:sz w:val="12"/>
            </w:rPr>
            <mc:AlternateContent>
              <mc:Choice Requires="wps">
                <w:drawing>
                  <wp:anchor distT="0" distB="0" distL="114300" distR="114300" simplePos="0" relativeHeight="251661824" behindDoc="0" locked="0" layoutInCell="1" allowOverlap="1" wp14:anchorId="6DBB1CFF" wp14:editId="18FB128D">
                    <wp:simplePos x="0" y="0"/>
                    <wp:positionH relativeFrom="column">
                      <wp:posOffset>1034415</wp:posOffset>
                    </wp:positionH>
                    <wp:positionV relativeFrom="paragraph">
                      <wp:posOffset>78105</wp:posOffset>
                    </wp:positionV>
                    <wp:extent cx="5021580" cy="2697480"/>
                    <wp:effectExtent l="19050" t="19050" r="26670" b="26670"/>
                    <wp:wrapNone/>
                    <wp:docPr id="2" name="Straight Connector 2"/>
                    <wp:cNvGraphicFramePr/>
                    <a:graphic xmlns:a="http://schemas.openxmlformats.org/drawingml/2006/main">
                      <a:graphicData uri="http://schemas.microsoft.com/office/word/2010/wordprocessingShape">
                        <wps:wsp>
                          <wps:cNvCnPr/>
                          <wps:spPr>
                            <a:xfrm flipV="1">
                              <a:off x="0" y="0"/>
                              <a:ext cx="5021580" cy="26974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0ECFC092" id="Straight Connector 2" o:spid="_x0000_s1026" style="position:absolute;flip:y;z-index:251661824;visibility:visible;mso-wrap-style:square;mso-wrap-distance-left:9pt;mso-wrap-distance-top:0;mso-wrap-distance-right:9pt;mso-wrap-distance-bottom:0;mso-position-horizontal:absolute;mso-position-horizontal-relative:text;mso-position-vertical:absolute;mso-position-vertical-relative:text" from="81.45pt,6.15pt" to="476.85pt,2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" strokecolor="red" strokeweight="3pt">
                    <v:stroke joinstyle="miter"/>
                  </v:line>
                </w:pict>
              </mc:Fallback>
            </mc:AlternateContent>
          </w:r>
        </w:del>
      </w:ins>
      <w:del w:id="920" w:author="Sai Praneetha Bhaskaruni" w:date="2022-07-12T13:46:00Z">
        <w:r w:rsidR="00850204" w:rsidRPr="00180992" w:rsidDel="000100F8">
          <w:rPr>
            <w:i/>
            <w:noProof/>
            <w:sz w:val="12"/>
          </w:rPr>
          <w:drawing>
            <wp:inline distT="0" distB="0" distL="0" distR="0" wp14:anchorId="285AF063" wp14:editId="543B23D2">
              <wp:extent cx="6016625" cy="32194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7794" cy="3241479"/>
                      </a:xfrm>
                      <a:prstGeom prst="rect">
                        <a:avLst/>
                      </a:prstGeom>
                    </pic:spPr>
                  </pic:pic>
                </a:graphicData>
              </a:graphic>
            </wp:inline>
          </w:drawing>
        </w:r>
      </w:del>
    </w:p>
    <w:p w14:paraId="294D4369" w14:textId="64440D1D" w:rsidR="00B11510" w:rsidRPr="00180992" w:rsidDel="000100F8" w:rsidRDefault="00446FC2" w:rsidP="00487281">
      <w:pPr>
        <w:spacing w:after="0" w:line="265" w:lineRule="auto"/>
        <w:ind w:left="720"/>
        <w:jc w:val="center"/>
        <w:rPr>
          <w:moveFrom w:id="921" w:author="Sai Praneetha Bhaskaruni" w:date="2022-07-12T13:47:00Z"/>
        </w:rPr>
      </w:pPr>
      <w:moveFromRangeStart w:id="922" w:author="Sai Praneetha Bhaskaruni" w:date="2022-07-12T13:47:00Z" w:name="move108526041"/>
      <w:moveFrom w:id="923" w:author="Sai Praneetha Bhaskaruni" w:date="2022-07-12T13:47:00Z">
        <w:r w:rsidRPr="00180992" w:rsidDel="000100F8">
          <w:rPr>
            <w:i/>
            <w:sz w:val="12"/>
          </w:rPr>
          <w:t>Figure 1: System Security</w:t>
        </w:r>
      </w:moveFrom>
    </w:p>
    <w:moveFromRangeEnd w:id="922"/>
    <w:p w14:paraId="141FDE3A" w14:textId="04999A4D" w:rsidR="00BC7807" w:rsidRDefault="00BC7807" w:rsidP="00487281">
      <w:pPr>
        <w:ind w:left="750" w:right="113"/>
        <w:rPr>
          <w:ins w:id="924" w:author="T Londhe, Vinod (Contractor)" w:date="2022-07-09T13:47:00Z"/>
        </w:rPr>
      </w:pPr>
    </w:p>
    <w:p w14:paraId="13C12DCE" w14:textId="6A8D385B" w:rsidR="00F427CF" w:rsidRDefault="00F427CF" w:rsidP="00487281">
      <w:pPr>
        <w:ind w:left="750" w:right="113"/>
        <w:rPr>
          <w:ins w:id="925" w:author="T Londhe, Vinod (Contractor)" w:date="2022-07-09T13:47:00Z"/>
        </w:rPr>
      </w:pPr>
    </w:p>
    <w:p w14:paraId="46B7F890" w14:textId="21B809DF" w:rsidR="00F427CF" w:rsidRDefault="00F427CF" w:rsidP="00487281">
      <w:pPr>
        <w:ind w:left="750" w:right="113"/>
        <w:rPr>
          <w:ins w:id="926" w:author="Sai Praneetha Bhaskaruni" w:date="2022-07-12T13:47:00Z"/>
        </w:rPr>
      </w:pPr>
      <w:ins w:id="927" w:author="T Londhe, Vinod (Contractor)" w:date="2022-07-09T13:47:00Z">
        <w:r>
          <w:rPr>
            <w:noProof/>
          </w:rPr>
          <w:lastRenderedPageBreak/>
          <w:drawing>
            <wp:inline distT="0" distB="0" distL="0" distR="0" wp14:anchorId="4934DF6E" wp14:editId="1F1BE576">
              <wp:extent cx="6289023" cy="3497580"/>
              <wp:effectExtent l="0" t="0" r="0" b="7620"/>
              <wp:docPr id="67" name="Picture 6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imeline&#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r="45869" b="46501"/>
                      <a:stretch/>
                    </pic:blipFill>
                    <pic:spPr bwMode="auto">
                      <a:xfrm>
                        <a:off x="0" y="0"/>
                        <a:ext cx="6315284" cy="3512185"/>
                      </a:xfrm>
                      <a:prstGeom prst="rect">
                        <a:avLst/>
                      </a:prstGeom>
                      <a:noFill/>
                      <a:ln>
                        <a:noFill/>
                      </a:ln>
                      <a:extLst>
                        <a:ext uri="{53640926-AAD7-44D8-BBD7-CCE9431645EC}">
                          <a14:shadowObscured xmlns:a14="http://schemas.microsoft.com/office/drawing/2010/main"/>
                        </a:ext>
                      </a:extLst>
                    </pic:spPr>
                  </pic:pic>
                </a:graphicData>
              </a:graphic>
            </wp:inline>
          </w:drawing>
        </w:r>
      </w:ins>
      <w:commentRangeStart w:id="928"/>
      <w:commentRangeEnd w:id="928"/>
      <w:r w:rsidR="00177C63">
        <w:rPr>
          <w:rStyle w:val="CommentReference"/>
        </w:rPr>
        <w:commentReference w:id="928"/>
      </w:r>
    </w:p>
    <w:p w14:paraId="669494BF" w14:textId="77777777" w:rsidR="000100F8" w:rsidRPr="00180992" w:rsidRDefault="000100F8" w:rsidP="000100F8">
      <w:pPr>
        <w:spacing w:after="0" w:line="265" w:lineRule="auto"/>
        <w:ind w:left="720"/>
        <w:jc w:val="center"/>
        <w:rPr>
          <w:moveTo w:id="929" w:author="Sai Praneetha Bhaskaruni" w:date="2022-07-12T13:47:00Z"/>
        </w:rPr>
      </w:pPr>
      <w:moveToRangeStart w:id="930" w:author="Sai Praneetha Bhaskaruni" w:date="2022-07-12T13:47:00Z" w:name="move108526041"/>
      <w:moveTo w:id="931" w:author="Sai Praneetha Bhaskaruni" w:date="2022-07-12T13:47:00Z">
        <w:r w:rsidRPr="00180992">
          <w:rPr>
            <w:i/>
            <w:sz w:val="12"/>
          </w:rPr>
          <w:t>Figure 1: System Security</w:t>
        </w:r>
      </w:moveTo>
    </w:p>
    <w:moveToRangeEnd w:id="930"/>
    <w:p w14:paraId="2C5F7EEA" w14:textId="77777777" w:rsidR="000100F8" w:rsidRDefault="000100F8" w:rsidP="00487281">
      <w:pPr>
        <w:ind w:left="750" w:right="113"/>
        <w:rPr>
          <w:ins w:id="932" w:author="T Londhe, Vinod (Contractor)" w:date="2022-07-09T13:47:00Z"/>
        </w:rPr>
      </w:pPr>
    </w:p>
    <w:p w14:paraId="74DF676A" w14:textId="77777777" w:rsidR="00F427CF" w:rsidRPr="00180992" w:rsidRDefault="00F427CF" w:rsidP="00487281">
      <w:pPr>
        <w:ind w:left="750" w:right="113"/>
      </w:pPr>
    </w:p>
    <w:p w14:paraId="259D0AB3" w14:textId="5D42AD49" w:rsidR="00B11510" w:rsidRPr="0005228E" w:rsidRDefault="00446FC2" w:rsidP="00487281">
      <w:pPr>
        <w:ind w:left="750" w:right="113"/>
        <w:rPr>
          <w:sz w:val="22"/>
        </w:rPr>
      </w:pPr>
      <w:r w:rsidRPr="0005228E">
        <w:rPr>
          <w:sz w:val="22"/>
        </w:rPr>
        <w:t xml:space="preserve">While there is specific requirement for </w:t>
      </w:r>
      <w:r w:rsidR="00057E9B">
        <w:rPr>
          <w:sz w:val="22"/>
        </w:rPr>
        <w:t>SmartMedic</w:t>
      </w:r>
      <w:r w:rsidR="00C560D4" w:rsidRPr="0005228E">
        <w:rPr>
          <w:sz w:val="22"/>
        </w:rPr>
        <w:t xml:space="preserve"> </w:t>
      </w:r>
      <w:r w:rsidR="005544C5">
        <w:rPr>
          <w:sz w:val="22"/>
        </w:rPr>
        <w:t>solution</w:t>
      </w:r>
      <w:r w:rsidRPr="0005228E">
        <w:rPr>
          <w:sz w:val="22"/>
        </w:rPr>
        <w:t xml:space="preserve"> to </w:t>
      </w:r>
      <w:r w:rsidR="00CD7EB0">
        <w:rPr>
          <w:sz w:val="22"/>
        </w:rPr>
        <w:t>have</w:t>
      </w:r>
      <w:r w:rsidR="00CD7EB0" w:rsidRPr="0005228E">
        <w:rPr>
          <w:sz w:val="22"/>
        </w:rPr>
        <w:t xml:space="preserve"> </w:t>
      </w:r>
      <w:r w:rsidRPr="0005228E">
        <w:rPr>
          <w:sz w:val="22"/>
        </w:rPr>
        <w:t xml:space="preserve">a usual </w:t>
      </w:r>
      <w:r w:rsidR="00251099" w:rsidRPr="0005228E">
        <w:rPr>
          <w:sz w:val="22"/>
        </w:rPr>
        <w:t>good network security and communication tools</w:t>
      </w:r>
      <w:r w:rsidRPr="0005228E">
        <w:rPr>
          <w:sz w:val="22"/>
        </w:rPr>
        <w:t xml:space="preserve"> environment, however Stryker recommends the user to follow the best practice</w:t>
      </w:r>
      <w:r w:rsidR="00CD7EB0">
        <w:rPr>
          <w:sz w:val="22"/>
        </w:rPr>
        <w:t>d</w:t>
      </w:r>
      <w:r w:rsidRPr="0005228E">
        <w:rPr>
          <w:sz w:val="22"/>
        </w:rPr>
        <w:t xml:space="preserve"> security standards in order to run the </w:t>
      </w:r>
      <w:r w:rsidR="00A63DA5">
        <w:rPr>
          <w:sz w:val="22"/>
        </w:rPr>
        <w:t>SmartMedic solution</w:t>
      </w:r>
      <w:r w:rsidRPr="0005228E">
        <w:rPr>
          <w:sz w:val="22"/>
        </w:rPr>
        <w:t xml:space="preserve"> in a safe and secure environment as follows:</w:t>
      </w:r>
    </w:p>
    <w:p w14:paraId="14B02E47" w14:textId="2BB255BB" w:rsidR="00B11510" w:rsidRPr="0005228E" w:rsidRDefault="00446FC2" w:rsidP="00487281">
      <w:pPr>
        <w:spacing w:after="300"/>
        <w:ind w:left="750" w:right="113"/>
        <w:rPr>
          <w:sz w:val="22"/>
        </w:rPr>
      </w:pPr>
      <w:r w:rsidRPr="0005228E">
        <w:rPr>
          <w:sz w:val="22"/>
        </w:rPr>
        <w:t>Devices operating in the intended use environment should consider that their IT infrastructure must follow different risk management approaches associated with their networks.</w:t>
      </w:r>
      <w:r w:rsidR="0051482E">
        <w:rPr>
          <w:sz w:val="22"/>
        </w:rPr>
        <w:t xml:space="preserve"> Some recommendations are</w:t>
      </w:r>
      <w:r w:rsidRPr="0005228E">
        <w:rPr>
          <w:sz w:val="22"/>
        </w:rPr>
        <w:t>:</w:t>
      </w:r>
    </w:p>
    <w:p w14:paraId="45EC0494" w14:textId="7D4A0255" w:rsidR="00B11510" w:rsidRPr="0005228E" w:rsidRDefault="00446FC2" w:rsidP="00EE6850">
      <w:pPr>
        <w:pStyle w:val="ListParagraph"/>
        <w:numPr>
          <w:ilvl w:val="0"/>
          <w:numId w:val="2"/>
        </w:numPr>
        <w:ind w:left="1450"/>
        <w:rPr>
          <w:sz w:val="22"/>
        </w:rPr>
      </w:pPr>
      <w:r w:rsidRPr="0005228E">
        <w:rPr>
          <w:sz w:val="22"/>
        </w:rPr>
        <w:t xml:space="preserve">Good physical security to prevent unauthorized physical access to </w:t>
      </w:r>
      <w:r w:rsidR="00057E9B">
        <w:rPr>
          <w:sz w:val="22"/>
        </w:rPr>
        <w:t>SmartMedic</w:t>
      </w:r>
      <w:r w:rsidR="00C560D4" w:rsidRPr="0005228E">
        <w:rPr>
          <w:sz w:val="22"/>
        </w:rPr>
        <w:t xml:space="preserve"> Device</w:t>
      </w:r>
      <w:del w:id="933" w:author="Sai Praneetha Bhaskaruni" w:date="2022-03-25T14:59:00Z">
        <w:r w:rsidRPr="0005228E" w:rsidDel="00D33319">
          <w:rPr>
            <w:sz w:val="22"/>
          </w:rPr>
          <w:delText xml:space="preserve"> application</w:delText>
        </w:r>
      </w:del>
      <w:r w:rsidRPr="0005228E">
        <w:rPr>
          <w:sz w:val="22"/>
        </w:rPr>
        <w:t>.</w:t>
      </w:r>
    </w:p>
    <w:p w14:paraId="0A7870BE" w14:textId="437A7C87" w:rsidR="00B11510" w:rsidRPr="0005228E" w:rsidRDefault="00446FC2" w:rsidP="00EE6850">
      <w:pPr>
        <w:pStyle w:val="ListParagraph"/>
        <w:numPr>
          <w:ilvl w:val="0"/>
          <w:numId w:val="2"/>
        </w:numPr>
        <w:ind w:left="1450"/>
        <w:rPr>
          <w:sz w:val="22"/>
        </w:rPr>
      </w:pPr>
      <w:r w:rsidRPr="0005228E">
        <w:rPr>
          <w:sz w:val="22"/>
        </w:rPr>
        <w:t xml:space="preserve">Access control measures to ensure only authenticated and authorized personnel are allowed access to network elements, stored information, </w:t>
      </w:r>
      <w:r w:rsidR="00875204" w:rsidRPr="0005228E">
        <w:rPr>
          <w:sz w:val="22"/>
        </w:rPr>
        <w:t>services,</w:t>
      </w:r>
      <w:r w:rsidRPr="0005228E">
        <w:rPr>
          <w:sz w:val="22"/>
        </w:rPr>
        <w:t xml:space="preserve"> and applications.</w:t>
      </w:r>
    </w:p>
    <w:p w14:paraId="4989EDBC" w14:textId="6500C852" w:rsidR="009E2145" w:rsidRPr="0005228E" w:rsidRDefault="0051482E" w:rsidP="00EE6850">
      <w:pPr>
        <w:pStyle w:val="ListParagraph"/>
        <w:numPr>
          <w:ilvl w:val="0"/>
          <w:numId w:val="2"/>
        </w:numPr>
        <w:ind w:left="1450"/>
        <w:rPr>
          <w:sz w:val="22"/>
        </w:rPr>
      </w:pPr>
      <w:r>
        <w:rPr>
          <w:sz w:val="22"/>
        </w:rPr>
        <w:t xml:space="preserve">Communication between </w:t>
      </w:r>
      <w:r w:rsidR="00397208">
        <w:rPr>
          <w:sz w:val="22"/>
        </w:rPr>
        <w:t xml:space="preserve">SmartMedic solution’s tablet and </w:t>
      </w:r>
      <w:del w:id="934" w:author="Sai Praneetha Bhaskaruni" w:date="2022-03-25T15:00:00Z">
        <w:r w:rsidDel="00E3549F">
          <w:rPr>
            <w:sz w:val="22"/>
          </w:rPr>
          <w:delText xml:space="preserve">SmartMedic </w:delText>
        </w:r>
        <w:r w:rsidDel="00973480">
          <w:rPr>
            <w:sz w:val="22"/>
          </w:rPr>
          <w:delText xml:space="preserve">application </w:delText>
        </w:r>
      </w:del>
      <w:ins w:id="935" w:author="Sai Praneetha Bhaskaruni" w:date="2022-03-25T15:00:00Z">
        <w:r w:rsidR="00973480">
          <w:rPr>
            <w:sz w:val="22"/>
          </w:rPr>
          <w:t xml:space="preserve">device </w:t>
        </w:r>
      </w:ins>
      <w:r w:rsidR="009E2145" w:rsidRPr="0005228E">
        <w:rPr>
          <w:sz w:val="22"/>
        </w:rPr>
        <w:t>should be in the</w:t>
      </w:r>
      <w:ins w:id="936" w:author="Sai Praneetha Bhaskaruni" w:date="2022-03-25T15:02:00Z">
        <w:r w:rsidR="006A7758">
          <w:rPr>
            <w:sz w:val="22"/>
          </w:rPr>
          <w:t xml:space="preserve"> </w:t>
        </w:r>
      </w:ins>
      <w:del w:id="937" w:author="Sai Praneetha Bhaskaruni" w:date="2022-03-25T15:02:00Z">
        <w:r w:rsidR="009E2145" w:rsidRPr="0005228E" w:rsidDel="006A7758">
          <w:rPr>
            <w:sz w:val="22"/>
          </w:rPr>
          <w:delText xml:space="preserve"> encrypted </w:delText>
        </w:r>
      </w:del>
      <w:r w:rsidR="009E2145" w:rsidRPr="0005228E">
        <w:rPr>
          <w:sz w:val="22"/>
        </w:rPr>
        <w:t>secure</w:t>
      </w:r>
      <w:ins w:id="938" w:author="Sai Praneetha Bhaskaruni" w:date="2022-03-25T15:02:00Z">
        <w:r w:rsidR="00211574">
          <w:rPr>
            <w:sz w:val="22"/>
          </w:rPr>
          <w:t xml:space="preserve"> </w:t>
        </w:r>
      </w:ins>
      <w:del w:id="939" w:author="Sai Praneetha Bhaskaruni" w:date="2022-03-25T15:02:00Z">
        <w:r w:rsidR="009E2145" w:rsidRPr="0005228E" w:rsidDel="006A7758">
          <w:rPr>
            <w:sz w:val="22"/>
          </w:rPr>
          <w:delText xml:space="preserve"> </w:delText>
        </w:r>
      </w:del>
      <w:r w:rsidR="009E2145" w:rsidRPr="0005228E">
        <w:rPr>
          <w:sz w:val="22"/>
        </w:rPr>
        <w:t>channel</w:t>
      </w:r>
      <w:ins w:id="940" w:author="Sai Praneetha Bhaskaruni" w:date="2022-03-25T15:03:00Z">
        <w:r w:rsidR="00211574">
          <w:rPr>
            <w:sz w:val="22"/>
          </w:rPr>
          <w:t xml:space="preserve"> interface</w:t>
        </w:r>
      </w:ins>
      <w:r w:rsidR="009E2145" w:rsidRPr="0005228E">
        <w:rPr>
          <w:sz w:val="22"/>
        </w:rPr>
        <w:t>.</w:t>
      </w:r>
    </w:p>
    <w:p w14:paraId="4B720E6D" w14:textId="77777777" w:rsidR="00B11510" w:rsidRPr="0005228E" w:rsidRDefault="00446FC2" w:rsidP="00EE6850">
      <w:pPr>
        <w:pStyle w:val="ListParagraph"/>
        <w:numPr>
          <w:ilvl w:val="0"/>
          <w:numId w:val="2"/>
        </w:numPr>
        <w:spacing w:after="48"/>
        <w:ind w:left="1450"/>
        <w:rPr>
          <w:sz w:val="22"/>
        </w:rPr>
      </w:pPr>
      <w:r w:rsidRPr="0005228E">
        <w:rPr>
          <w:sz w:val="22"/>
        </w:rPr>
        <w:t>General patch management practices that ensure timely security patch updates.</w:t>
      </w:r>
    </w:p>
    <w:p w14:paraId="2E3298BD" w14:textId="77777777" w:rsidR="009E2145" w:rsidRPr="0005228E" w:rsidRDefault="009E2145" w:rsidP="00EE6850">
      <w:pPr>
        <w:pStyle w:val="ListParagraph"/>
        <w:numPr>
          <w:ilvl w:val="0"/>
          <w:numId w:val="2"/>
        </w:numPr>
        <w:spacing w:after="48"/>
        <w:ind w:left="1450"/>
        <w:rPr>
          <w:sz w:val="22"/>
        </w:rPr>
      </w:pPr>
      <w:r w:rsidRPr="0005228E">
        <w:rPr>
          <w:sz w:val="22"/>
        </w:rPr>
        <w:t>Use the good network security and communication tools.</w:t>
      </w:r>
    </w:p>
    <w:p w14:paraId="661A5237" w14:textId="77777777" w:rsidR="00B11510" w:rsidRPr="0005228E" w:rsidRDefault="00446FC2" w:rsidP="00EE6850">
      <w:pPr>
        <w:pStyle w:val="ListParagraph"/>
        <w:numPr>
          <w:ilvl w:val="0"/>
          <w:numId w:val="2"/>
        </w:numPr>
        <w:ind w:left="1450"/>
        <w:rPr>
          <w:sz w:val="22"/>
        </w:rPr>
      </w:pPr>
      <w:r w:rsidRPr="0005228E">
        <w:rPr>
          <w:sz w:val="22"/>
        </w:rPr>
        <w:t>Security awareness training.</w:t>
      </w:r>
    </w:p>
    <w:p w14:paraId="7E2F59C6" w14:textId="077CA61C" w:rsidR="000952F6" w:rsidRPr="00180992" w:rsidRDefault="00BC546B" w:rsidP="000952F6">
      <w:pPr>
        <w:pStyle w:val="Heading2"/>
        <w:shd w:val="clear" w:color="auto" w:fill="auto"/>
        <w:spacing w:before="240" w:after="0"/>
        <w:ind w:left="730"/>
      </w:pPr>
      <w:bookmarkStart w:id="941" w:name="_Toc108268252"/>
      <w:r>
        <w:rPr>
          <w:color w:val="FCC566"/>
          <w:sz w:val="40"/>
        </w:rPr>
        <w:t>3.6</w:t>
      </w:r>
      <w:r w:rsidR="000952F6" w:rsidRPr="00180992">
        <w:rPr>
          <w:color w:val="FFCC66"/>
          <w:sz w:val="40"/>
        </w:rPr>
        <w:t xml:space="preserve"> </w:t>
      </w:r>
      <w:r w:rsidR="000952F6">
        <w:rPr>
          <w:sz w:val="36"/>
        </w:rPr>
        <w:t>Smart</w:t>
      </w:r>
      <w:del w:id="942" w:author="Sai Praneetha Bhaskaruni" w:date="2022-07-08T17:19:00Z">
        <w:r w:rsidR="000952F6" w:rsidDel="00CE6745">
          <w:rPr>
            <w:sz w:val="36"/>
          </w:rPr>
          <w:delText xml:space="preserve"> </w:delText>
        </w:r>
      </w:del>
      <w:r w:rsidR="000952F6">
        <w:rPr>
          <w:sz w:val="36"/>
        </w:rPr>
        <w:t>Medic Solution</w:t>
      </w:r>
      <w:del w:id="943" w:author="Sai Praneetha Bhaskaruni" w:date="2022-03-25T15:03:00Z">
        <w:r w:rsidR="000952F6" w:rsidDel="008A2F16">
          <w:rPr>
            <w:sz w:val="36"/>
          </w:rPr>
          <w:delText>’s</w:delText>
        </w:r>
      </w:del>
      <w:r w:rsidR="000952F6">
        <w:rPr>
          <w:sz w:val="36"/>
        </w:rPr>
        <w:t xml:space="preserve"> </w:t>
      </w:r>
      <w:commentRangeStart w:id="944"/>
      <w:r w:rsidR="000952F6">
        <w:rPr>
          <w:sz w:val="36"/>
        </w:rPr>
        <w:t>Component</w:t>
      </w:r>
      <w:ins w:id="945" w:author="Sai Praneetha Bhaskaruni" w:date="2022-03-25T15:03:00Z">
        <w:r w:rsidR="008A2F16">
          <w:rPr>
            <w:sz w:val="36"/>
          </w:rPr>
          <w:t>s</w:t>
        </w:r>
      </w:ins>
      <w:bookmarkEnd w:id="941"/>
      <w:commentRangeEnd w:id="944"/>
      <w:r w:rsidR="00E4422C">
        <w:rPr>
          <w:rStyle w:val="CommentReference"/>
          <w:b w:val="0"/>
        </w:rPr>
        <w:commentReference w:id="944"/>
      </w:r>
    </w:p>
    <w:p w14:paraId="72FDC974" w14:textId="0B862386" w:rsidR="000952F6" w:rsidRPr="00C11DBF" w:rsidRDefault="000952F6" w:rsidP="000952F6">
      <w:pPr>
        <w:shd w:val="clear" w:color="auto" w:fill="E7E6E6" w:themeFill="background2"/>
        <w:spacing w:after="0"/>
        <w:ind w:left="720" w:firstLine="0"/>
        <w:rPr>
          <w:b/>
          <w:sz w:val="22"/>
        </w:rPr>
      </w:pPr>
      <w:r w:rsidRPr="00C11DBF">
        <w:rPr>
          <w:b/>
          <w:sz w:val="22"/>
        </w:rPr>
        <w:t>SmartMedic Solution Component</w:t>
      </w:r>
      <w:ins w:id="946" w:author="Sai Praneetha Bhaskaruni" w:date="2022-03-25T15:03:00Z">
        <w:r w:rsidR="00830E48">
          <w:rPr>
            <w:b/>
            <w:sz w:val="22"/>
          </w:rPr>
          <w:t>s</w:t>
        </w:r>
      </w:ins>
      <w:r w:rsidRPr="00C11DBF">
        <w:rPr>
          <w:b/>
          <w:sz w:val="22"/>
        </w:rPr>
        <w:t>: Device</w:t>
      </w:r>
    </w:p>
    <w:p w14:paraId="4CB60D22" w14:textId="799BD4A7" w:rsidR="00FA2AD3" w:rsidRDefault="00FA2AD3" w:rsidP="00FA2AD3">
      <w:pPr>
        <w:spacing w:after="120"/>
        <w:ind w:left="720" w:firstLine="0"/>
        <w:rPr>
          <w:sz w:val="22"/>
        </w:rPr>
      </w:pPr>
      <w:ins w:id="947" w:author="Sai Praneetha Bhaskaruni" w:date="2022-07-12T15:32:00Z">
        <w:r>
          <w:rPr>
            <w:sz w:val="22"/>
          </w:rPr>
          <w:t>S</w:t>
        </w:r>
        <w:r w:rsidRPr="00420F77">
          <w:rPr>
            <w:sz w:val="22"/>
          </w:rPr>
          <w:t>martMedic device</w:t>
        </w:r>
        <w:r>
          <w:rPr>
            <w:sz w:val="22"/>
          </w:rPr>
          <w:t xml:space="preserve"> calculates the </w:t>
        </w:r>
      </w:ins>
      <w:r w:rsidR="00291FBD">
        <w:rPr>
          <w:sz w:val="22"/>
        </w:rPr>
        <w:t xml:space="preserve">data such as </w:t>
      </w:r>
      <w:ins w:id="948" w:author="Sai Praneetha Bhaskaruni" w:date="2022-07-12T15:32:00Z">
        <w:r>
          <w:rPr>
            <w:sz w:val="22"/>
          </w:rPr>
          <w:t>weight &amp; position</w:t>
        </w:r>
      </w:ins>
      <w:r w:rsidR="00AD292A">
        <w:rPr>
          <w:sz w:val="22"/>
        </w:rPr>
        <w:t xml:space="preserve"> with the help of sensors</w:t>
      </w:r>
      <w:ins w:id="949" w:author="Sai Praneetha Bhaskaruni" w:date="2022-07-12T15:32:00Z">
        <w:r>
          <w:rPr>
            <w:sz w:val="22"/>
          </w:rPr>
          <w:t>.</w:t>
        </w:r>
        <w:r w:rsidRPr="00420F77">
          <w:rPr>
            <w:sz w:val="22"/>
          </w:rPr>
          <w:t xml:space="preserve"> </w:t>
        </w:r>
        <w:r>
          <w:rPr>
            <w:sz w:val="22"/>
          </w:rPr>
          <w:t>T</w:t>
        </w:r>
        <w:r w:rsidRPr="00420F77">
          <w:rPr>
            <w:sz w:val="22"/>
          </w:rPr>
          <w:t>his</w:t>
        </w:r>
        <w:r>
          <w:rPr>
            <w:sz w:val="22"/>
          </w:rPr>
          <w:t xml:space="preserve"> device is also responsible to route the</w:t>
        </w:r>
        <w:r w:rsidRPr="00420F77">
          <w:rPr>
            <w:sz w:val="22"/>
          </w:rPr>
          <w:t xml:space="preserve"> data </w:t>
        </w:r>
        <w:r>
          <w:rPr>
            <w:sz w:val="22"/>
          </w:rPr>
          <w:t xml:space="preserve">to </w:t>
        </w:r>
        <w:r w:rsidRPr="00420F77">
          <w:rPr>
            <w:sz w:val="22"/>
          </w:rPr>
          <w:t>SmartMedic solution’s tablet</w:t>
        </w:r>
        <w:r>
          <w:rPr>
            <w:sz w:val="22"/>
          </w:rPr>
          <w:t xml:space="preserve"> after the </w:t>
        </w:r>
        <w:commentRangeStart w:id="950"/>
        <w:r>
          <w:rPr>
            <w:sz w:val="22"/>
          </w:rPr>
          <w:t>calculation</w:t>
        </w:r>
      </w:ins>
      <w:commentRangeEnd w:id="950"/>
      <w:r w:rsidR="00E4422C">
        <w:rPr>
          <w:rStyle w:val="CommentReference"/>
        </w:rPr>
        <w:commentReference w:id="950"/>
      </w:r>
      <w:ins w:id="951" w:author="Sai Praneetha Bhaskaruni" w:date="2022-07-12T15:32:00Z">
        <w:r>
          <w:rPr>
            <w:sz w:val="22"/>
          </w:rPr>
          <w:t>.</w:t>
        </w:r>
      </w:ins>
    </w:p>
    <w:p w14:paraId="0D266267" w14:textId="662C4DEB" w:rsidR="000952F6" w:rsidDel="00FA2AD3" w:rsidRDefault="000952F6" w:rsidP="000952F6">
      <w:pPr>
        <w:spacing w:after="120"/>
        <w:ind w:left="720" w:firstLine="0"/>
        <w:rPr>
          <w:del w:id="952" w:author="Sai Praneetha Bhaskaruni" w:date="2022-07-12T15:32:00Z"/>
          <w:sz w:val="22"/>
        </w:rPr>
      </w:pPr>
      <w:del w:id="953" w:author="Sai Praneetha Bhaskaruni" w:date="2022-07-12T15:32:00Z">
        <w:r w:rsidRPr="00420F77" w:rsidDel="00FA2AD3">
          <w:rPr>
            <w:sz w:val="22"/>
          </w:rPr>
          <w:delText>SmartMedic device</w:delText>
        </w:r>
      </w:del>
      <w:del w:id="954" w:author="Sai Praneetha Bhaskaruni" w:date="2022-03-25T15:03:00Z">
        <w:r w:rsidR="00CD7EB0" w:rsidDel="00036E19">
          <w:rPr>
            <w:sz w:val="22"/>
          </w:rPr>
          <w:delText>s</w:delText>
        </w:r>
      </w:del>
      <w:del w:id="955" w:author="Sai Praneetha Bhaskaruni" w:date="2022-07-12T15:32:00Z">
        <w:r w:rsidRPr="00420F77" w:rsidDel="00FA2AD3">
          <w:rPr>
            <w:sz w:val="22"/>
          </w:rPr>
          <w:delText xml:space="preserve"> </w:delText>
        </w:r>
        <w:r w:rsidDel="00FA2AD3">
          <w:rPr>
            <w:sz w:val="22"/>
          </w:rPr>
          <w:delText xml:space="preserve">consist of the sensors that </w:delText>
        </w:r>
        <w:r w:rsidR="00CD7EB0" w:rsidDel="00FA2AD3">
          <w:rPr>
            <w:sz w:val="22"/>
          </w:rPr>
          <w:delText xml:space="preserve">are </w:delText>
        </w:r>
        <w:r w:rsidRPr="00420F77" w:rsidDel="00FA2AD3">
          <w:rPr>
            <w:sz w:val="22"/>
          </w:rPr>
          <w:delText xml:space="preserve">used to </w:delText>
        </w:r>
        <w:r w:rsidR="00AA3C1A" w:rsidDel="00FA2AD3">
          <w:rPr>
            <w:sz w:val="22"/>
          </w:rPr>
          <w:delText xml:space="preserve">retrieve </w:delText>
        </w:r>
        <w:r w:rsidR="00AA3C1A" w:rsidRPr="00420F77" w:rsidDel="00FA2AD3">
          <w:rPr>
            <w:sz w:val="22"/>
          </w:rPr>
          <w:delText>the</w:delText>
        </w:r>
        <w:r w:rsidRPr="00420F77" w:rsidDel="00FA2AD3">
          <w:rPr>
            <w:sz w:val="22"/>
          </w:rPr>
          <w:delText xml:space="preserve"> health </w:delText>
        </w:r>
        <w:r w:rsidRPr="00E35E69" w:rsidDel="00FA2AD3">
          <w:rPr>
            <w:color w:val="FF0000"/>
            <w:sz w:val="22"/>
            <w:rPrChange w:id="956" w:author="T Londhe, Vinod (Contractor)" w:date="2022-07-09T13:50:00Z">
              <w:rPr>
                <w:sz w:val="22"/>
              </w:rPr>
            </w:rPrChange>
          </w:rPr>
          <w:delText>vita</w:delText>
        </w:r>
        <w:r w:rsidR="00AA3C1A" w:rsidRPr="00E35E69" w:rsidDel="00FA2AD3">
          <w:rPr>
            <w:color w:val="FF0000"/>
            <w:sz w:val="22"/>
            <w:rPrChange w:id="957" w:author="T Londhe, Vinod (Contractor)" w:date="2022-07-09T13:50:00Z">
              <w:rPr>
                <w:sz w:val="22"/>
              </w:rPr>
            </w:rPrChange>
          </w:rPr>
          <w:delText xml:space="preserve">l data </w:delText>
        </w:r>
        <w:r w:rsidR="00AA3C1A" w:rsidDel="00FA2AD3">
          <w:rPr>
            <w:sz w:val="22"/>
          </w:rPr>
          <w:delText xml:space="preserve">such as weight, </w:delText>
        </w:r>
        <w:commentRangeStart w:id="958"/>
        <w:r w:rsidR="00AA3C1A" w:rsidDel="00FA2AD3">
          <w:rPr>
            <w:sz w:val="22"/>
          </w:rPr>
          <w:delText>position</w:delText>
        </w:r>
        <w:commentRangeEnd w:id="958"/>
        <w:r w:rsidR="00E35E69" w:rsidDel="00FA2AD3">
          <w:rPr>
            <w:rStyle w:val="CommentReference"/>
          </w:rPr>
          <w:commentReference w:id="958"/>
        </w:r>
      </w:del>
      <w:del w:id="959" w:author="Sai Praneetha Bhaskaruni" w:date="2022-03-25T15:04:00Z">
        <w:r w:rsidR="00AA3C1A" w:rsidDel="00036E19">
          <w:rPr>
            <w:sz w:val="22"/>
          </w:rPr>
          <w:delText xml:space="preserve"> etc</w:delText>
        </w:r>
      </w:del>
      <w:del w:id="960" w:author="Sai Praneetha Bhaskaruni" w:date="2022-07-12T15:32:00Z">
        <w:r w:rsidR="00AA3C1A" w:rsidDel="00FA2AD3">
          <w:rPr>
            <w:sz w:val="22"/>
          </w:rPr>
          <w:delText>.</w:delText>
        </w:r>
        <w:r w:rsidRPr="00420F77" w:rsidDel="00FA2AD3">
          <w:rPr>
            <w:sz w:val="22"/>
          </w:rPr>
          <w:delText xml:space="preserve"> This</w:delText>
        </w:r>
        <w:r w:rsidR="00AA3C1A" w:rsidDel="00FA2AD3">
          <w:rPr>
            <w:sz w:val="22"/>
          </w:rPr>
          <w:delText xml:space="preserve"> device </w:delText>
        </w:r>
        <w:r w:rsidR="00CD7EB0" w:rsidDel="00FA2AD3">
          <w:rPr>
            <w:sz w:val="22"/>
          </w:rPr>
          <w:delText xml:space="preserve">is </w:delText>
        </w:r>
        <w:r w:rsidR="00AA3C1A" w:rsidDel="00FA2AD3">
          <w:rPr>
            <w:sz w:val="22"/>
          </w:rPr>
          <w:delText xml:space="preserve">only </w:delText>
        </w:r>
        <w:r w:rsidR="00CD7EB0" w:rsidDel="00FA2AD3">
          <w:rPr>
            <w:sz w:val="22"/>
          </w:rPr>
          <w:delText xml:space="preserve">used </w:delText>
        </w:r>
        <w:r w:rsidR="00AA3C1A" w:rsidDel="00FA2AD3">
          <w:rPr>
            <w:sz w:val="22"/>
          </w:rPr>
          <w:delText>for routing</w:delText>
        </w:r>
        <w:r w:rsidRPr="00420F77" w:rsidDel="00FA2AD3">
          <w:rPr>
            <w:sz w:val="22"/>
          </w:rPr>
          <w:delText xml:space="preserve"> data and information to </w:delText>
        </w:r>
        <w:r w:rsidR="00CD7EB0" w:rsidDel="00FA2AD3">
          <w:rPr>
            <w:sz w:val="22"/>
          </w:rPr>
          <w:delText xml:space="preserve">the </w:delText>
        </w:r>
        <w:r w:rsidRPr="00420F77" w:rsidDel="00FA2AD3">
          <w:rPr>
            <w:sz w:val="22"/>
          </w:rPr>
          <w:delText>SmartMedic solution’s tablet.</w:delText>
        </w:r>
      </w:del>
    </w:p>
    <w:p w14:paraId="39ABC45E" w14:textId="77777777" w:rsidR="000952F6" w:rsidRPr="00C11DBF" w:rsidRDefault="000952F6" w:rsidP="000952F6">
      <w:pPr>
        <w:shd w:val="clear" w:color="auto" w:fill="E7E6E6" w:themeFill="background2"/>
        <w:spacing w:after="0"/>
        <w:ind w:left="720" w:firstLine="0"/>
        <w:rPr>
          <w:b/>
          <w:sz w:val="22"/>
        </w:rPr>
      </w:pPr>
      <w:r w:rsidRPr="00C11DBF">
        <w:rPr>
          <w:b/>
          <w:sz w:val="22"/>
        </w:rPr>
        <w:t xml:space="preserve">SmartMedic: Tablet </w:t>
      </w:r>
    </w:p>
    <w:p w14:paraId="0D991202" w14:textId="631189E5" w:rsidR="000952F6" w:rsidRDefault="007E7299" w:rsidP="002927CE">
      <w:pPr>
        <w:spacing w:after="120"/>
        <w:ind w:left="720" w:firstLine="0"/>
        <w:rPr>
          <w:sz w:val="22"/>
        </w:rPr>
      </w:pPr>
      <w:ins w:id="961" w:author="Sai Praneetha Bhaskaruni" w:date="2022-07-12T15:32:00Z">
        <w:r w:rsidRPr="00420F77">
          <w:rPr>
            <w:sz w:val="22"/>
          </w:rPr>
          <w:t xml:space="preserve">SmartMedic </w:t>
        </w:r>
        <w:commentRangeStart w:id="962"/>
        <w:r w:rsidRPr="00420F77">
          <w:rPr>
            <w:sz w:val="22"/>
          </w:rPr>
          <w:t>solution’s</w:t>
        </w:r>
      </w:ins>
      <w:commentRangeEnd w:id="962"/>
      <w:r w:rsidR="001A008C">
        <w:rPr>
          <w:rStyle w:val="CommentReference"/>
        </w:rPr>
        <w:commentReference w:id="962"/>
      </w:r>
      <w:ins w:id="963" w:author="Sai Praneetha Bhaskaruni" w:date="2022-07-12T15:32:00Z">
        <w:r w:rsidRPr="00420F77">
          <w:rPr>
            <w:sz w:val="22"/>
          </w:rPr>
          <w:t xml:space="preserve"> tablet </w:t>
        </w:r>
        <w:r>
          <w:rPr>
            <w:sz w:val="22"/>
          </w:rPr>
          <w:t xml:space="preserve">is responsible </w:t>
        </w:r>
      </w:ins>
      <w:r w:rsidR="00E51022">
        <w:rPr>
          <w:sz w:val="22"/>
        </w:rPr>
        <w:t>in</w:t>
      </w:r>
      <w:ins w:id="964" w:author="Sai Praneetha Bhaskaruni" w:date="2022-07-12T15:32:00Z">
        <w:r>
          <w:rPr>
            <w:sz w:val="22"/>
          </w:rPr>
          <w:t xml:space="preserve"> </w:t>
        </w:r>
        <w:r w:rsidR="00E51022" w:rsidRPr="00E4422C">
          <w:rPr>
            <w:sz w:val="22"/>
            <w:highlight w:val="yellow"/>
          </w:rPr>
          <w:t>collect</w:t>
        </w:r>
      </w:ins>
      <w:r w:rsidR="00E51022">
        <w:rPr>
          <w:sz w:val="22"/>
          <w:highlight w:val="yellow"/>
        </w:rPr>
        <w:t>ing</w:t>
      </w:r>
      <w:ins w:id="965" w:author="Sai Praneetha Bhaskaruni" w:date="2022-07-12T15:32:00Z">
        <w:r w:rsidR="00E51022" w:rsidRPr="00E4422C">
          <w:rPr>
            <w:sz w:val="22"/>
            <w:highlight w:val="yellow"/>
          </w:rPr>
          <w:t xml:space="preserve"> the data from all the configured SmartMedic devices</w:t>
        </w:r>
      </w:ins>
      <w:r w:rsidR="001903AB">
        <w:rPr>
          <w:sz w:val="22"/>
          <w:highlight w:val="yellow"/>
        </w:rPr>
        <w:t xml:space="preserve"> and</w:t>
      </w:r>
      <w:ins w:id="966" w:author="Sai Praneetha Bhaskaruni" w:date="2022-07-12T15:32:00Z">
        <w:r w:rsidR="00E51022" w:rsidRPr="00E4422C">
          <w:rPr>
            <w:sz w:val="22"/>
            <w:highlight w:val="yellow"/>
          </w:rPr>
          <w:t xml:space="preserve"> </w:t>
        </w:r>
        <w:r>
          <w:rPr>
            <w:sz w:val="22"/>
          </w:rPr>
          <w:t>rout</w:t>
        </w:r>
      </w:ins>
      <w:r w:rsidR="00E51022">
        <w:rPr>
          <w:sz w:val="22"/>
        </w:rPr>
        <w:t>ing</w:t>
      </w:r>
      <w:r w:rsidR="001903AB">
        <w:rPr>
          <w:sz w:val="22"/>
        </w:rPr>
        <w:t xml:space="preserve"> it to</w:t>
      </w:r>
      <w:ins w:id="967" w:author="Sai Praneetha Bhaskaruni" w:date="2022-07-12T15:32:00Z">
        <w:r>
          <w:rPr>
            <w:sz w:val="22"/>
          </w:rPr>
          <w:t xml:space="preserve"> the </w:t>
        </w:r>
        <w:r w:rsidRPr="00420F77">
          <w:rPr>
            <w:sz w:val="22"/>
          </w:rPr>
          <w:t>Stryker cloud storage for further analysis</w:t>
        </w:r>
      </w:ins>
    </w:p>
    <w:p w14:paraId="3FFF598E" w14:textId="77777777" w:rsidR="00C0382A" w:rsidRPr="00C11DBF" w:rsidRDefault="00C0382A" w:rsidP="00C0382A">
      <w:pPr>
        <w:shd w:val="clear" w:color="auto" w:fill="E7E6E6" w:themeFill="background2"/>
        <w:spacing w:after="0"/>
        <w:ind w:left="720" w:firstLine="0"/>
        <w:rPr>
          <w:b/>
          <w:sz w:val="22"/>
        </w:rPr>
      </w:pPr>
      <w:r w:rsidRPr="00C11DBF">
        <w:rPr>
          <w:b/>
          <w:sz w:val="22"/>
        </w:rPr>
        <w:lastRenderedPageBreak/>
        <w:t xml:space="preserve">SmartMedic: Nurse Station Application </w:t>
      </w:r>
    </w:p>
    <w:p w14:paraId="0ABA43CB" w14:textId="7B4105CA" w:rsidR="00865087" w:rsidRDefault="00865087" w:rsidP="00865087">
      <w:pPr>
        <w:spacing w:after="120"/>
        <w:ind w:left="720" w:firstLine="0"/>
        <w:rPr>
          <w:ins w:id="968" w:author="Sai Praneetha Bhaskaruni" w:date="2022-07-12T15:33:00Z"/>
          <w:sz w:val="22"/>
        </w:rPr>
      </w:pPr>
      <w:ins w:id="969" w:author="Sai Praneetha Bhaskaruni" w:date="2022-07-12T15:33:00Z">
        <w:r w:rsidRPr="00420F77">
          <w:rPr>
            <w:sz w:val="22"/>
          </w:rPr>
          <w:t xml:space="preserve">SmartMedic: </w:t>
        </w:r>
        <w:r>
          <w:rPr>
            <w:sz w:val="22"/>
          </w:rPr>
          <w:t xml:space="preserve">Nurse Station Application receives the data and helps </w:t>
        </w:r>
        <w:r w:rsidRPr="00420F77">
          <w:rPr>
            <w:sz w:val="22"/>
          </w:rPr>
          <w:t xml:space="preserve">to </w:t>
        </w:r>
        <w:r w:rsidRPr="00E4422C">
          <w:rPr>
            <w:sz w:val="22"/>
            <w:highlight w:val="yellow"/>
          </w:rPr>
          <w:t>visualize the current health condition of the patient</w:t>
        </w:r>
        <w:r w:rsidRPr="00420F77">
          <w:rPr>
            <w:sz w:val="22"/>
          </w:rPr>
          <w:t xml:space="preserve"> in real </w:t>
        </w:r>
        <w:commentRangeStart w:id="970"/>
        <w:r w:rsidRPr="00420F77">
          <w:rPr>
            <w:sz w:val="22"/>
          </w:rPr>
          <w:t>time</w:t>
        </w:r>
      </w:ins>
      <w:commentRangeEnd w:id="970"/>
      <w:r w:rsidR="00E4422C">
        <w:rPr>
          <w:rStyle w:val="CommentReference"/>
        </w:rPr>
        <w:commentReference w:id="970"/>
      </w:r>
      <w:ins w:id="971" w:author="Sai Praneetha Bhaskaruni" w:date="2022-07-12T15:33:00Z">
        <w:r>
          <w:rPr>
            <w:sz w:val="22"/>
          </w:rPr>
          <w:t>.</w:t>
        </w:r>
      </w:ins>
    </w:p>
    <w:p w14:paraId="421B832A" w14:textId="54036589" w:rsidR="00C0382A" w:rsidRDefault="000D00CD" w:rsidP="00865087">
      <w:pPr>
        <w:spacing w:after="120"/>
        <w:ind w:left="720" w:firstLine="0"/>
        <w:rPr>
          <w:sz w:val="22"/>
        </w:rPr>
      </w:pPr>
      <w:r w:rsidRPr="00983120">
        <w:rPr>
          <w:sz w:val="22"/>
        </w:rPr>
        <w:t>The Nurse Station Application will be used to monitor the weight, position data, and trend of weight and position change on SmartMedic devices</w:t>
      </w:r>
      <w:r>
        <w:rPr>
          <w:sz w:val="22"/>
        </w:rPr>
        <w:t xml:space="preserve"> </w:t>
      </w:r>
      <w:r w:rsidRPr="00983120">
        <w:rPr>
          <w:sz w:val="22"/>
        </w:rPr>
        <w:t>safety</w:t>
      </w:r>
      <w:ins w:id="972" w:author="Sai Praneetha Bhaskaruni" w:date="2022-07-12T15:33:00Z">
        <w:r w:rsidR="00865087" w:rsidRPr="001D3155">
          <w:rPr>
            <w:color w:val="auto"/>
            <w:sz w:val="22"/>
            <w:rPrChange w:id="973" w:author="Sai Praneetha Bhaskaruni" w:date="2022-07-12T15:42:00Z">
              <w:rPr>
                <w:color w:val="FF0000"/>
                <w:sz w:val="22"/>
              </w:rPr>
            </w:rPrChange>
          </w:rPr>
          <w:t>.</w:t>
        </w:r>
      </w:ins>
      <w:del w:id="974" w:author="Sai Praneetha Bhaskaruni" w:date="2022-07-12T15:33:00Z">
        <w:r w:rsidR="00C0382A" w:rsidRPr="00420F77" w:rsidDel="00865087">
          <w:rPr>
            <w:sz w:val="22"/>
          </w:rPr>
          <w:delText xml:space="preserve">SmartMedic: Nurse Station Application </w:delText>
        </w:r>
        <w:r w:rsidR="00CD7EB0" w:rsidDel="00865087">
          <w:rPr>
            <w:sz w:val="22"/>
          </w:rPr>
          <w:delText>receives</w:delText>
        </w:r>
        <w:r w:rsidR="00CD7EB0" w:rsidRPr="00420F77" w:rsidDel="00865087">
          <w:rPr>
            <w:sz w:val="22"/>
          </w:rPr>
          <w:delText xml:space="preserve"> </w:delText>
        </w:r>
        <w:r w:rsidR="00C0382A" w:rsidRPr="00420F77" w:rsidDel="00865087">
          <w:rPr>
            <w:sz w:val="22"/>
          </w:rPr>
          <w:delText>an alert for the unexpected change</w:delText>
        </w:r>
        <w:r w:rsidR="00CD012C" w:rsidDel="00865087">
          <w:rPr>
            <w:sz w:val="22"/>
          </w:rPr>
          <w:delText xml:space="preserve"> of</w:delText>
        </w:r>
        <w:r w:rsidR="00C0382A" w:rsidRPr="00420F77" w:rsidDel="00865087">
          <w:rPr>
            <w:sz w:val="22"/>
          </w:rPr>
          <w:delText xml:space="preserve"> the </w:delText>
        </w:r>
        <w:r w:rsidR="00C0382A" w:rsidRPr="00745B52" w:rsidDel="00865087">
          <w:rPr>
            <w:color w:val="FF0000"/>
            <w:sz w:val="22"/>
            <w:rPrChange w:id="975" w:author="T Londhe, Vinod (Contractor)" w:date="2022-07-09T13:51:00Z">
              <w:rPr>
                <w:sz w:val="22"/>
              </w:rPr>
            </w:rPrChange>
          </w:rPr>
          <w:delText xml:space="preserve">health vital, </w:delText>
        </w:r>
        <w:r w:rsidR="00C0382A" w:rsidRPr="00420F77" w:rsidDel="00865087">
          <w:rPr>
            <w:sz w:val="22"/>
          </w:rPr>
          <w:delText xml:space="preserve">which uses the device’s </w:delText>
        </w:r>
        <w:r w:rsidR="00CD012C" w:rsidDel="00865087">
          <w:rPr>
            <w:sz w:val="22"/>
          </w:rPr>
          <w:delText xml:space="preserve">data </w:delText>
        </w:r>
        <w:r w:rsidR="00C0382A" w:rsidRPr="00420F77" w:rsidDel="00865087">
          <w:rPr>
            <w:sz w:val="22"/>
          </w:rPr>
          <w:delText xml:space="preserve">to visualize the current health condition of </w:delText>
        </w:r>
        <w:r w:rsidR="00CD7EB0" w:rsidDel="00865087">
          <w:rPr>
            <w:sz w:val="22"/>
          </w:rPr>
          <w:delText xml:space="preserve">the </w:delText>
        </w:r>
        <w:r w:rsidR="00C0382A" w:rsidRPr="00420F77" w:rsidDel="00865087">
          <w:rPr>
            <w:sz w:val="22"/>
          </w:rPr>
          <w:delText xml:space="preserve">patient in real time to enable effective decision making for the health </w:delText>
        </w:r>
        <w:r w:rsidR="00CD7EB0" w:rsidRPr="00420F77" w:rsidDel="00865087">
          <w:rPr>
            <w:sz w:val="22"/>
          </w:rPr>
          <w:delText>person</w:delText>
        </w:r>
        <w:r w:rsidR="00CD7EB0" w:rsidDel="00865087">
          <w:rPr>
            <w:sz w:val="22"/>
          </w:rPr>
          <w:delText>ne</w:delText>
        </w:r>
        <w:r w:rsidR="00CD7EB0" w:rsidRPr="00420F77" w:rsidDel="00865087">
          <w:rPr>
            <w:sz w:val="22"/>
          </w:rPr>
          <w:delText xml:space="preserve">l </w:delText>
        </w:r>
      </w:del>
      <w:del w:id="976" w:author="Sai Praneetha Bhaskaruni" w:date="2022-03-25T15:08:00Z">
        <w:r w:rsidR="00C0382A" w:rsidRPr="00420F77" w:rsidDel="008F3B7B">
          <w:rPr>
            <w:sz w:val="22"/>
          </w:rPr>
          <w:delText>before they</w:delText>
        </w:r>
      </w:del>
      <w:del w:id="977" w:author="Sai Praneetha Bhaskaruni" w:date="2022-07-12T15:33:00Z">
        <w:r w:rsidR="00C0382A" w:rsidRPr="00420F77" w:rsidDel="00865087">
          <w:rPr>
            <w:sz w:val="22"/>
          </w:rPr>
          <w:delText xml:space="preserve"> even go into the </w:delText>
        </w:r>
      </w:del>
      <w:del w:id="978" w:author="Sai Praneetha Bhaskaruni" w:date="2022-03-25T15:06:00Z">
        <w:r w:rsidR="00C0382A" w:rsidRPr="00420F77" w:rsidDel="008F3B7B">
          <w:rPr>
            <w:sz w:val="22"/>
          </w:rPr>
          <w:delText>operating</w:delText>
        </w:r>
      </w:del>
      <w:del w:id="979" w:author="Sai Praneetha Bhaskaruni" w:date="2022-07-12T15:33:00Z">
        <w:r w:rsidR="00C0382A" w:rsidRPr="00420F77" w:rsidDel="00865087">
          <w:rPr>
            <w:sz w:val="22"/>
          </w:rPr>
          <w:delText xml:space="preserve"> room </w:delText>
        </w:r>
        <w:r w:rsidR="00CD7EB0" w:rsidDel="00865087">
          <w:rPr>
            <w:sz w:val="22"/>
          </w:rPr>
          <w:delText>for</w:delText>
        </w:r>
        <w:r w:rsidR="00CD7EB0" w:rsidRPr="00420F77" w:rsidDel="00865087">
          <w:rPr>
            <w:sz w:val="22"/>
          </w:rPr>
          <w:delText xml:space="preserve"> </w:delText>
        </w:r>
        <w:r w:rsidR="00C0382A" w:rsidRPr="00420F77" w:rsidDel="00865087">
          <w:rPr>
            <w:sz w:val="22"/>
          </w:rPr>
          <w:delText xml:space="preserve">the </w:delText>
        </w:r>
      </w:del>
      <w:del w:id="980" w:author="Sai Praneetha Bhaskaruni" w:date="2022-03-25T15:08:00Z">
        <w:r w:rsidR="00C0382A" w:rsidRPr="00420F77" w:rsidDel="008F3B7B">
          <w:rPr>
            <w:sz w:val="22"/>
          </w:rPr>
          <w:delText xml:space="preserve">daily </w:delText>
        </w:r>
      </w:del>
      <w:del w:id="981" w:author="Sai Praneetha Bhaskaruni" w:date="2022-07-12T15:33:00Z">
        <w:r w:rsidR="00C0382A" w:rsidRPr="00420F77" w:rsidDel="00865087">
          <w:rPr>
            <w:sz w:val="22"/>
          </w:rPr>
          <w:delText>health inspection</w:delText>
        </w:r>
        <w:r w:rsidR="00C0382A" w:rsidRPr="00C11DBF" w:rsidDel="00865087">
          <w:rPr>
            <w:sz w:val="22"/>
          </w:rPr>
          <w:delText>.</w:delText>
        </w:r>
      </w:del>
    </w:p>
    <w:p w14:paraId="4F9C440D" w14:textId="66C6063B" w:rsidR="00C0382A" w:rsidRPr="00C11DBF" w:rsidRDefault="00C0382A" w:rsidP="00C0382A">
      <w:pPr>
        <w:shd w:val="clear" w:color="auto" w:fill="E7E6E6" w:themeFill="background2"/>
        <w:spacing w:after="0"/>
        <w:ind w:left="720" w:firstLine="0"/>
        <w:rPr>
          <w:b/>
          <w:sz w:val="22"/>
        </w:rPr>
      </w:pPr>
      <w:r w:rsidRPr="00C11DBF">
        <w:rPr>
          <w:b/>
          <w:sz w:val="22"/>
        </w:rPr>
        <w:t>SmartMedic: Communication Networ</w:t>
      </w:r>
      <w:r>
        <w:rPr>
          <w:b/>
          <w:sz w:val="22"/>
        </w:rPr>
        <w:t>k</w:t>
      </w:r>
    </w:p>
    <w:p w14:paraId="38EB89A1" w14:textId="66C67677" w:rsidR="00C0382A" w:rsidRDefault="00C0382A" w:rsidP="00C0382A">
      <w:pPr>
        <w:spacing w:after="120"/>
        <w:ind w:left="720" w:firstLine="0"/>
        <w:rPr>
          <w:sz w:val="22"/>
        </w:rPr>
      </w:pPr>
      <w:r w:rsidRPr="00420F77">
        <w:rPr>
          <w:sz w:val="22"/>
        </w:rPr>
        <w:t xml:space="preserve">SmartMedic: </w:t>
      </w:r>
      <w:ins w:id="982" w:author="Sai Praneetha Bhaskaruni" w:date="2022-03-25T15:09:00Z">
        <w:r w:rsidR="00071A4F">
          <w:rPr>
            <w:sz w:val="22"/>
          </w:rPr>
          <w:t>C</w:t>
        </w:r>
      </w:ins>
      <w:del w:id="983" w:author="Sai Praneetha Bhaskaruni" w:date="2022-03-25T15:09:00Z">
        <w:r w:rsidRPr="00420F77" w:rsidDel="00071A4F">
          <w:rPr>
            <w:sz w:val="22"/>
          </w:rPr>
          <w:delText>c</w:delText>
        </w:r>
      </w:del>
      <w:r w:rsidRPr="00420F77">
        <w:rPr>
          <w:sz w:val="22"/>
        </w:rPr>
        <w:t xml:space="preserve">ommunication network </w:t>
      </w:r>
      <w:r w:rsidR="00CD7EB0">
        <w:rPr>
          <w:sz w:val="22"/>
        </w:rPr>
        <w:t xml:space="preserve">is </w:t>
      </w:r>
      <w:r w:rsidRPr="00420F77">
        <w:rPr>
          <w:sz w:val="22"/>
        </w:rPr>
        <w:t xml:space="preserve">used to transmit the information from </w:t>
      </w:r>
      <w:ins w:id="984" w:author="Sai Praneetha Bhaskaruni" w:date="2022-03-25T15:14:00Z">
        <w:r w:rsidR="00A048E4">
          <w:rPr>
            <w:sz w:val="22"/>
          </w:rPr>
          <w:t>hospital</w:t>
        </w:r>
        <w:r w:rsidR="00220728">
          <w:rPr>
            <w:sz w:val="22"/>
          </w:rPr>
          <w:t>’</w:t>
        </w:r>
        <w:r w:rsidR="00A048E4">
          <w:rPr>
            <w:sz w:val="22"/>
          </w:rPr>
          <w:t>s environment to cloud</w:t>
        </w:r>
      </w:ins>
      <w:del w:id="985" w:author="Sai Praneetha Bhaskaruni" w:date="2022-03-25T15:14:00Z">
        <w:r w:rsidRPr="00420F77" w:rsidDel="00A048E4">
          <w:rPr>
            <w:sz w:val="22"/>
          </w:rPr>
          <w:delText>the source to the destination</w:delText>
        </w:r>
      </w:del>
      <w:r w:rsidRPr="00420F77">
        <w:rPr>
          <w:sz w:val="22"/>
        </w:rPr>
        <w:t>.</w:t>
      </w:r>
    </w:p>
    <w:p w14:paraId="21EBC934" w14:textId="77777777" w:rsidR="00BC2B73" w:rsidRDefault="00BC2B73" w:rsidP="00BC2B73">
      <w:pPr>
        <w:ind w:firstLine="0"/>
      </w:pPr>
    </w:p>
    <w:p w14:paraId="4799021F" w14:textId="03ABBB98" w:rsidR="009F2B4C" w:rsidRPr="00180992" w:rsidRDefault="009F2B4C" w:rsidP="004C52FA">
      <w:pPr>
        <w:pStyle w:val="Heading1"/>
      </w:pPr>
      <w:bookmarkStart w:id="986" w:name="_Toc108268253"/>
      <w:r w:rsidRPr="00180992">
        <w:rPr>
          <w:sz w:val="40"/>
        </w:rPr>
        <w:t>04</w:t>
      </w:r>
      <w:r w:rsidRPr="00180992">
        <w:rPr>
          <w:color w:val="FFCC66"/>
          <w:sz w:val="40"/>
        </w:rPr>
        <w:t xml:space="preserve"> </w:t>
      </w:r>
      <w:r w:rsidR="00C11DBF" w:rsidRPr="00C11DBF">
        <w:t>User Account Management</w:t>
      </w:r>
      <w:bookmarkEnd w:id="986"/>
    </w:p>
    <w:p w14:paraId="646E7648" w14:textId="02C315F0" w:rsidR="00C11DBF" w:rsidRPr="00C11DBF" w:rsidRDefault="00C11DBF" w:rsidP="00CA58F3">
      <w:pPr>
        <w:shd w:val="clear" w:color="auto" w:fill="E7E6E6" w:themeFill="background2"/>
        <w:spacing w:after="0"/>
        <w:ind w:left="118"/>
        <w:rPr>
          <w:b/>
          <w:sz w:val="22"/>
        </w:rPr>
      </w:pPr>
      <w:r w:rsidRPr="00C11DBF">
        <w:rPr>
          <w:b/>
          <w:sz w:val="22"/>
        </w:rPr>
        <w:t xml:space="preserve">SmartMedic: Tablet </w:t>
      </w:r>
    </w:p>
    <w:p w14:paraId="7553D772" w14:textId="18961492" w:rsidR="00CA58F3" w:rsidRPr="001D5400" w:rsidRDefault="00CA58F3" w:rsidP="00CA58F3">
      <w:pPr>
        <w:spacing w:after="120"/>
        <w:ind w:left="129" w:hanging="14"/>
        <w:rPr>
          <w:sz w:val="22"/>
        </w:rPr>
      </w:pPr>
      <w:r w:rsidRPr="00CA58F3">
        <w:rPr>
          <w:b/>
          <w:i/>
          <w:sz w:val="22"/>
        </w:rPr>
        <w:t>Existing Security Features:</w:t>
      </w:r>
      <w:r>
        <w:rPr>
          <w:i/>
          <w:sz w:val="22"/>
        </w:rPr>
        <w:t xml:space="preserve"> </w:t>
      </w:r>
      <w:ins w:id="987" w:author="Sai Praneetha Bhaskaruni" w:date="2022-03-25T14:33:00Z">
        <w:r w:rsidR="008A37C9" w:rsidRPr="001D5400">
          <w:rPr>
            <w:sz w:val="22"/>
            <w:rPrChange w:id="988" w:author="Sai Praneetha Bhaskaruni" w:date="2022-03-25T14:35:00Z">
              <w:rPr/>
            </w:rPrChange>
          </w:rPr>
          <w:t xml:space="preserve">Only Stryker’s service engineer has </w:t>
        </w:r>
      </w:ins>
      <w:r w:rsidR="007804B4" w:rsidRPr="007E21B6">
        <w:rPr>
          <w:sz w:val="22"/>
        </w:rPr>
        <w:t>a</w:t>
      </w:r>
      <w:r w:rsidR="007804B4">
        <w:rPr>
          <w:sz w:val="22"/>
        </w:rPr>
        <w:t>n</w:t>
      </w:r>
      <w:ins w:id="989" w:author="Sai Praneetha Bhaskaruni" w:date="2022-03-25T14:33:00Z">
        <w:r w:rsidR="008A37C9" w:rsidRPr="001D5400">
          <w:rPr>
            <w:sz w:val="22"/>
            <w:rPrChange w:id="990" w:author="Sai Praneetha Bhaskaruni" w:date="2022-03-25T14:35:00Z">
              <w:rPr/>
            </w:rPrChange>
          </w:rPr>
          <w:t xml:space="preserve"> user account and been provided with the authorization to acces</w:t>
        </w:r>
        <w:r w:rsidR="006D4B6A" w:rsidRPr="001D5400">
          <w:rPr>
            <w:sz w:val="22"/>
            <w:rPrChange w:id="991" w:author="Sai Praneetha Bhaskaruni" w:date="2022-03-25T14:35:00Z">
              <w:rPr/>
            </w:rPrChange>
          </w:rPr>
          <w:t>s.</w:t>
        </w:r>
      </w:ins>
      <w:del w:id="992" w:author="Sai Praneetha Bhaskaruni" w:date="2022-03-25T14:33:00Z">
        <w:r w:rsidR="007558B4" w:rsidRPr="001D5400" w:rsidDel="008A37C9">
          <w:rPr>
            <w:sz w:val="22"/>
            <w:highlight w:val="yellow"/>
            <w:rPrChange w:id="993" w:author="Sai Praneetha Bhaskaruni" w:date="2022-03-25T14:35:00Z">
              <w:rPr>
                <w:sz w:val="22"/>
              </w:rPr>
            </w:rPrChange>
          </w:rPr>
          <w:delText xml:space="preserve">Only Stryker’s service engineer </w:delText>
        </w:r>
        <w:r w:rsidR="00CD7EB0" w:rsidRPr="001D5400" w:rsidDel="008A37C9">
          <w:rPr>
            <w:sz w:val="22"/>
            <w:highlight w:val="yellow"/>
            <w:rPrChange w:id="994" w:author="Sai Praneetha Bhaskaruni" w:date="2022-03-25T14:35:00Z">
              <w:rPr>
                <w:sz w:val="22"/>
              </w:rPr>
            </w:rPrChange>
          </w:rPr>
          <w:delText xml:space="preserve">is </w:delText>
        </w:r>
        <w:r w:rsidR="007558B4" w:rsidRPr="001D5400" w:rsidDel="008A37C9">
          <w:rPr>
            <w:sz w:val="22"/>
            <w:highlight w:val="yellow"/>
            <w:rPrChange w:id="995" w:author="Sai Praneetha Bhaskaruni" w:date="2022-03-25T14:35:00Z">
              <w:rPr>
                <w:sz w:val="22"/>
              </w:rPr>
            </w:rPrChange>
          </w:rPr>
          <w:delText>authorized to manage user account</w:delText>
        </w:r>
      </w:del>
    </w:p>
    <w:p w14:paraId="2C7D339D" w14:textId="0D5347E0" w:rsidR="00CA58F3" w:rsidRPr="00CA58F3" w:rsidRDefault="00CD012C" w:rsidP="00CA58F3">
      <w:pPr>
        <w:spacing w:after="120"/>
        <w:ind w:left="129" w:hanging="14"/>
        <w:rPr>
          <w:i/>
          <w:sz w:val="22"/>
        </w:rPr>
      </w:pPr>
      <w:r>
        <w:rPr>
          <w:b/>
          <w:i/>
          <w:sz w:val="22"/>
        </w:rPr>
        <w:t>Recommendation for customer (HDO)</w:t>
      </w:r>
      <w:r w:rsidR="00CA58F3" w:rsidRPr="00CA58F3">
        <w:rPr>
          <w:b/>
          <w:i/>
          <w:sz w:val="22"/>
        </w:rPr>
        <w:t>:</w:t>
      </w:r>
      <w:r w:rsidR="00CA58F3" w:rsidRPr="00CA58F3">
        <w:t xml:space="preserve"> </w:t>
      </w:r>
      <w:r w:rsidR="00CA58F3" w:rsidRPr="00F26D63">
        <w:rPr>
          <w:sz w:val="22"/>
          <w:rPrChange w:id="996" w:author="Sai Praneetha Bhaskaruni" w:date="2022-03-25T14:35:00Z">
            <w:rPr/>
          </w:rPrChange>
        </w:rPr>
        <w:t xml:space="preserve">No </w:t>
      </w:r>
      <w:r w:rsidR="00CA58F3" w:rsidRPr="00F26D63">
        <w:rPr>
          <w:sz w:val="22"/>
        </w:rPr>
        <w:t xml:space="preserve">user account management by </w:t>
      </w:r>
      <w:r w:rsidR="00AA3C1A" w:rsidRPr="00F26D63">
        <w:rPr>
          <w:sz w:val="22"/>
        </w:rPr>
        <w:t>HDO/hospital staff</w:t>
      </w:r>
      <w:r w:rsidR="00CA58F3" w:rsidRPr="00F26D63">
        <w:rPr>
          <w:sz w:val="22"/>
        </w:rPr>
        <w:t>.</w:t>
      </w:r>
    </w:p>
    <w:p w14:paraId="6C028984" w14:textId="21D9C643" w:rsidR="00C11DBF" w:rsidRPr="00C11DBF" w:rsidRDefault="00C11DBF" w:rsidP="00CA58F3">
      <w:pPr>
        <w:shd w:val="clear" w:color="auto" w:fill="E7E6E6" w:themeFill="background2"/>
        <w:spacing w:after="0"/>
        <w:ind w:left="118"/>
        <w:rPr>
          <w:b/>
          <w:sz w:val="22"/>
        </w:rPr>
      </w:pPr>
      <w:r w:rsidRPr="00C11DBF">
        <w:rPr>
          <w:b/>
          <w:sz w:val="22"/>
        </w:rPr>
        <w:t xml:space="preserve">SmartMedic: Nurse Station Application </w:t>
      </w:r>
    </w:p>
    <w:p w14:paraId="06F7C2BD" w14:textId="7F59E478" w:rsidR="00CA58F3" w:rsidRPr="00CA58F3" w:rsidRDefault="00CA58F3" w:rsidP="00CA58F3">
      <w:pPr>
        <w:spacing w:after="120"/>
        <w:ind w:left="129" w:hanging="14"/>
        <w:rPr>
          <w:sz w:val="22"/>
        </w:rPr>
      </w:pPr>
      <w:r w:rsidRPr="00530651">
        <w:rPr>
          <w:b/>
          <w:i/>
          <w:sz w:val="22"/>
        </w:rPr>
        <w:t>Existing Security Features:</w:t>
      </w:r>
      <w:r w:rsidRPr="00CA58F3">
        <w:rPr>
          <w:sz w:val="22"/>
        </w:rPr>
        <w:t xml:space="preserve"> </w:t>
      </w:r>
      <w:ins w:id="997" w:author="Sai Praneetha Bhaskaruni" w:date="2022-03-25T14:34:00Z">
        <w:r w:rsidR="00634B13" w:rsidRPr="001D5400">
          <w:rPr>
            <w:sz w:val="22"/>
            <w:rPrChange w:id="998" w:author="Sai Praneetha Bhaskaruni" w:date="2022-03-25T14:35:00Z">
              <w:rPr/>
            </w:rPrChange>
          </w:rPr>
          <w:t>HDO/hospital staff has an user account and been provided with the authorization to access</w:t>
        </w:r>
      </w:ins>
      <w:del w:id="999" w:author="Sai Praneetha Bhaskaruni" w:date="2022-03-25T14:34:00Z">
        <w:r w:rsidR="00AA3C1A" w:rsidRPr="001D5400" w:rsidDel="00634B13">
          <w:rPr>
            <w:sz w:val="22"/>
          </w:rPr>
          <w:delText xml:space="preserve">HDO/hospital staff </w:delText>
        </w:r>
        <w:r w:rsidR="00E924E7" w:rsidRPr="001D5400" w:rsidDel="00634B13">
          <w:rPr>
            <w:sz w:val="22"/>
          </w:rPr>
          <w:delText xml:space="preserve">is </w:delText>
        </w:r>
        <w:r w:rsidR="00530651" w:rsidRPr="001D5400" w:rsidDel="00634B13">
          <w:rPr>
            <w:sz w:val="22"/>
          </w:rPr>
          <w:delText xml:space="preserve">only authorized to </w:delText>
        </w:r>
        <w:r w:rsidR="000F24D0" w:rsidRPr="001D5400" w:rsidDel="00634B13">
          <w:rPr>
            <w:sz w:val="22"/>
          </w:rPr>
          <w:delText>manage the user account on</w:delText>
        </w:r>
        <w:r w:rsidR="00530651" w:rsidRPr="001D5400" w:rsidDel="00634B13">
          <w:rPr>
            <w:sz w:val="22"/>
          </w:rPr>
          <w:delText xml:space="preserve"> the Nurse Station web application</w:delText>
        </w:r>
      </w:del>
      <w:r w:rsidR="00530651" w:rsidRPr="001D5400">
        <w:rPr>
          <w:sz w:val="22"/>
        </w:rPr>
        <w:t xml:space="preserve">. </w:t>
      </w:r>
      <w:ins w:id="1000" w:author="Sai Praneetha Bhaskaruni" w:date="2022-03-25T14:35:00Z">
        <w:r w:rsidR="00A806A0" w:rsidRPr="001D5400">
          <w:rPr>
            <w:sz w:val="22"/>
            <w:rPrChange w:id="1001" w:author="Sai Praneetha Bhaskaruni" w:date="2022-03-25T14:35:00Z">
              <w:rPr/>
            </w:rPrChange>
          </w:rPr>
          <w:t>Stryker provides the unique authentication credentials for the same.</w:t>
        </w:r>
      </w:ins>
      <w:del w:id="1002" w:author="Sai Praneetha Bhaskaruni" w:date="2022-03-25T14:35:00Z">
        <w:r w:rsidR="00530651" w:rsidRPr="00385939" w:rsidDel="00A806A0">
          <w:rPr>
            <w:sz w:val="22"/>
            <w:highlight w:val="yellow"/>
            <w:rPrChange w:id="1003" w:author="Sai Praneetha Bhaskaruni" w:date="2022-03-24T09:35:00Z">
              <w:rPr>
                <w:sz w:val="22"/>
              </w:rPr>
            </w:rPrChange>
          </w:rPr>
          <w:delText>Stryker will provide the personal authentication credential</w:delText>
        </w:r>
        <w:r w:rsidR="00E924E7" w:rsidRPr="00385939" w:rsidDel="00A806A0">
          <w:rPr>
            <w:sz w:val="22"/>
            <w:highlight w:val="yellow"/>
            <w:rPrChange w:id="1004" w:author="Sai Praneetha Bhaskaruni" w:date="2022-03-24T09:35:00Z">
              <w:rPr>
                <w:sz w:val="22"/>
              </w:rPr>
            </w:rPrChange>
          </w:rPr>
          <w:delText>s</w:delText>
        </w:r>
        <w:r w:rsidR="00530651" w:rsidRPr="00385939" w:rsidDel="00A806A0">
          <w:rPr>
            <w:sz w:val="22"/>
            <w:highlight w:val="yellow"/>
            <w:rPrChange w:id="1005" w:author="Sai Praneetha Bhaskaruni" w:date="2022-03-24T09:35:00Z">
              <w:rPr>
                <w:sz w:val="22"/>
              </w:rPr>
            </w:rPrChange>
          </w:rPr>
          <w:delText xml:space="preserve"> for the same.</w:delText>
        </w:r>
      </w:del>
    </w:p>
    <w:p w14:paraId="69F1C9B7" w14:textId="6EB79AA4" w:rsidR="00CA58F3" w:rsidRDefault="00CD012C" w:rsidP="00CA58F3">
      <w:pPr>
        <w:spacing w:after="120"/>
        <w:ind w:left="129" w:hanging="14"/>
        <w:rPr>
          <w:sz w:val="22"/>
        </w:rPr>
      </w:pPr>
      <w:r>
        <w:rPr>
          <w:b/>
          <w:i/>
          <w:sz w:val="22"/>
        </w:rPr>
        <w:t>Recommendation for customer (HDO)</w:t>
      </w:r>
      <w:r w:rsidR="00CA58F3" w:rsidRPr="00530651">
        <w:rPr>
          <w:b/>
          <w:i/>
          <w:sz w:val="22"/>
        </w:rPr>
        <w:t>:</w:t>
      </w:r>
      <w:r w:rsidR="00CA58F3" w:rsidRPr="00CA58F3">
        <w:rPr>
          <w:sz w:val="22"/>
        </w:rPr>
        <w:t xml:space="preserve"> No user account management by customer</w:t>
      </w:r>
      <w:ins w:id="1006" w:author="Sai Praneetha Bhaskaruni" w:date="2022-03-24T09:35:00Z">
        <w:r w:rsidR="00385939">
          <w:rPr>
            <w:sz w:val="22"/>
          </w:rPr>
          <w:t xml:space="preserve"> (HDO)</w:t>
        </w:r>
      </w:ins>
      <w:r w:rsidR="00CA58F3" w:rsidRPr="00CA58F3">
        <w:rPr>
          <w:sz w:val="22"/>
        </w:rPr>
        <w:t>.</w:t>
      </w:r>
      <w:r w:rsidR="00530651" w:rsidRPr="00530651">
        <w:t xml:space="preserve"> </w:t>
      </w:r>
      <w:r w:rsidR="00530651" w:rsidRPr="00530651">
        <w:rPr>
          <w:sz w:val="22"/>
        </w:rPr>
        <w:t>Stryker’s customer can access the Nurse Station web application using the credentials provided by Stryker</w:t>
      </w:r>
      <w:r w:rsidR="00530651">
        <w:rPr>
          <w:sz w:val="22"/>
        </w:rPr>
        <w:t>.</w:t>
      </w:r>
    </w:p>
    <w:p w14:paraId="7C339C6D" w14:textId="77777777" w:rsidR="002F5F30" w:rsidRDefault="002F5F30" w:rsidP="004C52FA">
      <w:pPr>
        <w:pStyle w:val="Heading1"/>
      </w:pPr>
      <w:bookmarkStart w:id="1007" w:name="_Toc108268254"/>
    </w:p>
    <w:p w14:paraId="37CFDE5B" w14:textId="0F243C8D" w:rsidR="00530651" w:rsidRPr="00180992" w:rsidRDefault="00530651" w:rsidP="004C52FA">
      <w:pPr>
        <w:pStyle w:val="Heading1"/>
      </w:pPr>
      <w:r>
        <w:rPr>
          <w:sz w:val="40"/>
        </w:rPr>
        <w:t>05</w:t>
      </w:r>
      <w:r w:rsidRPr="00180992">
        <w:rPr>
          <w:color w:val="FFCC66"/>
          <w:sz w:val="40"/>
        </w:rPr>
        <w:t xml:space="preserve"> </w:t>
      </w:r>
      <w:r w:rsidRPr="00530651">
        <w:t>Access control policy and management</w:t>
      </w:r>
      <w:bookmarkEnd w:id="1007"/>
    </w:p>
    <w:p w14:paraId="4A8023B0" w14:textId="5FC384C2" w:rsidR="00530651" w:rsidRPr="00C11DBF" w:rsidRDefault="00530651" w:rsidP="00530651">
      <w:pPr>
        <w:shd w:val="clear" w:color="auto" w:fill="E7E6E6" w:themeFill="background2"/>
        <w:spacing w:after="0"/>
        <w:ind w:left="118"/>
        <w:rPr>
          <w:b/>
          <w:sz w:val="22"/>
        </w:rPr>
      </w:pPr>
      <w:r w:rsidRPr="00C11DBF">
        <w:rPr>
          <w:b/>
          <w:sz w:val="22"/>
        </w:rPr>
        <w:t>SmartMedic Solution Component</w:t>
      </w:r>
      <w:ins w:id="1008" w:author="Sai Praneetha Bhaskaruni" w:date="2022-03-24T09:37:00Z">
        <w:r w:rsidR="008F26EB">
          <w:rPr>
            <w:b/>
            <w:sz w:val="22"/>
          </w:rPr>
          <w:t>s</w:t>
        </w:r>
      </w:ins>
      <w:r w:rsidRPr="00C11DBF">
        <w:rPr>
          <w:b/>
          <w:sz w:val="22"/>
        </w:rPr>
        <w:t>: Device</w:t>
      </w:r>
      <w:r w:rsidR="00360833">
        <w:rPr>
          <w:b/>
          <w:sz w:val="22"/>
        </w:rPr>
        <w:t>,</w:t>
      </w:r>
      <w:r w:rsidR="001B0076">
        <w:rPr>
          <w:b/>
          <w:sz w:val="22"/>
        </w:rPr>
        <w:t xml:space="preserve"> Tablet</w:t>
      </w:r>
      <w:r w:rsidR="00360833" w:rsidRPr="00360833">
        <w:t xml:space="preserve"> </w:t>
      </w:r>
      <w:r w:rsidR="00360833" w:rsidRPr="00360833">
        <w:rPr>
          <w:b/>
        </w:rPr>
        <w:t xml:space="preserve">and </w:t>
      </w:r>
      <w:r w:rsidR="00360833" w:rsidRPr="00360833">
        <w:rPr>
          <w:b/>
          <w:sz w:val="22"/>
        </w:rPr>
        <w:t>Nurse Station Application</w:t>
      </w:r>
    </w:p>
    <w:p w14:paraId="34135E04" w14:textId="1E222980" w:rsidR="00514449" w:rsidRPr="00514449" w:rsidRDefault="00530651" w:rsidP="00514449">
      <w:pPr>
        <w:spacing w:after="120"/>
        <w:ind w:left="129" w:hanging="14"/>
        <w:rPr>
          <w:ins w:id="1009" w:author="Sai Praneetha Bhaskaruni" w:date="2022-03-25T14:37:00Z"/>
          <w:sz w:val="22"/>
          <w:rPrChange w:id="1010" w:author="Sai Praneetha Bhaskaruni" w:date="2022-03-25T14:37:00Z">
            <w:rPr>
              <w:ins w:id="1011" w:author="Sai Praneetha Bhaskaruni" w:date="2022-03-25T14:37:00Z"/>
            </w:rPr>
          </w:rPrChange>
        </w:rPr>
      </w:pPr>
      <w:r w:rsidRPr="00CA58F3">
        <w:rPr>
          <w:b/>
          <w:i/>
          <w:sz w:val="22"/>
        </w:rPr>
        <w:t>Existing Security Features:</w:t>
      </w:r>
      <w:r>
        <w:rPr>
          <w:i/>
          <w:sz w:val="22"/>
        </w:rPr>
        <w:t xml:space="preserve"> </w:t>
      </w:r>
      <w:ins w:id="1012" w:author="Sai Praneetha Bhaskaruni" w:date="2022-03-25T14:36:00Z">
        <w:r w:rsidR="00F26D63" w:rsidRPr="003A467C">
          <w:rPr>
            <w:sz w:val="22"/>
            <w:rPrChange w:id="1013" w:author="Sai Praneetha Bhaskaruni" w:date="2022-03-25T14:37:00Z">
              <w:rPr/>
            </w:rPrChange>
          </w:rPr>
          <w:t>Only Stryker’s service engineer has authorization to access the SmartMedic solutions components (device, tablet) whenever needed, at the time of maintenance</w:t>
        </w:r>
      </w:ins>
      <w:del w:id="1014" w:author="Sai Praneetha Bhaskaruni" w:date="2022-03-25T14:36:00Z">
        <w:r w:rsidRPr="003A467C" w:rsidDel="00F26D63">
          <w:rPr>
            <w:sz w:val="22"/>
            <w:highlight w:val="yellow"/>
            <w:rPrChange w:id="1015" w:author="Sai Praneetha Bhaskaruni" w:date="2022-03-25T14:37:00Z">
              <w:rPr>
                <w:sz w:val="22"/>
              </w:rPr>
            </w:rPrChange>
          </w:rPr>
          <w:delText xml:space="preserve">Only Stryker’s service engineer </w:delText>
        </w:r>
        <w:r w:rsidR="00E924E7" w:rsidRPr="003A467C" w:rsidDel="00F26D63">
          <w:rPr>
            <w:sz w:val="22"/>
            <w:highlight w:val="yellow"/>
            <w:rPrChange w:id="1016" w:author="Sai Praneetha Bhaskaruni" w:date="2022-03-25T14:37:00Z">
              <w:rPr>
                <w:sz w:val="22"/>
              </w:rPr>
            </w:rPrChange>
          </w:rPr>
          <w:delText xml:space="preserve">is </w:delText>
        </w:r>
        <w:r w:rsidRPr="003A467C" w:rsidDel="00F26D63">
          <w:rPr>
            <w:sz w:val="22"/>
            <w:highlight w:val="yellow"/>
            <w:rPrChange w:id="1017" w:author="Sai Praneetha Bhaskaruni" w:date="2022-03-25T14:37:00Z">
              <w:rPr>
                <w:sz w:val="22"/>
              </w:rPr>
            </w:rPrChange>
          </w:rPr>
          <w:delText xml:space="preserve">authorized </w:delText>
        </w:r>
        <w:r w:rsidR="000F24D0" w:rsidRPr="003A467C" w:rsidDel="00F26D63">
          <w:rPr>
            <w:sz w:val="22"/>
            <w:highlight w:val="yellow"/>
            <w:rPrChange w:id="1018" w:author="Sai Praneetha Bhaskaruni" w:date="2022-03-25T14:37:00Z">
              <w:rPr>
                <w:sz w:val="22"/>
              </w:rPr>
            </w:rPrChange>
          </w:rPr>
          <w:delText xml:space="preserve">to </w:delText>
        </w:r>
        <w:r w:rsidRPr="003A467C" w:rsidDel="00F26D63">
          <w:rPr>
            <w:sz w:val="22"/>
            <w:highlight w:val="yellow"/>
            <w:rPrChange w:id="1019" w:author="Sai Praneetha Bhaskaruni" w:date="2022-03-25T14:37:00Z">
              <w:rPr>
                <w:sz w:val="22"/>
              </w:rPr>
            </w:rPrChange>
          </w:rPr>
          <w:delText>access the</w:delText>
        </w:r>
        <w:r w:rsidR="00360833" w:rsidRPr="003A467C" w:rsidDel="00F26D63">
          <w:rPr>
            <w:sz w:val="22"/>
            <w:highlight w:val="yellow"/>
            <w:rPrChange w:id="1020" w:author="Sai Praneetha Bhaskaruni" w:date="2022-03-25T14:37:00Z">
              <w:rPr>
                <w:sz w:val="22"/>
              </w:rPr>
            </w:rPrChange>
          </w:rPr>
          <w:delText xml:space="preserve"> SmartMedic solutions component</w:delText>
        </w:r>
        <w:r w:rsidR="003D3346" w:rsidRPr="003A467C" w:rsidDel="00F26D63">
          <w:rPr>
            <w:sz w:val="22"/>
            <w:highlight w:val="yellow"/>
            <w:rPrChange w:id="1021" w:author="Sai Praneetha Bhaskaruni" w:date="2022-03-25T14:37:00Z">
              <w:rPr>
                <w:sz w:val="22"/>
              </w:rPr>
            </w:rPrChange>
          </w:rPr>
          <w:delText xml:space="preserve"> w</w:delText>
        </w:r>
        <w:r w:rsidRPr="003A467C" w:rsidDel="00F26D63">
          <w:rPr>
            <w:sz w:val="22"/>
            <w:highlight w:val="yellow"/>
            <w:rPrChange w:id="1022" w:author="Sai Praneetha Bhaskaruni" w:date="2022-03-25T14:37:00Z">
              <w:rPr>
                <w:sz w:val="22"/>
              </w:rPr>
            </w:rPrChange>
          </w:rPr>
          <w:delText>henever needed</w:delText>
        </w:r>
        <w:r w:rsidR="003D3346" w:rsidRPr="003A467C" w:rsidDel="00F26D63">
          <w:rPr>
            <w:sz w:val="22"/>
            <w:highlight w:val="yellow"/>
            <w:rPrChange w:id="1023" w:author="Sai Praneetha Bhaskaruni" w:date="2022-03-25T14:37:00Z">
              <w:rPr>
                <w:sz w:val="22"/>
              </w:rPr>
            </w:rPrChange>
          </w:rPr>
          <w:delText>,</w:delText>
        </w:r>
        <w:r w:rsidRPr="003A467C" w:rsidDel="00F26D63">
          <w:rPr>
            <w:sz w:val="22"/>
            <w:highlight w:val="yellow"/>
            <w:rPrChange w:id="1024" w:author="Sai Praneetha Bhaskaruni" w:date="2022-03-25T14:37:00Z">
              <w:rPr>
                <w:sz w:val="22"/>
              </w:rPr>
            </w:rPrChange>
          </w:rPr>
          <w:delText xml:space="preserve"> at the time of maintenance</w:delText>
        </w:r>
      </w:del>
      <w:r w:rsidRPr="003A467C">
        <w:rPr>
          <w:sz w:val="22"/>
        </w:rPr>
        <w:t>.</w:t>
      </w:r>
      <w:r w:rsidR="001B0076" w:rsidRPr="001B0076">
        <w:t xml:space="preserve"> </w:t>
      </w:r>
      <w:r w:rsidR="001B0076" w:rsidRPr="001B0076">
        <w:rPr>
          <w:sz w:val="22"/>
        </w:rPr>
        <w:t>T</w:t>
      </w:r>
      <w:r w:rsidR="003D3346">
        <w:rPr>
          <w:sz w:val="22"/>
        </w:rPr>
        <w:t>he t</w:t>
      </w:r>
      <w:r w:rsidR="001B0076" w:rsidRPr="001B0076">
        <w:rPr>
          <w:sz w:val="22"/>
        </w:rPr>
        <w:t xml:space="preserve">ablet is placed inside </w:t>
      </w:r>
      <w:r w:rsidR="003D3346">
        <w:rPr>
          <w:sz w:val="22"/>
        </w:rPr>
        <w:t xml:space="preserve">an </w:t>
      </w:r>
      <w:r w:rsidR="001B0076" w:rsidRPr="001B0076">
        <w:rPr>
          <w:sz w:val="22"/>
        </w:rPr>
        <w:t xml:space="preserve">enclosure. Access to </w:t>
      </w:r>
      <w:r w:rsidR="00D62C16">
        <w:rPr>
          <w:sz w:val="22"/>
        </w:rPr>
        <w:t xml:space="preserve">the </w:t>
      </w:r>
      <w:r w:rsidR="001B0076" w:rsidRPr="001B0076">
        <w:rPr>
          <w:sz w:val="22"/>
        </w:rPr>
        <w:t>tablet is only provided to Stryker Service Personnel</w:t>
      </w:r>
      <w:r w:rsidR="00D62C16">
        <w:rPr>
          <w:sz w:val="22"/>
        </w:rPr>
        <w:t>.</w:t>
      </w:r>
      <w:r w:rsidR="00360833" w:rsidRPr="00360833">
        <w:t xml:space="preserve"> </w:t>
      </w:r>
      <w:r w:rsidR="00360833" w:rsidRPr="00360833">
        <w:rPr>
          <w:sz w:val="22"/>
        </w:rPr>
        <w:t xml:space="preserve">Stryker’s customer </w:t>
      </w:r>
      <w:r w:rsidR="00D62C16">
        <w:rPr>
          <w:sz w:val="22"/>
        </w:rPr>
        <w:t xml:space="preserve">is </w:t>
      </w:r>
      <w:r w:rsidR="00360833" w:rsidRPr="00360833">
        <w:rPr>
          <w:sz w:val="22"/>
        </w:rPr>
        <w:t xml:space="preserve">only authorized to access the Nurse Station web application. </w:t>
      </w:r>
      <w:ins w:id="1025" w:author="Sai Praneetha Bhaskaruni" w:date="2022-03-25T14:37:00Z">
        <w:r w:rsidR="00514449" w:rsidRPr="00514449">
          <w:rPr>
            <w:sz w:val="22"/>
            <w:rPrChange w:id="1026" w:author="Sai Praneetha Bhaskaruni" w:date="2022-03-25T14:37:00Z">
              <w:rPr/>
            </w:rPrChange>
          </w:rPr>
          <w:t>Stryker provides the personnel with authentication credentials for the same.</w:t>
        </w:r>
      </w:ins>
    </w:p>
    <w:p w14:paraId="000AF734" w14:textId="660A9445" w:rsidR="00530651" w:rsidDel="00514449" w:rsidRDefault="00360833" w:rsidP="00530651">
      <w:pPr>
        <w:spacing w:after="120"/>
        <w:ind w:left="129" w:hanging="14"/>
        <w:rPr>
          <w:del w:id="1027" w:author="Sai Praneetha Bhaskaruni" w:date="2022-03-25T14:37:00Z"/>
          <w:sz w:val="22"/>
        </w:rPr>
      </w:pPr>
      <w:del w:id="1028" w:author="Sai Praneetha Bhaskaruni" w:date="2022-03-25T14:37:00Z">
        <w:r w:rsidRPr="006841B5" w:rsidDel="00514449">
          <w:rPr>
            <w:sz w:val="22"/>
            <w:highlight w:val="yellow"/>
            <w:rPrChange w:id="1029" w:author="Sai Praneetha Bhaskaruni" w:date="2022-03-23T16:37:00Z">
              <w:rPr>
                <w:sz w:val="22"/>
              </w:rPr>
            </w:rPrChange>
          </w:rPr>
          <w:delText xml:space="preserve">Stryker will provide the </w:delText>
        </w:r>
        <w:r w:rsidR="00D62C16" w:rsidRPr="006841B5" w:rsidDel="00514449">
          <w:rPr>
            <w:sz w:val="22"/>
            <w:highlight w:val="yellow"/>
            <w:rPrChange w:id="1030" w:author="Sai Praneetha Bhaskaruni" w:date="2022-03-23T16:37:00Z">
              <w:rPr>
                <w:sz w:val="22"/>
              </w:rPr>
            </w:rPrChange>
          </w:rPr>
          <w:delText>personnel</w:delText>
        </w:r>
        <w:r w:rsidR="00D62C16" w:rsidRPr="00360833" w:rsidDel="00514449">
          <w:rPr>
            <w:sz w:val="22"/>
          </w:rPr>
          <w:delText xml:space="preserve"> </w:delText>
        </w:r>
        <w:r w:rsidR="00D62C16" w:rsidDel="00514449">
          <w:rPr>
            <w:sz w:val="22"/>
          </w:rPr>
          <w:delText xml:space="preserve">with </w:delText>
        </w:r>
        <w:r w:rsidRPr="00360833" w:rsidDel="00514449">
          <w:rPr>
            <w:sz w:val="22"/>
          </w:rPr>
          <w:delText>authentication credential</w:delText>
        </w:r>
        <w:r w:rsidR="00D62C16" w:rsidDel="00514449">
          <w:rPr>
            <w:sz w:val="22"/>
          </w:rPr>
          <w:delText>s</w:delText>
        </w:r>
        <w:r w:rsidRPr="00360833" w:rsidDel="00514449">
          <w:rPr>
            <w:sz w:val="22"/>
          </w:rPr>
          <w:delText xml:space="preserve"> for the same.</w:delText>
        </w:r>
      </w:del>
    </w:p>
    <w:p w14:paraId="1264DC6B" w14:textId="1473AAB6" w:rsidR="00530651" w:rsidRDefault="00CD012C" w:rsidP="00530651">
      <w:pPr>
        <w:spacing w:after="120"/>
        <w:ind w:left="129" w:hanging="14"/>
        <w:rPr>
          <w:sz w:val="22"/>
        </w:rPr>
      </w:pPr>
      <w:r>
        <w:rPr>
          <w:b/>
          <w:i/>
          <w:sz w:val="22"/>
        </w:rPr>
        <w:t>Recommendation for customer (HDO)</w:t>
      </w:r>
      <w:r w:rsidR="00530651" w:rsidRPr="00530651">
        <w:rPr>
          <w:b/>
          <w:i/>
          <w:sz w:val="22"/>
        </w:rPr>
        <w:t>:</w:t>
      </w:r>
      <w:r w:rsidR="00530651" w:rsidRPr="00CA58F3">
        <w:rPr>
          <w:sz w:val="22"/>
        </w:rPr>
        <w:t xml:space="preserve"> </w:t>
      </w:r>
      <w:r w:rsidR="00530651" w:rsidRPr="00530651">
        <w:rPr>
          <w:sz w:val="22"/>
        </w:rPr>
        <w:t>Stryker’s customer can access the Nurse Station web application using the credentials provided by Stryker</w:t>
      </w:r>
      <w:r w:rsidR="00530651">
        <w:rPr>
          <w:sz w:val="22"/>
        </w:rPr>
        <w:t>.</w:t>
      </w:r>
      <w:r w:rsidR="001B0076" w:rsidRPr="001B0076">
        <w:t xml:space="preserve"> </w:t>
      </w:r>
      <w:r w:rsidR="001B0076" w:rsidRPr="001B0076">
        <w:rPr>
          <w:sz w:val="22"/>
        </w:rPr>
        <w:t xml:space="preserve">The management of physical security aspects of the HDO's IT system, networks and other configuration items is a key responsibility of the HDO's </w:t>
      </w:r>
      <w:del w:id="1031" w:author="Sai Praneetha Bhaskaruni" w:date="2022-03-25T14:37:00Z">
        <w:r w:rsidR="001B0076" w:rsidRPr="001B0076" w:rsidDel="004E4A36">
          <w:rPr>
            <w:sz w:val="22"/>
          </w:rPr>
          <w:delText xml:space="preserve"> </w:delText>
        </w:r>
      </w:del>
      <w:r w:rsidR="001B0076" w:rsidRPr="001B0076">
        <w:rPr>
          <w:sz w:val="22"/>
        </w:rPr>
        <w:t>IT network management.</w:t>
      </w:r>
    </w:p>
    <w:p w14:paraId="0A5AA556" w14:textId="77777777" w:rsidR="000F24D0" w:rsidRDefault="000F24D0" w:rsidP="00C335C4">
      <w:pPr>
        <w:spacing w:after="0"/>
        <w:ind w:left="129" w:hanging="14"/>
        <w:rPr>
          <w:sz w:val="22"/>
        </w:rPr>
      </w:pPr>
    </w:p>
    <w:p w14:paraId="627801FF" w14:textId="08588887" w:rsidR="000F24D0" w:rsidRPr="00180992" w:rsidRDefault="000F24D0" w:rsidP="004C52FA">
      <w:pPr>
        <w:pStyle w:val="Heading1"/>
      </w:pPr>
      <w:bookmarkStart w:id="1032" w:name="_Toc108268255"/>
      <w:r>
        <w:rPr>
          <w:sz w:val="40"/>
        </w:rPr>
        <w:t>06</w:t>
      </w:r>
      <w:r w:rsidRPr="00180992">
        <w:rPr>
          <w:color w:val="FFCC66"/>
          <w:sz w:val="40"/>
        </w:rPr>
        <w:t xml:space="preserve"> </w:t>
      </w:r>
      <w:r w:rsidRPr="000F24D0">
        <w:t xml:space="preserve">Security </w:t>
      </w:r>
      <w:r w:rsidR="00EA0403" w:rsidRPr="000F24D0">
        <w:t>Awareness Training</w:t>
      </w:r>
      <w:bookmarkEnd w:id="1032"/>
    </w:p>
    <w:p w14:paraId="39B3EAFA" w14:textId="078D8AF3" w:rsidR="000F24D0" w:rsidRPr="00C11DBF" w:rsidRDefault="000F24D0" w:rsidP="000F24D0">
      <w:pPr>
        <w:shd w:val="clear" w:color="auto" w:fill="E7E6E6" w:themeFill="background2"/>
        <w:spacing w:after="0"/>
        <w:ind w:left="118"/>
        <w:rPr>
          <w:b/>
          <w:sz w:val="22"/>
        </w:rPr>
      </w:pPr>
      <w:r w:rsidRPr="00C11DBF">
        <w:rPr>
          <w:b/>
          <w:sz w:val="22"/>
        </w:rPr>
        <w:t>SmartMedic Solution Component</w:t>
      </w:r>
      <w:ins w:id="1033" w:author="Sai Praneetha Bhaskaruni" w:date="2022-03-24T09:42:00Z">
        <w:r w:rsidR="00566E16">
          <w:rPr>
            <w:b/>
            <w:sz w:val="22"/>
          </w:rPr>
          <w:t>s</w:t>
        </w:r>
      </w:ins>
      <w:r w:rsidRPr="00C11DBF">
        <w:rPr>
          <w:b/>
          <w:sz w:val="22"/>
        </w:rPr>
        <w:t xml:space="preserve">: </w:t>
      </w:r>
      <w:r w:rsidR="00EA0403" w:rsidRPr="00C11DBF">
        <w:rPr>
          <w:b/>
          <w:sz w:val="22"/>
        </w:rPr>
        <w:t>Device</w:t>
      </w:r>
      <w:r w:rsidR="00EA0403">
        <w:t>,</w:t>
      </w:r>
      <w:r w:rsidR="00EA0403" w:rsidRPr="00EA0403">
        <w:rPr>
          <w:b/>
          <w:sz w:val="22"/>
        </w:rPr>
        <w:t xml:space="preserve"> Tablet and Nurse Station Application</w:t>
      </w:r>
    </w:p>
    <w:p w14:paraId="2FAEEE2E" w14:textId="1F9ED4D7" w:rsidR="000F24D0" w:rsidRPr="00D91131" w:rsidDel="004F78D0" w:rsidRDefault="00CD012C" w:rsidP="000F24D0">
      <w:pPr>
        <w:spacing w:after="120"/>
        <w:ind w:left="129" w:hanging="14"/>
        <w:rPr>
          <w:del w:id="1034" w:author="Sai Praneetha Bhaskaruni" w:date="2022-03-25T14:38:00Z"/>
          <w:sz w:val="22"/>
          <w:rPrChange w:id="1035" w:author="Sai Praneetha Bhaskaruni" w:date="2022-03-25T14:38:00Z">
            <w:rPr>
              <w:del w:id="1036" w:author="Sai Praneetha Bhaskaruni" w:date="2022-03-25T14:38:00Z"/>
            </w:rPr>
          </w:rPrChange>
        </w:rPr>
      </w:pPr>
      <w:r>
        <w:rPr>
          <w:b/>
          <w:i/>
          <w:sz w:val="22"/>
        </w:rPr>
        <w:t>Recommendation for customer (HDO)</w:t>
      </w:r>
      <w:r w:rsidR="000F24D0" w:rsidRPr="00CA58F3">
        <w:rPr>
          <w:b/>
          <w:i/>
          <w:sz w:val="22"/>
        </w:rPr>
        <w:t>:</w:t>
      </w:r>
      <w:r w:rsidR="000F24D0" w:rsidRPr="00CA58F3">
        <w:t xml:space="preserve"> </w:t>
      </w:r>
      <w:r w:rsidR="000F24D0" w:rsidRPr="00D91131">
        <w:rPr>
          <w:sz w:val="22"/>
          <w:rPrChange w:id="1037" w:author="Sai Praneetha Bhaskaruni" w:date="2022-03-25T14:38:00Z">
            <w:rPr/>
          </w:rPrChange>
        </w:rPr>
        <w:t>C</w:t>
      </w:r>
      <w:r w:rsidR="000F24D0" w:rsidRPr="00D91131">
        <w:rPr>
          <w:sz w:val="22"/>
        </w:rPr>
        <w:t>ustomer</w:t>
      </w:r>
      <w:ins w:id="1038" w:author="Sai Praneetha Bhaskaruni" w:date="2022-03-24T09:52:00Z">
        <w:r w:rsidR="000C3E6F" w:rsidRPr="00D91131">
          <w:rPr>
            <w:sz w:val="22"/>
          </w:rPr>
          <w:t xml:space="preserve"> (HDO</w:t>
        </w:r>
      </w:ins>
      <w:ins w:id="1039" w:author="Sai Praneetha Bhaskaruni" w:date="2022-03-24T09:53:00Z">
        <w:r w:rsidR="000C3E6F" w:rsidRPr="00D91131">
          <w:rPr>
            <w:sz w:val="22"/>
          </w:rPr>
          <w:t>s</w:t>
        </w:r>
      </w:ins>
      <w:ins w:id="1040" w:author="Sai Praneetha Bhaskaruni" w:date="2022-03-24T09:52:00Z">
        <w:r w:rsidR="000C3E6F" w:rsidRPr="00D91131">
          <w:rPr>
            <w:sz w:val="22"/>
          </w:rPr>
          <w:t xml:space="preserve">) </w:t>
        </w:r>
      </w:ins>
      <w:ins w:id="1041" w:author="Sai Praneetha Bhaskaruni" w:date="2022-03-24T09:53:00Z">
        <w:r w:rsidR="000C3E6F" w:rsidRPr="00D91131">
          <w:rPr>
            <w:sz w:val="22"/>
          </w:rPr>
          <w:t>responsibility</w:t>
        </w:r>
      </w:ins>
      <w:r w:rsidR="00B41D30" w:rsidRPr="00D91131">
        <w:rPr>
          <w:sz w:val="22"/>
        </w:rPr>
        <w:t xml:space="preserve"> </w:t>
      </w:r>
      <w:ins w:id="1042" w:author="Sai Praneetha Bhaskaruni" w:date="2022-03-24T09:53:00Z">
        <w:r w:rsidR="000C3E6F" w:rsidRPr="00D91131">
          <w:rPr>
            <w:sz w:val="22"/>
          </w:rPr>
          <w:t xml:space="preserve">to be </w:t>
        </w:r>
      </w:ins>
      <w:r w:rsidR="00B41D30" w:rsidRPr="00D91131">
        <w:rPr>
          <w:sz w:val="22"/>
        </w:rPr>
        <w:t xml:space="preserve">aware and train the </w:t>
      </w:r>
      <w:ins w:id="1043" w:author="Sai Praneetha Bhaskaruni" w:date="2022-03-24T09:53:00Z">
        <w:r w:rsidR="000C3E6F" w:rsidRPr="00D91131">
          <w:rPr>
            <w:sz w:val="22"/>
          </w:rPr>
          <w:t>appropriate</w:t>
        </w:r>
        <w:r w:rsidR="00761083" w:rsidRPr="00D91131">
          <w:rPr>
            <w:sz w:val="22"/>
          </w:rPr>
          <w:t xml:space="preserve"> </w:t>
        </w:r>
      </w:ins>
      <w:r w:rsidR="00B41D30" w:rsidRPr="00D91131">
        <w:rPr>
          <w:sz w:val="22"/>
        </w:rPr>
        <w:t>user</w:t>
      </w:r>
      <w:del w:id="1044" w:author="Sai Praneetha Bhaskaruni" w:date="2022-03-24T09:42:00Z">
        <w:r w:rsidR="00B41D30" w:rsidRPr="00D91131" w:rsidDel="00566E16">
          <w:rPr>
            <w:sz w:val="22"/>
          </w:rPr>
          <w:delText xml:space="preserve"> </w:delText>
        </w:r>
      </w:del>
      <w:r w:rsidR="003D3346" w:rsidRPr="00D91131">
        <w:rPr>
          <w:sz w:val="22"/>
        </w:rPr>
        <w:t xml:space="preserve">. </w:t>
      </w:r>
      <w:ins w:id="1045" w:author="Sai Praneetha Bhaskaruni" w:date="2022-03-25T14:38:00Z">
        <w:r w:rsidR="004F78D0" w:rsidRPr="00D91131">
          <w:rPr>
            <w:sz w:val="22"/>
            <w:rPrChange w:id="1046" w:author="Sai Praneetha Bhaskaruni" w:date="2022-03-25T14:38:00Z">
              <w:rPr/>
            </w:rPrChange>
          </w:rPr>
          <w:t xml:space="preserve">Only Stryker’s service engineer has authorization to access the SmartMedic solutions </w:t>
        </w:r>
        <w:commentRangeStart w:id="1047"/>
        <w:r w:rsidR="004F78D0" w:rsidRPr="00D91131">
          <w:rPr>
            <w:sz w:val="22"/>
            <w:rPrChange w:id="1048" w:author="Sai Praneetha Bhaskaruni" w:date="2022-03-25T14:38:00Z">
              <w:rPr/>
            </w:rPrChange>
          </w:rPr>
          <w:t>component</w:t>
        </w:r>
      </w:ins>
      <w:commentRangeEnd w:id="1047"/>
      <w:r w:rsidR="00811679">
        <w:rPr>
          <w:rStyle w:val="CommentReference"/>
        </w:rPr>
        <w:commentReference w:id="1047"/>
      </w:r>
      <w:ins w:id="1049" w:author="Sai Praneetha Bhaskaruni" w:date="2022-03-25T14:38:00Z">
        <w:r w:rsidR="004F78D0" w:rsidRPr="00D91131">
          <w:rPr>
            <w:sz w:val="22"/>
            <w:rPrChange w:id="1050" w:author="Sai Praneetha Bhaskaruni" w:date="2022-03-25T14:38:00Z">
              <w:rPr/>
            </w:rPrChange>
          </w:rPr>
          <w:t xml:space="preserve"> (device) whenever needed, at the time of maintenance</w:t>
        </w:r>
      </w:ins>
      <w:del w:id="1051" w:author="Sai Praneetha Bhaskaruni" w:date="2022-03-25T14:38:00Z">
        <w:r w:rsidR="003D3346" w:rsidRPr="00D91131" w:rsidDel="004F78D0">
          <w:rPr>
            <w:sz w:val="22"/>
          </w:rPr>
          <w:delText xml:space="preserve">Only </w:delText>
        </w:r>
        <w:r w:rsidR="00B41D30" w:rsidRPr="00D91131" w:rsidDel="004F78D0">
          <w:rPr>
            <w:sz w:val="22"/>
          </w:rPr>
          <w:delText xml:space="preserve">Stryker’s service engineer </w:delText>
        </w:r>
        <w:r w:rsidR="003D3346" w:rsidRPr="00D91131" w:rsidDel="004F78D0">
          <w:rPr>
            <w:sz w:val="22"/>
          </w:rPr>
          <w:delText xml:space="preserve">is </w:delText>
        </w:r>
        <w:r w:rsidR="00B41D30" w:rsidRPr="00D91131" w:rsidDel="004F78D0">
          <w:rPr>
            <w:sz w:val="22"/>
          </w:rPr>
          <w:delText>authorized to access the SmartMedic solutions component device</w:delText>
        </w:r>
        <w:r w:rsidR="003D3346" w:rsidRPr="00D91131" w:rsidDel="004F78D0">
          <w:rPr>
            <w:sz w:val="22"/>
          </w:rPr>
          <w:delText xml:space="preserve"> w</w:delText>
        </w:r>
        <w:r w:rsidR="00B41D30" w:rsidRPr="00D91131" w:rsidDel="004F78D0">
          <w:rPr>
            <w:sz w:val="22"/>
          </w:rPr>
          <w:delText>henever needed</w:delText>
        </w:r>
        <w:r w:rsidR="003D3346" w:rsidRPr="00D91131" w:rsidDel="004F78D0">
          <w:rPr>
            <w:sz w:val="22"/>
          </w:rPr>
          <w:delText>,</w:delText>
        </w:r>
        <w:r w:rsidR="00B41D30" w:rsidRPr="00D91131" w:rsidDel="004F78D0">
          <w:rPr>
            <w:sz w:val="22"/>
          </w:rPr>
          <w:delText xml:space="preserve"> at the time of maintenance</w:delText>
        </w:r>
      </w:del>
      <w:r w:rsidR="000F24D0" w:rsidRPr="00D91131">
        <w:rPr>
          <w:sz w:val="22"/>
        </w:rPr>
        <w:t>.</w:t>
      </w:r>
      <w:r w:rsidR="00B41D30" w:rsidRPr="00D91131">
        <w:rPr>
          <w:sz w:val="22"/>
          <w:rPrChange w:id="1052" w:author="Sai Praneetha Bhaskaruni" w:date="2022-03-25T14:38:00Z">
            <w:rPr/>
          </w:rPrChange>
        </w:rPr>
        <w:t xml:space="preserve"> </w:t>
      </w:r>
      <w:ins w:id="1053" w:author="Sai Praneetha Bhaskaruni" w:date="2022-03-25T14:38:00Z">
        <w:r w:rsidR="004F78D0" w:rsidRPr="00D91131">
          <w:rPr>
            <w:sz w:val="22"/>
            <w:rPrChange w:id="1054" w:author="Sai Praneetha Bhaskaruni" w:date="2022-03-25T14:38:00Z">
              <w:rPr/>
            </w:rPrChange>
          </w:rPr>
          <w:t>The access and management of the device and tablet is not provided for HDO.</w:t>
        </w:r>
      </w:ins>
      <w:del w:id="1055" w:author="Sai Praneetha Bhaskaruni" w:date="2022-03-25T14:38:00Z">
        <w:r w:rsidR="00EA0403" w:rsidRPr="00D91131" w:rsidDel="004F78D0">
          <w:rPr>
            <w:sz w:val="22"/>
          </w:rPr>
          <w:delText xml:space="preserve">HDO </w:delText>
        </w:r>
        <w:r w:rsidR="003D3346" w:rsidRPr="00D91131" w:rsidDel="004F78D0">
          <w:rPr>
            <w:sz w:val="22"/>
          </w:rPr>
          <w:delText xml:space="preserve">is </w:delText>
        </w:r>
        <w:r w:rsidR="00B41D30" w:rsidRPr="00D91131" w:rsidDel="004F78D0">
          <w:rPr>
            <w:sz w:val="22"/>
          </w:rPr>
          <w:delText xml:space="preserve">not allowed </w:delText>
        </w:r>
        <w:r w:rsidR="003D3346" w:rsidRPr="00D91131" w:rsidDel="004F78D0">
          <w:rPr>
            <w:sz w:val="22"/>
          </w:rPr>
          <w:delText xml:space="preserve">to access </w:delText>
        </w:r>
        <w:r w:rsidR="00B41D30" w:rsidRPr="00D91131" w:rsidDel="004F78D0">
          <w:rPr>
            <w:sz w:val="22"/>
          </w:rPr>
          <w:delText>and manag</w:delText>
        </w:r>
        <w:r w:rsidR="003D3346" w:rsidRPr="00D91131" w:rsidDel="004F78D0">
          <w:rPr>
            <w:sz w:val="22"/>
          </w:rPr>
          <w:delText>e</w:delText>
        </w:r>
        <w:r w:rsidR="00B41D30" w:rsidRPr="00D91131" w:rsidDel="004F78D0">
          <w:rPr>
            <w:sz w:val="22"/>
          </w:rPr>
          <w:delText xml:space="preserve"> </w:delText>
        </w:r>
        <w:r w:rsidR="003D3346" w:rsidRPr="00D91131" w:rsidDel="004F78D0">
          <w:rPr>
            <w:sz w:val="22"/>
          </w:rPr>
          <w:delText xml:space="preserve">the </w:delText>
        </w:r>
        <w:r w:rsidR="00EA0403" w:rsidRPr="00D91131" w:rsidDel="004F78D0">
          <w:rPr>
            <w:sz w:val="22"/>
          </w:rPr>
          <w:delText xml:space="preserve">device and tablet </w:delText>
        </w:r>
        <w:r w:rsidR="00B41D30" w:rsidRPr="00D91131" w:rsidDel="004F78D0">
          <w:rPr>
            <w:sz w:val="22"/>
          </w:rPr>
          <w:delText>component.</w:delText>
        </w:r>
      </w:del>
    </w:p>
    <w:p w14:paraId="64CC9A39" w14:textId="77777777" w:rsidR="004F78D0" w:rsidRPr="00D91131" w:rsidRDefault="004F78D0" w:rsidP="000F24D0">
      <w:pPr>
        <w:spacing w:after="120"/>
        <w:ind w:left="129" w:hanging="14"/>
        <w:rPr>
          <w:ins w:id="1056" w:author="Sai Praneetha Bhaskaruni" w:date="2022-03-25T14:38:00Z"/>
          <w:sz w:val="22"/>
        </w:rPr>
      </w:pPr>
    </w:p>
    <w:p w14:paraId="73EE030A" w14:textId="5195CFE9" w:rsidR="000F24D0" w:rsidRPr="00EA0403" w:rsidRDefault="00EA0403" w:rsidP="000F24D0">
      <w:pPr>
        <w:spacing w:after="120"/>
        <w:ind w:left="129" w:hanging="14"/>
        <w:rPr>
          <w:sz w:val="22"/>
        </w:rPr>
      </w:pPr>
      <w:r w:rsidRPr="00EA0403">
        <w:rPr>
          <w:sz w:val="22"/>
        </w:rPr>
        <w:t>HDO’s user</w:t>
      </w:r>
      <w:r w:rsidR="000F24D0" w:rsidRPr="00EA0403">
        <w:rPr>
          <w:sz w:val="22"/>
        </w:rPr>
        <w:t xml:space="preserve"> can access the Nurse Station web application using the credentials provided by Stryker</w:t>
      </w:r>
      <w:r w:rsidR="003D3346">
        <w:rPr>
          <w:sz w:val="22"/>
        </w:rPr>
        <w:t xml:space="preserve"> and can l</w:t>
      </w:r>
      <w:r w:rsidR="00B41D30" w:rsidRPr="00EA0403">
        <w:rPr>
          <w:sz w:val="22"/>
        </w:rPr>
        <w:t xml:space="preserve">og out </w:t>
      </w:r>
      <w:r w:rsidR="003D3346">
        <w:rPr>
          <w:sz w:val="22"/>
        </w:rPr>
        <w:t xml:space="preserve">of </w:t>
      </w:r>
      <w:r w:rsidR="00B41D30" w:rsidRPr="00EA0403">
        <w:rPr>
          <w:sz w:val="22"/>
        </w:rPr>
        <w:t xml:space="preserve">the system whenever </w:t>
      </w:r>
      <w:r w:rsidR="003D3346">
        <w:rPr>
          <w:sz w:val="22"/>
        </w:rPr>
        <w:t>the N</w:t>
      </w:r>
      <w:r w:rsidR="003D3346" w:rsidRPr="00EA0403">
        <w:rPr>
          <w:sz w:val="22"/>
        </w:rPr>
        <w:t xml:space="preserve">urse </w:t>
      </w:r>
      <w:r w:rsidR="003D3346">
        <w:rPr>
          <w:sz w:val="22"/>
        </w:rPr>
        <w:t>S</w:t>
      </w:r>
      <w:r w:rsidR="003D3346" w:rsidRPr="00EA0403">
        <w:rPr>
          <w:sz w:val="22"/>
        </w:rPr>
        <w:t xml:space="preserve">tation </w:t>
      </w:r>
      <w:r w:rsidR="00B41D30" w:rsidRPr="00EA0403">
        <w:rPr>
          <w:sz w:val="22"/>
        </w:rPr>
        <w:t xml:space="preserve">application </w:t>
      </w:r>
      <w:r w:rsidR="003D3346">
        <w:rPr>
          <w:sz w:val="22"/>
        </w:rPr>
        <w:t xml:space="preserve">is </w:t>
      </w:r>
      <w:r w:rsidR="00B41D30" w:rsidRPr="00EA0403">
        <w:rPr>
          <w:sz w:val="22"/>
        </w:rPr>
        <w:t>not in use.</w:t>
      </w:r>
    </w:p>
    <w:p w14:paraId="3206A42D" w14:textId="7C399625" w:rsidR="000F24D0" w:rsidRDefault="00EA0403" w:rsidP="000F24D0">
      <w:pPr>
        <w:spacing w:after="120"/>
        <w:ind w:left="129" w:hanging="14"/>
        <w:rPr>
          <w:sz w:val="22"/>
        </w:rPr>
      </w:pPr>
      <w:r>
        <w:rPr>
          <w:sz w:val="22"/>
        </w:rPr>
        <w:t>A</w:t>
      </w:r>
      <w:r w:rsidR="000F24D0" w:rsidRPr="00530651">
        <w:rPr>
          <w:sz w:val="22"/>
        </w:rPr>
        <w:t xml:space="preserve">ll network connections </w:t>
      </w:r>
      <w:r w:rsidR="003D3346">
        <w:rPr>
          <w:sz w:val="22"/>
        </w:rPr>
        <w:t xml:space="preserve">are </w:t>
      </w:r>
      <w:r w:rsidR="000F24D0" w:rsidRPr="00530651">
        <w:rPr>
          <w:sz w:val="22"/>
        </w:rPr>
        <w:t xml:space="preserve">considered in determining appropriate security controls. The </w:t>
      </w:r>
      <w:r>
        <w:rPr>
          <w:sz w:val="22"/>
        </w:rPr>
        <w:t>HDO IT team</w:t>
      </w:r>
      <w:r w:rsidR="000F24D0" w:rsidRPr="00530651">
        <w:rPr>
          <w:sz w:val="22"/>
        </w:rPr>
        <w:t xml:space="preserve"> will provide </w:t>
      </w:r>
      <w:r w:rsidR="003D3346">
        <w:rPr>
          <w:sz w:val="22"/>
        </w:rPr>
        <w:t>a</w:t>
      </w:r>
      <w:r w:rsidR="003D3346" w:rsidRPr="00530651">
        <w:rPr>
          <w:sz w:val="22"/>
        </w:rPr>
        <w:t xml:space="preserve"> </w:t>
      </w:r>
      <w:r w:rsidR="000F24D0" w:rsidRPr="00530651">
        <w:rPr>
          <w:sz w:val="22"/>
        </w:rPr>
        <w:t xml:space="preserve">secure encrypted channel such as wireless connection like Wi-Fi (consider authentication protocols </w:t>
      </w:r>
      <w:r w:rsidR="000F24D0" w:rsidRPr="00530651">
        <w:rPr>
          <w:sz w:val="22"/>
        </w:rPr>
        <w:lastRenderedPageBreak/>
        <w:t xml:space="preserve">supported, such as WPA2 </w:t>
      </w:r>
      <w:commentRangeStart w:id="1057"/>
      <w:r w:rsidR="000F24D0" w:rsidRPr="00530651">
        <w:rPr>
          <w:sz w:val="22"/>
        </w:rPr>
        <w:t>EAP</w:t>
      </w:r>
      <w:commentRangeEnd w:id="1057"/>
      <w:r w:rsidR="00E916AF">
        <w:rPr>
          <w:rStyle w:val="CommentReference"/>
        </w:rPr>
        <w:commentReference w:id="1057"/>
      </w:r>
      <w:r w:rsidR="000F24D0" w:rsidRPr="00530651">
        <w:rPr>
          <w:sz w:val="22"/>
        </w:rPr>
        <w:t xml:space="preserve">-TLS) for the communication between the SmartMedic solution’s components </w:t>
      </w:r>
      <w:r w:rsidR="003D3346" w:rsidRPr="00530651">
        <w:rPr>
          <w:sz w:val="22"/>
        </w:rPr>
        <w:t>i.e.,</w:t>
      </w:r>
      <w:r w:rsidR="000F24D0" w:rsidRPr="00530651">
        <w:rPr>
          <w:sz w:val="22"/>
        </w:rPr>
        <w:t xml:space="preserve"> the tablet and </w:t>
      </w:r>
      <w:r w:rsidR="003D3346">
        <w:rPr>
          <w:sz w:val="22"/>
        </w:rPr>
        <w:t xml:space="preserve">the </w:t>
      </w:r>
      <w:r w:rsidR="000F24D0" w:rsidRPr="00530651">
        <w:rPr>
          <w:sz w:val="22"/>
        </w:rPr>
        <w:t xml:space="preserve">Stryker cloud.  </w:t>
      </w:r>
    </w:p>
    <w:p w14:paraId="43B197B7" w14:textId="77777777" w:rsidR="00275C89" w:rsidRDefault="00275C89" w:rsidP="00C335C4">
      <w:pPr>
        <w:spacing w:after="0"/>
        <w:ind w:left="129" w:hanging="14"/>
        <w:rPr>
          <w:sz w:val="22"/>
        </w:rPr>
      </w:pPr>
    </w:p>
    <w:p w14:paraId="094423EE" w14:textId="79B257FB" w:rsidR="00275C89" w:rsidRPr="00180992" w:rsidRDefault="00BC546B" w:rsidP="004C52FA">
      <w:pPr>
        <w:pStyle w:val="Heading1"/>
      </w:pPr>
      <w:bookmarkStart w:id="1058" w:name="_Toc108268256"/>
      <w:r>
        <w:rPr>
          <w:sz w:val="40"/>
        </w:rPr>
        <w:t>07</w:t>
      </w:r>
      <w:r w:rsidR="00EA0403">
        <w:rPr>
          <w:color w:val="FFCC66"/>
          <w:sz w:val="40"/>
        </w:rPr>
        <w:t xml:space="preserve"> </w:t>
      </w:r>
      <w:r w:rsidR="00BC3603" w:rsidRPr="00D24168">
        <w:t xml:space="preserve">Incident </w:t>
      </w:r>
      <w:r w:rsidR="00156074" w:rsidRPr="00D24168">
        <w:t>Management, R</w:t>
      </w:r>
      <w:r w:rsidR="00BC3603" w:rsidRPr="00D24168">
        <w:t>esponse</w:t>
      </w:r>
      <w:r w:rsidR="00156074" w:rsidRPr="00D24168">
        <w:t>,</w:t>
      </w:r>
      <w:r w:rsidR="00BC3603" w:rsidRPr="00D24168">
        <w:t xml:space="preserve"> Training, Testing, Handling, Monitoring &amp; Reporting</w:t>
      </w:r>
      <w:bookmarkEnd w:id="1058"/>
    </w:p>
    <w:p w14:paraId="5346587A" w14:textId="38DE542F" w:rsidR="00275C89" w:rsidRPr="00C11DBF" w:rsidRDefault="00275C89" w:rsidP="00275C89">
      <w:pPr>
        <w:shd w:val="clear" w:color="auto" w:fill="E7E6E6" w:themeFill="background2"/>
        <w:spacing w:after="0"/>
        <w:ind w:left="118"/>
        <w:rPr>
          <w:b/>
          <w:sz w:val="22"/>
        </w:rPr>
      </w:pPr>
      <w:r w:rsidRPr="00C11DBF">
        <w:rPr>
          <w:b/>
          <w:sz w:val="22"/>
        </w:rPr>
        <w:t>SmartMedic Solution Component</w:t>
      </w:r>
      <w:ins w:id="1059" w:author="Sai Praneetha Bhaskaruni" w:date="2022-03-24T09:43:00Z">
        <w:r w:rsidR="001A0CFF">
          <w:rPr>
            <w:b/>
            <w:sz w:val="22"/>
          </w:rPr>
          <w:t>s</w:t>
        </w:r>
      </w:ins>
      <w:r w:rsidRPr="00C11DBF">
        <w:rPr>
          <w:b/>
          <w:sz w:val="22"/>
        </w:rPr>
        <w:t>: Device</w:t>
      </w:r>
      <w:r w:rsidR="0023424E">
        <w:rPr>
          <w:b/>
          <w:sz w:val="22"/>
        </w:rPr>
        <w:t>, Tablet and Nurse Station Application</w:t>
      </w:r>
    </w:p>
    <w:p w14:paraId="0F399635" w14:textId="3B1E518D" w:rsidR="00275C89" w:rsidRDefault="00275C89" w:rsidP="00275C89">
      <w:pPr>
        <w:spacing w:after="120"/>
        <w:ind w:left="129" w:hanging="14"/>
        <w:rPr>
          <w:sz w:val="22"/>
        </w:rPr>
      </w:pPr>
      <w:r w:rsidRPr="00CA58F3">
        <w:rPr>
          <w:b/>
          <w:i/>
          <w:sz w:val="22"/>
        </w:rPr>
        <w:t>Existing Security Features:</w:t>
      </w:r>
      <w:r>
        <w:rPr>
          <w:i/>
          <w:sz w:val="22"/>
        </w:rPr>
        <w:t xml:space="preserve"> </w:t>
      </w:r>
      <w:ins w:id="1060" w:author="Sai Praneetha Bhaskaruni" w:date="2022-03-25T14:39:00Z">
        <w:r w:rsidR="00D91131" w:rsidRPr="00E2528A">
          <w:rPr>
            <w:sz w:val="22"/>
            <w:szCs w:val="24"/>
            <w:rPrChange w:id="1061" w:author="Sai Praneetha Bhaskaruni" w:date="2022-03-25T14:40:00Z">
              <w:rPr/>
            </w:rPrChange>
          </w:rPr>
          <w:t xml:space="preserve">Only Stryker’s service engineer is authorized to perform </w:t>
        </w:r>
        <w:r w:rsidR="00D91131" w:rsidRPr="001A008C">
          <w:rPr>
            <w:sz w:val="22"/>
            <w:szCs w:val="24"/>
            <w:highlight w:val="yellow"/>
            <w:rPrChange w:id="1062" w:author="Sai Praneetha Bhaskaruni" w:date="2022-03-25T14:40:00Z">
              <w:rPr/>
            </w:rPrChange>
          </w:rPr>
          <w:t>verification &amp; validation</w:t>
        </w:r>
        <w:r w:rsidR="00D91131" w:rsidRPr="00E2528A">
          <w:rPr>
            <w:sz w:val="22"/>
            <w:szCs w:val="24"/>
            <w:rPrChange w:id="1063" w:author="Sai Praneetha Bhaskaruni" w:date="2022-03-25T14:40:00Z">
              <w:rPr/>
            </w:rPrChange>
          </w:rPr>
          <w:t xml:space="preserve"> </w:t>
        </w:r>
        <w:commentRangeStart w:id="1064"/>
        <w:r w:rsidR="00D91131" w:rsidRPr="00E2528A">
          <w:rPr>
            <w:sz w:val="22"/>
            <w:szCs w:val="24"/>
            <w:rPrChange w:id="1065" w:author="Sai Praneetha Bhaskaruni" w:date="2022-03-25T14:40:00Z">
              <w:rPr/>
            </w:rPrChange>
          </w:rPr>
          <w:t>of</w:t>
        </w:r>
      </w:ins>
      <w:commentRangeEnd w:id="1064"/>
      <w:r w:rsidR="001A008C">
        <w:rPr>
          <w:rStyle w:val="CommentReference"/>
        </w:rPr>
        <w:commentReference w:id="1064"/>
      </w:r>
      <w:ins w:id="1066" w:author="Sai Praneetha Bhaskaruni" w:date="2022-03-25T14:39:00Z">
        <w:r w:rsidR="00D91131" w:rsidRPr="00E2528A">
          <w:rPr>
            <w:sz w:val="22"/>
            <w:szCs w:val="24"/>
            <w:rPrChange w:id="1067" w:author="Sai Praneetha Bhaskaruni" w:date="2022-03-25T14:40:00Z">
              <w:rPr/>
            </w:rPrChange>
          </w:rPr>
          <w:t xml:space="preserve"> the SmartMedic solutions component (device) </w:t>
        </w:r>
      </w:ins>
      <w:r w:rsidR="0046229A">
        <w:rPr>
          <w:sz w:val="22"/>
          <w:szCs w:val="24"/>
        </w:rPr>
        <w:t xml:space="preserve">on </w:t>
      </w:r>
      <w:ins w:id="1068" w:author="Sai Praneetha Bhaskaruni" w:date="2022-03-25T14:39:00Z">
        <w:r w:rsidR="00D91131" w:rsidRPr="00E2528A">
          <w:rPr>
            <w:sz w:val="22"/>
            <w:szCs w:val="24"/>
            <w:rPrChange w:id="1069" w:author="Sai Praneetha Bhaskaruni" w:date="2022-03-25T14:40:00Z">
              <w:rPr/>
            </w:rPrChange>
          </w:rPr>
          <w:t>need</w:t>
        </w:r>
      </w:ins>
      <w:r w:rsidR="0046229A">
        <w:rPr>
          <w:sz w:val="22"/>
          <w:szCs w:val="24"/>
        </w:rPr>
        <w:t xml:space="preserve"> basis</w:t>
      </w:r>
      <w:ins w:id="1070" w:author="Sai Praneetha Bhaskaruni" w:date="2022-03-25T14:39:00Z">
        <w:r w:rsidR="00D91131" w:rsidRPr="00E2528A">
          <w:rPr>
            <w:sz w:val="22"/>
            <w:szCs w:val="24"/>
            <w:rPrChange w:id="1071" w:author="Sai Praneetha Bhaskaruni" w:date="2022-03-25T14:40:00Z">
              <w:rPr/>
            </w:rPrChange>
          </w:rPr>
          <w:t>,</w:t>
        </w:r>
      </w:ins>
      <w:r w:rsidR="00F02CE6">
        <w:rPr>
          <w:sz w:val="22"/>
          <w:szCs w:val="24"/>
        </w:rPr>
        <w:t xml:space="preserve"> maybe</w:t>
      </w:r>
      <w:ins w:id="1072" w:author="Sai Praneetha Bhaskaruni" w:date="2022-03-25T14:39:00Z">
        <w:r w:rsidR="00D91131" w:rsidRPr="00E2528A">
          <w:rPr>
            <w:sz w:val="22"/>
            <w:szCs w:val="24"/>
            <w:rPrChange w:id="1073" w:author="Sai Praneetha Bhaskaruni" w:date="2022-03-25T14:40:00Z">
              <w:rPr/>
            </w:rPrChange>
          </w:rPr>
          <w:t xml:space="preserve"> at the time of incident reported.</w:t>
        </w:r>
        <w:r w:rsidR="00D91131">
          <w:t xml:space="preserve"> </w:t>
        </w:r>
      </w:ins>
      <w:del w:id="1074" w:author="Sai Praneetha Bhaskaruni" w:date="2022-03-25T14:39:00Z">
        <w:r w:rsidRPr="000019BA" w:rsidDel="00D91131">
          <w:rPr>
            <w:sz w:val="22"/>
            <w:highlight w:val="yellow"/>
            <w:rPrChange w:id="1075" w:author="Sai Praneetha Bhaskaruni" w:date="2022-03-24T09:59:00Z">
              <w:rPr>
                <w:sz w:val="22"/>
              </w:rPr>
            </w:rPrChange>
          </w:rPr>
          <w:delText xml:space="preserve">Only Stryker’s service engineer </w:delText>
        </w:r>
        <w:r w:rsidR="002264ED" w:rsidRPr="000019BA" w:rsidDel="00D91131">
          <w:rPr>
            <w:sz w:val="22"/>
            <w:highlight w:val="yellow"/>
            <w:rPrChange w:id="1076" w:author="Sai Praneetha Bhaskaruni" w:date="2022-03-24T09:59:00Z">
              <w:rPr>
                <w:sz w:val="22"/>
              </w:rPr>
            </w:rPrChange>
          </w:rPr>
          <w:delText xml:space="preserve">is </w:delText>
        </w:r>
        <w:r w:rsidRPr="000019BA" w:rsidDel="00D91131">
          <w:rPr>
            <w:sz w:val="22"/>
            <w:highlight w:val="yellow"/>
            <w:rPrChange w:id="1077" w:author="Sai Praneetha Bhaskaruni" w:date="2022-03-24T09:59:00Z">
              <w:rPr>
                <w:sz w:val="22"/>
              </w:rPr>
            </w:rPrChange>
          </w:rPr>
          <w:delText xml:space="preserve">authorized to perform testing and maintenance </w:delText>
        </w:r>
        <w:r w:rsidR="002264ED" w:rsidRPr="000019BA" w:rsidDel="00D91131">
          <w:rPr>
            <w:sz w:val="22"/>
            <w:highlight w:val="yellow"/>
            <w:rPrChange w:id="1078" w:author="Sai Praneetha Bhaskaruni" w:date="2022-03-24T09:59:00Z">
              <w:rPr>
                <w:sz w:val="22"/>
              </w:rPr>
            </w:rPrChange>
          </w:rPr>
          <w:delText xml:space="preserve">of </w:delText>
        </w:r>
        <w:r w:rsidRPr="000019BA" w:rsidDel="00D91131">
          <w:rPr>
            <w:sz w:val="22"/>
            <w:highlight w:val="yellow"/>
            <w:rPrChange w:id="1079" w:author="Sai Praneetha Bhaskaruni" w:date="2022-03-24T09:59:00Z">
              <w:rPr>
                <w:sz w:val="22"/>
              </w:rPr>
            </w:rPrChange>
          </w:rPr>
          <w:delText xml:space="preserve">the SmartMedic </w:delText>
        </w:r>
        <w:r w:rsidR="002264ED" w:rsidRPr="000019BA" w:rsidDel="00D91131">
          <w:rPr>
            <w:sz w:val="22"/>
            <w:highlight w:val="yellow"/>
            <w:rPrChange w:id="1080" w:author="Sai Praneetha Bhaskaruni" w:date="2022-03-24T09:59:00Z">
              <w:rPr>
                <w:sz w:val="22"/>
              </w:rPr>
            </w:rPrChange>
          </w:rPr>
          <w:delText xml:space="preserve">Solution’s </w:delText>
        </w:r>
        <w:r w:rsidRPr="000019BA" w:rsidDel="00D91131">
          <w:rPr>
            <w:sz w:val="22"/>
            <w:highlight w:val="yellow"/>
            <w:rPrChange w:id="1081" w:author="Sai Praneetha Bhaskaruni" w:date="2022-03-24T09:59:00Z">
              <w:rPr>
                <w:sz w:val="22"/>
              </w:rPr>
            </w:rPrChange>
          </w:rPr>
          <w:delText>component device</w:delText>
        </w:r>
        <w:r w:rsidR="00D01949" w:rsidRPr="000019BA" w:rsidDel="00D91131">
          <w:rPr>
            <w:sz w:val="22"/>
            <w:highlight w:val="yellow"/>
            <w:rPrChange w:id="1082" w:author="Sai Praneetha Bhaskaruni" w:date="2022-03-24T09:59:00Z">
              <w:rPr>
                <w:sz w:val="22"/>
              </w:rPr>
            </w:rPrChange>
          </w:rPr>
          <w:delText>, w</w:delText>
        </w:r>
        <w:r w:rsidRPr="000019BA" w:rsidDel="00D91131">
          <w:rPr>
            <w:sz w:val="22"/>
            <w:highlight w:val="yellow"/>
            <w:rPrChange w:id="1083" w:author="Sai Praneetha Bhaskaruni" w:date="2022-03-24T09:59:00Z">
              <w:rPr>
                <w:sz w:val="22"/>
              </w:rPr>
            </w:rPrChange>
          </w:rPr>
          <w:delText>henever n</w:delText>
        </w:r>
        <w:r w:rsidR="0023424E" w:rsidRPr="000019BA" w:rsidDel="00D91131">
          <w:rPr>
            <w:sz w:val="22"/>
            <w:highlight w:val="yellow"/>
            <w:rPrChange w:id="1084" w:author="Sai Praneetha Bhaskaruni" w:date="2022-03-24T09:59:00Z">
              <w:rPr>
                <w:sz w:val="22"/>
              </w:rPr>
            </w:rPrChange>
          </w:rPr>
          <w:delText>eeded</w:delText>
        </w:r>
        <w:r w:rsidR="00D01949" w:rsidRPr="000019BA" w:rsidDel="00D91131">
          <w:rPr>
            <w:sz w:val="22"/>
            <w:highlight w:val="yellow"/>
            <w:rPrChange w:id="1085" w:author="Sai Praneetha Bhaskaruni" w:date="2022-03-24T09:59:00Z">
              <w:rPr>
                <w:sz w:val="22"/>
              </w:rPr>
            </w:rPrChange>
          </w:rPr>
          <w:delText>,</w:delText>
        </w:r>
        <w:r w:rsidR="0023424E" w:rsidRPr="000019BA" w:rsidDel="00D91131">
          <w:rPr>
            <w:sz w:val="22"/>
            <w:highlight w:val="yellow"/>
            <w:rPrChange w:id="1086" w:author="Sai Praneetha Bhaskaruni" w:date="2022-03-24T09:59:00Z">
              <w:rPr>
                <w:sz w:val="22"/>
              </w:rPr>
            </w:rPrChange>
          </w:rPr>
          <w:delText xml:space="preserve"> at the time of incident response</w:delText>
        </w:r>
        <w:r w:rsidRPr="000019BA" w:rsidDel="00D91131">
          <w:rPr>
            <w:sz w:val="22"/>
            <w:highlight w:val="yellow"/>
            <w:rPrChange w:id="1087" w:author="Sai Praneetha Bhaskaruni" w:date="2022-03-24T09:59:00Z">
              <w:rPr>
                <w:sz w:val="22"/>
              </w:rPr>
            </w:rPrChange>
          </w:rPr>
          <w:delText>.</w:delText>
        </w:r>
        <w:r w:rsidRPr="00275C89" w:rsidDel="00D91131">
          <w:delText xml:space="preserve"> </w:delText>
        </w:r>
      </w:del>
      <w:r w:rsidRPr="00275C89">
        <w:rPr>
          <w:sz w:val="22"/>
        </w:rPr>
        <w:t xml:space="preserve">When Stryker obtains vulnerability information through surveillance or other sources, an assessment of the vulnerability’s exploitability and impact </w:t>
      </w:r>
      <w:r w:rsidR="00C51FDC">
        <w:rPr>
          <w:sz w:val="22"/>
        </w:rPr>
        <w:t xml:space="preserve">is </w:t>
      </w:r>
      <w:r w:rsidRPr="00275C89">
        <w:rPr>
          <w:sz w:val="22"/>
        </w:rPr>
        <w:t xml:space="preserve">conducted. Based on the assessment </w:t>
      </w:r>
      <w:r w:rsidR="0055154C">
        <w:rPr>
          <w:sz w:val="22"/>
        </w:rPr>
        <w:t>report</w:t>
      </w:r>
      <w:r w:rsidR="00184769">
        <w:rPr>
          <w:sz w:val="22"/>
        </w:rPr>
        <w:t>,</w:t>
      </w:r>
      <w:r w:rsidR="0055154C">
        <w:rPr>
          <w:sz w:val="22"/>
        </w:rPr>
        <w:t xml:space="preserve"> </w:t>
      </w:r>
      <w:r w:rsidRPr="00275C89">
        <w:rPr>
          <w:sz w:val="22"/>
        </w:rPr>
        <w:t>Stryker determines if further actions</w:t>
      </w:r>
      <w:r w:rsidR="00721202">
        <w:rPr>
          <w:sz w:val="22"/>
        </w:rPr>
        <w:t xml:space="preserve"> </w:t>
      </w:r>
      <w:r w:rsidR="00E5681A">
        <w:rPr>
          <w:sz w:val="22"/>
        </w:rPr>
        <w:t>similar to</w:t>
      </w:r>
      <w:r w:rsidRPr="00275C89">
        <w:rPr>
          <w:sz w:val="22"/>
        </w:rPr>
        <w:t xml:space="preserve"> providing security updates and/or providing </w:t>
      </w:r>
      <w:r w:rsidR="00927689">
        <w:rPr>
          <w:sz w:val="22"/>
        </w:rPr>
        <w:t>information</w:t>
      </w:r>
      <w:r w:rsidRPr="00275C89">
        <w:rPr>
          <w:sz w:val="22"/>
        </w:rPr>
        <w:t xml:space="preserve"> to the customer in </w:t>
      </w:r>
      <w:r w:rsidR="002F3256">
        <w:rPr>
          <w:sz w:val="22"/>
        </w:rPr>
        <w:t>targeted</w:t>
      </w:r>
      <w:r w:rsidRPr="00275C89">
        <w:rPr>
          <w:sz w:val="22"/>
        </w:rPr>
        <w:t xml:space="preserve"> </w:t>
      </w:r>
      <w:r w:rsidR="002F3256">
        <w:rPr>
          <w:sz w:val="22"/>
        </w:rPr>
        <w:t>time</w:t>
      </w:r>
      <w:r w:rsidRPr="00275C89">
        <w:rPr>
          <w:sz w:val="22"/>
        </w:rPr>
        <w:t>. Vulnerability information may also be requested from Stryker at any time.</w:t>
      </w:r>
      <w:r w:rsidR="00D24168">
        <w:rPr>
          <w:sz w:val="22"/>
        </w:rPr>
        <w:t xml:space="preserve"> </w:t>
      </w:r>
      <w:r w:rsidR="00C51FDC">
        <w:rPr>
          <w:sz w:val="22"/>
        </w:rPr>
        <w:t>M</w:t>
      </w:r>
      <w:r w:rsidR="00D24168" w:rsidRPr="00907A2E">
        <w:rPr>
          <w:sz w:val="22"/>
        </w:rPr>
        <w:t xml:space="preserve">alware detection is crucial </w:t>
      </w:r>
      <w:ins w:id="1088" w:author="Sai Praneetha Bhaskaruni" w:date="2022-03-25T15:33:00Z">
        <w:r w:rsidR="0090276D">
          <w:rPr>
            <w:sz w:val="22"/>
          </w:rPr>
          <w:t xml:space="preserve">as attackers </w:t>
        </w:r>
      </w:ins>
      <w:r w:rsidR="00775E82">
        <w:rPr>
          <w:sz w:val="22"/>
        </w:rPr>
        <w:t xml:space="preserve">can </w:t>
      </w:r>
      <w:ins w:id="1089" w:author="Sai Praneetha Bhaskaruni" w:date="2022-03-25T15:33:00Z">
        <w:r w:rsidR="0090276D">
          <w:rPr>
            <w:sz w:val="22"/>
          </w:rPr>
          <w:t>exploit the system in multiple ways</w:t>
        </w:r>
      </w:ins>
      <w:ins w:id="1090" w:author="Sai Praneetha Bhaskaruni" w:date="2022-03-25T15:34:00Z">
        <w:r w:rsidR="00452CD5">
          <w:rPr>
            <w:sz w:val="22"/>
          </w:rPr>
          <w:t xml:space="preserve"> </w:t>
        </w:r>
      </w:ins>
      <w:del w:id="1091" w:author="Sai Praneetha Bhaskaruni" w:date="2022-03-25T15:34:00Z">
        <w:r w:rsidR="00D24168" w:rsidRPr="00907A2E" w:rsidDel="00452CD5">
          <w:rPr>
            <w:sz w:val="22"/>
          </w:rPr>
          <w:delText xml:space="preserve">with </w:delText>
        </w:r>
        <w:r w:rsidR="00D24168" w:rsidRPr="007539B4" w:rsidDel="00452CD5">
          <w:rPr>
            <w:sz w:val="22"/>
            <w:highlight w:val="yellow"/>
            <w:rPrChange w:id="1092" w:author="Sai Praneetha Bhaskaruni" w:date="2022-03-23T16:40:00Z">
              <w:rPr>
                <w:sz w:val="22"/>
              </w:rPr>
            </w:rPrChange>
          </w:rPr>
          <w:delText>malware’s prevalence</w:delText>
        </w:r>
        <w:r w:rsidR="00D24168" w:rsidRPr="00907A2E" w:rsidDel="00452CD5">
          <w:rPr>
            <w:sz w:val="22"/>
          </w:rPr>
          <w:delText xml:space="preserve"> </w:delText>
        </w:r>
      </w:del>
      <w:del w:id="1093" w:author="Sai Praneetha Bhaskaruni" w:date="2022-03-25T15:35:00Z">
        <w:r w:rsidR="00D24168" w:rsidRPr="00907A2E" w:rsidDel="00062F09">
          <w:rPr>
            <w:sz w:val="22"/>
          </w:rPr>
          <w:delText>because</w:delText>
        </w:r>
      </w:del>
      <w:ins w:id="1094" w:author="Sai Praneetha Bhaskaruni" w:date="2022-03-25T15:35:00Z">
        <w:r w:rsidR="00062F09">
          <w:rPr>
            <w:sz w:val="22"/>
          </w:rPr>
          <w:t>and hence</w:t>
        </w:r>
      </w:ins>
      <w:r w:rsidR="00D24168" w:rsidRPr="00907A2E">
        <w:rPr>
          <w:sz w:val="22"/>
        </w:rPr>
        <w:t xml:space="preserve"> it </w:t>
      </w:r>
      <w:ins w:id="1095" w:author="Sai Praneetha Bhaskaruni" w:date="2022-03-25T15:36:00Z">
        <w:r w:rsidR="00652F15">
          <w:rPr>
            <w:sz w:val="22"/>
          </w:rPr>
          <w:t>can serve</w:t>
        </w:r>
      </w:ins>
      <w:del w:id="1096" w:author="Sai Praneetha Bhaskaruni" w:date="2022-03-25T15:36:00Z">
        <w:r w:rsidR="00D24168" w:rsidRPr="00907A2E" w:rsidDel="00652F15">
          <w:rPr>
            <w:sz w:val="22"/>
          </w:rPr>
          <w:delText>functions</w:delText>
        </w:r>
      </w:del>
      <w:r w:rsidR="00D24168" w:rsidRPr="00907A2E">
        <w:rPr>
          <w:sz w:val="22"/>
        </w:rPr>
        <w:t xml:space="preserve"> as an early warning regarding cyberattacks. </w:t>
      </w:r>
      <w:del w:id="1097" w:author="Sai Praneetha Bhaskaruni" w:date="2022-03-25T15:37:00Z">
        <w:r w:rsidR="00D24168" w:rsidRPr="00907A2E" w:rsidDel="001F0AA8">
          <w:rPr>
            <w:sz w:val="22"/>
          </w:rPr>
          <w:delText xml:space="preserve">It keeps hackers out of the </w:delText>
        </w:r>
      </w:del>
      <w:del w:id="1098" w:author="Sai Praneetha Bhaskaruni" w:date="2022-03-24T10:57:00Z">
        <w:r w:rsidR="00D24168" w:rsidRPr="00907A2E" w:rsidDel="00DB7A93">
          <w:rPr>
            <w:sz w:val="22"/>
          </w:rPr>
          <w:delText>computer</w:delText>
        </w:r>
      </w:del>
      <w:del w:id="1099" w:author="Sai Praneetha Bhaskaruni" w:date="2022-03-25T15:37:00Z">
        <w:r w:rsidR="00D24168" w:rsidRPr="00907A2E" w:rsidDel="001F0AA8">
          <w:rPr>
            <w:sz w:val="22"/>
          </w:rPr>
          <w:delText xml:space="preserve"> and prevents the information from being compromised. </w:delText>
        </w:r>
      </w:del>
      <w:r w:rsidR="00D24168" w:rsidRPr="00907A2E">
        <w:rPr>
          <w:sz w:val="22"/>
        </w:rPr>
        <w:t xml:space="preserve">Only Stryker Technical Team </w:t>
      </w:r>
      <w:r w:rsidR="004931DE">
        <w:rPr>
          <w:sz w:val="22"/>
        </w:rPr>
        <w:t xml:space="preserve">is </w:t>
      </w:r>
      <w:r w:rsidR="00D24168" w:rsidRPr="00907A2E">
        <w:rPr>
          <w:sz w:val="22"/>
        </w:rPr>
        <w:t>authorized to repair or resolve issue</w:t>
      </w:r>
      <w:r w:rsidR="004931DE">
        <w:rPr>
          <w:sz w:val="22"/>
        </w:rPr>
        <w:t>s</w:t>
      </w:r>
      <w:r w:rsidR="00D24168" w:rsidRPr="00907A2E">
        <w:rPr>
          <w:sz w:val="22"/>
        </w:rPr>
        <w:t xml:space="preserve"> whenever </w:t>
      </w:r>
      <w:r w:rsidR="004931DE">
        <w:rPr>
          <w:sz w:val="22"/>
        </w:rPr>
        <w:t xml:space="preserve">a </w:t>
      </w:r>
      <w:r w:rsidR="00D24168" w:rsidRPr="00907A2E">
        <w:rPr>
          <w:sz w:val="22"/>
        </w:rPr>
        <w:t xml:space="preserve">severe malware </w:t>
      </w:r>
      <w:r w:rsidR="004931DE">
        <w:rPr>
          <w:sz w:val="22"/>
        </w:rPr>
        <w:t>i</w:t>
      </w:r>
      <w:r w:rsidR="004931DE" w:rsidRPr="00907A2E">
        <w:rPr>
          <w:sz w:val="22"/>
        </w:rPr>
        <w:t xml:space="preserve">s </w:t>
      </w:r>
      <w:r w:rsidR="00D24168" w:rsidRPr="00907A2E">
        <w:rPr>
          <w:sz w:val="22"/>
        </w:rPr>
        <w:t>detected</w:t>
      </w:r>
      <w:r w:rsidR="00D24168" w:rsidRPr="00275C89">
        <w:rPr>
          <w:sz w:val="22"/>
        </w:rPr>
        <w:t>.</w:t>
      </w:r>
    </w:p>
    <w:p w14:paraId="17F62B2E" w14:textId="1735178F" w:rsidR="00BA5FC4" w:rsidRPr="0023424E" w:rsidRDefault="00E16BE0" w:rsidP="00BA5FC4">
      <w:pPr>
        <w:shd w:val="clear" w:color="auto" w:fill="FFFFFF"/>
        <w:spacing w:beforeAutospacing="1"/>
        <w:ind w:left="450"/>
        <w:rPr>
          <w:rFonts w:eastAsia="Times New Roman" w:cstheme="minorHAnsi"/>
          <w:bCs/>
          <w:sz w:val="22"/>
        </w:rPr>
      </w:pPr>
      <w:bookmarkStart w:id="1100" w:name="_Toc59610193"/>
      <w:ins w:id="1101" w:author="Sai Praneetha Bhaskaruni" w:date="2022-03-24T10:59:00Z">
        <w:r>
          <w:rPr>
            <w:rFonts w:eastAsia="Times New Roman" w:cstheme="minorHAnsi"/>
            <w:bCs/>
            <w:sz w:val="22"/>
          </w:rPr>
          <w:t>V</w:t>
        </w:r>
      </w:ins>
      <w:del w:id="1102" w:author="Sai Praneetha Bhaskaruni" w:date="2022-03-24T10:58:00Z">
        <w:r w:rsidR="00BA5FC4" w:rsidRPr="0023424E" w:rsidDel="00E16BE0">
          <w:rPr>
            <w:rFonts w:eastAsia="Times New Roman" w:cstheme="minorHAnsi"/>
            <w:bCs/>
            <w:sz w:val="22"/>
          </w:rPr>
          <w:delText>V</w:delText>
        </w:r>
      </w:del>
      <w:r w:rsidR="00BA5FC4" w:rsidRPr="0023424E">
        <w:rPr>
          <w:rFonts w:eastAsia="Times New Roman" w:cstheme="minorHAnsi"/>
          <w:bCs/>
          <w:sz w:val="22"/>
        </w:rPr>
        <w:t xml:space="preserve">ulnerability </w:t>
      </w:r>
      <w:ins w:id="1103" w:author="Sai Praneetha Bhaskaruni" w:date="2022-03-24T10:59:00Z">
        <w:r>
          <w:rPr>
            <w:rFonts w:eastAsia="Times New Roman" w:cstheme="minorHAnsi"/>
            <w:bCs/>
            <w:sz w:val="22"/>
          </w:rPr>
          <w:t>M</w:t>
        </w:r>
      </w:ins>
      <w:del w:id="1104" w:author="Sai Praneetha Bhaskaruni" w:date="2022-03-24T10:59:00Z">
        <w:r w:rsidR="00BA5FC4" w:rsidRPr="0023424E" w:rsidDel="00E16BE0">
          <w:rPr>
            <w:rFonts w:eastAsia="Times New Roman" w:cstheme="minorHAnsi"/>
            <w:bCs/>
            <w:sz w:val="22"/>
          </w:rPr>
          <w:delText>M</w:delText>
        </w:r>
      </w:del>
      <w:r w:rsidR="00BA5FC4" w:rsidRPr="0023424E">
        <w:rPr>
          <w:rFonts w:eastAsia="Times New Roman" w:cstheme="minorHAnsi"/>
          <w:bCs/>
          <w:sz w:val="22"/>
        </w:rPr>
        <w:t>anagement</w:t>
      </w:r>
      <w:bookmarkEnd w:id="1100"/>
      <w:ins w:id="1105" w:author="Sai Praneetha Bhaskaruni" w:date="2022-03-24T10:59:00Z">
        <w:r>
          <w:rPr>
            <w:rFonts w:eastAsia="Times New Roman" w:cstheme="minorHAnsi"/>
            <w:bCs/>
            <w:sz w:val="22"/>
          </w:rPr>
          <w:t xml:space="preserve"> </w:t>
        </w:r>
      </w:ins>
      <w:ins w:id="1106" w:author="Sai Praneetha Bhaskaruni" w:date="2022-03-24T11:04:00Z">
        <w:r w:rsidR="00D9649E">
          <w:rPr>
            <w:rFonts w:eastAsia="Times New Roman" w:cstheme="minorHAnsi"/>
            <w:bCs/>
            <w:sz w:val="22"/>
          </w:rPr>
          <w:t>Process/</w:t>
        </w:r>
      </w:ins>
      <w:ins w:id="1107" w:author="Sai Praneetha Bhaskaruni" w:date="2022-03-24T10:59:00Z">
        <w:r>
          <w:rPr>
            <w:rFonts w:eastAsia="Times New Roman" w:cstheme="minorHAnsi"/>
            <w:bCs/>
            <w:sz w:val="22"/>
          </w:rPr>
          <w:t>Practice</w:t>
        </w:r>
      </w:ins>
      <w:ins w:id="1108" w:author="Sai Praneetha Bhaskaruni" w:date="2022-03-24T11:04:00Z">
        <w:r w:rsidR="00D9649E">
          <w:rPr>
            <w:rFonts w:eastAsia="Times New Roman" w:cstheme="minorHAnsi"/>
            <w:bCs/>
            <w:sz w:val="22"/>
          </w:rPr>
          <w:t>(</w:t>
        </w:r>
      </w:ins>
      <w:ins w:id="1109" w:author="Sai Praneetha Bhaskaruni" w:date="2022-03-24T10:59:00Z">
        <w:r>
          <w:rPr>
            <w:rFonts w:eastAsia="Times New Roman" w:cstheme="minorHAnsi"/>
            <w:bCs/>
            <w:sz w:val="22"/>
          </w:rPr>
          <w:t>s</w:t>
        </w:r>
      </w:ins>
      <w:ins w:id="1110" w:author="Sai Praneetha Bhaskaruni" w:date="2022-03-24T11:04:00Z">
        <w:r w:rsidR="00D9649E">
          <w:rPr>
            <w:rFonts w:eastAsia="Times New Roman" w:cstheme="minorHAnsi"/>
            <w:bCs/>
            <w:sz w:val="22"/>
          </w:rPr>
          <w:t>)</w:t>
        </w:r>
      </w:ins>
      <w:r w:rsidR="00DD0EC9">
        <w:rPr>
          <w:rFonts w:eastAsia="Times New Roman" w:cstheme="minorHAnsi"/>
          <w:bCs/>
          <w:sz w:val="22"/>
        </w:rPr>
        <w:t xml:space="preserve"> usually followed includes</w:t>
      </w:r>
      <w:ins w:id="1111" w:author="Sai Praneetha Bhaskaruni" w:date="2022-03-24T10:59:00Z">
        <w:r>
          <w:rPr>
            <w:rFonts w:eastAsia="Times New Roman" w:cstheme="minorHAnsi"/>
            <w:bCs/>
            <w:sz w:val="22"/>
          </w:rPr>
          <w:t>:</w:t>
        </w:r>
      </w:ins>
    </w:p>
    <w:p w14:paraId="59E339A8" w14:textId="113E4517" w:rsidR="00BA5FC4" w:rsidRPr="00BA5FC4" w:rsidRDefault="00133647" w:rsidP="00BA5FC4">
      <w:pPr>
        <w:pStyle w:val="ListParagraph"/>
        <w:numPr>
          <w:ilvl w:val="0"/>
          <w:numId w:val="14"/>
        </w:numPr>
        <w:spacing w:before="120" w:after="160" w:line="259" w:lineRule="auto"/>
        <w:jc w:val="left"/>
        <w:rPr>
          <w:rFonts w:eastAsia="Times New Roman" w:cstheme="minorHAnsi"/>
          <w:sz w:val="22"/>
          <w:lang w:eastAsia="de-DE"/>
        </w:rPr>
      </w:pPr>
      <w:r>
        <w:rPr>
          <w:rFonts w:eastAsia="Times New Roman" w:cstheme="minorHAnsi"/>
          <w:sz w:val="22"/>
          <w:lang w:eastAsia="de-DE"/>
        </w:rPr>
        <w:t>Usage</w:t>
      </w:r>
      <w:r w:rsidR="00BA5FC4" w:rsidRPr="00BA5FC4">
        <w:rPr>
          <w:rFonts w:eastAsia="Times New Roman" w:cstheme="minorHAnsi"/>
          <w:sz w:val="22"/>
          <w:lang w:eastAsia="de-DE"/>
        </w:rPr>
        <w:t xml:space="preserve"> of </w:t>
      </w:r>
      <w:del w:id="1112" w:author="Sai Praneetha Bhaskaruni" w:date="2022-03-24T11:02:00Z">
        <w:r w:rsidR="00BA5FC4" w:rsidRPr="00BA5FC4" w:rsidDel="008E4820">
          <w:rPr>
            <w:rFonts w:eastAsia="Times New Roman" w:cstheme="minorHAnsi"/>
            <w:sz w:val="22"/>
            <w:lang w:eastAsia="de-DE"/>
          </w:rPr>
          <w:delText xml:space="preserve">security </w:delText>
        </w:r>
      </w:del>
      <w:ins w:id="1113" w:author="Sai Praneetha Bhaskaruni" w:date="2022-03-24T11:03:00Z">
        <w:r w:rsidR="000A0E6D">
          <w:rPr>
            <w:rFonts w:eastAsia="Times New Roman" w:cstheme="minorHAnsi"/>
            <w:sz w:val="22"/>
            <w:lang w:eastAsia="de-DE"/>
          </w:rPr>
          <w:t>V</w:t>
        </w:r>
      </w:ins>
      <w:ins w:id="1114" w:author="Sai Praneetha Bhaskaruni" w:date="2022-03-24T11:02:00Z">
        <w:r w:rsidR="008E4820">
          <w:rPr>
            <w:rFonts w:eastAsia="Times New Roman" w:cstheme="minorHAnsi"/>
            <w:sz w:val="22"/>
            <w:lang w:eastAsia="de-DE"/>
          </w:rPr>
          <w:t>ulnerability</w:t>
        </w:r>
      </w:ins>
      <w:ins w:id="1115" w:author="Sai Praneetha Bhaskaruni" w:date="2022-03-24T11:03:00Z">
        <w:r w:rsidR="008E4820">
          <w:rPr>
            <w:rFonts w:eastAsia="Times New Roman" w:cstheme="minorHAnsi"/>
            <w:sz w:val="22"/>
            <w:lang w:eastAsia="de-DE"/>
          </w:rPr>
          <w:t>/</w:t>
        </w:r>
        <w:r w:rsidR="000A0E6D">
          <w:rPr>
            <w:rFonts w:eastAsia="Times New Roman" w:cstheme="minorHAnsi"/>
            <w:sz w:val="22"/>
            <w:lang w:eastAsia="de-DE"/>
          </w:rPr>
          <w:t>M</w:t>
        </w:r>
        <w:r w:rsidR="008E4820">
          <w:rPr>
            <w:rFonts w:eastAsia="Times New Roman" w:cstheme="minorHAnsi"/>
            <w:sz w:val="22"/>
            <w:lang w:eastAsia="de-DE"/>
          </w:rPr>
          <w:t>alware</w:t>
        </w:r>
      </w:ins>
      <w:ins w:id="1116" w:author="Sai Praneetha Bhaskaruni" w:date="2022-03-24T11:02:00Z">
        <w:r w:rsidR="008E4820" w:rsidRPr="00BA5FC4">
          <w:rPr>
            <w:rFonts w:eastAsia="Times New Roman" w:cstheme="minorHAnsi"/>
            <w:sz w:val="22"/>
            <w:lang w:eastAsia="de-DE"/>
          </w:rPr>
          <w:t xml:space="preserve"> </w:t>
        </w:r>
      </w:ins>
      <w:r w:rsidR="00BA5FC4" w:rsidRPr="00BA5FC4">
        <w:rPr>
          <w:rFonts w:eastAsia="Times New Roman" w:cstheme="minorHAnsi"/>
          <w:sz w:val="22"/>
          <w:lang w:eastAsia="de-DE"/>
        </w:rPr>
        <w:t>scanning tools</w:t>
      </w:r>
    </w:p>
    <w:p w14:paraId="7D27D9D7"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Onboarding the application/infrastructure to the scanning tool</w:t>
      </w:r>
    </w:p>
    <w:p w14:paraId="7CDCF7F3" w14:textId="44591C9D"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Identif</w:t>
      </w:r>
      <w:r w:rsidR="006E0AE6">
        <w:rPr>
          <w:rFonts w:eastAsia="Times New Roman" w:cstheme="minorHAnsi"/>
          <w:sz w:val="22"/>
          <w:lang w:eastAsia="de-DE"/>
        </w:rPr>
        <w:t>ication</w:t>
      </w:r>
      <w:r w:rsidRPr="00BA5FC4">
        <w:rPr>
          <w:rFonts w:eastAsia="Times New Roman" w:cstheme="minorHAnsi"/>
          <w:sz w:val="22"/>
          <w:lang w:eastAsia="de-DE"/>
        </w:rPr>
        <w:t xml:space="preserve"> and prioritization of the vulnerability as per vulnerability rating such as </w:t>
      </w:r>
      <w:r w:rsidR="006E0AE6">
        <w:rPr>
          <w:rFonts w:eastAsia="Times New Roman" w:cstheme="minorHAnsi"/>
          <w:sz w:val="22"/>
          <w:lang w:eastAsia="de-DE"/>
        </w:rPr>
        <w:t>C</w:t>
      </w:r>
      <w:r w:rsidR="006E0AE6" w:rsidRPr="00BA5FC4">
        <w:rPr>
          <w:rFonts w:eastAsia="Times New Roman" w:cstheme="minorHAnsi"/>
          <w:sz w:val="22"/>
          <w:lang w:eastAsia="de-DE"/>
        </w:rPr>
        <w:t>ritical</w:t>
      </w:r>
      <w:r w:rsidRPr="00BA5FC4">
        <w:rPr>
          <w:rFonts w:eastAsia="Times New Roman" w:cstheme="minorHAnsi"/>
          <w:sz w:val="22"/>
          <w:lang w:eastAsia="de-DE"/>
        </w:rPr>
        <w:t xml:space="preserve">, High, Medium, </w:t>
      </w:r>
      <w:r w:rsidR="00CE00D5">
        <w:rPr>
          <w:rFonts w:eastAsia="Times New Roman" w:cstheme="minorHAnsi"/>
          <w:sz w:val="22"/>
          <w:lang w:eastAsia="de-DE"/>
        </w:rPr>
        <w:t xml:space="preserve">and </w:t>
      </w:r>
      <w:r w:rsidR="006E0AE6">
        <w:rPr>
          <w:rFonts w:eastAsia="Times New Roman" w:cstheme="minorHAnsi"/>
          <w:sz w:val="22"/>
          <w:lang w:eastAsia="de-DE"/>
        </w:rPr>
        <w:t>L</w:t>
      </w:r>
      <w:r w:rsidR="006E0AE6" w:rsidRPr="00BA5FC4">
        <w:rPr>
          <w:rFonts w:eastAsia="Times New Roman" w:cstheme="minorHAnsi"/>
          <w:sz w:val="22"/>
          <w:lang w:eastAsia="de-DE"/>
        </w:rPr>
        <w:t>ow</w:t>
      </w:r>
    </w:p>
    <w:p w14:paraId="44212661" w14:textId="4C8B10D5"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Planning the vulnerability remediation</w:t>
      </w:r>
      <w:r w:rsidR="00CC7B6D">
        <w:rPr>
          <w:rFonts w:eastAsia="Times New Roman" w:cstheme="minorHAnsi"/>
          <w:sz w:val="22"/>
          <w:lang w:eastAsia="de-DE"/>
        </w:rPr>
        <w:t>/</w:t>
      </w:r>
      <w:r w:rsidRPr="00BA5FC4">
        <w:rPr>
          <w:rFonts w:eastAsia="Times New Roman" w:cstheme="minorHAnsi"/>
          <w:sz w:val="22"/>
          <w:lang w:eastAsia="de-DE"/>
        </w:rPr>
        <w:t xml:space="preserve">mitigation </w:t>
      </w:r>
      <w:ins w:id="1117" w:author="Sai Praneetha Bhaskaruni" w:date="2022-03-24T11:06:00Z">
        <w:r w:rsidR="00706416">
          <w:rPr>
            <w:rFonts w:eastAsia="Times New Roman" w:cstheme="minorHAnsi"/>
            <w:sz w:val="22"/>
            <w:lang w:eastAsia="de-DE"/>
          </w:rPr>
          <w:t>steps</w:t>
        </w:r>
      </w:ins>
      <w:del w:id="1118" w:author="Sai Praneetha Bhaskaruni" w:date="2022-03-24T11:05:00Z">
        <w:r w:rsidRPr="00BA5FC4" w:rsidDel="00706416">
          <w:rPr>
            <w:rFonts w:eastAsia="Times New Roman" w:cstheme="minorHAnsi"/>
            <w:sz w:val="22"/>
            <w:lang w:eastAsia="de-DE"/>
          </w:rPr>
          <w:delText>options</w:delText>
        </w:r>
      </w:del>
    </w:p>
    <w:p w14:paraId="46CA2FE1" w14:textId="098BA655"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del w:id="1119" w:author="Sai Praneetha Bhaskaruni" w:date="2022-03-24T11:07:00Z">
        <w:r w:rsidRPr="00BA5FC4" w:rsidDel="007F77BB">
          <w:rPr>
            <w:rFonts w:eastAsia="Times New Roman" w:cstheme="minorHAnsi"/>
            <w:sz w:val="22"/>
            <w:lang w:eastAsia="de-DE"/>
          </w:rPr>
          <w:delText xml:space="preserve">Tracking </w:delText>
        </w:r>
      </w:del>
      <w:ins w:id="1120" w:author="Sai Praneetha Bhaskaruni" w:date="2022-03-24T11:07:00Z">
        <w:r w:rsidR="007F77BB">
          <w:rPr>
            <w:rFonts w:eastAsia="Times New Roman" w:cstheme="minorHAnsi"/>
            <w:sz w:val="22"/>
            <w:lang w:eastAsia="de-DE"/>
          </w:rPr>
          <w:t>Integration</w:t>
        </w:r>
        <w:r w:rsidR="007F77BB" w:rsidRPr="00BA5FC4">
          <w:rPr>
            <w:rFonts w:eastAsia="Times New Roman" w:cstheme="minorHAnsi"/>
            <w:sz w:val="22"/>
            <w:lang w:eastAsia="de-DE"/>
          </w:rPr>
          <w:t xml:space="preserve"> </w:t>
        </w:r>
      </w:ins>
      <w:r w:rsidR="009B4ACC">
        <w:rPr>
          <w:rFonts w:eastAsia="Times New Roman" w:cstheme="minorHAnsi"/>
          <w:sz w:val="22"/>
          <w:lang w:eastAsia="de-DE"/>
        </w:rPr>
        <w:t xml:space="preserve">of the solution </w:t>
      </w:r>
      <w:r w:rsidRPr="00BA5FC4">
        <w:rPr>
          <w:rFonts w:eastAsia="Times New Roman" w:cstheme="minorHAnsi"/>
          <w:sz w:val="22"/>
          <w:lang w:eastAsia="de-DE"/>
        </w:rPr>
        <w:t xml:space="preserve">and revalidation of the </w:t>
      </w:r>
      <w:r w:rsidR="00E25530">
        <w:rPr>
          <w:rFonts w:eastAsia="Times New Roman" w:cstheme="minorHAnsi"/>
          <w:sz w:val="22"/>
          <w:lang w:eastAsia="de-DE"/>
        </w:rPr>
        <w:t xml:space="preserve">reported </w:t>
      </w:r>
      <w:r w:rsidRPr="00BA5FC4">
        <w:rPr>
          <w:rFonts w:eastAsia="Times New Roman" w:cstheme="minorHAnsi"/>
          <w:sz w:val="22"/>
          <w:lang w:eastAsia="de-DE"/>
        </w:rPr>
        <w:t>vulnerability</w:t>
      </w:r>
    </w:p>
    <w:p w14:paraId="559BA001" w14:textId="2952FA4E" w:rsidR="00BA5FC4" w:rsidRPr="0023424E" w:rsidRDefault="00347905" w:rsidP="00BA5FC4">
      <w:pPr>
        <w:shd w:val="clear" w:color="auto" w:fill="FFFFFF"/>
        <w:spacing w:beforeAutospacing="1"/>
        <w:ind w:left="450"/>
        <w:rPr>
          <w:rFonts w:eastAsia="Times New Roman" w:cstheme="minorHAnsi"/>
          <w:bCs/>
          <w:sz w:val="22"/>
        </w:rPr>
      </w:pPr>
      <w:bookmarkStart w:id="1121" w:name="_Toc59610194"/>
      <w:r>
        <w:rPr>
          <w:rFonts w:eastAsia="Times New Roman" w:cstheme="minorHAnsi"/>
          <w:bCs/>
          <w:sz w:val="22"/>
        </w:rPr>
        <w:t xml:space="preserve">For following </w:t>
      </w:r>
      <w:r w:rsidR="002A6CC6">
        <w:rPr>
          <w:rFonts w:eastAsia="Times New Roman" w:cstheme="minorHAnsi"/>
          <w:bCs/>
          <w:sz w:val="22"/>
        </w:rPr>
        <w:t xml:space="preserve">observations </w:t>
      </w:r>
      <w:r w:rsidR="00BA5FC4" w:rsidRPr="0023424E">
        <w:rPr>
          <w:rFonts w:eastAsia="Times New Roman" w:cstheme="minorHAnsi"/>
          <w:bCs/>
          <w:sz w:val="22"/>
        </w:rPr>
        <w:t>Incident</w:t>
      </w:r>
      <w:ins w:id="1122" w:author="Sai Praneetha Bhaskaruni" w:date="2022-03-24T11:26:00Z">
        <w:r w:rsidR="00D31F3A">
          <w:rPr>
            <w:rFonts w:eastAsia="Times New Roman" w:cstheme="minorHAnsi"/>
            <w:bCs/>
            <w:sz w:val="22"/>
          </w:rPr>
          <w:t xml:space="preserve"> </w:t>
        </w:r>
      </w:ins>
      <w:del w:id="1123" w:author="Sai Praneetha Bhaskaruni" w:date="2022-03-24T11:26:00Z">
        <w:r w:rsidR="00BA5FC4" w:rsidRPr="0023424E" w:rsidDel="00D31F3A">
          <w:rPr>
            <w:rFonts w:eastAsia="Times New Roman" w:cstheme="minorHAnsi"/>
            <w:bCs/>
            <w:sz w:val="22"/>
          </w:rPr>
          <w:delText xml:space="preserve"> </w:delText>
        </w:r>
      </w:del>
      <w:ins w:id="1124" w:author="Sai Praneetha Bhaskaruni" w:date="2022-03-24T11:11:00Z">
        <w:r w:rsidR="00C86741">
          <w:rPr>
            <w:rFonts w:eastAsia="Times New Roman" w:cstheme="minorHAnsi"/>
            <w:bCs/>
            <w:sz w:val="22"/>
          </w:rPr>
          <w:t xml:space="preserve">Reporting &amp; </w:t>
        </w:r>
      </w:ins>
      <w:r w:rsidR="00BA5FC4" w:rsidRPr="0023424E">
        <w:rPr>
          <w:rFonts w:eastAsia="Times New Roman" w:cstheme="minorHAnsi"/>
          <w:bCs/>
          <w:sz w:val="22"/>
        </w:rPr>
        <w:t>Re</w:t>
      </w:r>
      <w:ins w:id="1125" w:author="Sai Praneetha Bhaskaruni" w:date="2022-03-24T11:27:00Z">
        <w:r w:rsidR="00211957">
          <w:rPr>
            <w:rFonts w:eastAsia="Times New Roman" w:cstheme="minorHAnsi"/>
            <w:bCs/>
            <w:sz w:val="22"/>
          </w:rPr>
          <w:t>covery</w:t>
        </w:r>
      </w:ins>
      <w:del w:id="1126" w:author="Sai Praneetha Bhaskaruni" w:date="2022-03-24T11:27:00Z">
        <w:r w:rsidR="00BA5FC4" w:rsidRPr="0023424E" w:rsidDel="00211957">
          <w:rPr>
            <w:rFonts w:eastAsia="Times New Roman" w:cstheme="minorHAnsi"/>
            <w:bCs/>
            <w:sz w:val="22"/>
          </w:rPr>
          <w:delText>sponse</w:delText>
        </w:r>
      </w:del>
      <w:bookmarkEnd w:id="1121"/>
      <w:ins w:id="1127" w:author="Sai Praneetha Bhaskaruni" w:date="2022-03-24T11:11:00Z">
        <w:r w:rsidR="00C86741">
          <w:rPr>
            <w:rFonts w:eastAsia="Times New Roman" w:cstheme="minorHAnsi"/>
            <w:bCs/>
            <w:sz w:val="22"/>
          </w:rPr>
          <w:t xml:space="preserve"> </w:t>
        </w:r>
      </w:ins>
      <w:r w:rsidR="0053269E">
        <w:rPr>
          <w:rFonts w:eastAsia="Times New Roman" w:cstheme="minorHAnsi"/>
          <w:bCs/>
          <w:sz w:val="22"/>
        </w:rPr>
        <w:t>can be initiated</w:t>
      </w:r>
      <w:ins w:id="1128" w:author="Sai Praneetha Bhaskaruni" w:date="2022-03-24T11:29:00Z">
        <w:r w:rsidR="00FC5392">
          <w:rPr>
            <w:rFonts w:eastAsia="Times New Roman" w:cstheme="minorHAnsi"/>
            <w:bCs/>
            <w:sz w:val="22"/>
          </w:rPr>
          <w:t>:</w:t>
        </w:r>
      </w:ins>
    </w:p>
    <w:p w14:paraId="4E563B53" w14:textId="3EECDA3C" w:rsidR="00BA5FC4" w:rsidRPr="00BA5FC4" w:rsidRDefault="00DB55F8" w:rsidP="00BA5FC4">
      <w:pPr>
        <w:pStyle w:val="ListParagraph"/>
        <w:numPr>
          <w:ilvl w:val="0"/>
          <w:numId w:val="14"/>
        </w:numPr>
        <w:spacing w:before="120" w:after="160" w:line="259" w:lineRule="auto"/>
        <w:jc w:val="left"/>
        <w:rPr>
          <w:rFonts w:eastAsia="Times New Roman" w:cstheme="minorHAnsi"/>
          <w:sz w:val="22"/>
          <w:lang w:eastAsia="de-DE"/>
        </w:rPr>
      </w:pPr>
      <w:bookmarkStart w:id="1129" w:name="_Hlk99105725"/>
      <w:ins w:id="1130" w:author="Sai Praneetha Bhaskaruni" w:date="2022-03-24T11:12:00Z">
        <w:r>
          <w:rPr>
            <w:rFonts w:eastAsia="Times New Roman" w:cstheme="minorHAnsi"/>
            <w:sz w:val="22"/>
            <w:lang w:eastAsia="de-DE"/>
          </w:rPr>
          <w:t>Any s</w:t>
        </w:r>
      </w:ins>
      <w:del w:id="1131" w:author="Sai Praneetha Bhaskaruni" w:date="2022-03-24T11:12:00Z">
        <w:r w:rsidR="00BA5FC4" w:rsidRPr="00BA5FC4" w:rsidDel="00DB55F8">
          <w:rPr>
            <w:rFonts w:eastAsia="Times New Roman" w:cstheme="minorHAnsi"/>
            <w:sz w:val="22"/>
            <w:lang w:eastAsia="de-DE"/>
          </w:rPr>
          <w:delText>S</w:delText>
        </w:r>
      </w:del>
      <w:r w:rsidR="00BA5FC4" w:rsidRPr="00BA5FC4">
        <w:rPr>
          <w:rFonts w:eastAsia="Times New Roman" w:cstheme="minorHAnsi"/>
          <w:sz w:val="22"/>
          <w:lang w:eastAsia="de-DE"/>
        </w:rPr>
        <w:t>uspected</w:t>
      </w:r>
      <w:ins w:id="1132" w:author="Sai Praneetha Bhaskaruni" w:date="2022-03-24T11:14:00Z">
        <w:r w:rsidR="008E1245">
          <w:rPr>
            <w:rFonts w:eastAsia="Times New Roman" w:cstheme="minorHAnsi"/>
            <w:sz w:val="22"/>
            <w:lang w:eastAsia="de-DE"/>
          </w:rPr>
          <w:t>/confirmed</w:t>
        </w:r>
      </w:ins>
      <w:r w:rsidR="00BA5FC4" w:rsidRPr="00BA5FC4">
        <w:rPr>
          <w:rFonts w:eastAsia="Times New Roman" w:cstheme="minorHAnsi"/>
          <w:sz w:val="22"/>
          <w:lang w:eastAsia="de-DE"/>
        </w:rPr>
        <w:t xml:space="preserve"> malware </w:t>
      </w:r>
      <w:ins w:id="1133" w:author="Sai Praneetha Bhaskaruni" w:date="2022-03-24T11:14:00Z">
        <w:r w:rsidR="008E1245">
          <w:rPr>
            <w:rFonts w:eastAsia="Times New Roman" w:cstheme="minorHAnsi"/>
            <w:sz w:val="22"/>
            <w:lang w:eastAsia="de-DE"/>
          </w:rPr>
          <w:t xml:space="preserve">found </w:t>
        </w:r>
      </w:ins>
      <w:r w:rsidR="00BA5FC4" w:rsidRPr="00BA5FC4">
        <w:rPr>
          <w:rFonts w:eastAsia="Times New Roman" w:cstheme="minorHAnsi"/>
          <w:sz w:val="22"/>
          <w:lang w:eastAsia="de-DE"/>
        </w:rPr>
        <w:t>on the system</w:t>
      </w:r>
    </w:p>
    <w:p w14:paraId="5D2ECDBF" w14:textId="45CBB8F4" w:rsidR="00BA5FC4" w:rsidRPr="00BA5FC4" w:rsidDel="00822C8A" w:rsidRDefault="00822C8A" w:rsidP="00BA5FC4">
      <w:pPr>
        <w:pStyle w:val="ListParagraph"/>
        <w:numPr>
          <w:ilvl w:val="0"/>
          <w:numId w:val="14"/>
        </w:numPr>
        <w:spacing w:before="120" w:after="160" w:line="259" w:lineRule="auto"/>
        <w:jc w:val="left"/>
        <w:rPr>
          <w:del w:id="1134" w:author="Sai Praneetha Bhaskaruni" w:date="2022-03-24T11:16:00Z"/>
          <w:rFonts w:eastAsia="Times New Roman" w:cstheme="minorHAnsi"/>
          <w:sz w:val="22"/>
          <w:lang w:eastAsia="de-DE"/>
        </w:rPr>
      </w:pPr>
      <w:ins w:id="1135" w:author="Sai Praneetha Bhaskaruni" w:date="2022-03-24T11:16:00Z">
        <w:r>
          <w:rPr>
            <w:rFonts w:eastAsia="Times New Roman" w:cstheme="minorHAnsi"/>
            <w:sz w:val="22"/>
            <w:lang w:eastAsia="de-DE"/>
          </w:rPr>
          <w:t xml:space="preserve">Any </w:t>
        </w:r>
      </w:ins>
      <w:del w:id="1136" w:author="Sai Praneetha Bhaskaruni" w:date="2022-03-24T11:16:00Z">
        <w:r w:rsidR="00BA5FC4" w:rsidRPr="00BA5FC4" w:rsidDel="00822C8A">
          <w:rPr>
            <w:rFonts w:eastAsia="Times New Roman" w:cstheme="minorHAnsi"/>
            <w:sz w:val="22"/>
            <w:lang w:eastAsia="de-DE"/>
          </w:rPr>
          <w:delText>Confirmed malware on the system</w:delText>
        </w:r>
      </w:del>
    </w:p>
    <w:p w14:paraId="6797F61F" w14:textId="04176E9D" w:rsidR="00BA5FC4" w:rsidRDefault="00822C8A" w:rsidP="00BA5FC4">
      <w:pPr>
        <w:pStyle w:val="ListParagraph"/>
        <w:numPr>
          <w:ilvl w:val="0"/>
          <w:numId w:val="14"/>
        </w:numPr>
        <w:spacing w:before="120" w:after="160" w:line="259" w:lineRule="auto"/>
        <w:jc w:val="left"/>
        <w:rPr>
          <w:ins w:id="1137" w:author="Sai Praneetha Bhaskaruni" w:date="2022-03-24T11:19:00Z"/>
          <w:rFonts w:eastAsia="Times New Roman" w:cstheme="minorHAnsi"/>
          <w:sz w:val="22"/>
          <w:lang w:eastAsia="de-DE"/>
        </w:rPr>
      </w:pPr>
      <w:ins w:id="1138" w:author="Sai Praneetha Bhaskaruni" w:date="2022-03-24T11:16:00Z">
        <w:r>
          <w:rPr>
            <w:rFonts w:eastAsia="Times New Roman" w:cstheme="minorHAnsi"/>
            <w:sz w:val="22"/>
            <w:lang w:eastAsia="de-DE"/>
          </w:rPr>
          <w:t>u</w:t>
        </w:r>
      </w:ins>
      <w:del w:id="1139" w:author="Sai Praneetha Bhaskaruni" w:date="2022-03-24T11:16:00Z">
        <w:r w:rsidR="00BA5FC4" w:rsidRPr="00BA5FC4" w:rsidDel="00822C8A">
          <w:rPr>
            <w:rFonts w:eastAsia="Times New Roman" w:cstheme="minorHAnsi"/>
            <w:sz w:val="22"/>
            <w:lang w:eastAsia="de-DE"/>
          </w:rPr>
          <w:delText>U</w:delText>
        </w:r>
      </w:del>
      <w:r w:rsidR="00BA5FC4" w:rsidRPr="00BA5FC4">
        <w:rPr>
          <w:rFonts w:eastAsia="Times New Roman" w:cstheme="minorHAnsi"/>
          <w:sz w:val="22"/>
          <w:lang w:eastAsia="de-DE"/>
        </w:rPr>
        <w:t>nexpected system behavior</w:t>
      </w:r>
      <w:ins w:id="1140" w:author="Sai Praneetha Bhaskaruni" w:date="2022-03-24T11:16:00Z">
        <w:r>
          <w:rPr>
            <w:rFonts w:eastAsia="Times New Roman" w:cstheme="minorHAnsi"/>
            <w:sz w:val="22"/>
            <w:lang w:eastAsia="de-DE"/>
          </w:rPr>
          <w:t xml:space="preserve"> observed</w:t>
        </w:r>
      </w:ins>
    </w:p>
    <w:p w14:paraId="6D3BBADA" w14:textId="08CDA78F" w:rsidR="00CB7080" w:rsidDel="009E060D" w:rsidRDefault="00297F12" w:rsidP="00CB7080">
      <w:pPr>
        <w:pStyle w:val="ListParagraph"/>
        <w:numPr>
          <w:ilvl w:val="0"/>
          <w:numId w:val="14"/>
        </w:numPr>
        <w:spacing w:before="120" w:after="160" w:line="259" w:lineRule="auto"/>
        <w:jc w:val="left"/>
        <w:rPr>
          <w:del w:id="1141" w:author="Sai Praneetha Bhaskaruni" w:date="2022-03-24T11:19:00Z"/>
          <w:rFonts w:eastAsia="Times New Roman" w:cstheme="minorHAnsi"/>
          <w:sz w:val="22"/>
          <w:lang w:eastAsia="de-DE"/>
        </w:rPr>
      </w:pPr>
      <w:ins w:id="1142" w:author="Sai Praneetha Bhaskaruni" w:date="2022-03-24T11:19:00Z">
        <w:r>
          <w:rPr>
            <w:rFonts w:eastAsia="Times New Roman" w:cstheme="minorHAnsi"/>
            <w:sz w:val="22"/>
            <w:lang w:eastAsia="de-DE"/>
          </w:rPr>
          <w:t>Any s</w:t>
        </w:r>
      </w:ins>
      <w:moveToRangeStart w:id="1143" w:author="Sai Praneetha Bhaskaruni" w:date="2022-03-24T11:19:00Z" w:name="move99013170"/>
      <w:moveTo w:id="1144" w:author="Sai Praneetha Bhaskaruni" w:date="2022-03-24T11:19:00Z">
        <w:del w:id="1145" w:author="Sai Praneetha Bhaskaruni" w:date="2022-03-24T11:19:00Z">
          <w:r w:rsidR="00CB7080" w:rsidRPr="00BA5FC4" w:rsidDel="00297F12">
            <w:rPr>
              <w:rFonts w:eastAsia="Times New Roman" w:cstheme="minorHAnsi"/>
              <w:sz w:val="22"/>
              <w:lang w:eastAsia="de-DE"/>
            </w:rPr>
            <w:delText>S</w:delText>
          </w:r>
        </w:del>
        <w:r w:rsidR="00CB7080" w:rsidRPr="00BA5FC4">
          <w:rPr>
            <w:rFonts w:eastAsia="Times New Roman" w:cstheme="minorHAnsi"/>
            <w:sz w:val="22"/>
            <w:lang w:eastAsia="de-DE"/>
          </w:rPr>
          <w:t>uspected misuse of the device (</w:t>
        </w:r>
      </w:moveTo>
      <w:ins w:id="1146" w:author="Sai Praneetha Bhaskaruni" w:date="2022-03-24T11:19:00Z">
        <w:r>
          <w:rPr>
            <w:rFonts w:eastAsia="Times New Roman" w:cstheme="minorHAnsi"/>
            <w:sz w:val="22"/>
            <w:lang w:eastAsia="de-DE"/>
          </w:rPr>
          <w:t xml:space="preserve">can </w:t>
        </w:r>
      </w:ins>
      <w:moveTo w:id="1147" w:author="Sai Praneetha Bhaskaruni" w:date="2022-03-24T11:19:00Z">
        <w:del w:id="1148" w:author="Sai Praneetha Bhaskaruni" w:date="2022-03-24T11:19:00Z">
          <w:r w:rsidR="00CB7080" w:rsidRPr="00BA5FC4" w:rsidDel="00297F12">
            <w:rPr>
              <w:rFonts w:eastAsia="Times New Roman" w:cstheme="minorHAnsi"/>
              <w:sz w:val="22"/>
              <w:lang w:eastAsia="de-DE"/>
            </w:rPr>
            <w:delText xml:space="preserve">how to </w:delText>
          </w:r>
        </w:del>
        <w:r w:rsidR="00CB7080" w:rsidRPr="00BA5FC4">
          <w:rPr>
            <w:rFonts w:eastAsia="Times New Roman" w:cstheme="minorHAnsi"/>
            <w:sz w:val="22"/>
            <w:lang w:eastAsia="de-DE"/>
          </w:rPr>
          <w:t>confirm through logs)</w:t>
        </w:r>
      </w:moveTo>
    </w:p>
    <w:p w14:paraId="54A1CE39" w14:textId="77777777" w:rsidR="009E060D" w:rsidRPr="00BA5FC4" w:rsidRDefault="009E060D" w:rsidP="00CB7080">
      <w:pPr>
        <w:pStyle w:val="ListParagraph"/>
        <w:numPr>
          <w:ilvl w:val="0"/>
          <w:numId w:val="14"/>
        </w:numPr>
        <w:spacing w:before="120" w:after="160" w:line="259" w:lineRule="auto"/>
        <w:jc w:val="left"/>
        <w:rPr>
          <w:ins w:id="1149" w:author="Sai Praneetha Bhaskaruni" w:date="2022-03-24T11:22:00Z"/>
          <w:moveTo w:id="1150" w:author="Sai Praneetha Bhaskaruni" w:date="2022-03-24T11:19:00Z"/>
          <w:rFonts w:eastAsia="Times New Roman" w:cstheme="minorHAnsi"/>
          <w:sz w:val="22"/>
          <w:lang w:eastAsia="de-DE"/>
        </w:rPr>
      </w:pPr>
    </w:p>
    <w:moveToRangeEnd w:id="1143"/>
    <w:p w14:paraId="11FB3562" w14:textId="43111E42" w:rsidR="00CB7080" w:rsidRDefault="00AC5D53" w:rsidP="009E060D">
      <w:pPr>
        <w:pStyle w:val="ListParagraph"/>
        <w:numPr>
          <w:ilvl w:val="0"/>
          <w:numId w:val="14"/>
        </w:numPr>
        <w:spacing w:before="120" w:after="160" w:line="259" w:lineRule="auto"/>
        <w:jc w:val="left"/>
        <w:rPr>
          <w:ins w:id="1151" w:author="Sai Praneetha Bhaskaruni" w:date="2022-03-24T11:28:00Z"/>
          <w:rFonts w:eastAsia="Times New Roman" w:cstheme="minorHAnsi"/>
          <w:sz w:val="22"/>
          <w:lang w:eastAsia="de-DE"/>
        </w:rPr>
      </w:pPr>
      <w:ins w:id="1152" w:author="Sai Praneetha Bhaskaruni" w:date="2022-03-24T11:23:00Z">
        <w:r>
          <w:rPr>
            <w:rFonts w:eastAsia="Times New Roman" w:cstheme="minorHAnsi"/>
            <w:sz w:val="22"/>
            <w:lang w:eastAsia="de-DE"/>
          </w:rPr>
          <w:t>Incorporated m</w:t>
        </w:r>
      </w:ins>
      <w:ins w:id="1153" w:author="Sai Praneetha Bhaskaruni" w:date="2022-03-24T11:22:00Z">
        <w:r w:rsidR="009E060D" w:rsidRPr="00BA5FC4">
          <w:rPr>
            <w:rFonts w:eastAsia="Times New Roman" w:cstheme="minorHAnsi"/>
            <w:sz w:val="22"/>
            <w:lang w:eastAsia="de-DE"/>
          </w:rPr>
          <w:t>ethods</w:t>
        </w:r>
      </w:ins>
      <w:ins w:id="1154" w:author="Sai Praneetha Bhaskaruni" w:date="2022-03-24T11:23:00Z">
        <w:r>
          <w:rPr>
            <w:rFonts w:eastAsia="Times New Roman" w:cstheme="minorHAnsi"/>
            <w:sz w:val="22"/>
            <w:lang w:eastAsia="de-DE"/>
          </w:rPr>
          <w:t xml:space="preserve"> detect </w:t>
        </w:r>
      </w:ins>
      <w:ins w:id="1155" w:author="Sai Praneetha Bhaskaruni" w:date="2022-03-24T11:24:00Z">
        <w:r w:rsidR="009E5451">
          <w:rPr>
            <w:rFonts w:eastAsia="Times New Roman" w:cstheme="minorHAnsi"/>
            <w:sz w:val="22"/>
            <w:lang w:eastAsia="de-DE"/>
          </w:rPr>
          <w:t xml:space="preserve">that </w:t>
        </w:r>
        <w:r>
          <w:rPr>
            <w:rFonts w:eastAsia="Times New Roman" w:cstheme="minorHAnsi"/>
            <w:sz w:val="22"/>
            <w:lang w:eastAsia="de-DE"/>
          </w:rPr>
          <w:t xml:space="preserve">any </w:t>
        </w:r>
      </w:ins>
      <w:ins w:id="1156" w:author="Sai Praneetha Bhaskaruni" w:date="2022-03-24T11:22:00Z">
        <w:r w:rsidR="009E060D" w:rsidRPr="00BA5FC4">
          <w:rPr>
            <w:rFonts w:eastAsia="Times New Roman" w:cstheme="minorHAnsi"/>
            <w:sz w:val="22"/>
            <w:lang w:eastAsia="de-DE"/>
          </w:rPr>
          <w:t>data inappropriately accessed or copied from the device</w:t>
        </w:r>
      </w:ins>
    </w:p>
    <w:p w14:paraId="02C29AAE" w14:textId="0649A974" w:rsidR="00B82AFF" w:rsidRPr="00B82AFF" w:rsidRDefault="00B82AFF">
      <w:pPr>
        <w:pStyle w:val="ListParagraph"/>
        <w:numPr>
          <w:ilvl w:val="0"/>
          <w:numId w:val="14"/>
        </w:numPr>
        <w:spacing w:before="120" w:after="160" w:line="259" w:lineRule="auto"/>
        <w:jc w:val="left"/>
        <w:rPr>
          <w:rFonts w:eastAsia="Times New Roman" w:cstheme="minorHAnsi"/>
          <w:sz w:val="22"/>
          <w:lang w:eastAsia="de-DE"/>
          <w:rPrChange w:id="1157" w:author="Sai Praneetha Bhaskaruni" w:date="2022-03-24T11:28:00Z">
            <w:rPr>
              <w:lang w:eastAsia="de-DE"/>
            </w:rPr>
          </w:rPrChange>
        </w:rPr>
      </w:pPr>
      <w:ins w:id="1158" w:author="Sai Praneetha Bhaskaruni" w:date="2022-03-24T11:28:00Z">
        <w:r>
          <w:rPr>
            <w:rFonts w:eastAsia="Times New Roman" w:cstheme="minorHAnsi"/>
            <w:sz w:val="22"/>
            <w:lang w:eastAsia="de-DE"/>
          </w:rPr>
          <w:t>From the report of f</w:t>
        </w:r>
        <w:r w:rsidRPr="00BA5FC4">
          <w:rPr>
            <w:rFonts w:eastAsia="Times New Roman" w:cstheme="minorHAnsi"/>
            <w:sz w:val="22"/>
            <w:lang w:eastAsia="de-DE"/>
          </w:rPr>
          <w:t>orensic inspection of the device</w:t>
        </w:r>
      </w:ins>
    </w:p>
    <w:bookmarkEnd w:id="1129"/>
    <w:p w14:paraId="4BC9E604" w14:textId="25F26820" w:rsidR="00BA5FC4" w:rsidRPr="00BA5FC4" w:rsidRDefault="002346F3" w:rsidP="00BA5FC4">
      <w:pPr>
        <w:pStyle w:val="ListParagraph"/>
        <w:numPr>
          <w:ilvl w:val="0"/>
          <w:numId w:val="14"/>
        </w:numPr>
        <w:spacing w:before="120" w:after="160" w:line="259" w:lineRule="auto"/>
        <w:jc w:val="left"/>
        <w:rPr>
          <w:rFonts w:eastAsia="Times New Roman" w:cstheme="minorHAnsi"/>
          <w:sz w:val="22"/>
          <w:lang w:eastAsia="de-DE"/>
        </w:rPr>
      </w:pPr>
      <w:ins w:id="1159" w:author="Sai Praneetha Bhaskaruni" w:date="2022-03-24T11:18:00Z">
        <w:r>
          <w:rPr>
            <w:rFonts w:eastAsia="Times New Roman" w:cstheme="minorHAnsi"/>
            <w:sz w:val="22"/>
            <w:lang w:eastAsia="de-DE"/>
          </w:rPr>
          <w:t>Chances for r</w:t>
        </w:r>
      </w:ins>
      <w:del w:id="1160" w:author="Sai Praneetha Bhaskaruni" w:date="2022-03-24T11:18:00Z">
        <w:r w:rsidR="00BA5FC4" w:rsidRPr="00BA5FC4" w:rsidDel="002346F3">
          <w:rPr>
            <w:rFonts w:eastAsia="Times New Roman" w:cstheme="minorHAnsi"/>
            <w:sz w:val="22"/>
            <w:lang w:eastAsia="de-DE"/>
          </w:rPr>
          <w:delText>R</w:delText>
        </w:r>
      </w:del>
      <w:r w:rsidR="00BA5FC4" w:rsidRPr="00BA5FC4">
        <w:rPr>
          <w:rFonts w:eastAsia="Times New Roman" w:cstheme="minorHAnsi"/>
          <w:sz w:val="22"/>
          <w:lang w:eastAsia="de-DE"/>
        </w:rPr>
        <w:t>ecovery of data from a damaged or non-functional system</w:t>
      </w:r>
    </w:p>
    <w:p w14:paraId="1B8A10BB" w14:textId="7B85A061" w:rsidR="00BA5FC4" w:rsidRPr="00BA5FC4" w:rsidDel="00B82AFF" w:rsidRDefault="00BA5FC4" w:rsidP="00BA5FC4">
      <w:pPr>
        <w:pStyle w:val="ListParagraph"/>
        <w:numPr>
          <w:ilvl w:val="0"/>
          <w:numId w:val="14"/>
        </w:numPr>
        <w:spacing w:before="120" w:after="160" w:line="259" w:lineRule="auto"/>
        <w:jc w:val="left"/>
        <w:rPr>
          <w:del w:id="1161" w:author="Sai Praneetha Bhaskaruni" w:date="2022-03-24T11:28:00Z"/>
          <w:moveFrom w:id="1162" w:author="Sai Praneetha Bhaskaruni" w:date="2022-03-24T11:19:00Z"/>
          <w:rFonts w:eastAsia="Times New Roman" w:cstheme="minorHAnsi"/>
          <w:sz w:val="22"/>
          <w:lang w:eastAsia="de-DE"/>
        </w:rPr>
      </w:pPr>
      <w:moveFromRangeStart w:id="1163" w:author="Sai Praneetha Bhaskaruni" w:date="2022-03-24T11:19:00Z" w:name="move99013170"/>
      <w:moveFrom w:id="1164" w:author="Sai Praneetha Bhaskaruni" w:date="2022-03-24T11:19:00Z">
        <w:del w:id="1165" w:author="Sai Praneetha Bhaskaruni" w:date="2022-03-24T11:28:00Z">
          <w:r w:rsidRPr="00BA5FC4" w:rsidDel="00B82AFF">
            <w:rPr>
              <w:rFonts w:eastAsia="Times New Roman" w:cstheme="minorHAnsi"/>
              <w:sz w:val="22"/>
              <w:lang w:eastAsia="de-DE"/>
            </w:rPr>
            <w:delText>Suspected misuse of the device (how to confirm through logs)</w:delText>
          </w:r>
        </w:del>
      </w:moveFrom>
    </w:p>
    <w:moveFromRangeEnd w:id="1163"/>
    <w:p w14:paraId="1AB09148" w14:textId="377118B5" w:rsidR="00BA5FC4" w:rsidRPr="00BA5FC4" w:rsidDel="009E060D" w:rsidRDefault="00BA5FC4" w:rsidP="00BA5FC4">
      <w:pPr>
        <w:pStyle w:val="ListParagraph"/>
        <w:numPr>
          <w:ilvl w:val="0"/>
          <w:numId w:val="14"/>
        </w:numPr>
        <w:spacing w:before="120" w:after="160" w:line="259" w:lineRule="auto"/>
        <w:jc w:val="left"/>
        <w:rPr>
          <w:del w:id="1166" w:author="Sai Praneetha Bhaskaruni" w:date="2022-03-24T11:22:00Z"/>
          <w:rFonts w:eastAsia="Times New Roman" w:cstheme="minorHAnsi"/>
          <w:sz w:val="22"/>
          <w:lang w:eastAsia="de-DE"/>
        </w:rPr>
      </w:pPr>
      <w:del w:id="1167" w:author="Sai Praneetha Bhaskaruni" w:date="2022-03-24T11:22:00Z">
        <w:r w:rsidRPr="00BA5FC4" w:rsidDel="009E060D">
          <w:rPr>
            <w:rFonts w:eastAsia="Times New Roman" w:cstheme="minorHAnsi"/>
            <w:sz w:val="22"/>
            <w:lang w:eastAsia="de-DE"/>
          </w:rPr>
          <w:delText>Methods to determine if data was inappropriately accessed or copied from the device</w:delText>
        </w:r>
      </w:del>
    </w:p>
    <w:p w14:paraId="02C2253E" w14:textId="050F9D45" w:rsidR="00BA5FC4" w:rsidRPr="00BA5FC4" w:rsidDel="00B82AFF" w:rsidRDefault="00BA5FC4" w:rsidP="00BA5FC4">
      <w:pPr>
        <w:pStyle w:val="ListParagraph"/>
        <w:numPr>
          <w:ilvl w:val="0"/>
          <w:numId w:val="14"/>
        </w:numPr>
        <w:spacing w:before="120" w:after="160" w:line="259" w:lineRule="auto"/>
        <w:jc w:val="left"/>
        <w:rPr>
          <w:del w:id="1168" w:author="Sai Praneetha Bhaskaruni" w:date="2022-03-24T11:28:00Z"/>
          <w:rFonts w:eastAsia="Times New Roman" w:cstheme="minorHAnsi"/>
          <w:sz w:val="22"/>
          <w:lang w:eastAsia="de-DE"/>
        </w:rPr>
      </w:pPr>
      <w:del w:id="1169" w:author="Sai Praneetha Bhaskaruni" w:date="2022-03-24T11:25:00Z">
        <w:r w:rsidRPr="00BA5FC4" w:rsidDel="00942172">
          <w:rPr>
            <w:rFonts w:eastAsia="Times New Roman" w:cstheme="minorHAnsi"/>
            <w:sz w:val="22"/>
            <w:lang w:eastAsia="de-DE"/>
          </w:rPr>
          <w:delText>F</w:delText>
        </w:r>
      </w:del>
      <w:del w:id="1170" w:author="Sai Praneetha Bhaskaruni" w:date="2022-03-24T11:28:00Z">
        <w:r w:rsidRPr="00BA5FC4" w:rsidDel="00B82AFF">
          <w:rPr>
            <w:rFonts w:eastAsia="Times New Roman" w:cstheme="minorHAnsi"/>
            <w:sz w:val="22"/>
            <w:lang w:eastAsia="de-DE"/>
          </w:rPr>
          <w:delText>orensic inspection of the device</w:delText>
        </w:r>
      </w:del>
    </w:p>
    <w:p w14:paraId="662CCFD3" w14:textId="354EC46E" w:rsidR="00B35CF1" w:rsidRPr="0023424E" w:rsidRDefault="003A7650" w:rsidP="00B35CF1">
      <w:pPr>
        <w:shd w:val="clear" w:color="auto" w:fill="FFFFFF"/>
        <w:spacing w:beforeAutospacing="1"/>
        <w:ind w:left="450"/>
        <w:rPr>
          <w:rFonts w:eastAsia="Times New Roman" w:cstheme="minorHAnsi"/>
          <w:bCs/>
          <w:sz w:val="22"/>
        </w:rPr>
      </w:pPr>
      <w:r>
        <w:rPr>
          <w:rFonts w:eastAsia="Times New Roman" w:cstheme="minorHAnsi"/>
          <w:bCs/>
          <w:sz w:val="22"/>
        </w:rPr>
        <w:t>Guidelines to the customer (HDO)</w:t>
      </w:r>
      <w:ins w:id="1171" w:author="Sai Praneetha Bhaskaruni" w:date="2022-03-24T11:36:00Z">
        <w:r w:rsidR="00C87669">
          <w:rPr>
            <w:rFonts w:eastAsia="Times New Roman" w:cstheme="minorHAnsi"/>
            <w:bCs/>
            <w:sz w:val="22"/>
          </w:rPr>
          <w:t>:</w:t>
        </w:r>
      </w:ins>
    </w:p>
    <w:p w14:paraId="4ED1D7F1" w14:textId="2C6AB86F" w:rsidR="00BA5FC4" w:rsidRPr="00BA5FC4" w:rsidRDefault="0012151E" w:rsidP="0012151E">
      <w:pPr>
        <w:pStyle w:val="ListParagraph"/>
        <w:spacing w:before="120" w:after="160" w:line="259" w:lineRule="auto"/>
        <w:ind w:left="1080" w:firstLine="0"/>
        <w:jc w:val="left"/>
        <w:rPr>
          <w:rFonts w:eastAsia="Times New Roman" w:cstheme="minorHAnsi"/>
          <w:sz w:val="22"/>
          <w:lang w:eastAsia="de-DE"/>
        </w:rPr>
      </w:pPr>
      <w:r>
        <w:rPr>
          <w:rFonts w:eastAsia="Times New Roman" w:cstheme="minorHAnsi"/>
          <w:sz w:val="22"/>
          <w:lang w:eastAsia="de-DE"/>
        </w:rPr>
        <w:t>C</w:t>
      </w:r>
      <w:del w:id="1172" w:author="Sai Praneetha Bhaskaruni" w:date="2022-03-24T11:31:00Z">
        <w:r w:rsidR="00BA5FC4" w:rsidRPr="00BA5FC4" w:rsidDel="008F5F36">
          <w:rPr>
            <w:rFonts w:eastAsia="Times New Roman" w:cstheme="minorHAnsi"/>
            <w:sz w:val="22"/>
            <w:lang w:eastAsia="de-DE"/>
          </w:rPr>
          <w:delText>C</w:delText>
        </w:r>
      </w:del>
      <w:r w:rsidR="005C5CDA">
        <w:rPr>
          <w:rFonts w:eastAsia="Times New Roman" w:cstheme="minorHAnsi"/>
          <w:sz w:val="22"/>
          <w:lang w:eastAsia="de-DE"/>
        </w:rPr>
        <w:t>ustomer</w:t>
      </w:r>
      <w:ins w:id="1173" w:author="Sai Praneetha Bhaskaruni" w:date="2022-03-24T11:30:00Z">
        <w:r w:rsidR="008F5F36">
          <w:rPr>
            <w:rFonts w:eastAsia="Times New Roman" w:cstheme="minorHAnsi"/>
            <w:sz w:val="22"/>
            <w:lang w:eastAsia="de-DE"/>
          </w:rPr>
          <w:t xml:space="preserve"> (HDO)</w:t>
        </w:r>
      </w:ins>
      <w:r>
        <w:rPr>
          <w:rFonts w:eastAsia="Times New Roman" w:cstheme="minorHAnsi"/>
          <w:sz w:val="22"/>
          <w:lang w:eastAsia="de-DE"/>
        </w:rPr>
        <w:t xml:space="preserve"> is recommended</w:t>
      </w:r>
      <w:r w:rsidR="00BA5FC4" w:rsidRPr="00BA5FC4">
        <w:rPr>
          <w:rFonts w:eastAsia="Times New Roman" w:cstheme="minorHAnsi"/>
          <w:sz w:val="22"/>
          <w:lang w:eastAsia="de-DE"/>
        </w:rPr>
        <w:t xml:space="preserve"> </w:t>
      </w:r>
      <w:del w:id="1174" w:author="Sai Praneetha Bhaskaruni" w:date="2022-03-24T11:31:00Z">
        <w:r w:rsidR="00BA5FC4" w:rsidRPr="00BA5FC4" w:rsidDel="008F5F36">
          <w:rPr>
            <w:rFonts w:eastAsia="Times New Roman" w:cstheme="minorHAnsi"/>
            <w:sz w:val="22"/>
            <w:lang w:eastAsia="de-DE"/>
          </w:rPr>
          <w:delText>need</w:delText>
        </w:r>
        <w:r w:rsidR="006E0AE6" w:rsidDel="008F5F36">
          <w:rPr>
            <w:rFonts w:eastAsia="Times New Roman" w:cstheme="minorHAnsi"/>
            <w:sz w:val="22"/>
            <w:lang w:eastAsia="de-DE"/>
          </w:rPr>
          <w:delText>s</w:delText>
        </w:r>
        <w:r w:rsidR="00BA5FC4" w:rsidRPr="00BA5FC4" w:rsidDel="008F5F36">
          <w:rPr>
            <w:rFonts w:eastAsia="Times New Roman" w:cstheme="minorHAnsi"/>
            <w:sz w:val="22"/>
            <w:lang w:eastAsia="de-DE"/>
          </w:rPr>
          <w:delText xml:space="preserve"> </w:delText>
        </w:r>
      </w:del>
      <w:r w:rsidR="00BA5FC4" w:rsidRPr="00BA5FC4">
        <w:rPr>
          <w:rFonts w:eastAsia="Times New Roman" w:cstheme="minorHAnsi"/>
          <w:sz w:val="22"/>
          <w:lang w:eastAsia="de-DE"/>
        </w:rPr>
        <w:t>to</w:t>
      </w:r>
      <w:ins w:id="1175" w:author="Sai Praneetha Bhaskaruni" w:date="2022-03-24T11:31:00Z">
        <w:r w:rsidR="008F5F36">
          <w:rPr>
            <w:rFonts w:eastAsia="Times New Roman" w:cstheme="minorHAnsi"/>
            <w:sz w:val="22"/>
            <w:lang w:eastAsia="de-DE"/>
          </w:rPr>
          <w:t xml:space="preserve"> be</w:t>
        </w:r>
      </w:ins>
      <w:r w:rsidR="00BA5FC4" w:rsidRPr="00BA5FC4">
        <w:rPr>
          <w:rFonts w:eastAsia="Times New Roman" w:cstheme="minorHAnsi"/>
          <w:sz w:val="22"/>
          <w:lang w:eastAsia="de-DE"/>
        </w:rPr>
        <w:t xml:space="preserve"> </w:t>
      </w:r>
      <w:r w:rsidR="00D97D1A" w:rsidRPr="00BA5FC4">
        <w:rPr>
          <w:rFonts w:eastAsia="Times New Roman" w:cstheme="minorHAnsi"/>
          <w:sz w:val="22"/>
          <w:lang w:eastAsia="de-DE"/>
        </w:rPr>
        <w:t>up</w:t>
      </w:r>
      <w:r w:rsidR="00D97D1A">
        <w:rPr>
          <w:rFonts w:eastAsia="Times New Roman" w:cstheme="minorHAnsi"/>
          <w:sz w:val="22"/>
          <w:lang w:eastAsia="de-DE"/>
        </w:rPr>
        <w:t xml:space="preserve"> to date</w:t>
      </w:r>
      <w:ins w:id="1176" w:author="Sai Praneetha Bhaskaruni" w:date="2022-03-24T11:31:00Z">
        <w:r w:rsidR="008F5F36">
          <w:rPr>
            <w:rFonts w:eastAsia="Times New Roman" w:cstheme="minorHAnsi"/>
            <w:sz w:val="22"/>
            <w:lang w:eastAsia="de-DE"/>
          </w:rPr>
          <w:t xml:space="preserve"> with</w:t>
        </w:r>
      </w:ins>
      <w:r w:rsidR="00BA5FC4" w:rsidRPr="00BA5FC4">
        <w:rPr>
          <w:rFonts w:eastAsia="Times New Roman" w:cstheme="minorHAnsi"/>
          <w:sz w:val="22"/>
          <w:lang w:eastAsia="de-DE"/>
        </w:rPr>
        <w:t xml:space="preserve"> the software </w:t>
      </w:r>
      <w:r w:rsidR="00063EAC">
        <w:rPr>
          <w:rFonts w:eastAsia="Times New Roman" w:cstheme="minorHAnsi"/>
          <w:sz w:val="22"/>
          <w:lang w:eastAsia="de-DE"/>
        </w:rPr>
        <w:t xml:space="preserve">being used </w:t>
      </w:r>
      <w:r w:rsidR="00BA5FC4" w:rsidRPr="00BA5FC4">
        <w:rPr>
          <w:rFonts w:eastAsia="Times New Roman" w:cstheme="minorHAnsi"/>
          <w:sz w:val="22"/>
          <w:lang w:eastAsia="de-DE"/>
        </w:rPr>
        <w:t xml:space="preserve">or </w:t>
      </w:r>
      <w:r w:rsidR="00063EAC">
        <w:rPr>
          <w:rFonts w:eastAsia="Times New Roman" w:cstheme="minorHAnsi"/>
          <w:sz w:val="22"/>
          <w:lang w:eastAsia="de-DE"/>
        </w:rPr>
        <w:t xml:space="preserve">latest </w:t>
      </w:r>
      <w:r w:rsidR="00BA5FC4" w:rsidRPr="00BA5FC4">
        <w:rPr>
          <w:rFonts w:eastAsia="Times New Roman" w:cstheme="minorHAnsi"/>
          <w:sz w:val="22"/>
          <w:lang w:eastAsia="de-DE"/>
        </w:rPr>
        <w:t>hardware</w:t>
      </w:r>
      <w:del w:id="1177" w:author="Sai Praneetha Bhaskaruni" w:date="2022-03-24T11:31:00Z">
        <w:r w:rsidR="00BA5FC4" w:rsidRPr="00BA5FC4" w:rsidDel="00A20273">
          <w:rPr>
            <w:rFonts w:eastAsia="Times New Roman" w:cstheme="minorHAnsi"/>
            <w:sz w:val="22"/>
            <w:lang w:eastAsia="de-DE"/>
          </w:rPr>
          <w:delText xml:space="preserve"> if needed.</w:delText>
        </w:r>
      </w:del>
    </w:p>
    <w:p w14:paraId="6356292B" w14:textId="232B2330"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C</w:t>
      </w:r>
      <w:r w:rsidR="00516798">
        <w:rPr>
          <w:rFonts w:eastAsia="Times New Roman" w:cstheme="minorHAnsi"/>
          <w:sz w:val="22"/>
          <w:lang w:eastAsia="de-DE"/>
        </w:rPr>
        <w:t>ustomer</w:t>
      </w:r>
      <w:r w:rsidRPr="00BA5FC4">
        <w:rPr>
          <w:rFonts w:eastAsia="Times New Roman" w:cstheme="minorHAnsi"/>
          <w:sz w:val="22"/>
          <w:lang w:eastAsia="de-DE"/>
        </w:rPr>
        <w:t xml:space="preserve"> </w:t>
      </w:r>
      <w:ins w:id="1178" w:author="Sai Praneetha Bhaskaruni" w:date="2022-03-24T11:30:00Z">
        <w:r w:rsidR="008F5F36">
          <w:rPr>
            <w:rFonts w:eastAsia="Times New Roman" w:cstheme="minorHAnsi"/>
            <w:sz w:val="22"/>
            <w:lang w:eastAsia="de-DE"/>
          </w:rPr>
          <w:t xml:space="preserve">(HDO) </w:t>
        </w:r>
      </w:ins>
      <w:r w:rsidRPr="00BA5FC4">
        <w:rPr>
          <w:rFonts w:eastAsia="Times New Roman" w:cstheme="minorHAnsi"/>
          <w:sz w:val="22"/>
          <w:lang w:eastAsia="de-DE"/>
        </w:rPr>
        <w:t>need</w:t>
      </w:r>
      <w:r w:rsidR="006E0AE6">
        <w:rPr>
          <w:rFonts w:eastAsia="Times New Roman" w:cstheme="minorHAnsi"/>
          <w:sz w:val="22"/>
          <w:lang w:eastAsia="de-DE"/>
        </w:rPr>
        <w:t>s</w:t>
      </w:r>
      <w:r w:rsidRPr="00BA5FC4">
        <w:rPr>
          <w:rFonts w:eastAsia="Times New Roman" w:cstheme="minorHAnsi"/>
          <w:sz w:val="22"/>
          <w:lang w:eastAsia="de-DE"/>
        </w:rPr>
        <w:t xml:space="preserve"> to test or validate the effectiveness of </w:t>
      </w:r>
      <w:r w:rsidR="006E0AE6">
        <w:rPr>
          <w:rFonts w:eastAsia="Times New Roman" w:cstheme="minorHAnsi"/>
          <w:sz w:val="22"/>
          <w:lang w:eastAsia="de-DE"/>
        </w:rPr>
        <w:t xml:space="preserve">the </w:t>
      </w:r>
      <w:r w:rsidRPr="00BA5FC4">
        <w:rPr>
          <w:rFonts w:eastAsia="Times New Roman" w:cstheme="minorHAnsi"/>
          <w:sz w:val="22"/>
          <w:lang w:eastAsia="de-DE"/>
        </w:rPr>
        <w:t xml:space="preserve">system </w:t>
      </w:r>
      <w:ins w:id="1179" w:author="Sai Praneetha Bhaskaruni" w:date="2022-03-24T11:34:00Z">
        <w:r w:rsidR="001D3FE9">
          <w:rPr>
            <w:rFonts w:eastAsia="Times New Roman" w:cstheme="minorHAnsi"/>
            <w:sz w:val="22"/>
            <w:lang w:eastAsia="de-DE"/>
          </w:rPr>
          <w:t xml:space="preserve">functionality from </w:t>
        </w:r>
      </w:ins>
      <w:r w:rsidRPr="00BA5FC4">
        <w:rPr>
          <w:rFonts w:eastAsia="Times New Roman" w:cstheme="minorHAnsi"/>
          <w:sz w:val="22"/>
          <w:lang w:eastAsia="de-DE"/>
        </w:rPr>
        <w:t xml:space="preserve">security </w:t>
      </w:r>
      <w:ins w:id="1180" w:author="Sai Praneetha Bhaskaruni" w:date="2022-03-24T11:35:00Z">
        <w:r w:rsidR="00371E91">
          <w:rPr>
            <w:rFonts w:eastAsia="Times New Roman" w:cstheme="minorHAnsi"/>
            <w:sz w:val="22"/>
            <w:lang w:eastAsia="de-DE"/>
          </w:rPr>
          <w:t>perspective at regular intervals</w:t>
        </w:r>
      </w:ins>
      <w:del w:id="1181" w:author="Sai Praneetha Bhaskaruni" w:date="2022-03-24T11:34:00Z">
        <w:r w:rsidRPr="00BA5FC4" w:rsidDel="001D3FE9">
          <w:rPr>
            <w:rFonts w:eastAsia="Times New Roman" w:cstheme="minorHAnsi"/>
            <w:sz w:val="22"/>
            <w:lang w:eastAsia="de-DE"/>
          </w:rPr>
          <w:delText>function</w:delText>
        </w:r>
      </w:del>
    </w:p>
    <w:p w14:paraId="7B7630AE" w14:textId="3B4A0542"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 xml:space="preserve">Functional testing should be performed to identify the </w:t>
      </w:r>
      <w:ins w:id="1182" w:author="Sai Praneetha Bhaskaruni" w:date="2022-03-24T11:35:00Z">
        <w:r w:rsidR="0020364C">
          <w:rPr>
            <w:rFonts w:eastAsia="Times New Roman" w:cstheme="minorHAnsi"/>
            <w:sz w:val="22"/>
            <w:lang w:eastAsia="de-DE"/>
          </w:rPr>
          <w:t>weaknesses/vulnerabilities that ca</w:t>
        </w:r>
      </w:ins>
      <w:ins w:id="1183" w:author="Sai Praneetha Bhaskaruni" w:date="2022-03-24T11:36:00Z">
        <w:r w:rsidR="00565D73">
          <w:rPr>
            <w:rFonts w:eastAsia="Times New Roman" w:cstheme="minorHAnsi"/>
            <w:sz w:val="22"/>
            <w:lang w:eastAsia="de-DE"/>
          </w:rPr>
          <w:t>n</w:t>
        </w:r>
      </w:ins>
      <w:ins w:id="1184" w:author="Sai Praneetha Bhaskaruni" w:date="2022-03-24T11:35:00Z">
        <w:r w:rsidR="0020364C">
          <w:rPr>
            <w:rFonts w:eastAsia="Times New Roman" w:cstheme="minorHAnsi"/>
            <w:sz w:val="22"/>
            <w:lang w:eastAsia="de-DE"/>
          </w:rPr>
          <w:t xml:space="preserve"> be </w:t>
        </w:r>
      </w:ins>
      <w:del w:id="1185" w:author="Sai Praneetha Bhaskaruni" w:date="2022-03-24T11:35:00Z">
        <w:r w:rsidRPr="00BA5FC4" w:rsidDel="0020364C">
          <w:rPr>
            <w:rFonts w:eastAsia="Times New Roman" w:cstheme="minorHAnsi"/>
            <w:sz w:val="22"/>
            <w:lang w:eastAsia="de-DE"/>
          </w:rPr>
          <w:delText>loop hole</w:delText>
        </w:r>
      </w:del>
      <w:ins w:id="1186" w:author="Sai Praneetha Bhaskaruni" w:date="2022-03-24T11:35:00Z">
        <w:r w:rsidR="0020364C">
          <w:rPr>
            <w:rFonts w:eastAsia="Times New Roman" w:cstheme="minorHAnsi"/>
            <w:sz w:val="22"/>
            <w:lang w:eastAsia="de-DE"/>
          </w:rPr>
          <w:t>exploit</w:t>
        </w:r>
      </w:ins>
      <w:ins w:id="1187" w:author="Sai Praneetha Bhaskaruni" w:date="2022-03-24T11:36:00Z">
        <w:r w:rsidR="0020364C">
          <w:rPr>
            <w:rFonts w:eastAsia="Times New Roman" w:cstheme="minorHAnsi"/>
            <w:sz w:val="22"/>
            <w:lang w:eastAsia="de-DE"/>
          </w:rPr>
          <w:t>ed</w:t>
        </w:r>
      </w:ins>
      <w:del w:id="1188" w:author="Sai Praneetha Bhaskaruni" w:date="2022-03-24T11:35:00Z">
        <w:r w:rsidRPr="00BA5FC4" w:rsidDel="0020364C">
          <w:rPr>
            <w:rFonts w:eastAsia="Times New Roman" w:cstheme="minorHAnsi"/>
            <w:sz w:val="22"/>
            <w:lang w:eastAsia="de-DE"/>
          </w:rPr>
          <w:delText>s</w:delText>
        </w:r>
      </w:del>
    </w:p>
    <w:p w14:paraId="553A576B" w14:textId="755C57F9" w:rsidR="00BA5FC4" w:rsidRPr="0023424E" w:rsidRDefault="00BA5FC4" w:rsidP="00BA5FC4">
      <w:pPr>
        <w:shd w:val="clear" w:color="auto" w:fill="FFFFFF"/>
        <w:spacing w:beforeAutospacing="1"/>
        <w:ind w:left="450"/>
        <w:rPr>
          <w:rFonts w:eastAsia="Times New Roman" w:cstheme="minorHAnsi"/>
          <w:bCs/>
          <w:sz w:val="22"/>
        </w:rPr>
      </w:pPr>
      <w:bookmarkStart w:id="1189" w:name="_Toc59610197"/>
      <w:r w:rsidRPr="0023424E">
        <w:rPr>
          <w:rFonts w:eastAsia="Times New Roman" w:cstheme="minorHAnsi"/>
          <w:bCs/>
          <w:sz w:val="22"/>
        </w:rPr>
        <w:t>Risk Management</w:t>
      </w:r>
      <w:bookmarkEnd w:id="1189"/>
      <w:ins w:id="1190" w:author="Sai Praneetha Bhaskaruni" w:date="2022-03-24T11:37:00Z">
        <w:r w:rsidR="00AA0178">
          <w:rPr>
            <w:rFonts w:eastAsia="Times New Roman" w:cstheme="minorHAnsi"/>
            <w:bCs/>
            <w:sz w:val="22"/>
          </w:rPr>
          <w:t>:</w:t>
        </w:r>
      </w:ins>
    </w:p>
    <w:p w14:paraId="3A387A57" w14:textId="61FE71B6"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cstheme="minorHAnsi"/>
          <w:color w:val="000000" w:themeColor="text1"/>
          <w:sz w:val="22"/>
        </w:rPr>
        <w:t>C</w:t>
      </w:r>
      <w:r w:rsidR="005C3D7D">
        <w:rPr>
          <w:rFonts w:cstheme="minorHAnsi"/>
          <w:color w:val="000000" w:themeColor="text1"/>
          <w:sz w:val="22"/>
        </w:rPr>
        <w:t>ustomer</w:t>
      </w:r>
      <w:r w:rsidRPr="00BA5FC4">
        <w:rPr>
          <w:rFonts w:cstheme="minorHAnsi"/>
          <w:color w:val="000000" w:themeColor="text1"/>
          <w:sz w:val="22"/>
        </w:rPr>
        <w:t xml:space="preserve"> </w:t>
      </w:r>
      <w:ins w:id="1191" w:author="Sai Praneetha Bhaskaruni" w:date="2022-03-24T11:38:00Z">
        <w:r w:rsidR="0034174E">
          <w:rPr>
            <w:rFonts w:cstheme="minorHAnsi"/>
            <w:color w:val="000000" w:themeColor="text1"/>
            <w:sz w:val="22"/>
          </w:rPr>
          <w:t xml:space="preserve">(HDO) </w:t>
        </w:r>
      </w:ins>
      <w:r w:rsidRPr="00BA5FC4">
        <w:rPr>
          <w:rFonts w:cstheme="minorHAnsi"/>
          <w:color w:val="000000" w:themeColor="text1"/>
          <w:sz w:val="22"/>
        </w:rPr>
        <w:t>need</w:t>
      </w:r>
      <w:r w:rsidR="00A55C9B">
        <w:rPr>
          <w:rFonts w:cstheme="minorHAnsi"/>
          <w:color w:val="000000" w:themeColor="text1"/>
          <w:sz w:val="22"/>
        </w:rPr>
        <w:t>s</w:t>
      </w:r>
      <w:r w:rsidRPr="00BA5FC4">
        <w:rPr>
          <w:rFonts w:cstheme="minorHAnsi"/>
          <w:color w:val="000000" w:themeColor="text1"/>
          <w:sz w:val="22"/>
        </w:rPr>
        <w:t xml:space="preserve"> to</w:t>
      </w:r>
      <w:r w:rsidRPr="00BA5FC4">
        <w:rPr>
          <w:rFonts w:eastAsia="Times New Roman" w:cstheme="minorHAnsi"/>
          <w:sz w:val="22"/>
          <w:lang w:eastAsia="de-DE"/>
        </w:rPr>
        <w:t xml:space="preserve"> conduct security risk </w:t>
      </w:r>
      <w:ins w:id="1192" w:author="Sai Praneetha Bhaskaruni" w:date="2022-03-24T11:39:00Z">
        <w:r w:rsidR="0034174E">
          <w:rPr>
            <w:rFonts w:eastAsia="Times New Roman" w:cstheme="minorHAnsi"/>
            <w:sz w:val="22"/>
            <w:lang w:eastAsia="de-DE"/>
          </w:rPr>
          <w:t xml:space="preserve">identification </w:t>
        </w:r>
      </w:ins>
      <w:del w:id="1193" w:author="Sai Praneetha Bhaskaruni" w:date="2022-03-24T11:39:00Z">
        <w:r w:rsidRPr="00BA5FC4" w:rsidDel="0034174E">
          <w:rPr>
            <w:rFonts w:eastAsia="Times New Roman" w:cstheme="minorHAnsi"/>
            <w:sz w:val="22"/>
            <w:lang w:eastAsia="de-DE"/>
          </w:rPr>
          <w:delText xml:space="preserve">management </w:delText>
        </w:r>
      </w:del>
      <w:r w:rsidRPr="00BA5FC4">
        <w:rPr>
          <w:rFonts w:eastAsia="Times New Roman" w:cstheme="minorHAnsi"/>
          <w:sz w:val="22"/>
          <w:lang w:eastAsia="de-DE"/>
        </w:rPr>
        <w:t>process which monitors the ongoing security posture of this device</w:t>
      </w:r>
      <w:ins w:id="1194" w:author="Sai Praneetha Bhaskaruni" w:date="2022-03-24T11:39:00Z">
        <w:r w:rsidR="00B3307B">
          <w:rPr>
            <w:rFonts w:eastAsia="Times New Roman" w:cstheme="minorHAnsi"/>
            <w:sz w:val="22"/>
            <w:lang w:eastAsia="de-DE"/>
          </w:rPr>
          <w:t>/infrastructure</w:t>
        </w:r>
      </w:ins>
      <w:r w:rsidRPr="00BA5FC4">
        <w:rPr>
          <w:rFonts w:eastAsia="Times New Roman" w:cstheme="minorHAnsi"/>
          <w:sz w:val="22"/>
          <w:lang w:eastAsia="de-DE"/>
        </w:rPr>
        <w:t xml:space="preserve"> and </w:t>
      </w:r>
      <w:ins w:id="1195" w:author="Sai Praneetha Bhaskaruni" w:date="2022-03-24T11:40:00Z">
        <w:r w:rsidR="0032339C">
          <w:rPr>
            <w:rFonts w:eastAsia="Times New Roman" w:cstheme="minorHAnsi"/>
            <w:sz w:val="22"/>
            <w:lang w:eastAsia="de-DE"/>
          </w:rPr>
          <w:t>reports</w:t>
        </w:r>
      </w:ins>
      <w:del w:id="1196" w:author="Sai Praneetha Bhaskaruni" w:date="2022-03-24T11:40:00Z">
        <w:r w:rsidRPr="00BA5FC4" w:rsidDel="0032339C">
          <w:rPr>
            <w:rFonts w:eastAsia="Times New Roman" w:cstheme="minorHAnsi"/>
            <w:sz w:val="22"/>
            <w:lang w:eastAsia="de-DE"/>
          </w:rPr>
          <w:delText>addresses</w:delText>
        </w:r>
      </w:del>
      <w:r w:rsidRPr="00BA5FC4">
        <w:rPr>
          <w:rFonts w:eastAsia="Times New Roman" w:cstheme="minorHAnsi"/>
          <w:sz w:val="22"/>
          <w:lang w:eastAsia="de-DE"/>
        </w:rPr>
        <w:t xml:space="preserve"> any security incidents that might arise.</w:t>
      </w:r>
    </w:p>
    <w:p w14:paraId="5B4DAA7E" w14:textId="727EB0E2" w:rsidR="00882D25" w:rsidRPr="00882D25" w:rsidRDefault="00BA5FC4">
      <w:pPr>
        <w:pStyle w:val="ListParagraph"/>
        <w:numPr>
          <w:ilvl w:val="0"/>
          <w:numId w:val="14"/>
        </w:numPr>
        <w:spacing w:before="120" w:after="160" w:line="259" w:lineRule="auto"/>
        <w:jc w:val="left"/>
        <w:rPr>
          <w:rFonts w:eastAsia="Times New Roman" w:cstheme="minorHAnsi"/>
          <w:sz w:val="22"/>
          <w:lang w:eastAsia="de-DE"/>
          <w:rPrChange w:id="1197" w:author="Sai Praneetha Bhaskaruni" w:date="2022-03-24T11:41:00Z">
            <w:rPr>
              <w:lang w:eastAsia="de-DE"/>
            </w:rPr>
          </w:rPrChange>
        </w:rPr>
      </w:pPr>
      <w:r w:rsidRPr="00BA5FC4">
        <w:rPr>
          <w:rFonts w:eastAsia="Times New Roman" w:cstheme="minorHAnsi"/>
          <w:sz w:val="22"/>
          <w:lang w:eastAsia="de-DE"/>
        </w:rPr>
        <w:t>Risk assessment should be conducted within the organization to identify the gaps and p</w:t>
      </w:r>
      <w:ins w:id="1198" w:author="Sai Praneetha Bhaskaruni" w:date="2022-03-24T11:40:00Z">
        <w:r w:rsidR="00AC4DC2">
          <w:rPr>
            <w:rFonts w:eastAsia="Times New Roman" w:cstheme="minorHAnsi"/>
            <w:sz w:val="22"/>
            <w:lang w:eastAsia="de-DE"/>
          </w:rPr>
          <w:t>lan</w:t>
        </w:r>
      </w:ins>
      <w:del w:id="1199" w:author="Sai Praneetha Bhaskaruni" w:date="2022-03-24T11:40:00Z">
        <w:r w:rsidRPr="00BA5FC4" w:rsidDel="00AC4DC2">
          <w:rPr>
            <w:rFonts w:eastAsia="Times New Roman" w:cstheme="minorHAnsi"/>
            <w:sz w:val="22"/>
            <w:lang w:eastAsia="de-DE"/>
          </w:rPr>
          <w:delText>roves</w:delText>
        </w:r>
      </w:del>
      <w:r w:rsidRPr="00BA5FC4">
        <w:rPr>
          <w:rFonts w:eastAsia="Times New Roman" w:cstheme="minorHAnsi"/>
          <w:sz w:val="22"/>
          <w:lang w:eastAsia="de-DE"/>
        </w:rPr>
        <w:t xml:space="preserve"> improvements</w:t>
      </w:r>
    </w:p>
    <w:p w14:paraId="376801B1" w14:textId="58789C27" w:rsidR="00BA5FC4" w:rsidRPr="0023424E" w:rsidRDefault="00BA5FC4" w:rsidP="00BA5FC4">
      <w:pPr>
        <w:shd w:val="clear" w:color="auto" w:fill="FFFFFF"/>
        <w:spacing w:beforeAutospacing="1"/>
        <w:ind w:left="450"/>
        <w:rPr>
          <w:rFonts w:eastAsia="Times New Roman" w:cstheme="minorHAnsi"/>
          <w:bCs/>
          <w:sz w:val="22"/>
        </w:rPr>
      </w:pPr>
      <w:bookmarkStart w:id="1200" w:name="_Toc59610198"/>
      <w:r w:rsidRPr="0023424E">
        <w:rPr>
          <w:rFonts w:eastAsia="Times New Roman" w:cstheme="minorHAnsi"/>
          <w:bCs/>
          <w:sz w:val="22"/>
        </w:rPr>
        <w:t>Training and Awareness</w:t>
      </w:r>
      <w:bookmarkEnd w:id="1200"/>
      <w:ins w:id="1201" w:author="Sai Praneetha Bhaskaruni" w:date="2022-03-24T11:41:00Z">
        <w:r w:rsidR="00726F3A">
          <w:rPr>
            <w:rFonts w:eastAsia="Times New Roman" w:cstheme="minorHAnsi"/>
            <w:bCs/>
            <w:sz w:val="22"/>
          </w:rPr>
          <w:t>:</w:t>
        </w:r>
      </w:ins>
    </w:p>
    <w:p w14:paraId="2C15C708" w14:textId="290FF0A6" w:rsidR="00BA5FC4" w:rsidRPr="00BA5FC4" w:rsidRDefault="00EA0403" w:rsidP="00BA5FC4">
      <w:pPr>
        <w:pStyle w:val="ListParagraph"/>
        <w:numPr>
          <w:ilvl w:val="0"/>
          <w:numId w:val="14"/>
        </w:numPr>
        <w:spacing w:before="120" w:after="160" w:line="259" w:lineRule="auto"/>
        <w:jc w:val="left"/>
        <w:rPr>
          <w:rFonts w:eastAsia="Times New Roman" w:cstheme="minorHAnsi"/>
          <w:sz w:val="22"/>
          <w:lang w:eastAsia="de-DE"/>
        </w:rPr>
      </w:pPr>
      <w:del w:id="1202" w:author="Sai Praneetha Bhaskaruni" w:date="2022-03-24T11:43:00Z">
        <w:r w:rsidDel="003D05A9">
          <w:rPr>
            <w:rFonts w:eastAsia="Times New Roman" w:cstheme="minorHAnsi"/>
            <w:sz w:val="22"/>
            <w:lang w:eastAsia="de-DE"/>
          </w:rPr>
          <w:lastRenderedPageBreak/>
          <w:delText>D</w:delText>
        </w:r>
        <w:r w:rsidR="00BA5FC4" w:rsidRPr="00BA5FC4" w:rsidDel="003D05A9">
          <w:rPr>
            <w:rFonts w:eastAsia="Times New Roman" w:cstheme="minorHAnsi"/>
            <w:sz w:val="22"/>
            <w:lang w:eastAsia="de-DE"/>
          </w:rPr>
          <w:delText>evices functioni</w:delText>
        </w:r>
        <w:r w:rsidR="0023424E" w:rsidDel="003D05A9">
          <w:rPr>
            <w:rFonts w:eastAsia="Times New Roman" w:cstheme="minorHAnsi"/>
            <w:sz w:val="22"/>
            <w:lang w:eastAsia="de-DE"/>
          </w:rPr>
          <w:delText xml:space="preserve">ng </w:delText>
        </w:r>
      </w:del>
      <w:del w:id="1203" w:author="Sai Praneetha Bhaskaruni" w:date="2022-03-24T11:45:00Z">
        <w:r w:rsidR="0023424E" w:rsidDel="003D05A9">
          <w:rPr>
            <w:rFonts w:eastAsia="Times New Roman" w:cstheme="minorHAnsi"/>
            <w:sz w:val="22"/>
            <w:lang w:eastAsia="de-DE"/>
          </w:rPr>
          <w:delText>training should be provided</w:delText>
        </w:r>
        <w:r w:rsidR="00BA5FC4" w:rsidRPr="00BA5FC4" w:rsidDel="003D05A9">
          <w:rPr>
            <w:rFonts w:eastAsia="Times New Roman" w:cstheme="minorHAnsi"/>
            <w:sz w:val="22"/>
            <w:lang w:eastAsia="de-DE"/>
          </w:rPr>
          <w:delText xml:space="preserve"> </w:delText>
        </w:r>
        <w:r w:rsidR="007800E1" w:rsidDel="003D05A9">
          <w:rPr>
            <w:rFonts w:eastAsia="Times New Roman" w:cstheme="minorHAnsi"/>
            <w:sz w:val="22"/>
            <w:lang w:eastAsia="de-DE"/>
          </w:rPr>
          <w:delText>to</w:delText>
        </w:r>
        <w:r w:rsidR="007800E1" w:rsidRPr="00BA5FC4" w:rsidDel="003D05A9">
          <w:rPr>
            <w:rFonts w:eastAsia="Times New Roman" w:cstheme="minorHAnsi"/>
            <w:sz w:val="22"/>
            <w:lang w:eastAsia="de-DE"/>
          </w:rPr>
          <w:delText xml:space="preserve"> </w:delText>
        </w:r>
      </w:del>
      <w:ins w:id="1204" w:author="Sai Praneetha Bhaskaruni" w:date="2022-03-24T11:45:00Z">
        <w:r w:rsidR="003D05A9">
          <w:rPr>
            <w:rFonts w:eastAsia="Times New Roman" w:cstheme="minorHAnsi"/>
            <w:sz w:val="22"/>
            <w:lang w:eastAsia="de-DE"/>
          </w:rPr>
          <w:t>S</w:t>
        </w:r>
      </w:ins>
      <w:del w:id="1205" w:author="Sai Praneetha Bhaskaruni" w:date="2022-03-24T11:45:00Z">
        <w:r w:rsidR="00BA5FC4" w:rsidRPr="00BA5FC4" w:rsidDel="003D05A9">
          <w:rPr>
            <w:rFonts w:eastAsia="Times New Roman" w:cstheme="minorHAnsi"/>
            <w:sz w:val="22"/>
            <w:lang w:eastAsia="de-DE"/>
          </w:rPr>
          <w:delText>s</w:delText>
        </w:r>
      </w:del>
      <w:r w:rsidR="00BA5FC4" w:rsidRPr="00BA5FC4">
        <w:rPr>
          <w:rFonts w:eastAsia="Times New Roman" w:cstheme="minorHAnsi"/>
          <w:sz w:val="22"/>
          <w:lang w:eastAsia="de-DE"/>
        </w:rPr>
        <w:t>taff members utilizing the devices</w:t>
      </w:r>
      <w:ins w:id="1206" w:author="Sai Praneetha Bhaskaruni" w:date="2022-03-24T11:43:00Z">
        <w:r w:rsidR="003D05A9">
          <w:rPr>
            <w:rFonts w:eastAsia="Times New Roman" w:cstheme="minorHAnsi"/>
            <w:sz w:val="22"/>
            <w:lang w:eastAsia="de-DE"/>
          </w:rPr>
          <w:t xml:space="preserve"> sho</w:t>
        </w:r>
      </w:ins>
      <w:ins w:id="1207" w:author="Sai Praneetha Bhaskaruni" w:date="2022-03-24T11:44:00Z">
        <w:r w:rsidR="003D05A9">
          <w:rPr>
            <w:rFonts w:eastAsia="Times New Roman" w:cstheme="minorHAnsi"/>
            <w:sz w:val="22"/>
            <w:lang w:eastAsia="de-DE"/>
          </w:rPr>
          <w:t xml:space="preserve">uld be provided with proper training including their functionality </w:t>
        </w:r>
      </w:ins>
    </w:p>
    <w:p w14:paraId="5A814EAD" w14:textId="5B4C3AC2"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C</w:t>
      </w:r>
      <w:r w:rsidR="00F04E91">
        <w:rPr>
          <w:rFonts w:eastAsia="Times New Roman" w:cstheme="minorHAnsi"/>
          <w:sz w:val="22"/>
          <w:lang w:eastAsia="de-DE"/>
        </w:rPr>
        <w:t>ustomer</w:t>
      </w:r>
      <w:r w:rsidRPr="00BA5FC4">
        <w:rPr>
          <w:rFonts w:eastAsia="Times New Roman" w:cstheme="minorHAnsi"/>
          <w:sz w:val="22"/>
          <w:lang w:eastAsia="de-DE"/>
        </w:rPr>
        <w:t xml:space="preserve"> </w:t>
      </w:r>
      <w:ins w:id="1208" w:author="Sai Praneetha Bhaskaruni" w:date="2022-03-24T11:45:00Z">
        <w:r w:rsidR="003A5A28">
          <w:rPr>
            <w:rFonts w:eastAsia="Times New Roman" w:cstheme="minorHAnsi"/>
            <w:sz w:val="22"/>
            <w:lang w:eastAsia="de-DE"/>
          </w:rPr>
          <w:t xml:space="preserve">(HDO) </w:t>
        </w:r>
      </w:ins>
      <w:r w:rsidRPr="00BA5FC4">
        <w:rPr>
          <w:rFonts w:eastAsia="Times New Roman" w:cstheme="minorHAnsi"/>
          <w:sz w:val="22"/>
          <w:lang w:eastAsia="de-DE"/>
        </w:rPr>
        <w:t>need</w:t>
      </w:r>
      <w:r w:rsidR="007800E1">
        <w:rPr>
          <w:rFonts w:eastAsia="Times New Roman" w:cstheme="minorHAnsi"/>
          <w:sz w:val="22"/>
          <w:lang w:eastAsia="de-DE"/>
        </w:rPr>
        <w:t>s</w:t>
      </w:r>
      <w:r w:rsidRPr="00BA5FC4">
        <w:rPr>
          <w:rFonts w:eastAsia="Times New Roman" w:cstheme="minorHAnsi"/>
          <w:sz w:val="22"/>
          <w:lang w:eastAsia="de-DE"/>
        </w:rPr>
        <w:t xml:space="preserve"> to evaluate the security training requirements for this product and </w:t>
      </w:r>
      <w:ins w:id="1209" w:author="Sai Praneetha Bhaskaruni" w:date="2022-03-24T11:46:00Z">
        <w:r w:rsidR="00E63347">
          <w:rPr>
            <w:rFonts w:eastAsia="Times New Roman" w:cstheme="minorHAnsi"/>
            <w:sz w:val="22"/>
            <w:lang w:eastAsia="de-DE"/>
          </w:rPr>
          <w:t>also</w:t>
        </w:r>
      </w:ins>
      <w:del w:id="1210" w:author="Sai Praneetha Bhaskaruni" w:date="2022-03-24T11:46:00Z">
        <w:r w:rsidR="007800E1" w:rsidDel="00E63347">
          <w:rPr>
            <w:rFonts w:eastAsia="Times New Roman" w:cstheme="minorHAnsi"/>
            <w:sz w:val="22"/>
            <w:lang w:eastAsia="de-DE"/>
          </w:rPr>
          <w:delText>needs to</w:delText>
        </w:r>
      </w:del>
      <w:r w:rsidR="007800E1">
        <w:rPr>
          <w:rFonts w:eastAsia="Times New Roman" w:cstheme="minorHAnsi"/>
          <w:sz w:val="22"/>
          <w:lang w:eastAsia="de-DE"/>
        </w:rPr>
        <w:t xml:space="preserve"> </w:t>
      </w:r>
      <w:ins w:id="1211" w:author="Sai Praneetha Bhaskaruni" w:date="2022-03-24T11:47:00Z">
        <w:r w:rsidR="00E63347">
          <w:rPr>
            <w:rFonts w:eastAsia="Times New Roman" w:cstheme="minorHAnsi"/>
            <w:sz w:val="22"/>
            <w:lang w:eastAsia="de-DE"/>
          </w:rPr>
          <w:t>identify</w:t>
        </w:r>
      </w:ins>
      <w:del w:id="1212" w:author="Sai Praneetha Bhaskaruni" w:date="2022-03-24T11:47:00Z">
        <w:r w:rsidRPr="00BA5FC4" w:rsidDel="00E63347">
          <w:rPr>
            <w:rFonts w:eastAsia="Times New Roman" w:cstheme="minorHAnsi"/>
            <w:sz w:val="22"/>
            <w:lang w:eastAsia="de-DE"/>
          </w:rPr>
          <w:delText>determine</w:delText>
        </w:r>
      </w:del>
      <w:r w:rsidRPr="00BA5FC4">
        <w:rPr>
          <w:rFonts w:eastAsia="Times New Roman" w:cstheme="minorHAnsi"/>
          <w:sz w:val="22"/>
          <w:lang w:eastAsia="de-DE"/>
        </w:rPr>
        <w:t xml:space="preserve"> </w:t>
      </w:r>
      <w:del w:id="1213" w:author="Sai Praneetha Bhaskaruni" w:date="2022-03-24T11:46:00Z">
        <w:r w:rsidRPr="00BA5FC4" w:rsidDel="00E63347">
          <w:rPr>
            <w:rFonts w:eastAsia="Times New Roman" w:cstheme="minorHAnsi"/>
            <w:sz w:val="22"/>
            <w:lang w:eastAsia="de-DE"/>
          </w:rPr>
          <w:delText xml:space="preserve">that </w:delText>
        </w:r>
      </w:del>
      <w:ins w:id="1214" w:author="Sai Praneetha Bhaskaruni" w:date="2022-03-24T11:46:00Z">
        <w:r w:rsidR="00E63347">
          <w:rPr>
            <w:rFonts w:eastAsia="Times New Roman" w:cstheme="minorHAnsi"/>
            <w:sz w:val="22"/>
            <w:lang w:eastAsia="de-DE"/>
          </w:rPr>
          <w:t>any</w:t>
        </w:r>
        <w:r w:rsidR="00E63347" w:rsidRPr="00BA5FC4">
          <w:rPr>
            <w:rFonts w:eastAsia="Times New Roman" w:cstheme="minorHAnsi"/>
            <w:sz w:val="22"/>
            <w:lang w:eastAsia="de-DE"/>
          </w:rPr>
          <w:t xml:space="preserve"> </w:t>
        </w:r>
      </w:ins>
      <w:r w:rsidRPr="00BA5FC4">
        <w:rPr>
          <w:rFonts w:eastAsia="Times New Roman" w:cstheme="minorHAnsi"/>
          <w:sz w:val="22"/>
          <w:lang w:eastAsia="de-DE"/>
        </w:rPr>
        <w:t xml:space="preserve">standard user security </w:t>
      </w:r>
      <w:del w:id="1215" w:author="Sai Praneetha Bhaskaruni" w:date="2022-03-24T11:47:00Z">
        <w:r w:rsidRPr="00BA5FC4" w:rsidDel="00E63347">
          <w:rPr>
            <w:rFonts w:eastAsia="Times New Roman" w:cstheme="minorHAnsi"/>
            <w:sz w:val="22"/>
            <w:lang w:eastAsia="de-DE"/>
          </w:rPr>
          <w:delText xml:space="preserve">and </w:delText>
        </w:r>
      </w:del>
      <w:r w:rsidRPr="00BA5FC4">
        <w:rPr>
          <w:rFonts w:eastAsia="Times New Roman" w:cstheme="minorHAnsi"/>
          <w:sz w:val="22"/>
          <w:lang w:eastAsia="de-DE"/>
        </w:rPr>
        <w:t>awareness training</w:t>
      </w:r>
      <w:ins w:id="1216" w:author="Sai Praneetha Bhaskaruni" w:date="2022-03-24T11:48:00Z">
        <w:r w:rsidR="00F2119D">
          <w:rPr>
            <w:rFonts w:eastAsia="Times New Roman" w:cstheme="minorHAnsi"/>
            <w:sz w:val="22"/>
            <w:lang w:eastAsia="de-DE"/>
          </w:rPr>
          <w:t xml:space="preserve"> needed</w:t>
        </w:r>
      </w:ins>
      <w:r w:rsidRPr="00BA5FC4">
        <w:rPr>
          <w:rFonts w:eastAsia="Times New Roman" w:cstheme="minorHAnsi"/>
          <w:sz w:val="22"/>
          <w:lang w:eastAsia="de-DE"/>
        </w:rPr>
        <w:t xml:space="preserve"> </w:t>
      </w:r>
      <w:ins w:id="1217" w:author="Sai Praneetha Bhaskaruni" w:date="2022-03-24T11:47:00Z">
        <w:r w:rsidR="00C4338D">
          <w:rPr>
            <w:rFonts w:eastAsia="Times New Roman" w:cstheme="minorHAnsi"/>
            <w:sz w:val="22"/>
            <w:lang w:eastAsia="de-DE"/>
          </w:rPr>
          <w:t>to users</w:t>
        </w:r>
      </w:ins>
      <w:ins w:id="1218" w:author="Sai Praneetha Bhaskaruni" w:date="2022-03-24T11:48:00Z">
        <w:r w:rsidR="00C4338D">
          <w:rPr>
            <w:rFonts w:eastAsia="Times New Roman" w:cstheme="minorHAnsi"/>
            <w:sz w:val="22"/>
            <w:lang w:eastAsia="de-DE"/>
          </w:rPr>
          <w:t xml:space="preserve"> from</w:t>
        </w:r>
      </w:ins>
      <w:del w:id="1219" w:author="Sai Praneetha Bhaskaruni" w:date="2022-03-24T11:47:00Z">
        <w:r w:rsidRPr="00BA5FC4" w:rsidDel="00C4338D">
          <w:rPr>
            <w:rFonts w:eastAsia="Times New Roman" w:cstheme="minorHAnsi"/>
            <w:sz w:val="22"/>
            <w:lang w:eastAsia="de-DE"/>
          </w:rPr>
          <w:delText>for</w:delText>
        </w:r>
      </w:del>
      <w:r w:rsidRPr="00BA5FC4">
        <w:rPr>
          <w:rFonts w:eastAsia="Times New Roman" w:cstheme="minorHAnsi"/>
          <w:sz w:val="22"/>
          <w:lang w:eastAsia="de-DE"/>
        </w:rPr>
        <w:t xml:space="preserve"> business</w:t>
      </w:r>
      <w:del w:id="1220" w:author="Sai Praneetha Bhaskaruni" w:date="2022-03-24T11:48:00Z">
        <w:r w:rsidRPr="00BA5FC4" w:rsidDel="00C4338D">
          <w:rPr>
            <w:rFonts w:eastAsia="Times New Roman" w:cstheme="minorHAnsi"/>
            <w:sz w:val="22"/>
            <w:lang w:eastAsia="de-DE"/>
          </w:rPr>
          <w:delText xml:space="preserve"> </w:delText>
        </w:r>
      </w:del>
      <w:ins w:id="1221" w:author="Sai Praneetha Bhaskaruni" w:date="2022-03-24T11:48:00Z">
        <w:r w:rsidR="00C4338D">
          <w:rPr>
            <w:rFonts w:eastAsia="Times New Roman" w:cstheme="minorHAnsi"/>
            <w:sz w:val="22"/>
            <w:lang w:eastAsia="de-DE"/>
          </w:rPr>
          <w:t xml:space="preserve"> perspective</w:t>
        </w:r>
      </w:ins>
      <w:del w:id="1222" w:author="Sai Praneetha Bhaskaruni" w:date="2022-03-24T11:48:00Z">
        <w:r w:rsidRPr="00BA5FC4" w:rsidDel="00C4338D">
          <w:rPr>
            <w:rFonts w:eastAsia="Times New Roman" w:cstheme="minorHAnsi"/>
            <w:sz w:val="22"/>
            <w:lang w:eastAsia="de-DE"/>
          </w:rPr>
          <w:delText>purpose to user</w:delText>
        </w:r>
        <w:r w:rsidR="007800E1" w:rsidDel="00C4338D">
          <w:rPr>
            <w:rFonts w:eastAsia="Times New Roman" w:cstheme="minorHAnsi"/>
            <w:sz w:val="22"/>
            <w:lang w:eastAsia="de-DE"/>
          </w:rPr>
          <w:delText>s</w:delText>
        </w:r>
      </w:del>
      <w:r w:rsidRPr="00BA5FC4">
        <w:rPr>
          <w:rFonts w:eastAsia="Times New Roman" w:cstheme="minorHAnsi"/>
          <w:sz w:val="22"/>
          <w:lang w:eastAsia="de-DE"/>
        </w:rPr>
        <w:t>.</w:t>
      </w:r>
    </w:p>
    <w:p w14:paraId="2DB43BB5"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Workforce members utilizing medical devices should be appropriately trained.</w:t>
      </w:r>
    </w:p>
    <w:p w14:paraId="76636811" w14:textId="6187CBB3" w:rsidR="00BA5FC4" w:rsidRPr="00BA5FC4" w:rsidRDefault="00BA5FC4" w:rsidP="00BA5FC4">
      <w:pPr>
        <w:pStyle w:val="ListParagraph"/>
        <w:numPr>
          <w:ilvl w:val="0"/>
          <w:numId w:val="14"/>
        </w:numPr>
        <w:spacing w:before="120" w:after="160" w:line="259" w:lineRule="auto"/>
        <w:jc w:val="left"/>
        <w:rPr>
          <w:rFonts w:cstheme="minorHAnsi"/>
          <w:color w:val="000000" w:themeColor="text1"/>
          <w:sz w:val="22"/>
        </w:rPr>
      </w:pPr>
      <w:r w:rsidRPr="00BA5FC4">
        <w:rPr>
          <w:rFonts w:eastAsia="Times New Roman" w:cstheme="minorHAnsi"/>
          <w:sz w:val="22"/>
          <w:lang w:eastAsia="de-DE"/>
        </w:rPr>
        <w:t xml:space="preserve">Medical device owners or designees should train appropriate workforce members on the use of the medical device </w:t>
      </w:r>
      <w:del w:id="1223" w:author="Sai Praneetha Bhaskaruni" w:date="2022-03-24T11:50:00Z">
        <w:r w:rsidRPr="00BA5FC4" w:rsidDel="00CC49E8">
          <w:rPr>
            <w:rFonts w:eastAsia="Times New Roman" w:cstheme="minorHAnsi"/>
            <w:sz w:val="22"/>
            <w:lang w:eastAsia="de-DE"/>
          </w:rPr>
          <w:delText>to include</w:delText>
        </w:r>
      </w:del>
      <w:ins w:id="1224" w:author="Sai Praneetha Bhaskaruni" w:date="2022-03-24T11:50:00Z">
        <w:r w:rsidR="00CC49E8">
          <w:rPr>
            <w:rFonts w:eastAsia="Times New Roman" w:cstheme="minorHAnsi"/>
            <w:sz w:val="22"/>
            <w:lang w:eastAsia="de-DE"/>
          </w:rPr>
          <w:t>that address</w:t>
        </w:r>
      </w:ins>
      <w:r w:rsidRPr="00BA5FC4">
        <w:rPr>
          <w:rFonts w:eastAsia="Times New Roman" w:cstheme="minorHAnsi"/>
          <w:sz w:val="22"/>
          <w:lang w:eastAsia="de-DE"/>
        </w:rPr>
        <w:t xml:space="preserve"> any</w:t>
      </w:r>
      <w:r w:rsidRPr="00BA5FC4">
        <w:rPr>
          <w:rFonts w:cstheme="minorHAnsi"/>
          <w:color w:val="000000" w:themeColor="text1"/>
          <w:sz w:val="22"/>
        </w:rPr>
        <w:t xml:space="preserve"> issues/concerns related to its use.</w:t>
      </w:r>
    </w:p>
    <w:p w14:paraId="2F44188A" w14:textId="0DA25234" w:rsidR="00275C89" w:rsidRPr="00CA58F3" w:rsidRDefault="00CD012C" w:rsidP="00275C89">
      <w:pPr>
        <w:spacing w:after="120"/>
        <w:ind w:left="129" w:hanging="14"/>
        <w:rPr>
          <w:i/>
          <w:sz w:val="22"/>
        </w:rPr>
      </w:pPr>
      <w:r>
        <w:rPr>
          <w:b/>
          <w:i/>
          <w:sz w:val="22"/>
        </w:rPr>
        <w:t>Recommendation for customer (HDO)</w:t>
      </w:r>
      <w:r w:rsidR="00275C89" w:rsidRPr="00CA58F3">
        <w:rPr>
          <w:b/>
          <w:i/>
          <w:sz w:val="22"/>
        </w:rPr>
        <w:t>:</w:t>
      </w:r>
      <w:r w:rsidR="00275C89" w:rsidRPr="00CA58F3">
        <w:t xml:space="preserve"> </w:t>
      </w:r>
      <w:r w:rsidR="00A21FF9">
        <w:rPr>
          <w:sz w:val="22"/>
          <w:szCs w:val="24"/>
        </w:rPr>
        <w:t>C</w:t>
      </w:r>
      <w:ins w:id="1225" w:author="Sai Praneetha Bhaskaruni" w:date="2022-03-24T11:56:00Z">
        <w:r w:rsidR="00264018" w:rsidRPr="00345975">
          <w:rPr>
            <w:sz w:val="22"/>
            <w:szCs w:val="24"/>
            <w:rPrChange w:id="1226" w:author="Sai Praneetha Bhaskaruni" w:date="2022-03-24T11:57:00Z">
              <w:rPr/>
            </w:rPrChange>
          </w:rPr>
          <w:t>ustomer</w:t>
        </w:r>
      </w:ins>
      <w:r w:rsidR="00F36D57">
        <w:rPr>
          <w:sz w:val="22"/>
          <w:szCs w:val="24"/>
        </w:rPr>
        <w:t>’s role is limited to incident reporting &amp;</w:t>
      </w:r>
      <w:ins w:id="1227" w:author="Sai Praneetha Bhaskaruni" w:date="2022-03-24T11:56:00Z">
        <w:r w:rsidR="00264018" w:rsidRPr="00345975">
          <w:rPr>
            <w:sz w:val="22"/>
            <w:szCs w:val="24"/>
            <w:rPrChange w:id="1228" w:author="Sai Praneetha Bhaskaruni" w:date="2022-03-24T11:57:00Z">
              <w:rPr/>
            </w:rPrChange>
          </w:rPr>
          <w:t xml:space="preserve"> </w:t>
        </w:r>
      </w:ins>
      <w:r w:rsidR="00F36D57">
        <w:rPr>
          <w:sz w:val="22"/>
          <w:szCs w:val="24"/>
        </w:rPr>
        <w:t>not</w:t>
      </w:r>
      <w:ins w:id="1229" w:author="Sai Praneetha Bhaskaruni" w:date="2022-03-24T11:56:00Z">
        <w:r w:rsidR="00264018" w:rsidRPr="00345975">
          <w:rPr>
            <w:sz w:val="22"/>
            <w:szCs w:val="24"/>
            <w:rPrChange w:id="1230" w:author="Sai Praneetha Bhaskaruni" w:date="2022-03-24T11:57:00Z">
              <w:rPr/>
            </w:rPrChange>
          </w:rPr>
          <w:t xml:space="preserve"> </w:t>
        </w:r>
      </w:ins>
      <w:ins w:id="1231" w:author="Sai Praneetha Bhaskaruni" w:date="2022-03-24T11:57:00Z">
        <w:r w:rsidR="00264018" w:rsidRPr="00345975">
          <w:rPr>
            <w:sz w:val="22"/>
            <w:szCs w:val="24"/>
          </w:rPr>
          <w:t>responsib</w:t>
        </w:r>
      </w:ins>
      <w:r w:rsidR="00F36D57">
        <w:rPr>
          <w:sz w:val="22"/>
          <w:szCs w:val="24"/>
        </w:rPr>
        <w:t>le</w:t>
      </w:r>
      <w:ins w:id="1232" w:author="Sai Praneetha Bhaskaruni" w:date="2022-03-24T11:57:00Z">
        <w:r w:rsidR="00264018" w:rsidRPr="00345975">
          <w:rPr>
            <w:sz w:val="22"/>
            <w:szCs w:val="24"/>
          </w:rPr>
          <w:t xml:space="preserve"> for</w:t>
        </w:r>
      </w:ins>
      <w:ins w:id="1233" w:author="Sai Praneetha Bhaskaruni" w:date="2022-03-24T11:58:00Z">
        <w:r w:rsidR="00264018" w:rsidRPr="00345975">
          <w:rPr>
            <w:sz w:val="22"/>
            <w:szCs w:val="24"/>
          </w:rPr>
          <w:t xml:space="preserve"> </w:t>
        </w:r>
      </w:ins>
      <w:ins w:id="1234" w:author="Sai Praneetha Bhaskaruni" w:date="2022-03-24T11:56:00Z">
        <w:r w:rsidR="00264018" w:rsidRPr="00345975">
          <w:rPr>
            <w:sz w:val="22"/>
            <w:szCs w:val="24"/>
            <w:rPrChange w:id="1235" w:author="Sai Praneetha Bhaskaruni" w:date="2022-03-24T11:57:00Z">
              <w:rPr/>
            </w:rPrChange>
          </w:rPr>
          <w:t xml:space="preserve">the </w:t>
        </w:r>
      </w:ins>
      <w:r w:rsidR="00F36D57">
        <w:rPr>
          <w:sz w:val="22"/>
          <w:szCs w:val="24"/>
        </w:rPr>
        <w:t>remediation</w:t>
      </w:r>
      <w:del w:id="1236" w:author="Sai Praneetha Bhaskaruni" w:date="2022-03-24T11:57:00Z">
        <w:r w:rsidR="00275C89" w:rsidRPr="00D43301" w:rsidDel="00264018">
          <w:delText>C</w:delText>
        </w:r>
        <w:r w:rsidR="00275C89" w:rsidRPr="00D43301" w:rsidDel="00264018">
          <w:rPr>
            <w:sz w:val="22"/>
          </w:rPr>
          <w:delText xml:space="preserve">ustomer </w:delText>
        </w:r>
      </w:del>
      <w:del w:id="1237" w:author="Sai Praneetha Bhaskaruni" w:date="2022-03-24T11:53:00Z">
        <w:r w:rsidR="003810C7" w:rsidRPr="00D43301" w:rsidDel="00D43301">
          <w:rPr>
            <w:sz w:val="22"/>
          </w:rPr>
          <w:delText>are</w:delText>
        </w:r>
      </w:del>
      <w:del w:id="1238" w:author="Sai Praneetha Bhaskaruni" w:date="2022-03-24T11:57:00Z">
        <w:r w:rsidR="003810C7" w:rsidDel="00264018">
          <w:rPr>
            <w:sz w:val="22"/>
          </w:rPr>
          <w:delText xml:space="preserve"> not </w:delText>
        </w:r>
        <w:r w:rsidR="00275C89" w:rsidRPr="000F24D0" w:rsidDel="00264018">
          <w:rPr>
            <w:sz w:val="22"/>
          </w:rPr>
          <w:delText xml:space="preserve">allowed to </w:delText>
        </w:r>
      </w:del>
      <w:del w:id="1239" w:author="Sai Praneetha Bhaskaruni" w:date="2022-03-24T11:55:00Z">
        <w:r w:rsidR="00275C89" w:rsidRPr="000F24D0" w:rsidDel="00264018">
          <w:rPr>
            <w:sz w:val="22"/>
          </w:rPr>
          <w:delText>access this component</w:delText>
        </w:r>
      </w:del>
      <w:r w:rsidR="00275C89">
        <w:rPr>
          <w:i/>
          <w:sz w:val="22"/>
        </w:rPr>
        <w:t>.</w:t>
      </w:r>
      <w:r w:rsidR="0023424E">
        <w:rPr>
          <w:i/>
          <w:sz w:val="22"/>
        </w:rPr>
        <w:t xml:space="preserve"> </w:t>
      </w:r>
      <w:r w:rsidR="0023424E" w:rsidRPr="0023424E">
        <w:rPr>
          <w:sz w:val="22"/>
        </w:rPr>
        <w:t xml:space="preserve">Please reach out to Stryker Customer Care for </w:t>
      </w:r>
      <w:r w:rsidR="0023424E">
        <w:rPr>
          <w:sz w:val="22"/>
        </w:rPr>
        <w:t xml:space="preserve">incident response. </w:t>
      </w:r>
      <w:r w:rsidR="00D24168" w:rsidRPr="00D24168">
        <w:rPr>
          <w:sz w:val="22"/>
        </w:rPr>
        <w:t xml:space="preserve">Whenever severe malware </w:t>
      </w:r>
      <w:r w:rsidR="003810C7">
        <w:rPr>
          <w:sz w:val="22"/>
        </w:rPr>
        <w:t>i</w:t>
      </w:r>
      <w:r w:rsidR="003810C7" w:rsidRPr="00D24168">
        <w:rPr>
          <w:sz w:val="22"/>
        </w:rPr>
        <w:t xml:space="preserve">s </w:t>
      </w:r>
      <w:r w:rsidR="00D24168" w:rsidRPr="00D24168">
        <w:rPr>
          <w:sz w:val="22"/>
        </w:rPr>
        <w:t>detected</w:t>
      </w:r>
      <w:ins w:id="1240" w:author="Sai Praneetha Bhaskaruni" w:date="2022-03-24T10:17:00Z">
        <w:r w:rsidR="00FE74A2">
          <w:rPr>
            <w:sz w:val="22"/>
          </w:rPr>
          <w:t>,</w:t>
        </w:r>
      </w:ins>
      <w:r w:rsidR="00D24168" w:rsidRPr="00D24168">
        <w:rPr>
          <w:sz w:val="22"/>
        </w:rPr>
        <w:t xml:space="preserve"> </w:t>
      </w:r>
      <w:r w:rsidR="00106899">
        <w:rPr>
          <w:sz w:val="22"/>
        </w:rPr>
        <w:t>it is</w:t>
      </w:r>
      <w:r w:rsidR="00D24168" w:rsidRPr="00D24168">
        <w:rPr>
          <w:sz w:val="22"/>
        </w:rPr>
        <w:t xml:space="preserve"> resolved by the </w:t>
      </w:r>
      <w:ins w:id="1241" w:author="Sai Praneetha Bhaskaruni" w:date="2022-03-24T11:59:00Z">
        <w:r w:rsidR="00481465">
          <w:rPr>
            <w:sz w:val="22"/>
          </w:rPr>
          <w:t>S</w:t>
        </w:r>
        <w:r w:rsidR="00365EA2">
          <w:rPr>
            <w:sz w:val="22"/>
          </w:rPr>
          <w:t xml:space="preserve">tryker </w:t>
        </w:r>
      </w:ins>
      <w:r w:rsidR="00D24168" w:rsidRPr="00A22198">
        <w:rPr>
          <w:sz w:val="22"/>
        </w:rPr>
        <w:t>service</w:t>
      </w:r>
      <w:r w:rsidR="00D24168" w:rsidRPr="00D24168">
        <w:rPr>
          <w:sz w:val="22"/>
        </w:rPr>
        <w:t xml:space="preserve"> engineer. </w:t>
      </w:r>
      <w:r w:rsidR="00106899">
        <w:rPr>
          <w:sz w:val="22"/>
        </w:rPr>
        <w:t>The c</w:t>
      </w:r>
      <w:r w:rsidR="00D24168" w:rsidRPr="00D24168">
        <w:rPr>
          <w:sz w:val="22"/>
        </w:rPr>
        <w:t xml:space="preserve">ustomer has to block few </w:t>
      </w:r>
      <w:r w:rsidR="00D24168" w:rsidRPr="00167413">
        <w:rPr>
          <w:sz w:val="22"/>
        </w:rPr>
        <w:t>IOCs and IOAs</w:t>
      </w:r>
      <w:r w:rsidR="00D24168" w:rsidRPr="00D24168">
        <w:rPr>
          <w:sz w:val="22"/>
        </w:rPr>
        <w:t xml:space="preserve"> </w:t>
      </w:r>
      <w:r w:rsidR="00106899">
        <w:rPr>
          <w:sz w:val="22"/>
        </w:rPr>
        <w:t>in</w:t>
      </w:r>
      <w:r w:rsidR="00106899" w:rsidRPr="00D24168">
        <w:rPr>
          <w:sz w:val="22"/>
        </w:rPr>
        <w:t xml:space="preserve"> </w:t>
      </w:r>
      <w:r w:rsidR="00D24168" w:rsidRPr="00D24168">
        <w:rPr>
          <w:sz w:val="22"/>
        </w:rPr>
        <w:t xml:space="preserve">their network devices. </w:t>
      </w:r>
      <w:r w:rsidR="00833A7A">
        <w:rPr>
          <w:sz w:val="22"/>
        </w:rPr>
        <w:t>The customer is h</w:t>
      </w:r>
      <w:r w:rsidR="00D24168" w:rsidRPr="00D24168">
        <w:rPr>
          <w:sz w:val="22"/>
        </w:rPr>
        <w:t xml:space="preserve">ighly </w:t>
      </w:r>
      <w:r w:rsidR="00833A7A">
        <w:rPr>
          <w:sz w:val="22"/>
        </w:rPr>
        <w:t>recommended to use</w:t>
      </w:r>
      <w:r w:rsidR="00D24168" w:rsidRPr="00D24168">
        <w:rPr>
          <w:sz w:val="22"/>
        </w:rPr>
        <w:t xml:space="preserve"> the network firewall. </w:t>
      </w:r>
      <w:r w:rsidR="00D24168" w:rsidRPr="00A22198">
        <w:rPr>
          <w:sz w:val="22"/>
        </w:rPr>
        <w:t>SmartMedic solution</w:t>
      </w:r>
      <w:r w:rsidR="00D24168" w:rsidRPr="00D24168">
        <w:rPr>
          <w:sz w:val="22"/>
        </w:rPr>
        <w:t xml:space="preserve"> should be behind </w:t>
      </w:r>
      <w:r w:rsidR="00833A7A">
        <w:rPr>
          <w:sz w:val="22"/>
        </w:rPr>
        <w:t xml:space="preserve">a </w:t>
      </w:r>
      <w:r w:rsidR="00D24168" w:rsidRPr="00D24168">
        <w:rPr>
          <w:sz w:val="22"/>
        </w:rPr>
        <w:t xml:space="preserve">stateful firewall. </w:t>
      </w:r>
      <w:r w:rsidR="00833A7A">
        <w:rPr>
          <w:sz w:val="22"/>
        </w:rPr>
        <w:t>The f</w:t>
      </w:r>
      <w:r w:rsidR="00D24168" w:rsidRPr="00D24168">
        <w:rPr>
          <w:sz w:val="22"/>
        </w:rPr>
        <w:t xml:space="preserve">irewall helps in preventing network access to devices. </w:t>
      </w:r>
      <w:r w:rsidR="00D24168" w:rsidRPr="00A22198">
        <w:rPr>
          <w:sz w:val="22"/>
        </w:rPr>
        <w:t>If properly</w:t>
      </w:r>
      <w:ins w:id="1242" w:author="Sai Praneetha Bhaskaruni" w:date="2022-03-24T11:59:00Z">
        <w:r w:rsidR="00B023E6" w:rsidRPr="00A22198">
          <w:rPr>
            <w:sz w:val="22"/>
            <w:rPrChange w:id="1243" w:author="Sai Praneetha Bhaskaruni" w:date="2022-03-24T12:00:00Z">
              <w:rPr>
                <w:sz w:val="22"/>
                <w:highlight w:val="yellow"/>
              </w:rPr>
            </w:rPrChange>
          </w:rPr>
          <w:t xml:space="preserve"> </w:t>
        </w:r>
      </w:ins>
      <w:del w:id="1244" w:author="Sai Praneetha Bhaskaruni" w:date="2022-03-24T11:59:00Z">
        <w:r w:rsidR="00D24168" w:rsidRPr="004E605C" w:rsidDel="00B023E6">
          <w:rPr>
            <w:sz w:val="22"/>
          </w:rPr>
          <w:delText xml:space="preserve"> used and </w:delText>
        </w:r>
      </w:del>
      <w:r w:rsidR="00D24168" w:rsidRPr="004E605C">
        <w:rPr>
          <w:sz w:val="22"/>
        </w:rPr>
        <w:t>configured</w:t>
      </w:r>
      <w:ins w:id="1245" w:author="Sai Praneetha Bhaskaruni" w:date="2022-03-24T11:59:00Z">
        <w:r w:rsidR="00B023E6">
          <w:rPr>
            <w:sz w:val="22"/>
          </w:rPr>
          <w:t xml:space="preserve"> and used,</w:t>
        </w:r>
      </w:ins>
      <w:r w:rsidR="00D24168" w:rsidRPr="00D24168">
        <w:rPr>
          <w:sz w:val="22"/>
        </w:rPr>
        <w:t xml:space="preserve"> it can lead to protected and reliable accessibility. It can help in prevention of unauthorized access and network connections </w:t>
      </w:r>
      <w:r w:rsidR="005F4833">
        <w:rPr>
          <w:sz w:val="22"/>
        </w:rPr>
        <w:t>that can lead to</w:t>
      </w:r>
      <w:r w:rsidR="00D24168" w:rsidRPr="00D24168">
        <w:rPr>
          <w:sz w:val="22"/>
        </w:rPr>
        <w:t xml:space="preserve"> external threats, IP spoofing &amp; routing attacks and malicious packets</w:t>
      </w:r>
      <w:r w:rsidR="00D24168">
        <w:rPr>
          <w:sz w:val="22"/>
        </w:rPr>
        <w:t>.</w:t>
      </w:r>
    </w:p>
    <w:p w14:paraId="5C3FC5B1" w14:textId="77777777" w:rsidR="007A4D9C" w:rsidRDefault="007A4D9C" w:rsidP="00C335C4">
      <w:pPr>
        <w:spacing w:after="0"/>
        <w:ind w:left="129" w:hanging="14"/>
        <w:rPr>
          <w:sz w:val="22"/>
        </w:rPr>
      </w:pPr>
    </w:p>
    <w:p w14:paraId="1731D93C" w14:textId="47B6D147" w:rsidR="00BC3603" w:rsidRPr="00180992" w:rsidRDefault="00BC546B" w:rsidP="004C52FA">
      <w:pPr>
        <w:pStyle w:val="Heading1"/>
      </w:pPr>
      <w:bookmarkStart w:id="1246" w:name="_Toc108268257"/>
      <w:r>
        <w:rPr>
          <w:sz w:val="40"/>
        </w:rPr>
        <w:t>08</w:t>
      </w:r>
      <w:r w:rsidR="00BC3603" w:rsidRPr="00180992">
        <w:rPr>
          <w:color w:val="FFCC66"/>
          <w:sz w:val="40"/>
        </w:rPr>
        <w:t xml:space="preserve"> </w:t>
      </w:r>
      <w:r w:rsidR="00BC3603" w:rsidRPr="007A4D9C">
        <w:t>Contingency Plan: Testing, Maintenance and Training</w:t>
      </w:r>
      <w:bookmarkEnd w:id="1246"/>
    </w:p>
    <w:p w14:paraId="15D8EE9F" w14:textId="0AEF4C16" w:rsidR="00BC3603" w:rsidRPr="00C11DBF" w:rsidRDefault="00BC3603" w:rsidP="00BC3603">
      <w:pPr>
        <w:shd w:val="clear" w:color="auto" w:fill="E7E6E6" w:themeFill="background2"/>
        <w:spacing w:after="0"/>
        <w:ind w:left="118"/>
        <w:rPr>
          <w:b/>
          <w:sz w:val="22"/>
        </w:rPr>
      </w:pPr>
      <w:r w:rsidRPr="00C11DBF">
        <w:rPr>
          <w:b/>
          <w:sz w:val="22"/>
        </w:rPr>
        <w:t>SmartMedic Solution Component</w:t>
      </w:r>
      <w:ins w:id="1247" w:author="Sai Praneetha Bhaskaruni" w:date="2022-03-24T10:29:00Z">
        <w:r w:rsidR="00E76957">
          <w:rPr>
            <w:b/>
            <w:sz w:val="22"/>
          </w:rPr>
          <w:t>s</w:t>
        </w:r>
      </w:ins>
      <w:r w:rsidRPr="00C11DBF">
        <w:rPr>
          <w:b/>
          <w:sz w:val="22"/>
        </w:rPr>
        <w:t>: Device</w:t>
      </w:r>
      <w:r w:rsidR="008E7DA8">
        <w:rPr>
          <w:b/>
          <w:sz w:val="22"/>
        </w:rPr>
        <w:t>, Tablet, Nurse Station Application and Wireless Network</w:t>
      </w:r>
    </w:p>
    <w:p w14:paraId="4434616B" w14:textId="0DEAC5DB" w:rsidR="00BC3603" w:rsidRDefault="00BC3603" w:rsidP="00BC3603">
      <w:pPr>
        <w:spacing w:after="120"/>
        <w:ind w:left="129" w:hanging="14"/>
        <w:rPr>
          <w:sz w:val="22"/>
        </w:rPr>
      </w:pPr>
      <w:r w:rsidRPr="00CA58F3">
        <w:rPr>
          <w:b/>
          <w:i/>
          <w:sz w:val="22"/>
        </w:rPr>
        <w:t>Existing Security Features:</w:t>
      </w:r>
      <w:r>
        <w:rPr>
          <w:i/>
          <w:sz w:val="22"/>
        </w:rPr>
        <w:t xml:space="preserve"> </w:t>
      </w:r>
      <w:r w:rsidRPr="00BD544F">
        <w:rPr>
          <w:sz w:val="22"/>
        </w:rPr>
        <w:t xml:space="preserve">Only Stryker’s service engineer </w:t>
      </w:r>
      <w:r w:rsidR="00833A7A" w:rsidRPr="00BD544F">
        <w:rPr>
          <w:sz w:val="22"/>
        </w:rPr>
        <w:t xml:space="preserve">is </w:t>
      </w:r>
      <w:r w:rsidRPr="00BD544F">
        <w:rPr>
          <w:sz w:val="22"/>
        </w:rPr>
        <w:t xml:space="preserve">authorized to perform testing and maintenance </w:t>
      </w:r>
      <w:r w:rsidR="00833A7A" w:rsidRPr="00BD544F">
        <w:rPr>
          <w:sz w:val="22"/>
        </w:rPr>
        <w:t xml:space="preserve">of </w:t>
      </w:r>
      <w:r w:rsidRPr="00BD544F">
        <w:rPr>
          <w:sz w:val="22"/>
        </w:rPr>
        <w:t xml:space="preserve">the SmartMedic solutions component </w:t>
      </w:r>
      <w:ins w:id="1248" w:author="Sai Praneetha Bhaskaruni" w:date="2022-03-24T12:05:00Z">
        <w:r w:rsidR="0038228F">
          <w:rPr>
            <w:sz w:val="22"/>
          </w:rPr>
          <w:t>(</w:t>
        </w:r>
      </w:ins>
      <w:r w:rsidRPr="00BD544F">
        <w:rPr>
          <w:sz w:val="22"/>
        </w:rPr>
        <w:t>device</w:t>
      </w:r>
      <w:ins w:id="1249" w:author="Sai Praneetha Bhaskaruni" w:date="2022-03-24T12:05:00Z">
        <w:r w:rsidR="0038228F">
          <w:rPr>
            <w:sz w:val="22"/>
          </w:rPr>
          <w:t>,</w:t>
        </w:r>
      </w:ins>
      <w:ins w:id="1250" w:author="Sai Praneetha Bhaskaruni" w:date="2022-03-24T17:37:00Z">
        <w:r w:rsidR="008E5887">
          <w:rPr>
            <w:sz w:val="22"/>
          </w:rPr>
          <w:t xml:space="preserve"> </w:t>
        </w:r>
      </w:ins>
      <w:ins w:id="1251" w:author="Sai Praneetha Bhaskaruni" w:date="2022-03-24T12:05:00Z">
        <w:r w:rsidR="0038228F">
          <w:rPr>
            <w:sz w:val="22"/>
          </w:rPr>
          <w:t>tablet)</w:t>
        </w:r>
      </w:ins>
      <w:r w:rsidR="00833A7A" w:rsidRPr="00BD544F">
        <w:rPr>
          <w:sz w:val="22"/>
        </w:rPr>
        <w:t xml:space="preserve"> </w:t>
      </w:r>
      <w:r w:rsidR="002F70F4">
        <w:rPr>
          <w:sz w:val="22"/>
        </w:rPr>
        <w:t>on need basis</w:t>
      </w:r>
      <w:r w:rsidR="00EB466D">
        <w:rPr>
          <w:sz w:val="22"/>
        </w:rPr>
        <w:t>, maybe</w:t>
      </w:r>
      <w:r w:rsidRPr="00BD544F">
        <w:rPr>
          <w:sz w:val="22"/>
        </w:rPr>
        <w:t xml:space="preserve"> at the time of </w:t>
      </w:r>
      <w:r w:rsidR="004379B3">
        <w:rPr>
          <w:sz w:val="22"/>
        </w:rPr>
        <w:t>inciden</w:t>
      </w:r>
      <w:r w:rsidR="003371AD">
        <w:rPr>
          <w:sz w:val="22"/>
        </w:rPr>
        <w:t>t</w:t>
      </w:r>
      <w:r w:rsidR="004379B3">
        <w:rPr>
          <w:sz w:val="22"/>
        </w:rPr>
        <w:t xml:space="preserve"> reported</w:t>
      </w:r>
      <w:r w:rsidRPr="00420F77">
        <w:rPr>
          <w:sz w:val="22"/>
        </w:rPr>
        <w:t>.</w:t>
      </w:r>
      <w:r w:rsidRPr="00275C89">
        <w:t xml:space="preserve"> </w:t>
      </w:r>
      <w:r w:rsidRPr="00275C89">
        <w:rPr>
          <w:sz w:val="22"/>
        </w:rPr>
        <w:t xml:space="preserve">When Stryker obtains vulnerability information through surveillance or other sources, an assessment of the vulnerability’s exploitability and impact </w:t>
      </w:r>
      <w:r w:rsidR="00833A7A">
        <w:rPr>
          <w:sz w:val="22"/>
        </w:rPr>
        <w:t xml:space="preserve">is </w:t>
      </w:r>
      <w:r w:rsidRPr="00275C89">
        <w:rPr>
          <w:sz w:val="22"/>
        </w:rPr>
        <w:t xml:space="preserve">conducted. Based on the assessment </w:t>
      </w:r>
      <w:r w:rsidR="00731BEE">
        <w:rPr>
          <w:sz w:val="22"/>
        </w:rPr>
        <w:t xml:space="preserve">report, </w:t>
      </w:r>
      <w:r w:rsidRPr="00275C89">
        <w:rPr>
          <w:sz w:val="22"/>
        </w:rPr>
        <w:t xml:space="preserve">Stryker determines if further actions </w:t>
      </w:r>
      <w:r w:rsidR="00CC78D5">
        <w:rPr>
          <w:sz w:val="22"/>
        </w:rPr>
        <w:t xml:space="preserve">similar to </w:t>
      </w:r>
      <w:r w:rsidRPr="00275C89">
        <w:rPr>
          <w:sz w:val="22"/>
        </w:rPr>
        <w:t xml:space="preserve">providing security updates and/or providing </w:t>
      </w:r>
      <w:r w:rsidR="00FA1A16">
        <w:rPr>
          <w:sz w:val="22"/>
        </w:rPr>
        <w:t>information</w:t>
      </w:r>
      <w:r w:rsidRPr="00275C89">
        <w:rPr>
          <w:sz w:val="22"/>
        </w:rPr>
        <w:t xml:space="preserve"> to the customer in </w:t>
      </w:r>
      <w:r w:rsidR="009A649C">
        <w:rPr>
          <w:sz w:val="22"/>
        </w:rPr>
        <w:t>targeted time</w:t>
      </w:r>
      <w:r w:rsidRPr="00275C89">
        <w:rPr>
          <w:sz w:val="22"/>
        </w:rPr>
        <w:t>. Vulnerability information may also be requested from Stryker at any time.</w:t>
      </w:r>
    </w:p>
    <w:p w14:paraId="5B756DDD" w14:textId="50D17925" w:rsidR="00C11DBF" w:rsidRDefault="00CD012C" w:rsidP="00E846E8">
      <w:pPr>
        <w:spacing w:after="120"/>
        <w:ind w:left="129" w:hanging="14"/>
        <w:rPr>
          <w:sz w:val="22"/>
        </w:rPr>
      </w:pPr>
      <w:r>
        <w:rPr>
          <w:b/>
          <w:i/>
          <w:sz w:val="22"/>
        </w:rPr>
        <w:t>Recommendation for customer (HDO)</w:t>
      </w:r>
      <w:r w:rsidR="00BC3603" w:rsidRPr="00CA58F3">
        <w:rPr>
          <w:b/>
          <w:i/>
          <w:sz w:val="22"/>
        </w:rPr>
        <w:t>:</w:t>
      </w:r>
      <w:r w:rsidR="00BC3603" w:rsidRPr="00CA58F3">
        <w:t xml:space="preserve"> </w:t>
      </w:r>
      <w:r w:rsidR="001B0076" w:rsidRPr="001B0076">
        <w:rPr>
          <w:sz w:val="22"/>
        </w:rPr>
        <w:t>Contingency planning and management (</w:t>
      </w:r>
      <w:del w:id="1252" w:author="Sai Praneetha Bhaskaruni" w:date="2022-07-08T17:19:00Z">
        <w:r w:rsidR="001B0076" w:rsidRPr="001B0076" w:rsidDel="005F11DC">
          <w:rPr>
            <w:sz w:val="22"/>
          </w:rPr>
          <w:delText>e.g</w:delText>
        </w:r>
      </w:del>
      <w:ins w:id="1253" w:author="Sai Praneetha Bhaskaruni" w:date="2022-07-08T17:20:00Z">
        <w:r w:rsidR="0064471F" w:rsidRPr="001B0076">
          <w:rPr>
            <w:sz w:val="22"/>
          </w:rPr>
          <w:t>e.g.,</w:t>
        </w:r>
      </w:ins>
      <w:del w:id="1254" w:author="Sai Praneetha Bhaskaruni" w:date="2022-03-24T10:25:00Z">
        <w:r w:rsidR="001B0076" w:rsidRPr="001B0076" w:rsidDel="007D6D24">
          <w:rPr>
            <w:sz w:val="22"/>
          </w:rPr>
          <w:delText>.</w:delText>
        </w:r>
      </w:del>
      <w:r w:rsidR="001B0076" w:rsidRPr="001B0076">
        <w:rPr>
          <w:sz w:val="22"/>
        </w:rPr>
        <w:t xml:space="preserve"> restoring a system or a network segment or certain applications) is a key responsibility of the </w:t>
      </w:r>
      <w:r w:rsidR="00E846E8" w:rsidRPr="001B0076">
        <w:rPr>
          <w:sz w:val="22"/>
        </w:rPr>
        <w:t>HDO’s IT</w:t>
      </w:r>
      <w:r w:rsidR="001B0076" w:rsidRPr="001B0076">
        <w:rPr>
          <w:sz w:val="22"/>
        </w:rPr>
        <w:t xml:space="preserve"> network management</w:t>
      </w:r>
      <w:r w:rsidR="00E846E8">
        <w:rPr>
          <w:sz w:val="22"/>
        </w:rPr>
        <w:t>.</w:t>
      </w:r>
    </w:p>
    <w:p w14:paraId="2A774B6F" w14:textId="4B19566B" w:rsidR="00E846E8" w:rsidRPr="00E846E8" w:rsidRDefault="00E846E8" w:rsidP="00E846E8">
      <w:pPr>
        <w:spacing w:after="120"/>
        <w:ind w:left="129" w:hanging="14"/>
        <w:rPr>
          <w:sz w:val="22"/>
        </w:rPr>
      </w:pPr>
      <w:r w:rsidRPr="00E846E8">
        <w:rPr>
          <w:sz w:val="22"/>
        </w:rPr>
        <w:t>If an unfortunate event happen</w:t>
      </w:r>
      <w:r w:rsidR="00344798">
        <w:rPr>
          <w:sz w:val="22"/>
        </w:rPr>
        <w:t>s</w:t>
      </w:r>
      <w:r w:rsidRPr="00E846E8">
        <w:rPr>
          <w:sz w:val="22"/>
        </w:rPr>
        <w:t xml:space="preserve"> wi</w:t>
      </w:r>
      <w:r w:rsidR="00A22982">
        <w:rPr>
          <w:sz w:val="22"/>
        </w:rPr>
        <w:t xml:space="preserve">th/without </w:t>
      </w:r>
      <w:del w:id="1255" w:author="Sai Praneetha Bhaskaruni" w:date="2022-03-24T12:04:00Z">
        <w:r w:rsidR="00A22982" w:rsidDel="000445E6">
          <w:rPr>
            <w:sz w:val="22"/>
          </w:rPr>
          <w:delText>uncertainty</w:delText>
        </w:r>
      </w:del>
      <w:ins w:id="1256" w:author="Sai Praneetha Bhaskaruni" w:date="2022-03-24T12:04:00Z">
        <w:r w:rsidR="000445E6">
          <w:rPr>
            <w:sz w:val="22"/>
          </w:rPr>
          <w:t>uncertainty,</w:t>
        </w:r>
      </w:ins>
      <w:r w:rsidR="00A22982">
        <w:rPr>
          <w:sz w:val="22"/>
        </w:rPr>
        <w:t xml:space="preserve"> then </w:t>
      </w:r>
      <w:r w:rsidRPr="00E846E8">
        <w:rPr>
          <w:sz w:val="22"/>
        </w:rPr>
        <w:t>HDO has to respond to such events</w:t>
      </w:r>
      <w:r w:rsidR="00A22982">
        <w:rPr>
          <w:sz w:val="22"/>
        </w:rPr>
        <w:t xml:space="preserve"> and maintain the HDO internal document for the same</w:t>
      </w:r>
      <w:r w:rsidRPr="00E846E8">
        <w:rPr>
          <w:sz w:val="22"/>
        </w:rPr>
        <w:t>.</w:t>
      </w:r>
    </w:p>
    <w:p w14:paraId="6FA37431" w14:textId="77777777" w:rsidR="00BC3603" w:rsidRDefault="00BC3603" w:rsidP="00BC3603">
      <w:pPr>
        <w:spacing w:after="0"/>
        <w:ind w:left="118"/>
        <w:rPr>
          <w:sz w:val="22"/>
        </w:rPr>
      </w:pPr>
    </w:p>
    <w:p w14:paraId="7274F2E9" w14:textId="19AD5F5F" w:rsidR="00BC3603" w:rsidRPr="00180992" w:rsidRDefault="00BC546B" w:rsidP="004C52FA">
      <w:pPr>
        <w:pStyle w:val="Heading1"/>
      </w:pPr>
      <w:bookmarkStart w:id="1257" w:name="_Toc108268258"/>
      <w:r>
        <w:rPr>
          <w:sz w:val="40"/>
        </w:rPr>
        <w:t>09</w:t>
      </w:r>
      <w:r w:rsidR="00BC3603" w:rsidRPr="00180992">
        <w:rPr>
          <w:color w:val="FFCC66"/>
          <w:sz w:val="40"/>
        </w:rPr>
        <w:t xml:space="preserve"> </w:t>
      </w:r>
      <w:r w:rsidR="00BC3603" w:rsidRPr="008E7DA8">
        <w:t>Trustworthiness- CIA Triad &amp; Their Responsibilities</w:t>
      </w:r>
      <w:bookmarkEnd w:id="1257"/>
    </w:p>
    <w:p w14:paraId="56C28923" w14:textId="0B816C91" w:rsidR="00BC3603" w:rsidRPr="00C11DBF" w:rsidRDefault="00BC3603" w:rsidP="00BC3603">
      <w:pPr>
        <w:shd w:val="clear" w:color="auto" w:fill="E7E6E6" w:themeFill="background2"/>
        <w:spacing w:after="0"/>
        <w:ind w:left="118"/>
        <w:rPr>
          <w:b/>
          <w:sz w:val="22"/>
        </w:rPr>
      </w:pPr>
      <w:r w:rsidRPr="00C11DBF">
        <w:rPr>
          <w:b/>
          <w:sz w:val="22"/>
        </w:rPr>
        <w:t>SmartMedic Solution Component</w:t>
      </w:r>
      <w:ins w:id="1258" w:author="Sai Praneetha Bhaskaruni" w:date="2022-03-24T10:33:00Z">
        <w:r w:rsidR="0083659D">
          <w:rPr>
            <w:b/>
            <w:sz w:val="22"/>
          </w:rPr>
          <w:t>s</w:t>
        </w:r>
      </w:ins>
      <w:r w:rsidRPr="00C11DBF">
        <w:rPr>
          <w:b/>
          <w:sz w:val="22"/>
        </w:rPr>
        <w:t>: Device</w:t>
      </w:r>
      <w:r w:rsidR="00E968D1">
        <w:rPr>
          <w:b/>
          <w:sz w:val="22"/>
        </w:rPr>
        <w:t>, Tablet</w:t>
      </w:r>
      <w:r w:rsidR="00453CB9">
        <w:rPr>
          <w:b/>
          <w:sz w:val="22"/>
        </w:rPr>
        <w:t xml:space="preserve"> &amp; </w:t>
      </w:r>
      <w:r w:rsidR="00453CB9" w:rsidRPr="00453CB9">
        <w:rPr>
          <w:b/>
          <w:sz w:val="22"/>
        </w:rPr>
        <w:t>Nurse Station Application</w:t>
      </w:r>
    </w:p>
    <w:p w14:paraId="143E8CBC" w14:textId="725BADF2" w:rsidR="00BC3603" w:rsidRDefault="00BC3603" w:rsidP="00BC3603">
      <w:pPr>
        <w:spacing w:after="120"/>
        <w:ind w:left="129" w:hanging="14"/>
        <w:rPr>
          <w:sz w:val="22"/>
        </w:rPr>
      </w:pPr>
      <w:r w:rsidRPr="00CA58F3">
        <w:rPr>
          <w:b/>
          <w:i/>
          <w:sz w:val="22"/>
        </w:rPr>
        <w:t>Existing Security Features:</w:t>
      </w:r>
      <w:r w:rsidR="00916BDB">
        <w:rPr>
          <w:b/>
          <w:i/>
          <w:sz w:val="22"/>
        </w:rPr>
        <w:t xml:space="preserve"> </w:t>
      </w:r>
      <w:r w:rsidR="00935AC3" w:rsidRPr="009B1F29">
        <w:rPr>
          <w:sz w:val="22"/>
        </w:rPr>
        <w:t>SmartMedic solution</w:t>
      </w:r>
      <w:r w:rsidR="00935AC3" w:rsidRPr="003E5BF1">
        <w:rPr>
          <w:sz w:val="22"/>
        </w:rPr>
        <w:t xml:space="preserve"> uses </w:t>
      </w:r>
      <w:r w:rsidR="00344798">
        <w:rPr>
          <w:sz w:val="22"/>
        </w:rPr>
        <w:t>a</w:t>
      </w:r>
      <w:r w:rsidR="00344798" w:rsidRPr="003E5BF1">
        <w:rPr>
          <w:sz w:val="22"/>
        </w:rPr>
        <w:t xml:space="preserve"> </w:t>
      </w:r>
      <w:r w:rsidR="00935AC3" w:rsidRPr="003E5BF1">
        <w:rPr>
          <w:sz w:val="22"/>
        </w:rPr>
        <w:t>strong</w:t>
      </w:r>
      <w:r w:rsidR="00344798">
        <w:rPr>
          <w:sz w:val="22"/>
        </w:rPr>
        <w:t>,</w:t>
      </w:r>
      <w:r w:rsidR="00935AC3" w:rsidRPr="003E5BF1">
        <w:rPr>
          <w:sz w:val="22"/>
        </w:rPr>
        <w:t xml:space="preserve"> secure communications protocol for </w:t>
      </w:r>
      <w:ins w:id="1259" w:author="Sai Praneetha Bhaskaruni" w:date="2022-03-24T12:10:00Z">
        <w:r w:rsidR="004D6878">
          <w:rPr>
            <w:sz w:val="22"/>
          </w:rPr>
          <w:t xml:space="preserve">reliable/safe </w:t>
        </w:r>
      </w:ins>
      <w:r w:rsidR="00935AC3" w:rsidRPr="003E5BF1">
        <w:rPr>
          <w:sz w:val="22"/>
        </w:rPr>
        <w:t>communicati</w:t>
      </w:r>
      <w:ins w:id="1260" w:author="Sai Praneetha Bhaskaruni" w:date="2022-03-24T12:08:00Z">
        <w:r w:rsidR="00380047">
          <w:rPr>
            <w:sz w:val="22"/>
          </w:rPr>
          <w:t>o</w:t>
        </w:r>
      </w:ins>
      <w:r w:rsidR="00935AC3" w:rsidRPr="003E5BF1">
        <w:rPr>
          <w:sz w:val="22"/>
        </w:rPr>
        <w:t>n</w:t>
      </w:r>
      <w:del w:id="1261" w:author="Sai Praneetha Bhaskaruni" w:date="2022-03-24T12:08:00Z">
        <w:r w:rsidR="00935AC3" w:rsidRPr="003E5BF1" w:rsidDel="00380047">
          <w:rPr>
            <w:sz w:val="22"/>
          </w:rPr>
          <w:delText>g</w:delText>
        </w:r>
      </w:del>
      <w:r w:rsidR="00935AC3" w:rsidRPr="003E5BF1">
        <w:rPr>
          <w:sz w:val="22"/>
        </w:rPr>
        <w:t xml:space="preserve"> among the components. The </w:t>
      </w:r>
      <w:r w:rsidR="00657D6C">
        <w:rPr>
          <w:sz w:val="22"/>
        </w:rPr>
        <w:t xml:space="preserve">secure </w:t>
      </w:r>
      <w:ins w:id="1262" w:author="Sai Praneetha Bhaskaruni" w:date="2022-03-24T12:08:00Z">
        <w:r w:rsidR="004A5829">
          <w:rPr>
            <w:sz w:val="22"/>
          </w:rPr>
          <w:t>design</w:t>
        </w:r>
      </w:ins>
      <w:del w:id="1263" w:author="Sai Praneetha Bhaskaruni" w:date="2022-03-24T12:08:00Z">
        <w:r w:rsidR="00935AC3" w:rsidRPr="003E5BF1" w:rsidDel="004A5829">
          <w:rPr>
            <w:sz w:val="22"/>
          </w:rPr>
          <w:delText>ability</w:delText>
        </w:r>
      </w:del>
      <w:r w:rsidR="00935AC3" w:rsidRPr="003E5BF1">
        <w:rPr>
          <w:sz w:val="22"/>
        </w:rPr>
        <w:t xml:space="preserve"> of the </w:t>
      </w:r>
      <w:r w:rsidR="00935AC3" w:rsidRPr="0070430F">
        <w:rPr>
          <w:sz w:val="22"/>
        </w:rPr>
        <w:t>SmartMedic solution</w:t>
      </w:r>
      <w:r w:rsidR="00935AC3" w:rsidRPr="003E5BF1">
        <w:rPr>
          <w:sz w:val="22"/>
        </w:rPr>
        <w:t xml:space="preserve"> ensure</w:t>
      </w:r>
      <w:r w:rsidR="00344798">
        <w:rPr>
          <w:sz w:val="22"/>
        </w:rPr>
        <w:t>s</w:t>
      </w:r>
      <w:r w:rsidR="00935AC3" w:rsidRPr="003E5BF1">
        <w:rPr>
          <w:sz w:val="22"/>
        </w:rPr>
        <w:t xml:space="preserve"> the </w:t>
      </w:r>
      <w:ins w:id="1264" w:author="Sai Praneetha Bhaskaruni" w:date="2022-03-24T12:10:00Z">
        <w:r w:rsidR="001568FD">
          <w:rPr>
            <w:sz w:val="22"/>
          </w:rPr>
          <w:t>C</w:t>
        </w:r>
      </w:ins>
      <w:del w:id="1265" w:author="Sai Praneetha Bhaskaruni" w:date="2022-03-24T12:10:00Z">
        <w:r w:rsidR="00935AC3" w:rsidRPr="003E5BF1" w:rsidDel="001568FD">
          <w:rPr>
            <w:sz w:val="22"/>
          </w:rPr>
          <w:delText>c</w:delText>
        </w:r>
      </w:del>
      <w:r w:rsidR="00935AC3" w:rsidRPr="003E5BF1">
        <w:rPr>
          <w:sz w:val="22"/>
        </w:rPr>
        <w:t>onfidentiality</w:t>
      </w:r>
      <w:ins w:id="1266" w:author="Sai Praneetha Bhaskaruni" w:date="2022-03-24T12:09:00Z">
        <w:r w:rsidR="00E05FF2">
          <w:rPr>
            <w:sz w:val="22"/>
          </w:rPr>
          <w:t xml:space="preserve">, </w:t>
        </w:r>
      </w:ins>
      <w:ins w:id="1267" w:author="Sai Praneetha Bhaskaruni" w:date="2022-03-24T12:10:00Z">
        <w:r w:rsidR="001568FD">
          <w:rPr>
            <w:sz w:val="22"/>
          </w:rPr>
          <w:t>I</w:t>
        </w:r>
      </w:ins>
      <w:ins w:id="1268" w:author="Sai Praneetha Bhaskaruni" w:date="2022-03-24T12:09:00Z">
        <w:r w:rsidR="00E05FF2">
          <w:rPr>
            <w:sz w:val="22"/>
          </w:rPr>
          <w:t xml:space="preserve">ntegrity &amp; </w:t>
        </w:r>
      </w:ins>
      <w:ins w:id="1269" w:author="Sai Praneetha Bhaskaruni" w:date="2022-03-24T12:10:00Z">
        <w:r w:rsidR="001568FD">
          <w:rPr>
            <w:sz w:val="22"/>
          </w:rPr>
          <w:t>A</w:t>
        </w:r>
      </w:ins>
      <w:ins w:id="1270" w:author="Sai Praneetha Bhaskaruni" w:date="2022-03-24T12:09:00Z">
        <w:r w:rsidR="00E05FF2">
          <w:rPr>
            <w:sz w:val="22"/>
          </w:rPr>
          <w:t>vailability</w:t>
        </w:r>
      </w:ins>
      <w:r w:rsidR="00935AC3" w:rsidRPr="003E5BF1">
        <w:rPr>
          <w:sz w:val="22"/>
        </w:rPr>
        <w:t xml:space="preserve"> of transmitted information</w:t>
      </w:r>
      <w:r w:rsidR="00344798">
        <w:rPr>
          <w:sz w:val="22"/>
        </w:rPr>
        <w:t xml:space="preserve"> and t</w:t>
      </w:r>
      <w:r w:rsidR="00935AC3" w:rsidRPr="003E5BF1">
        <w:rPr>
          <w:sz w:val="22"/>
        </w:rPr>
        <w:t>ransmits data only via a point-to-point dedicated channel betwe</w:t>
      </w:r>
      <w:r w:rsidR="00935AC3">
        <w:rPr>
          <w:sz w:val="22"/>
        </w:rPr>
        <w:t>en SmartMedic device and</w:t>
      </w:r>
      <w:del w:id="1271" w:author="Sai Praneetha Bhaskaruni" w:date="2022-03-24T12:07:00Z">
        <w:r w:rsidR="00935AC3" w:rsidDel="0070430F">
          <w:rPr>
            <w:sz w:val="22"/>
          </w:rPr>
          <w:delText xml:space="preserve"> </w:delText>
        </w:r>
        <w:r w:rsidR="00344798" w:rsidDel="0070430F">
          <w:rPr>
            <w:sz w:val="22"/>
          </w:rPr>
          <w:delText>the</w:delText>
        </w:r>
      </w:del>
      <w:r w:rsidR="00344798">
        <w:rPr>
          <w:sz w:val="22"/>
        </w:rPr>
        <w:t xml:space="preserve"> </w:t>
      </w:r>
      <w:r w:rsidR="00935AC3">
        <w:rPr>
          <w:sz w:val="22"/>
        </w:rPr>
        <w:t>Tablet</w:t>
      </w:r>
      <w:r w:rsidR="00E968D1">
        <w:rPr>
          <w:sz w:val="22"/>
        </w:rPr>
        <w:t>,</w:t>
      </w:r>
      <w:ins w:id="1272" w:author="Sai Praneetha Bhaskaruni" w:date="2022-03-24T12:09:00Z">
        <w:r w:rsidR="004A5829">
          <w:rPr>
            <w:sz w:val="22"/>
          </w:rPr>
          <w:t xml:space="preserve"> </w:t>
        </w:r>
      </w:ins>
      <w:del w:id="1273" w:author="Sai Praneetha Bhaskaruni" w:date="2022-03-24T12:09:00Z">
        <w:r w:rsidR="00E968D1" w:rsidDel="004A5829">
          <w:rPr>
            <w:sz w:val="22"/>
          </w:rPr>
          <w:delText xml:space="preserve"> </w:delText>
        </w:r>
      </w:del>
      <w:del w:id="1274" w:author="Sai Praneetha Bhaskaruni" w:date="2022-03-24T12:08:00Z">
        <w:r w:rsidR="00344798" w:rsidDel="0070430F">
          <w:rPr>
            <w:sz w:val="22"/>
          </w:rPr>
          <w:delText>t</w:delText>
        </w:r>
      </w:del>
      <w:del w:id="1275" w:author="Sai Praneetha Bhaskaruni" w:date="2022-03-24T12:07:00Z">
        <w:r w:rsidR="00344798" w:rsidDel="0070430F">
          <w:rPr>
            <w:sz w:val="22"/>
          </w:rPr>
          <w:delText xml:space="preserve">he </w:delText>
        </w:r>
      </w:del>
      <w:r w:rsidR="00E968D1" w:rsidRPr="00E968D1">
        <w:rPr>
          <w:sz w:val="22"/>
        </w:rPr>
        <w:t xml:space="preserve">Tablet and </w:t>
      </w:r>
      <w:del w:id="1276" w:author="Sai Praneetha Bhaskaruni" w:date="2022-03-24T12:07:00Z">
        <w:r w:rsidR="00E968D1" w:rsidRPr="0070430F" w:rsidDel="009B1F29">
          <w:rPr>
            <w:sz w:val="22"/>
          </w:rPr>
          <w:delText xml:space="preserve">SmartMedic </w:delText>
        </w:r>
      </w:del>
      <w:ins w:id="1277" w:author="Sai Praneetha Bhaskaruni" w:date="2022-03-24T12:07:00Z">
        <w:r w:rsidR="009B1F29" w:rsidRPr="0070430F">
          <w:rPr>
            <w:sz w:val="22"/>
          </w:rPr>
          <w:t>S</w:t>
        </w:r>
        <w:r w:rsidR="009B1F29" w:rsidRPr="0070430F">
          <w:rPr>
            <w:sz w:val="22"/>
            <w:rPrChange w:id="1278" w:author="Sai Praneetha Bhaskaruni" w:date="2022-03-24T12:07:00Z">
              <w:rPr>
                <w:sz w:val="22"/>
                <w:highlight w:val="yellow"/>
              </w:rPr>
            </w:rPrChange>
          </w:rPr>
          <w:t>tryker</w:t>
        </w:r>
        <w:r w:rsidR="009B1F29" w:rsidRPr="0070430F">
          <w:rPr>
            <w:sz w:val="22"/>
          </w:rPr>
          <w:t xml:space="preserve"> </w:t>
        </w:r>
      </w:ins>
      <w:r w:rsidR="00E968D1" w:rsidRPr="0070430F">
        <w:rPr>
          <w:sz w:val="22"/>
        </w:rPr>
        <w:t>cloud</w:t>
      </w:r>
      <w:ins w:id="1279" w:author="Sai Praneetha Bhaskaruni" w:date="2022-03-24T12:07:00Z">
        <w:r w:rsidR="0070430F">
          <w:rPr>
            <w:sz w:val="22"/>
          </w:rPr>
          <w:t>,</w:t>
        </w:r>
      </w:ins>
      <w:r w:rsidR="00E968D1" w:rsidRPr="0070430F">
        <w:rPr>
          <w:sz w:val="22"/>
        </w:rPr>
        <w:t xml:space="preserve"> </w:t>
      </w:r>
      <w:del w:id="1280" w:author="Sai Praneetha Bhaskaruni" w:date="2022-03-24T12:07:00Z">
        <w:r w:rsidR="00E968D1" w:rsidRPr="0070430F" w:rsidDel="0070430F">
          <w:rPr>
            <w:sz w:val="22"/>
          </w:rPr>
          <w:delText>application &amp;</w:delText>
        </w:r>
      </w:del>
      <w:del w:id="1281" w:author="Sai Praneetha Bhaskaruni" w:date="2022-03-24T12:08:00Z">
        <w:r w:rsidR="00E968D1" w:rsidRPr="0070430F" w:rsidDel="004A5829">
          <w:rPr>
            <w:sz w:val="22"/>
          </w:rPr>
          <w:delText xml:space="preserve"> </w:delText>
        </w:r>
      </w:del>
      <w:del w:id="1282" w:author="Sai Praneetha Bhaskaruni" w:date="2022-03-24T12:07:00Z">
        <w:r w:rsidR="00E968D1" w:rsidRPr="0070430F" w:rsidDel="009B1F29">
          <w:rPr>
            <w:sz w:val="22"/>
          </w:rPr>
          <w:delText xml:space="preserve">SmartMedic </w:delText>
        </w:r>
      </w:del>
      <w:ins w:id="1283" w:author="Sai Praneetha Bhaskaruni" w:date="2022-03-24T12:07:00Z">
        <w:r w:rsidR="009B1F29" w:rsidRPr="0070430F">
          <w:rPr>
            <w:sz w:val="22"/>
          </w:rPr>
          <w:t>S</w:t>
        </w:r>
        <w:r w:rsidR="009B1F29" w:rsidRPr="0070430F">
          <w:rPr>
            <w:sz w:val="22"/>
            <w:rPrChange w:id="1284" w:author="Sai Praneetha Bhaskaruni" w:date="2022-03-24T12:07:00Z">
              <w:rPr>
                <w:sz w:val="22"/>
                <w:highlight w:val="yellow"/>
              </w:rPr>
            </w:rPrChange>
          </w:rPr>
          <w:t>tryker</w:t>
        </w:r>
        <w:r w:rsidR="009B1F29" w:rsidRPr="0070430F">
          <w:rPr>
            <w:sz w:val="22"/>
          </w:rPr>
          <w:t xml:space="preserve"> </w:t>
        </w:r>
      </w:ins>
      <w:ins w:id="1285" w:author="Sai Praneetha Bhaskaruni" w:date="2022-03-24T12:08:00Z">
        <w:r w:rsidR="0070430F">
          <w:rPr>
            <w:sz w:val="22"/>
          </w:rPr>
          <w:t>c</w:t>
        </w:r>
      </w:ins>
      <w:del w:id="1286" w:author="Sai Praneetha Bhaskaruni" w:date="2022-03-24T12:08:00Z">
        <w:r w:rsidR="00344798" w:rsidRPr="0070430F" w:rsidDel="0070430F">
          <w:rPr>
            <w:sz w:val="22"/>
          </w:rPr>
          <w:delText>C</w:delText>
        </w:r>
      </w:del>
      <w:r w:rsidR="00344798" w:rsidRPr="0070430F">
        <w:rPr>
          <w:sz w:val="22"/>
        </w:rPr>
        <w:t xml:space="preserve">loud </w:t>
      </w:r>
      <w:del w:id="1287" w:author="Sai Praneetha Bhaskaruni" w:date="2022-03-24T12:07:00Z">
        <w:r w:rsidR="00E968D1" w:rsidRPr="00370C9D" w:rsidDel="0070430F">
          <w:rPr>
            <w:sz w:val="22"/>
            <w:highlight w:val="yellow"/>
            <w:rPrChange w:id="1288" w:author="Sai Praneetha Bhaskaruni" w:date="2022-03-24T10:50:00Z">
              <w:rPr>
                <w:sz w:val="22"/>
              </w:rPr>
            </w:rPrChange>
          </w:rPr>
          <w:delText>application</w:delText>
        </w:r>
        <w:r w:rsidR="00E968D1" w:rsidRPr="00E968D1" w:rsidDel="0070430F">
          <w:rPr>
            <w:sz w:val="22"/>
          </w:rPr>
          <w:delText xml:space="preserve"> </w:delText>
        </w:r>
      </w:del>
      <w:r w:rsidR="00E968D1">
        <w:rPr>
          <w:sz w:val="22"/>
        </w:rPr>
        <w:t>and Nurse Station Application</w:t>
      </w:r>
      <w:r w:rsidR="00E968D1" w:rsidRPr="00530651">
        <w:rPr>
          <w:sz w:val="22"/>
        </w:rPr>
        <w:t>.</w:t>
      </w:r>
    </w:p>
    <w:p w14:paraId="1A04B1E4" w14:textId="62FC6E5F" w:rsidR="00BC3603" w:rsidRDefault="00CD012C" w:rsidP="00BC3603">
      <w:pPr>
        <w:spacing w:after="120"/>
        <w:ind w:left="129" w:hanging="14"/>
        <w:rPr>
          <w:sz w:val="22"/>
        </w:rPr>
      </w:pPr>
      <w:r>
        <w:rPr>
          <w:b/>
          <w:i/>
          <w:sz w:val="22"/>
        </w:rPr>
        <w:t>Recommendation for customer (HDO)</w:t>
      </w:r>
      <w:r w:rsidR="00BC3603" w:rsidRPr="00CA58F3">
        <w:rPr>
          <w:b/>
          <w:i/>
          <w:sz w:val="22"/>
        </w:rPr>
        <w:t>:</w:t>
      </w:r>
      <w:r w:rsidR="00BC3603" w:rsidRPr="00CA58F3">
        <w:t xml:space="preserve"> </w:t>
      </w:r>
      <w:r w:rsidR="00935AC3" w:rsidRPr="00935AC3">
        <w:rPr>
          <w:sz w:val="22"/>
        </w:rPr>
        <w:t>Stryker</w:t>
      </w:r>
      <w:del w:id="1289" w:author="Sai Praneetha Bhaskaruni" w:date="2022-03-24T12:11:00Z">
        <w:r w:rsidR="00935AC3" w:rsidRPr="00935AC3" w:rsidDel="0048496B">
          <w:rPr>
            <w:sz w:val="22"/>
          </w:rPr>
          <w:delText>’s</w:delText>
        </w:r>
      </w:del>
      <w:r w:rsidR="00935AC3" w:rsidRPr="00935AC3">
        <w:rPr>
          <w:sz w:val="22"/>
        </w:rPr>
        <w:t xml:space="preserve"> customer</w:t>
      </w:r>
      <w:ins w:id="1290" w:author="Sai Praneetha Bhaskaruni" w:date="2022-03-24T12:11:00Z">
        <w:r w:rsidR="0048496B">
          <w:rPr>
            <w:sz w:val="22"/>
          </w:rPr>
          <w:t xml:space="preserve"> (HDO)</w:t>
        </w:r>
      </w:ins>
      <w:del w:id="1291" w:author="Sai Praneetha Bhaskaruni" w:date="2022-03-24T12:11:00Z">
        <w:r w:rsidR="00935AC3" w:rsidRPr="00935AC3" w:rsidDel="0048496B">
          <w:rPr>
            <w:sz w:val="22"/>
          </w:rPr>
          <w:delText>s</w:delText>
        </w:r>
      </w:del>
      <w:r w:rsidR="00935AC3" w:rsidRPr="00935AC3">
        <w:rPr>
          <w:sz w:val="22"/>
        </w:rPr>
        <w:t xml:space="preserve"> </w:t>
      </w:r>
      <w:r w:rsidR="008439FB" w:rsidRPr="00935AC3">
        <w:rPr>
          <w:sz w:val="22"/>
        </w:rPr>
        <w:t>ha</w:t>
      </w:r>
      <w:r w:rsidR="008439FB">
        <w:rPr>
          <w:sz w:val="22"/>
        </w:rPr>
        <w:t>ve</w:t>
      </w:r>
      <w:r w:rsidR="008439FB" w:rsidRPr="00935AC3">
        <w:rPr>
          <w:sz w:val="22"/>
        </w:rPr>
        <w:t xml:space="preserve"> </w:t>
      </w:r>
      <w:r w:rsidR="00935AC3" w:rsidRPr="00935AC3">
        <w:rPr>
          <w:sz w:val="22"/>
        </w:rPr>
        <w:t xml:space="preserve">to </w:t>
      </w:r>
      <w:r w:rsidR="008439FB">
        <w:rPr>
          <w:sz w:val="22"/>
        </w:rPr>
        <w:t>en</w:t>
      </w:r>
      <w:r w:rsidR="00935AC3" w:rsidRPr="00935AC3">
        <w:rPr>
          <w:sz w:val="22"/>
        </w:rPr>
        <w:t xml:space="preserve">sure that SmartMedic Device </w:t>
      </w:r>
      <w:r w:rsidR="008439FB">
        <w:rPr>
          <w:sz w:val="22"/>
        </w:rPr>
        <w:t>i</w:t>
      </w:r>
      <w:r w:rsidR="008439FB" w:rsidRPr="00935AC3">
        <w:rPr>
          <w:sz w:val="22"/>
        </w:rPr>
        <w:t xml:space="preserve">s </w:t>
      </w:r>
      <w:r w:rsidR="00935AC3" w:rsidRPr="00935AC3">
        <w:rPr>
          <w:sz w:val="22"/>
        </w:rPr>
        <w:t xml:space="preserve">connected to the tablet and always </w:t>
      </w:r>
      <w:ins w:id="1292" w:author="Sai Praneetha Bhaskaruni" w:date="2022-03-24T12:15:00Z">
        <w:r w:rsidR="00872A62">
          <w:rPr>
            <w:sz w:val="22"/>
          </w:rPr>
          <w:t>accessible</w:t>
        </w:r>
        <w:r w:rsidR="00EB02CA">
          <w:rPr>
            <w:sz w:val="22"/>
          </w:rPr>
          <w:t>.</w:t>
        </w:r>
      </w:ins>
      <w:del w:id="1293" w:author="Sai Praneetha Bhaskaruni" w:date="2022-03-24T12:15:00Z">
        <w:r w:rsidR="00935AC3" w:rsidRPr="00872A62" w:rsidDel="00872A62">
          <w:rPr>
            <w:sz w:val="22"/>
          </w:rPr>
          <w:delText>up</w:delText>
        </w:r>
      </w:del>
      <w:r w:rsidR="00935AC3" w:rsidRPr="00872A62">
        <w:rPr>
          <w:sz w:val="22"/>
        </w:rPr>
        <w:t xml:space="preserve"> </w:t>
      </w:r>
      <w:del w:id="1294" w:author="Sai Praneetha Bhaskaruni" w:date="2022-03-24T12:15:00Z">
        <w:r w:rsidR="00935AC3" w:rsidRPr="00AD65DC" w:rsidDel="00872A62">
          <w:rPr>
            <w:sz w:val="22"/>
            <w:highlight w:val="yellow"/>
            <w:rPrChange w:id="1295" w:author="Sai Praneetha Bhaskaruni" w:date="2022-03-24T10:36:00Z">
              <w:rPr>
                <w:sz w:val="22"/>
              </w:rPr>
            </w:rPrChange>
          </w:rPr>
          <w:delText>&amp; running</w:delText>
        </w:r>
        <w:r w:rsidR="00916BDB" w:rsidRPr="00AD65DC" w:rsidDel="00872A62">
          <w:rPr>
            <w:i/>
            <w:sz w:val="22"/>
            <w:highlight w:val="yellow"/>
            <w:rPrChange w:id="1296" w:author="Sai Praneetha Bhaskaruni" w:date="2022-03-24T10:36:00Z">
              <w:rPr>
                <w:i/>
                <w:sz w:val="22"/>
              </w:rPr>
            </w:rPrChange>
          </w:rPr>
          <w:delText xml:space="preserve"> </w:delText>
        </w:r>
        <w:r w:rsidR="00916BDB" w:rsidRPr="00AD65DC" w:rsidDel="00872A62">
          <w:rPr>
            <w:sz w:val="22"/>
            <w:highlight w:val="yellow"/>
            <w:rPrChange w:id="1297" w:author="Sai Praneetha Bhaskaruni" w:date="2022-03-24T10:36:00Z">
              <w:rPr>
                <w:sz w:val="22"/>
              </w:rPr>
            </w:rPrChange>
          </w:rPr>
          <w:delText>and power</w:delText>
        </w:r>
        <w:r w:rsidR="008439FB" w:rsidRPr="00AD65DC" w:rsidDel="00872A62">
          <w:rPr>
            <w:sz w:val="22"/>
            <w:highlight w:val="yellow"/>
            <w:rPrChange w:id="1298" w:author="Sai Praneetha Bhaskaruni" w:date="2022-03-24T10:36:00Z">
              <w:rPr>
                <w:sz w:val="22"/>
              </w:rPr>
            </w:rPrChange>
          </w:rPr>
          <w:delText>ed</w:delText>
        </w:r>
        <w:r w:rsidR="00916BDB" w:rsidDel="00872A62">
          <w:rPr>
            <w:sz w:val="22"/>
          </w:rPr>
          <w:delText>,</w:delText>
        </w:r>
        <w:r w:rsidR="00916BDB" w:rsidDel="00EB02CA">
          <w:rPr>
            <w:sz w:val="22"/>
          </w:rPr>
          <w:delText xml:space="preserve"> </w:delText>
        </w:r>
      </w:del>
      <w:ins w:id="1299" w:author="Sai Praneetha Bhaskaruni" w:date="2022-03-24T12:15:00Z">
        <w:r w:rsidR="00EB02CA">
          <w:rPr>
            <w:sz w:val="22"/>
          </w:rPr>
          <w:t>H</w:t>
        </w:r>
      </w:ins>
      <w:del w:id="1300" w:author="Sai Praneetha Bhaskaruni" w:date="2022-03-24T12:15:00Z">
        <w:r w:rsidR="008439FB" w:rsidDel="00EB02CA">
          <w:rPr>
            <w:sz w:val="22"/>
          </w:rPr>
          <w:delText>h</w:delText>
        </w:r>
      </w:del>
      <w:r w:rsidR="008439FB">
        <w:rPr>
          <w:sz w:val="22"/>
        </w:rPr>
        <w:t xml:space="preserve">ence, making </w:t>
      </w:r>
      <w:r w:rsidR="00916BDB">
        <w:rPr>
          <w:sz w:val="22"/>
        </w:rPr>
        <w:t xml:space="preserve">it </w:t>
      </w:r>
      <w:r w:rsidR="008439FB">
        <w:rPr>
          <w:sz w:val="22"/>
        </w:rPr>
        <w:t xml:space="preserve">available </w:t>
      </w:r>
      <w:r w:rsidR="00916BDB">
        <w:rPr>
          <w:sz w:val="22"/>
        </w:rPr>
        <w:t>24x7</w:t>
      </w:r>
      <w:r w:rsidR="00E968D1">
        <w:rPr>
          <w:sz w:val="22"/>
        </w:rPr>
        <w:t xml:space="preserve">. </w:t>
      </w:r>
      <w:r w:rsidR="00916BDB" w:rsidRPr="00D0130A">
        <w:rPr>
          <w:sz w:val="22"/>
        </w:rPr>
        <w:t xml:space="preserve">All network connections </w:t>
      </w:r>
      <w:r w:rsidR="008439FB">
        <w:rPr>
          <w:sz w:val="22"/>
        </w:rPr>
        <w:t xml:space="preserve">are </w:t>
      </w:r>
      <w:r w:rsidR="00916BDB" w:rsidRPr="00D0130A">
        <w:rPr>
          <w:sz w:val="22"/>
        </w:rPr>
        <w:t>considered in determining appropriate security controls. The customer will provide the secure encrypted channel such as wireless connection like Wi-Fi (consider authentication protocols supported, such as WPA2 EAP-TLS) for the communication between the SmartMedic solution</w:t>
      </w:r>
      <w:del w:id="1301" w:author="Sai Praneetha Bhaskaruni" w:date="2022-03-24T12:16:00Z">
        <w:r w:rsidR="00916BDB" w:rsidRPr="00D0130A" w:rsidDel="00223984">
          <w:rPr>
            <w:sz w:val="22"/>
          </w:rPr>
          <w:delText>’s</w:delText>
        </w:r>
      </w:del>
      <w:r w:rsidR="00916BDB" w:rsidRPr="00D0130A">
        <w:rPr>
          <w:sz w:val="22"/>
        </w:rPr>
        <w:t xml:space="preserve"> components i.e.</w:t>
      </w:r>
      <w:ins w:id="1302" w:author="Sai Praneetha Bhaskaruni" w:date="2022-03-24T10:38:00Z">
        <w:r w:rsidR="00AD65DC">
          <w:rPr>
            <w:sz w:val="22"/>
          </w:rPr>
          <w:t>,</w:t>
        </w:r>
      </w:ins>
      <w:r w:rsidR="00916BDB" w:rsidRPr="00D0130A">
        <w:rPr>
          <w:sz w:val="22"/>
        </w:rPr>
        <w:t xml:space="preserve"> </w:t>
      </w:r>
      <w:r w:rsidR="00916BDB">
        <w:rPr>
          <w:sz w:val="22"/>
        </w:rPr>
        <w:t>Stryker C</w:t>
      </w:r>
      <w:r w:rsidR="00916BDB" w:rsidRPr="00D0130A">
        <w:rPr>
          <w:sz w:val="22"/>
        </w:rPr>
        <w:t>loud</w:t>
      </w:r>
      <w:r w:rsidR="00916BDB">
        <w:rPr>
          <w:sz w:val="22"/>
        </w:rPr>
        <w:t xml:space="preserve"> and </w:t>
      </w:r>
      <w:r w:rsidR="008439FB">
        <w:rPr>
          <w:sz w:val="22"/>
        </w:rPr>
        <w:t xml:space="preserve">Nurse </w:t>
      </w:r>
      <w:r w:rsidR="00916BDB">
        <w:rPr>
          <w:sz w:val="22"/>
        </w:rPr>
        <w:t>Station which will maintain the confidentiality. Stryker customer has to make sure that the SmartMedic Tablet is always connec</w:t>
      </w:r>
      <w:r w:rsidR="00453CB9">
        <w:rPr>
          <w:sz w:val="22"/>
        </w:rPr>
        <w:t xml:space="preserve">ted to the </w:t>
      </w:r>
      <w:r w:rsidR="00B7517A">
        <w:rPr>
          <w:sz w:val="22"/>
        </w:rPr>
        <w:t>i</w:t>
      </w:r>
      <w:r w:rsidR="00453CB9">
        <w:rPr>
          <w:sz w:val="22"/>
        </w:rPr>
        <w:t>nternet and power.</w:t>
      </w:r>
      <w:r w:rsidR="00BC3603" w:rsidRPr="00CA58F3">
        <w:rPr>
          <w:sz w:val="22"/>
        </w:rPr>
        <w:t xml:space="preserve"> </w:t>
      </w:r>
      <w:r w:rsidR="00BC3603" w:rsidRPr="00530651">
        <w:rPr>
          <w:sz w:val="22"/>
        </w:rPr>
        <w:t xml:space="preserve">Stryker’s customer can access the Nurse Station web </w:t>
      </w:r>
      <w:r w:rsidR="00BC3603" w:rsidRPr="00530651">
        <w:rPr>
          <w:sz w:val="22"/>
        </w:rPr>
        <w:lastRenderedPageBreak/>
        <w:t xml:space="preserve">application using the </w:t>
      </w:r>
      <w:del w:id="1303" w:author="Sai Praneetha Bhaskaruni" w:date="2022-03-24T12:18:00Z">
        <w:r w:rsidR="00BC3603" w:rsidRPr="00530651" w:rsidDel="003F21F0">
          <w:rPr>
            <w:sz w:val="22"/>
          </w:rPr>
          <w:delText xml:space="preserve">credentials </w:delText>
        </w:r>
      </w:del>
      <w:ins w:id="1304" w:author="Sai Praneetha Bhaskaruni" w:date="2022-03-24T12:18:00Z">
        <w:r w:rsidR="003F21F0">
          <w:rPr>
            <w:sz w:val="22"/>
          </w:rPr>
          <w:t>unique id</w:t>
        </w:r>
        <w:r w:rsidR="003F21F0" w:rsidRPr="00530651">
          <w:rPr>
            <w:sz w:val="22"/>
          </w:rPr>
          <w:t xml:space="preserve"> </w:t>
        </w:r>
      </w:ins>
      <w:r w:rsidR="00BC3603" w:rsidRPr="00530651">
        <w:rPr>
          <w:sz w:val="22"/>
        </w:rPr>
        <w:t>provided by Stryker</w:t>
      </w:r>
      <w:r w:rsidR="00BC3603">
        <w:rPr>
          <w:sz w:val="22"/>
        </w:rPr>
        <w:t>.</w:t>
      </w:r>
      <w:r w:rsidR="00916BDB">
        <w:rPr>
          <w:sz w:val="22"/>
        </w:rPr>
        <w:t xml:space="preserve"> </w:t>
      </w:r>
      <w:r w:rsidR="008439FB">
        <w:rPr>
          <w:sz w:val="22"/>
        </w:rPr>
        <w:t>S</w:t>
      </w:r>
      <w:r w:rsidR="00916BDB">
        <w:rPr>
          <w:sz w:val="22"/>
        </w:rPr>
        <w:t>har</w:t>
      </w:r>
      <w:r w:rsidR="008439FB">
        <w:rPr>
          <w:sz w:val="22"/>
        </w:rPr>
        <w:t>ing of</w:t>
      </w:r>
      <w:del w:id="1305" w:author="Sai Praneetha Bhaskaruni" w:date="2022-03-25T15:23:00Z">
        <w:r w:rsidR="008439FB" w:rsidDel="00E02E43">
          <w:rPr>
            <w:sz w:val="22"/>
          </w:rPr>
          <w:delText xml:space="preserve"> </w:delText>
        </w:r>
      </w:del>
      <w:r w:rsidR="00916BDB">
        <w:rPr>
          <w:sz w:val="22"/>
        </w:rPr>
        <w:t xml:space="preserve"> </w:t>
      </w:r>
      <w:r w:rsidR="00411EB1">
        <w:rPr>
          <w:sz w:val="22"/>
        </w:rPr>
        <w:t>the related</w:t>
      </w:r>
      <w:r w:rsidR="00916BDB">
        <w:rPr>
          <w:sz w:val="22"/>
        </w:rPr>
        <w:t xml:space="preserve"> credential</w:t>
      </w:r>
      <w:r w:rsidR="008439FB">
        <w:rPr>
          <w:sz w:val="22"/>
        </w:rPr>
        <w:t>s</w:t>
      </w:r>
      <w:r w:rsidR="00916BDB">
        <w:rPr>
          <w:sz w:val="22"/>
        </w:rPr>
        <w:t xml:space="preserve"> </w:t>
      </w:r>
      <w:r w:rsidR="008439FB">
        <w:rPr>
          <w:sz w:val="22"/>
        </w:rPr>
        <w:t xml:space="preserve">is not advised, in order </w:t>
      </w:r>
      <w:r w:rsidR="00916BDB">
        <w:rPr>
          <w:sz w:val="22"/>
        </w:rPr>
        <w:t>to maintain confidentiality.</w:t>
      </w:r>
    </w:p>
    <w:p w14:paraId="40125104" w14:textId="77777777" w:rsidR="007878F2" w:rsidRDefault="007878F2" w:rsidP="007878F2">
      <w:pPr>
        <w:spacing w:after="0"/>
        <w:ind w:left="118"/>
        <w:rPr>
          <w:sz w:val="22"/>
        </w:rPr>
      </w:pPr>
    </w:p>
    <w:p w14:paraId="366B3C17" w14:textId="74AE53D0" w:rsidR="007878F2" w:rsidRPr="00180992" w:rsidRDefault="00BC546B" w:rsidP="004C52FA">
      <w:pPr>
        <w:pStyle w:val="Heading1"/>
      </w:pPr>
      <w:bookmarkStart w:id="1306" w:name="_Toc108268259"/>
      <w:r>
        <w:rPr>
          <w:sz w:val="40"/>
        </w:rPr>
        <w:t>10</w:t>
      </w:r>
      <w:r w:rsidR="007878F2" w:rsidRPr="00180992">
        <w:rPr>
          <w:color w:val="FFCC66"/>
          <w:sz w:val="40"/>
        </w:rPr>
        <w:t xml:space="preserve"> </w:t>
      </w:r>
      <w:r w:rsidR="00156074" w:rsidRPr="00BA5FC4">
        <w:t>System Maintenance</w:t>
      </w:r>
      <w:bookmarkEnd w:id="1306"/>
      <w:r w:rsidR="00156074">
        <w:t xml:space="preserve"> </w:t>
      </w:r>
    </w:p>
    <w:p w14:paraId="0580DF6F" w14:textId="2AD78E51" w:rsidR="007878F2" w:rsidRPr="00C11DBF" w:rsidRDefault="007878F2" w:rsidP="007878F2">
      <w:pPr>
        <w:shd w:val="clear" w:color="auto" w:fill="E7E6E6" w:themeFill="background2"/>
        <w:spacing w:after="0"/>
        <w:ind w:left="118"/>
        <w:rPr>
          <w:b/>
          <w:sz w:val="22"/>
        </w:rPr>
      </w:pPr>
      <w:r w:rsidRPr="00C11DBF">
        <w:rPr>
          <w:b/>
          <w:sz w:val="22"/>
        </w:rPr>
        <w:t>SmartMedic Solution Component</w:t>
      </w:r>
      <w:ins w:id="1307" w:author="Sai Praneetha Bhaskaruni" w:date="2022-03-24T12:18:00Z">
        <w:r w:rsidR="0072454F">
          <w:rPr>
            <w:b/>
            <w:sz w:val="22"/>
          </w:rPr>
          <w:t>s</w:t>
        </w:r>
      </w:ins>
      <w:r w:rsidRPr="00C11DBF">
        <w:rPr>
          <w:b/>
          <w:sz w:val="22"/>
        </w:rPr>
        <w:t>: Device</w:t>
      </w:r>
      <w:r w:rsidR="00E968D1">
        <w:rPr>
          <w:b/>
          <w:sz w:val="22"/>
        </w:rPr>
        <w:t xml:space="preserve"> and Tablet</w:t>
      </w:r>
    </w:p>
    <w:p w14:paraId="274C21C2" w14:textId="00C9B702" w:rsidR="007878F2" w:rsidRDefault="007878F2" w:rsidP="007878F2">
      <w:pPr>
        <w:spacing w:after="120"/>
        <w:ind w:left="129" w:hanging="14"/>
        <w:rPr>
          <w:sz w:val="22"/>
        </w:rPr>
      </w:pPr>
      <w:r w:rsidRPr="00CA58F3">
        <w:rPr>
          <w:b/>
          <w:i/>
          <w:sz w:val="22"/>
        </w:rPr>
        <w:t>Existing Security Features:</w:t>
      </w:r>
      <w:r>
        <w:rPr>
          <w:i/>
          <w:sz w:val="22"/>
        </w:rPr>
        <w:t xml:space="preserve"> </w:t>
      </w:r>
      <w:r w:rsidRPr="00420F77">
        <w:rPr>
          <w:sz w:val="22"/>
        </w:rPr>
        <w:t xml:space="preserve">Only Stryker’s service engineer </w:t>
      </w:r>
      <w:r w:rsidR="008439FB">
        <w:rPr>
          <w:sz w:val="22"/>
        </w:rPr>
        <w:t xml:space="preserve">is </w:t>
      </w:r>
      <w:r w:rsidRPr="00420F77">
        <w:rPr>
          <w:sz w:val="22"/>
        </w:rPr>
        <w:t xml:space="preserve">authorized </w:t>
      </w:r>
      <w:r>
        <w:rPr>
          <w:sz w:val="22"/>
        </w:rPr>
        <w:t>to perform testing and maintenance</w:t>
      </w:r>
      <w:r w:rsidRPr="00420F77">
        <w:rPr>
          <w:sz w:val="22"/>
        </w:rPr>
        <w:t xml:space="preserve"> </w:t>
      </w:r>
      <w:r w:rsidR="008439FB">
        <w:rPr>
          <w:sz w:val="22"/>
        </w:rPr>
        <w:t xml:space="preserve">of </w:t>
      </w:r>
      <w:r w:rsidRPr="00420F77">
        <w:rPr>
          <w:sz w:val="22"/>
        </w:rPr>
        <w:t>the SmartMedic solution</w:t>
      </w:r>
      <w:r w:rsidR="008439FB">
        <w:rPr>
          <w:sz w:val="22"/>
        </w:rPr>
        <w:t>’</w:t>
      </w:r>
      <w:r w:rsidRPr="00420F77">
        <w:rPr>
          <w:sz w:val="22"/>
        </w:rPr>
        <w:t xml:space="preserve">s component </w:t>
      </w:r>
      <w:r>
        <w:rPr>
          <w:sz w:val="22"/>
        </w:rPr>
        <w:t>device</w:t>
      </w:r>
      <w:r w:rsidR="008439FB">
        <w:rPr>
          <w:sz w:val="22"/>
        </w:rPr>
        <w:t>s, w</w:t>
      </w:r>
      <w:r w:rsidRPr="00420F77">
        <w:rPr>
          <w:sz w:val="22"/>
        </w:rPr>
        <w:t>henever needed</w:t>
      </w:r>
      <w:r w:rsidR="008439FB">
        <w:rPr>
          <w:sz w:val="22"/>
        </w:rPr>
        <w:t>,</w:t>
      </w:r>
      <w:r w:rsidRPr="00420F77">
        <w:rPr>
          <w:sz w:val="22"/>
        </w:rPr>
        <w:t xml:space="preserve"> at the time of maintenance.</w:t>
      </w:r>
      <w:r w:rsidR="00E968D1" w:rsidRPr="00E968D1">
        <w:t xml:space="preserve"> </w:t>
      </w:r>
      <w:r w:rsidR="00E968D1" w:rsidRPr="00E968D1">
        <w:rPr>
          <w:sz w:val="22"/>
        </w:rPr>
        <w:t>Smart</w:t>
      </w:r>
      <w:r w:rsidR="008439FB">
        <w:rPr>
          <w:sz w:val="22"/>
        </w:rPr>
        <w:t>M</w:t>
      </w:r>
      <w:r w:rsidR="00E968D1" w:rsidRPr="00E968D1">
        <w:rPr>
          <w:sz w:val="22"/>
        </w:rPr>
        <w:t xml:space="preserve">edic system maintenance </w:t>
      </w:r>
      <w:ins w:id="1308" w:author="Sai Praneetha Bhaskaruni" w:date="2022-03-24T12:19:00Z">
        <w:r w:rsidR="005C6286">
          <w:rPr>
            <w:sz w:val="22"/>
          </w:rPr>
          <w:t>can be</w:t>
        </w:r>
      </w:ins>
      <w:del w:id="1309" w:author="Sai Praneetha Bhaskaruni" w:date="2022-03-24T12:19:00Z">
        <w:r w:rsidR="00E968D1" w:rsidRPr="00E968D1" w:rsidDel="005C6286">
          <w:rPr>
            <w:sz w:val="22"/>
          </w:rPr>
          <w:delText>is</w:delText>
        </w:r>
      </w:del>
      <w:r w:rsidR="00E968D1" w:rsidRPr="00E968D1">
        <w:rPr>
          <w:sz w:val="22"/>
        </w:rPr>
        <w:t xml:space="preserve"> planned</w:t>
      </w:r>
      <w:del w:id="1310" w:author="Sai Praneetha Bhaskaruni" w:date="2022-03-24T12:19:00Z">
        <w:r w:rsidR="00E968D1" w:rsidRPr="00E968D1" w:rsidDel="005C6286">
          <w:rPr>
            <w:sz w:val="22"/>
          </w:rPr>
          <w:delText>/designed</w:delText>
        </w:r>
      </w:del>
      <w:r w:rsidR="00E968D1" w:rsidRPr="00E968D1">
        <w:rPr>
          <w:sz w:val="22"/>
        </w:rPr>
        <w:t xml:space="preserve"> &amp; </w:t>
      </w:r>
      <w:del w:id="1311" w:author="Sai Praneetha Bhaskaruni" w:date="2022-03-24T12:19:00Z">
        <w:r w:rsidR="00E968D1" w:rsidRPr="00E968D1" w:rsidDel="005C6286">
          <w:rPr>
            <w:sz w:val="22"/>
          </w:rPr>
          <w:delText xml:space="preserve">can be </w:delText>
        </w:r>
      </w:del>
      <w:r w:rsidR="00E968D1" w:rsidRPr="00E968D1">
        <w:rPr>
          <w:sz w:val="22"/>
        </w:rPr>
        <w:t>performed based on the component</w:t>
      </w:r>
      <w:ins w:id="1312" w:author="Sai Praneetha Bhaskaruni" w:date="2022-03-24T12:19:00Z">
        <w:r w:rsidR="00EE65B0">
          <w:rPr>
            <w:sz w:val="22"/>
          </w:rPr>
          <w:t xml:space="preserve">s </w:t>
        </w:r>
      </w:ins>
      <w:ins w:id="1313" w:author="Sai Praneetha Bhaskaruni" w:date="2022-03-24T12:20:00Z">
        <w:r w:rsidR="00EE65B0">
          <w:rPr>
            <w:sz w:val="22"/>
          </w:rPr>
          <w:t>and its functionality</w:t>
        </w:r>
      </w:ins>
      <w:r w:rsidR="00E968D1" w:rsidRPr="00E968D1">
        <w:rPr>
          <w:sz w:val="22"/>
        </w:rPr>
        <w:t xml:space="preserve"> in the </w:t>
      </w:r>
      <w:r w:rsidR="008439FB">
        <w:rPr>
          <w:sz w:val="22"/>
        </w:rPr>
        <w:t>S</w:t>
      </w:r>
      <w:r w:rsidR="008439FB" w:rsidRPr="00E968D1">
        <w:rPr>
          <w:sz w:val="22"/>
        </w:rPr>
        <w:t>mart</w:t>
      </w:r>
      <w:r w:rsidR="008439FB">
        <w:rPr>
          <w:sz w:val="22"/>
        </w:rPr>
        <w:t>M</w:t>
      </w:r>
      <w:r w:rsidR="00E968D1" w:rsidRPr="00E968D1">
        <w:rPr>
          <w:sz w:val="22"/>
        </w:rPr>
        <w:t>edic environment/platform.</w:t>
      </w:r>
    </w:p>
    <w:p w14:paraId="54EA2E44" w14:textId="42DEF473" w:rsidR="00BD11D3" w:rsidRPr="00CA58F3" w:rsidDel="00BD11D3" w:rsidRDefault="00CD012C" w:rsidP="00BD11D3">
      <w:pPr>
        <w:spacing w:after="120"/>
        <w:ind w:left="129" w:hanging="14"/>
        <w:rPr>
          <w:del w:id="1314" w:author="Sai Praneetha Bhaskaruni" w:date="2022-03-24T12:23:00Z"/>
          <w:moveTo w:id="1315" w:author="Sai Praneetha Bhaskaruni" w:date="2022-03-24T12:23:00Z"/>
          <w:i/>
          <w:sz w:val="22"/>
        </w:rPr>
      </w:pPr>
      <w:r>
        <w:rPr>
          <w:b/>
          <w:i/>
          <w:sz w:val="22"/>
        </w:rPr>
        <w:t>Recommendation for customer (HDO)</w:t>
      </w:r>
      <w:r w:rsidR="007878F2" w:rsidRPr="00CA58F3">
        <w:rPr>
          <w:b/>
          <w:i/>
          <w:sz w:val="22"/>
        </w:rPr>
        <w:t>:</w:t>
      </w:r>
      <w:r w:rsidR="007878F2" w:rsidRPr="00CA58F3">
        <w:t xml:space="preserve"> </w:t>
      </w:r>
      <w:ins w:id="1316" w:author="Sai Praneetha Bhaskaruni" w:date="2022-03-24T12:21:00Z">
        <w:r w:rsidR="00E8403D" w:rsidRPr="00E8403D">
          <w:rPr>
            <w:sz w:val="22"/>
            <w:szCs w:val="24"/>
            <w:rPrChange w:id="1317" w:author="Sai Praneetha Bhaskaruni" w:date="2022-03-24T12:22:00Z">
              <w:rPr/>
            </w:rPrChange>
          </w:rPr>
          <w:t xml:space="preserve">The </w:t>
        </w:r>
      </w:ins>
      <w:ins w:id="1318" w:author="Sai Praneetha Bhaskaruni" w:date="2022-03-24T12:22:00Z">
        <w:r w:rsidR="00E8403D" w:rsidRPr="00E8403D">
          <w:rPr>
            <w:sz w:val="22"/>
            <w:szCs w:val="24"/>
            <w:rPrChange w:id="1319" w:author="Sai Praneetha Bhaskaruni" w:date="2022-03-24T12:22:00Z">
              <w:rPr/>
            </w:rPrChange>
          </w:rPr>
          <w:t xml:space="preserve">required </w:t>
        </w:r>
      </w:ins>
      <w:ins w:id="1320" w:author="Sai Praneetha Bhaskaruni" w:date="2022-03-24T12:21:00Z">
        <w:r w:rsidR="00E8403D" w:rsidRPr="00E8403D">
          <w:rPr>
            <w:sz w:val="22"/>
            <w:szCs w:val="24"/>
            <w:rPrChange w:id="1321" w:author="Sai Praneetha Bhaskaruni" w:date="2022-03-24T12:22:00Z">
              <w:rPr/>
            </w:rPrChange>
          </w:rPr>
          <w:t>access and</w:t>
        </w:r>
      </w:ins>
      <w:ins w:id="1322" w:author="Sai Praneetha Bhaskaruni" w:date="2022-03-24T12:22:00Z">
        <w:r w:rsidR="006A4F19">
          <w:rPr>
            <w:sz w:val="22"/>
            <w:szCs w:val="24"/>
          </w:rPr>
          <w:t xml:space="preserve"> corresponding </w:t>
        </w:r>
      </w:ins>
      <w:ins w:id="1323" w:author="Sai Praneetha Bhaskaruni" w:date="2022-03-24T12:23:00Z">
        <w:r w:rsidR="006A4F19">
          <w:rPr>
            <w:sz w:val="22"/>
            <w:szCs w:val="24"/>
          </w:rPr>
          <w:t>maintenance</w:t>
        </w:r>
      </w:ins>
      <w:ins w:id="1324" w:author="Sai Praneetha Bhaskaruni" w:date="2022-03-24T12:21:00Z">
        <w:r w:rsidR="00E8403D" w:rsidRPr="00E8403D">
          <w:rPr>
            <w:sz w:val="22"/>
            <w:szCs w:val="24"/>
            <w:rPrChange w:id="1325" w:author="Sai Praneetha Bhaskaruni" w:date="2022-03-24T12:22:00Z">
              <w:rPr/>
            </w:rPrChange>
          </w:rPr>
          <w:t xml:space="preserve"> of the device</w:t>
        </w:r>
      </w:ins>
      <w:ins w:id="1326" w:author="Sai Praneetha Bhaskaruni" w:date="2022-03-25T15:29:00Z">
        <w:r w:rsidR="009713AF">
          <w:rPr>
            <w:sz w:val="22"/>
            <w:szCs w:val="24"/>
          </w:rPr>
          <w:t xml:space="preserve"> </w:t>
        </w:r>
      </w:ins>
      <w:ins w:id="1327" w:author="Sai Praneetha Bhaskaruni" w:date="2022-03-24T12:21:00Z">
        <w:r w:rsidR="00E8403D" w:rsidRPr="00E8403D">
          <w:rPr>
            <w:sz w:val="22"/>
            <w:szCs w:val="24"/>
            <w:rPrChange w:id="1328" w:author="Sai Praneetha Bhaskaruni" w:date="2022-03-24T12:22:00Z">
              <w:rPr/>
            </w:rPrChange>
          </w:rPr>
          <w:t>and tablet is not provided for HDO.</w:t>
        </w:r>
      </w:ins>
      <w:ins w:id="1329" w:author="Sai Praneetha Bhaskaruni" w:date="2022-03-24T12:23:00Z">
        <w:r w:rsidR="00BD11D3" w:rsidRPr="00BD11D3">
          <w:rPr>
            <w:sz w:val="22"/>
          </w:rPr>
          <w:t xml:space="preserve"> </w:t>
        </w:r>
      </w:ins>
      <w:moveToRangeStart w:id="1330" w:author="Sai Praneetha Bhaskaruni" w:date="2022-03-24T12:23:00Z" w:name="move99017017"/>
      <w:moveTo w:id="1331" w:author="Sai Praneetha Bhaskaruni" w:date="2022-03-24T12:23:00Z">
        <w:r w:rsidR="00BD11D3" w:rsidRPr="00E968D1">
          <w:rPr>
            <w:sz w:val="22"/>
          </w:rPr>
          <w:t>Please reach out to Stryker Customer Care for system maintenance</w:t>
        </w:r>
        <w:r w:rsidR="00BD11D3">
          <w:rPr>
            <w:sz w:val="22"/>
          </w:rPr>
          <w:t>.</w:t>
        </w:r>
      </w:moveTo>
    </w:p>
    <w:moveToRangeEnd w:id="1330"/>
    <w:p w14:paraId="2EB7DC81" w14:textId="70F5A088" w:rsidR="007878F2" w:rsidRPr="00CA58F3" w:rsidRDefault="007878F2">
      <w:pPr>
        <w:spacing w:after="120"/>
        <w:ind w:left="0" w:firstLine="0"/>
        <w:rPr>
          <w:i/>
          <w:sz w:val="22"/>
        </w:rPr>
        <w:pPrChange w:id="1332" w:author="Sai Praneetha Bhaskaruni" w:date="2022-03-24T12:23:00Z">
          <w:pPr>
            <w:spacing w:after="120"/>
            <w:ind w:left="129" w:hanging="14"/>
          </w:pPr>
        </w:pPrChange>
      </w:pPr>
      <w:del w:id="1333" w:author="Sai Praneetha Bhaskaruni" w:date="2022-03-24T12:23:00Z">
        <w:r w:rsidRPr="00E968D1" w:rsidDel="00BD11D3">
          <w:delText>C</w:delText>
        </w:r>
        <w:r w:rsidRPr="00E968D1" w:rsidDel="00BD11D3">
          <w:rPr>
            <w:sz w:val="22"/>
          </w:rPr>
          <w:delText>ustomer</w:delText>
        </w:r>
        <w:r w:rsidR="00832C6A" w:rsidDel="00BD11D3">
          <w:rPr>
            <w:sz w:val="22"/>
          </w:rPr>
          <w:delText>s</w:delText>
        </w:r>
        <w:r w:rsidRPr="00E968D1" w:rsidDel="00BD11D3">
          <w:rPr>
            <w:sz w:val="22"/>
          </w:rPr>
          <w:delText xml:space="preserve"> </w:delText>
        </w:r>
        <w:r w:rsidR="004F2B56" w:rsidDel="00BD11D3">
          <w:rPr>
            <w:sz w:val="22"/>
          </w:rPr>
          <w:delText>are not</w:delText>
        </w:r>
        <w:r w:rsidR="004F2B56" w:rsidRPr="00E968D1" w:rsidDel="00BD11D3">
          <w:rPr>
            <w:sz w:val="22"/>
          </w:rPr>
          <w:delText xml:space="preserve"> </w:delText>
        </w:r>
        <w:r w:rsidR="00E968D1" w:rsidRPr="00E968D1" w:rsidDel="00BD11D3">
          <w:rPr>
            <w:sz w:val="22"/>
          </w:rPr>
          <w:delText>allowed to access SmartMedic device and Tablet</w:delText>
        </w:r>
        <w:r w:rsidRPr="00E968D1" w:rsidDel="00BD11D3">
          <w:rPr>
            <w:sz w:val="22"/>
          </w:rPr>
          <w:delText xml:space="preserve"> component.</w:delText>
        </w:r>
        <w:r w:rsidR="00E968D1" w:rsidRPr="00E968D1" w:rsidDel="00BD11D3">
          <w:delText xml:space="preserve"> </w:delText>
        </w:r>
      </w:del>
      <w:moveFromRangeStart w:id="1334" w:author="Sai Praneetha Bhaskaruni" w:date="2022-03-24T12:23:00Z" w:name="move99017017"/>
      <w:moveFrom w:id="1335" w:author="Sai Praneetha Bhaskaruni" w:date="2022-03-24T12:23:00Z">
        <w:r w:rsidR="00E968D1" w:rsidRPr="00E968D1" w:rsidDel="00BD11D3">
          <w:rPr>
            <w:sz w:val="22"/>
          </w:rPr>
          <w:t>Please reach out to Stryker Customer Care for system maintenance</w:t>
        </w:r>
        <w:r w:rsidR="00E968D1" w:rsidDel="00BD11D3">
          <w:rPr>
            <w:sz w:val="22"/>
          </w:rPr>
          <w:t>.</w:t>
        </w:r>
      </w:moveFrom>
      <w:moveFromRangeEnd w:id="1334"/>
    </w:p>
    <w:p w14:paraId="76B5BFFD" w14:textId="77777777" w:rsidR="007878F2" w:rsidRPr="00C11DBF" w:rsidRDefault="007878F2" w:rsidP="007878F2">
      <w:pPr>
        <w:shd w:val="clear" w:color="auto" w:fill="E7E6E6" w:themeFill="background2"/>
        <w:spacing w:after="0"/>
        <w:ind w:left="118"/>
        <w:rPr>
          <w:b/>
          <w:sz w:val="22"/>
        </w:rPr>
      </w:pPr>
      <w:r w:rsidRPr="00C11DBF">
        <w:rPr>
          <w:b/>
          <w:sz w:val="22"/>
        </w:rPr>
        <w:t xml:space="preserve">SmartMedic: Nurse Station Application </w:t>
      </w:r>
    </w:p>
    <w:p w14:paraId="6E0DCE59" w14:textId="18B0327C" w:rsidR="007878F2" w:rsidRDefault="007878F2" w:rsidP="007878F2">
      <w:pPr>
        <w:spacing w:after="120"/>
        <w:ind w:left="129" w:hanging="14"/>
        <w:rPr>
          <w:sz w:val="22"/>
        </w:rPr>
      </w:pPr>
      <w:r w:rsidRPr="00530651">
        <w:rPr>
          <w:b/>
          <w:i/>
          <w:sz w:val="22"/>
        </w:rPr>
        <w:t>Existing Security Features:</w:t>
      </w:r>
      <w:r w:rsidRPr="00CA58F3">
        <w:rPr>
          <w:sz w:val="22"/>
        </w:rPr>
        <w:t xml:space="preserve"> </w:t>
      </w:r>
      <w:r w:rsidR="00C50743" w:rsidRPr="00C50743">
        <w:rPr>
          <w:sz w:val="22"/>
        </w:rPr>
        <w:t xml:space="preserve">When Stryker obtains vulnerability information through surveillance or other sources, an assessment of the vulnerability’s exploitability and impact </w:t>
      </w:r>
      <w:r w:rsidR="00E42579">
        <w:rPr>
          <w:sz w:val="22"/>
        </w:rPr>
        <w:t xml:space="preserve">is </w:t>
      </w:r>
      <w:r w:rsidR="00C50743" w:rsidRPr="00C50743">
        <w:rPr>
          <w:sz w:val="22"/>
        </w:rPr>
        <w:t>conducted. Based upon the assessment Stryker determines if further actions are required like, providing security updates and/or providing communication to the customer in a timely manner. Vulnerability information may also be requested from Stryker at any time</w:t>
      </w:r>
      <w:r w:rsidRPr="00530651">
        <w:rPr>
          <w:sz w:val="22"/>
        </w:rPr>
        <w:t>.</w:t>
      </w:r>
    </w:p>
    <w:p w14:paraId="1174BCD8" w14:textId="77777777" w:rsidR="00C335C4" w:rsidRPr="00CA58F3" w:rsidRDefault="00C335C4" w:rsidP="00C335C4">
      <w:pPr>
        <w:spacing w:after="0"/>
        <w:ind w:left="129" w:hanging="14"/>
        <w:rPr>
          <w:sz w:val="22"/>
        </w:rPr>
      </w:pPr>
    </w:p>
    <w:p w14:paraId="3E1BFC28" w14:textId="035D52D3" w:rsidR="007558B4" w:rsidRDefault="00BC546B" w:rsidP="004C52FA">
      <w:pPr>
        <w:pStyle w:val="Heading1"/>
      </w:pPr>
      <w:bookmarkStart w:id="1336" w:name="_Toc108268260"/>
      <w:r>
        <w:rPr>
          <w:sz w:val="40"/>
        </w:rPr>
        <w:t>11</w:t>
      </w:r>
      <w:r w:rsidR="007558B4">
        <w:rPr>
          <w:sz w:val="40"/>
        </w:rPr>
        <w:t xml:space="preserve"> </w:t>
      </w:r>
      <w:r w:rsidR="007558B4" w:rsidRPr="007558B4">
        <w:t>Configuration settings</w:t>
      </w:r>
      <w:bookmarkEnd w:id="1336"/>
    </w:p>
    <w:p w14:paraId="2392FD20" w14:textId="6B627448" w:rsidR="007558B4" w:rsidRDefault="001B0076" w:rsidP="001B0076">
      <w:pPr>
        <w:spacing w:after="120"/>
        <w:ind w:left="129" w:hanging="14"/>
        <w:rPr>
          <w:ins w:id="1337" w:author="Sai Praneetha Bhaskaruni" w:date="2022-03-24T16:33:00Z"/>
          <w:sz w:val="22"/>
        </w:rPr>
      </w:pPr>
      <w:r w:rsidRPr="001B0076">
        <w:rPr>
          <w:b/>
          <w:i/>
          <w:sz w:val="22"/>
        </w:rPr>
        <w:t xml:space="preserve">Recommendation for customer (HDO): </w:t>
      </w:r>
      <w:r w:rsidR="007558B4" w:rsidRPr="001B0076">
        <w:rPr>
          <w:sz w:val="22"/>
        </w:rPr>
        <w:t xml:space="preserve">HDOs responsibility - Configuration </w:t>
      </w:r>
      <w:r w:rsidRPr="001B0076">
        <w:rPr>
          <w:sz w:val="22"/>
        </w:rPr>
        <w:t>management</w:t>
      </w:r>
      <w:r w:rsidR="007558B4" w:rsidRPr="001B0076">
        <w:rPr>
          <w:sz w:val="22"/>
        </w:rPr>
        <w:t xml:space="preserve"> is the discipline of ensuring the integrity of HDOs networking IT configuration items (SW, HW, tools, procedures, etc.)</w:t>
      </w:r>
      <w:r w:rsidR="00E846E8">
        <w:rPr>
          <w:sz w:val="22"/>
        </w:rPr>
        <w:t>.</w:t>
      </w:r>
    </w:p>
    <w:p w14:paraId="3B13D183" w14:textId="79CED7E6" w:rsidR="006C714B" w:rsidRDefault="006C714B" w:rsidP="001B0076">
      <w:pPr>
        <w:spacing w:after="120"/>
        <w:ind w:left="129" w:hanging="14"/>
        <w:rPr>
          <w:sz w:val="22"/>
        </w:rPr>
      </w:pPr>
      <w:ins w:id="1338" w:author="Sai Praneetha Bhaskaruni" w:date="2022-03-24T16:33:00Z">
        <w:r w:rsidRPr="00420F77">
          <w:rPr>
            <w:sz w:val="22"/>
          </w:rPr>
          <w:t xml:space="preserve">Only Stryker’s service engineer </w:t>
        </w:r>
        <w:r>
          <w:t>ha</w:t>
        </w:r>
        <w:r>
          <w:rPr>
            <w:sz w:val="22"/>
          </w:rPr>
          <w:t xml:space="preserve">s </w:t>
        </w:r>
        <w:r w:rsidRPr="00420F77">
          <w:rPr>
            <w:sz w:val="22"/>
          </w:rPr>
          <w:t>authoriz</w:t>
        </w:r>
        <w:r>
          <w:t>ation</w:t>
        </w:r>
        <w:r w:rsidRPr="00420F77">
          <w:rPr>
            <w:sz w:val="22"/>
          </w:rPr>
          <w:t xml:space="preserve"> </w:t>
        </w:r>
        <w:r>
          <w:rPr>
            <w:sz w:val="22"/>
          </w:rPr>
          <w:t xml:space="preserve">to </w:t>
        </w:r>
        <w:r w:rsidRPr="00420F77">
          <w:rPr>
            <w:sz w:val="22"/>
          </w:rPr>
          <w:t>access the</w:t>
        </w:r>
        <w:r>
          <w:rPr>
            <w:sz w:val="22"/>
          </w:rPr>
          <w:t xml:space="preserve"> SmartMedic solution</w:t>
        </w:r>
        <w:r>
          <w:t>s</w:t>
        </w:r>
        <w:r>
          <w:rPr>
            <w:sz w:val="22"/>
          </w:rPr>
          <w:t xml:space="preserve"> component</w:t>
        </w:r>
        <w:r>
          <w:t>s (device, tablet)</w:t>
        </w:r>
        <w:r>
          <w:rPr>
            <w:sz w:val="22"/>
          </w:rPr>
          <w:t xml:space="preserve"> w</w:t>
        </w:r>
        <w:r w:rsidRPr="00420F77">
          <w:rPr>
            <w:sz w:val="22"/>
          </w:rPr>
          <w:t>henever needed</w:t>
        </w:r>
      </w:ins>
      <w:ins w:id="1339" w:author="Sai Praneetha Bhaskaruni" w:date="2022-03-24T16:34:00Z">
        <w:r>
          <w:rPr>
            <w:sz w:val="22"/>
          </w:rPr>
          <w:t xml:space="preserve"> </w:t>
        </w:r>
        <w:r w:rsidR="004C3300">
          <w:rPr>
            <w:sz w:val="22"/>
          </w:rPr>
          <w:t>to</w:t>
        </w:r>
        <w:r>
          <w:rPr>
            <w:sz w:val="22"/>
          </w:rPr>
          <w:t xml:space="preserve"> change the </w:t>
        </w:r>
      </w:ins>
      <w:ins w:id="1340" w:author="Sai Praneetha Bhaskaruni" w:date="2022-03-24T16:33:00Z">
        <w:r>
          <w:rPr>
            <w:sz w:val="22"/>
          </w:rPr>
          <w:t>configur</w:t>
        </w:r>
      </w:ins>
      <w:ins w:id="1341" w:author="Sai Praneetha Bhaskaruni" w:date="2022-03-24T16:34:00Z">
        <w:r>
          <w:rPr>
            <w:sz w:val="22"/>
          </w:rPr>
          <w:t>ation settings.</w:t>
        </w:r>
      </w:ins>
      <w:ins w:id="1342" w:author="Sai Praneetha Bhaskaruni" w:date="2022-03-24T16:37:00Z">
        <w:r w:rsidR="00BE0884">
          <w:rPr>
            <w:sz w:val="22"/>
          </w:rPr>
          <w:t xml:space="preserve"> </w:t>
        </w:r>
      </w:ins>
    </w:p>
    <w:p w14:paraId="32D70860" w14:textId="77777777" w:rsidR="00C60F1D" w:rsidRDefault="00E846E8" w:rsidP="001B0076">
      <w:pPr>
        <w:spacing w:after="120"/>
        <w:ind w:left="129" w:hanging="14"/>
        <w:rPr>
          <w:ins w:id="1343" w:author="Sai Praneetha Bhaskaruni" w:date="2022-03-24T16:38:00Z"/>
          <w:sz w:val="22"/>
        </w:rPr>
      </w:pPr>
      <w:r w:rsidRPr="00E846E8">
        <w:rPr>
          <w:sz w:val="22"/>
        </w:rPr>
        <w:t xml:space="preserve">HDO users are allowed to customize the </w:t>
      </w:r>
      <w:ins w:id="1344" w:author="Sai Praneetha Bhaskaruni" w:date="2022-03-24T16:38:00Z">
        <w:r w:rsidR="00C60F1D">
          <w:rPr>
            <w:sz w:val="22"/>
          </w:rPr>
          <w:t>following:</w:t>
        </w:r>
      </w:ins>
    </w:p>
    <w:p w14:paraId="6206B8C6" w14:textId="61DBB46C" w:rsidR="009866FD" w:rsidRPr="009866FD" w:rsidRDefault="009866FD" w:rsidP="009866FD">
      <w:pPr>
        <w:pStyle w:val="ListParagraph"/>
        <w:numPr>
          <w:ilvl w:val="0"/>
          <w:numId w:val="26"/>
        </w:numPr>
        <w:spacing w:after="120"/>
        <w:rPr>
          <w:ins w:id="1345" w:author="Sai Praneetha Bhaskaruni" w:date="2022-03-24T16:39:00Z"/>
          <w:sz w:val="22"/>
        </w:rPr>
      </w:pPr>
      <w:ins w:id="1346" w:author="Sai Praneetha Bhaskaruni" w:date="2022-03-24T16:39:00Z">
        <w:r w:rsidRPr="009866FD">
          <w:rPr>
            <w:sz w:val="22"/>
          </w:rPr>
          <w:t>Wireless Access Point (</w:t>
        </w:r>
      </w:ins>
      <w:ins w:id="1347" w:author="Sai Praneetha Bhaskaruni" w:date="2022-07-08T14:14:00Z">
        <w:r w:rsidR="008123C2" w:rsidRPr="009866FD">
          <w:rPr>
            <w:sz w:val="22"/>
          </w:rPr>
          <w:t>Wi-Fi</w:t>
        </w:r>
      </w:ins>
      <w:r w:rsidR="001E5A37">
        <w:rPr>
          <w:sz w:val="22"/>
        </w:rPr>
        <w:t xml:space="preserve"> </w:t>
      </w:r>
      <w:ins w:id="1348" w:author="Sai Praneetha Bhaskaruni" w:date="2022-03-24T16:39:00Z">
        <w:r w:rsidRPr="009866FD">
          <w:rPr>
            <w:sz w:val="22"/>
          </w:rPr>
          <w:t>AP)</w:t>
        </w:r>
        <w:r w:rsidR="0006579D">
          <w:rPr>
            <w:sz w:val="22"/>
          </w:rPr>
          <w:t>.</w:t>
        </w:r>
      </w:ins>
    </w:p>
    <w:p w14:paraId="3597B30E" w14:textId="4BA3D560" w:rsidR="009866FD" w:rsidRPr="009866FD" w:rsidRDefault="00C60F1D">
      <w:pPr>
        <w:pStyle w:val="ListParagraph"/>
        <w:numPr>
          <w:ilvl w:val="0"/>
          <w:numId w:val="26"/>
        </w:numPr>
        <w:spacing w:after="120"/>
        <w:rPr>
          <w:sz w:val="22"/>
          <w:rPrChange w:id="1349" w:author="Sai Praneetha Bhaskaruni" w:date="2022-03-24T16:39:00Z">
            <w:rPr/>
          </w:rPrChange>
        </w:rPr>
        <w:pPrChange w:id="1350" w:author="Sai Praneetha Bhaskaruni" w:date="2022-03-24T16:39:00Z">
          <w:pPr>
            <w:spacing w:after="120"/>
            <w:ind w:left="129" w:hanging="14"/>
          </w:pPr>
        </w:pPrChange>
      </w:pPr>
      <w:ins w:id="1351" w:author="Sai Praneetha Bhaskaruni" w:date="2022-03-24T16:38:00Z">
        <w:r>
          <w:rPr>
            <w:sz w:val="22"/>
          </w:rPr>
          <w:t>C</w:t>
        </w:r>
      </w:ins>
      <w:del w:id="1352" w:author="Sai Praneetha Bhaskaruni" w:date="2022-03-24T16:38:00Z">
        <w:r w:rsidR="00E846E8" w:rsidRPr="00C60F1D" w:rsidDel="00C60F1D">
          <w:rPr>
            <w:sz w:val="22"/>
            <w:rPrChange w:id="1353" w:author="Sai Praneetha Bhaskaruni" w:date="2022-03-24T16:38:00Z">
              <w:rPr/>
            </w:rPrChange>
          </w:rPr>
          <w:delText>c</w:delText>
        </w:r>
      </w:del>
      <w:r w:rsidR="00E846E8" w:rsidRPr="00C60F1D">
        <w:rPr>
          <w:sz w:val="22"/>
          <w:rPrChange w:id="1354" w:author="Sai Praneetha Bhaskaruni" w:date="2022-03-24T16:38:00Z">
            <w:rPr/>
          </w:rPrChange>
        </w:rPr>
        <w:t>onfigured logout time</w:t>
      </w:r>
      <w:ins w:id="1355" w:author="Sai Praneetha Bhaskaruni" w:date="2022-03-24T16:40:00Z">
        <w:r w:rsidR="005A456F">
          <w:rPr>
            <w:sz w:val="22"/>
          </w:rPr>
          <w:t xml:space="preserve"> for Nurse Station Application</w:t>
        </w:r>
      </w:ins>
      <w:r w:rsidR="00E846E8" w:rsidRPr="00C60F1D">
        <w:rPr>
          <w:sz w:val="22"/>
          <w:rPrChange w:id="1356" w:author="Sai Praneetha Bhaskaruni" w:date="2022-03-24T16:38:00Z">
            <w:rPr/>
          </w:rPrChange>
        </w:rPr>
        <w:t>.</w:t>
      </w:r>
    </w:p>
    <w:p w14:paraId="4D5C6C89" w14:textId="77777777" w:rsidR="001B0076" w:rsidRPr="007558B4" w:rsidRDefault="001B0076" w:rsidP="004C52FA">
      <w:pPr>
        <w:pStyle w:val="Heading1"/>
      </w:pPr>
    </w:p>
    <w:p w14:paraId="0BD57E26" w14:textId="37271FF6" w:rsidR="007558B4" w:rsidRDefault="00BC546B" w:rsidP="004C52FA">
      <w:pPr>
        <w:pStyle w:val="Heading1"/>
        <w:rPr>
          <w:ins w:id="1357" w:author="Sai Praneetha Bhaskaruni" w:date="2022-03-24T16:45:00Z"/>
        </w:rPr>
      </w:pPr>
      <w:bookmarkStart w:id="1358" w:name="_Toc108268261"/>
      <w:r>
        <w:rPr>
          <w:sz w:val="40"/>
        </w:rPr>
        <w:t>12</w:t>
      </w:r>
      <w:r w:rsidR="007558B4">
        <w:rPr>
          <w:sz w:val="40"/>
        </w:rPr>
        <w:t xml:space="preserve"> </w:t>
      </w:r>
      <w:r w:rsidR="007558B4" w:rsidRPr="007558B4">
        <w:t>System and information integrity</w:t>
      </w:r>
      <w:bookmarkEnd w:id="1358"/>
    </w:p>
    <w:p w14:paraId="2A2E3FDD" w14:textId="77777777" w:rsidR="003D6BE3" w:rsidRPr="002471F7" w:rsidDel="003D6BE3" w:rsidRDefault="003D6BE3" w:rsidP="003D6BE3">
      <w:pPr>
        <w:spacing w:after="120"/>
        <w:rPr>
          <w:del w:id="1359" w:author="Sai Praneetha Bhaskaruni" w:date="2022-03-24T16:45:00Z"/>
          <w:moveTo w:id="1360" w:author="Sai Praneetha Bhaskaruni" w:date="2022-03-24T16:45:00Z"/>
          <w:sz w:val="22"/>
        </w:rPr>
      </w:pPr>
      <w:moveToRangeStart w:id="1361" w:author="Sai Praneetha Bhaskaruni" w:date="2022-03-24T16:45:00Z" w:name="move99032728"/>
      <w:moveTo w:id="1362" w:author="Sai Praneetha Bhaskaruni" w:date="2022-03-24T16:45:00Z">
        <w:r w:rsidRPr="002471F7">
          <w:rPr>
            <w:sz w:val="22"/>
          </w:rPr>
          <w:t>Integrity is defined as guarding against improper information modification or destruction and includes ensuring information nonrepudiation and authenticity. It is the assertion that data can only be accessed or modified by authorized entities.</w:t>
        </w:r>
      </w:moveTo>
    </w:p>
    <w:moveToRangeEnd w:id="1361"/>
    <w:p w14:paraId="7301E154" w14:textId="77777777" w:rsidR="003D6BE3" w:rsidRDefault="003D6BE3">
      <w:pPr>
        <w:spacing w:after="120"/>
        <w:rPr>
          <w:ins w:id="1363" w:author="Sai Praneetha Bhaskaruni" w:date="2022-03-24T16:42:00Z"/>
        </w:rPr>
        <w:pPrChange w:id="1364" w:author="Sai Praneetha Bhaskaruni" w:date="2022-03-24T16:45:00Z">
          <w:pPr>
            <w:pStyle w:val="Heading1"/>
          </w:pPr>
        </w:pPrChange>
      </w:pPr>
    </w:p>
    <w:p w14:paraId="7B214A55" w14:textId="44B6AB34" w:rsidR="00096B48" w:rsidRPr="00CB64FF" w:rsidDel="000F0365" w:rsidRDefault="00096B48">
      <w:pPr>
        <w:shd w:val="clear" w:color="auto" w:fill="E7E6E6" w:themeFill="background2"/>
        <w:spacing w:after="0"/>
        <w:ind w:left="118"/>
        <w:rPr>
          <w:del w:id="1365" w:author="Sai Praneetha Bhaskaruni" w:date="2022-03-24T16:43:00Z"/>
        </w:rPr>
        <w:pPrChange w:id="1366" w:author="Sai Praneetha Bhaskaruni" w:date="2022-03-24T16:42:00Z">
          <w:pPr>
            <w:pStyle w:val="Heading1"/>
          </w:pPr>
        </w:pPrChange>
      </w:pPr>
    </w:p>
    <w:p w14:paraId="64DFC34C" w14:textId="5F7FBC53" w:rsidR="000F0365" w:rsidRDefault="001B0076" w:rsidP="000F0365">
      <w:pPr>
        <w:spacing w:after="120"/>
        <w:ind w:left="113" w:firstLine="0"/>
        <w:rPr>
          <w:ins w:id="1367" w:author="Sai Praneetha Bhaskaruni" w:date="2022-03-24T16:43:00Z"/>
          <w:sz w:val="22"/>
        </w:rPr>
      </w:pPr>
      <w:r w:rsidRPr="001B0076">
        <w:rPr>
          <w:b/>
          <w:i/>
          <w:sz w:val="22"/>
        </w:rPr>
        <w:t xml:space="preserve">Recommendation for customer (HDO): </w:t>
      </w:r>
      <w:r w:rsidR="00BC546B" w:rsidRPr="00BC546B">
        <w:rPr>
          <w:sz w:val="22"/>
        </w:rPr>
        <w:t>It is the HDO's responsibility to maintain the integrity for its IT systems</w:t>
      </w:r>
      <w:ins w:id="1368" w:author="Sai Praneetha Bhaskaruni" w:date="2022-03-24T16:43:00Z">
        <w:r w:rsidR="000F0365">
          <w:rPr>
            <w:sz w:val="22"/>
          </w:rPr>
          <w:t>.</w:t>
        </w:r>
      </w:ins>
      <w:del w:id="1369" w:author="Sai Praneetha Bhaskaruni" w:date="2022-03-24T16:43:00Z">
        <w:r w:rsidR="00BC546B" w:rsidRPr="00BC546B" w:rsidDel="000F0365">
          <w:rPr>
            <w:sz w:val="22"/>
          </w:rPr>
          <w:delText xml:space="preserve">. </w:delText>
        </w:r>
      </w:del>
    </w:p>
    <w:p w14:paraId="4268AC2C" w14:textId="3DE84D93" w:rsidR="000F0365" w:rsidRPr="00EE0D3E" w:rsidRDefault="000F0365">
      <w:pPr>
        <w:shd w:val="clear" w:color="auto" w:fill="E7E6E6" w:themeFill="background2"/>
        <w:spacing w:after="0"/>
        <w:ind w:left="118"/>
        <w:rPr>
          <w:ins w:id="1370" w:author="Sai Praneetha Bhaskaruni" w:date="2022-03-24T16:43:00Z"/>
          <w:b/>
          <w:sz w:val="22"/>
          <w:rPrChange w:id="1371" w:author="Sai Praneetha Bhaskaruni" w:date="2022-03-24T16:43:00Z">
            <w:rPr>
              <w:ins w:id="1372" w:author="Sai Praneetha Bhaskaruni" w:date="2022-03-24T16:43:00Z"/>
              <w:sz w:val="22"/>
            </w:rPr>
          </w:rPrChange>
        </w:rPr>
        <w:pPrChange w:id="1373" w:author="Sai Praneetha Bhaskaruni" w:date="2022-03-24T16:43:00Z">
          <w:pPr>
            <w:spacing w:after="120"/>
            <w:ind w:left="113" w:firstLine="0"/>
          </w:pPr>
        </w:pPrChange>
      </w:pPr>
      <w:ins w:id="1374" w:author="Sai Praneetha Bhaskaruni" w:date="2022-03-24T16:43:00Z">
        <w:r w:rsidRPr="00C11DBF">
          <w:rPr>
            <w:b/>
            <w:sz w:val="22"/>
          </w:rPr>
          <w:t>SmartMedic Solution Component</w:t>
        </w:r>
        <w:r>
          <w:rPr>
            <w:b/>
            <w:sz w:val="22"/>
          </w:rPr>
          <w:t>s</w:t>
        </w:r>
        <w:r w:rsidRPr="00C11DBF">
          <w:rPr>
            <w:b/>
            <w:sz w:val="22"/>
          </w:rPr>
          <w:t>: Device</w:t>
        </w:r>
        <w:r>
          <w:rPr>
            <w:b/>
            <w:sz w:val="22"/>
          </w:rPr>
          <w:t xml:space="preserve">, Tablet &amp; </w:t>
        </w:r>
        <w:r w:rsidRPr="00453CB9">
          <w:rPr>
            <w:b/>
            <w:sz w:val="22"/>
          </w:rPr>
          <w:t>Nurse Station Application</w:t>
        </w:r>
      </w:ins>
    </w:p>
    <w:p w14:paraId="1145D540" w14:textId="76AD36DF" w:rsidR="001B0076" w:rsidDel="00546CF0" w:rsidRDefault="00BC546B" w:rsidP="00546CF0">
      <w:pPr>
        <w:spacing w:after="120"/>
        <w:rPr>
          <w:del w:id="1375" w:author="Sai Praneetha Bhaskaruni" w:date="2022-03-24T16:46:00Z"/>
          <w:sz w:val="22"/>
        </w:rPr>
      </w:pPr>
      <w:r w:rsidRPr="00BC546B">
        <w:rPr>
          <w:sz w:val="22"/>
        </w:rPr>
        <w:t xml:space="preserve">The Nurse Station application can be accessed through web interface on a system which is owned by the HDO. </w:t>
      </w:r>
      <w:r w:rsidR="00E42579">
        <w:rPr>
          <w:sz w:val="22"/>
        </w:rPr>
        <w:t xml:space="preserve">The </w:t>
      </w:r>
      <w:r w:rsidRPr="00BC546B">
        <w:rPr>
          <w:sz w:val="22"/>
        </w:rPr>
        <w:t xml:space="preserve">Tablet is already enclosed and hence tamper proof. </w:t>
      </w:r>
      <w:r w:rsidR="002A2CDF" w:rsidRPr="002A2CDF">
        <w:rPr>
          <w:sz w:val="22"/>
        </w:rPr>
        <w:t>Access (physical/system)</w:t>
      </w:r>
      <w:r w:rsidRPr="002A2CDF">
        <w:rPr>
          <w:sz w:val="22"/>
        </w:rPr>
        <w:t xml:space="preserve"> to the Tablet</w:t>
      </w:r>
      <w:r w:rsidRPr="00BC546B">
        <w:rPr>
          <w:sz w:val="22"/>
        </w:rPr>
        <w:t xml:space="preserve"> is only </w:t>
      </w:r>
      <w:r w:rsidR="00E42579">
        <w:rPr>
          <w:sz w:val="22"/>
        </w:rPr>
        <w:t xml:space="preserve">possible </w:t>
      </w:r>
      <w:r w:rsidRPr="00BC546B">
        <w:rPr>
          <w:sz w:val="22"/>
        </w:rPr>
        <w:t xml:space="preserve">for </w:t>
      </w:r>
      <w:r w:rsidR="00E42579">
        <w:rPr>
          <w:sz w:val="22"/>
        </w:rPr>
        <w:t xml:space="preserve">the </w:t>
      </w:r>
      <w:r w:rsidRPr="00BC546B">
        <w:rPr>
          <w:sz w:val="22"/>
        </w:rPr>
        <w:t xml:space="preserve">Stryker service </w:t>
      </w:r>
      <w:r w:rsidR="00E42579" w:rsidRPr="00BC546B">
        <w:rPr>
          <w:sz w:val="22"/>
        </w:rPr>
        <w:t>person</w:t>
      </w:r>
      <w:r w:rsidR="00E42579">
        <w:rPr>
          <w:sz w:val="22"/>
        </w:rPr>
        <w:t>nel</w:t>
      </w:r>
      <w:r w:rsidRPr="00BC546B">
        <w:rPr>
          <w:sz w:val="22"/>
        </w:rPr>
        <w:t>.</w:t>
      </w:r>
    </w:p>
    <w:p w14:paraId="3C3DB3DE" w14:textId="77777777" w:rsidR="00546CF0" w:rsidRDefault="00546CF0">
      <w:pPr>
        <w:spacing w:after="120"/>
        <w:rPr>
          <w:ins w:id="1376" w:author="Sai Praneetha Bhaskaruni" w:date="2022-03-24T16:46:00Z"/>
          <w:sz w:val="22"/>
        </w:rPr>
        <w:pPrChange w:id="1377" w:author="Sai Praneetha Bhaskaruni" w:date="2022-03-24T16:43:00Z">
          <w:pPr>
            <w:spacing w:after="120"/>
            <w:ind w:left="129" w:hanging="14"/>
          </w:pPr>
        </w:pPrChange>
      </w:pPr>
    </w:p>
    <w:p w14:paraId="390827A7" w14:textId="6CD55FC9" w:rsidR="00BC546B" w:rsidRPr="002471F7" w:rsidRDefault="00A5118F">
      <w:pPr>
        <w:spacing w:after="120"/>
        <w:rPr>
          <w:sz w:val="22"/>
        </w:rPr>
      </w:pPr>
      <w:del w:id="1378" w:author="Sai Praneetha Bhaskaruni" w:date="2022-03-24T16:46:00Z">
        <w:r w:rsidDel="00546CF0">
          <w:rPr>
            <w:sz w:val="22"/>
          </w:rPr>
          <w:delText>I</w:delText>
        </w:r>
        <w:r w:rsidR="002471F7" w:rsidRPr="002471F7" w:rsidDel="00546CF0">
          <w:rPr>
            <w:sz w:val="22"/>
          </w:rPr>
          <w:delText xml:space="preserve">nformation systems security relies on the practice of ensuring and maintaining the </w:delText>
        </w:r>
      </w:del>
      <w:del w:id="1379" w:author="Sai Praneetha Bhaskaruni" w:date="2022-03-24T15:01:00Z">
        <w:r w:rsidR="002471F7" w:rsidRPr="002471F7" w:rsidDel="00B37652">
          <w:rPr>
            <w:sz w:val="22"/>
          </w:rPr>
          <w:delText>c</w:delText>
        </w:r>
      </w:del>
      <w:del w:id="1380" w:author="Sai Praneetha Bhaskaruni" w:date="2022-03-24T16:46:00Z">
        <w:r w:rsidR="002471F7" w:rsidRPr="002471F7" w:rsidDel="00546CF0">
          <w:rPr>
            <w:sz w:val="22"/>
          </w:rPr>
          <w:delText xml:space="preserve">onfidentiality, </w:delText>
        </w:r>
      </w:del>
      <w:del w:id="1381" w:author="Sai Praneetha Bhaskaruni" w:date="2022-03-24T15:01:00Z">
        <w:r w:rsidR="002471F7" w:rsidRPr="002471F7" w:rsidDel="00B37652">
          <w:rPr>
            <w:sz w:val="22"/>
          </w:rPr>
          <w:delText>i</w:delText>
        </w:r>
      </w:del>
      <w:del w:id="1382" w:author="Sai Praneetha Bhaskaruni" w:date="2022-03-24T16:46:00Z">
        <w:r w:rsidR="002471F7" w:rsidRPr="002471F7" w:rsidDel="00546CF0">
          <w:rPr>
            <w:sz w:val="22"/>
          </w:rPr>
          <w:delText xml:space="preserve">ntegrity, and </w:delText>
        </w:r>
      </w:del>
      <w:del w:id="1383" w:author="Sai Praneetha Bhaskaruni" w:date="2022-03-24T15:01:00Z">
        <w:r w:rsidR="002471F7" w:rsidRPr="002471F7" w:rsidDel="00B37652">
          <w:rPr>
            <w:sz w:val="22"/>
          </w:rPr>
          <w:delText>a</w:delText>
        </w:r>
      </w:del>
      <w:del w:id="1384" w:author="Sai Praneetha Bhaskaruni" w:date="2022-03-24T16:46:00Z">
        <w:r w:rsidR="002471F7" w:rsidRPr="002471F7" w:rsidDel="00546CF0">
          <w:rPr>
            <w:sz w:val="22"/>
          </w:rPr>
          <w:delText xml:space="preserve">vailability of information systems and the data transmitted, processed, and/or stored on those systems. </w:delText>
        </w:r>
      </w:del>
      <w:moveFromRangeStart w:id="1385" w:author="Sai Praneetha Bhaskaruni" w:date="2022-03-24T16:45:00Z" w:name="move99032728"/>
      <w:moveFrom w:id="1386" w:author="Sai Praneetha Bhaskaruni" w:date="2022-03-24T16:45:00Z">
        <w:r w:rsidR="002471F7" w:rsidRPr="002471F7" w:rsidDel="003D6BE3">
          <w:rPr>
            <w:sz w:val="22"/>
          </w:rPr>
          <w:t>Integrity is defined as guarding against improper information modification or destruction and includes ensuring information nonrepudiation and authenticity. It is the assertion that data can only be accessed or modified by authorized entities.</w:t>
        </w:r>
      </w:moveFrom>
      <w:moveFromRangeEnd w:id="1385"/>
    </w:p>
    <w:p w14:paraId="7FC4CD30" w14:textId="48E233BF" w:rsidR="00062208" w:rsidRDefault="00BC546B" w:rsidP="004C52FA">
      <w:pPr>
        <w:pStyle w:val="Heading1"/>
      </w:pPr>
      <w:bookmarkStart w:id="1387" w:name="_Toc108268262"/>
      <w:r>
        <w:rPr>
          <w:sz w:val="40"/>
        </w:rPr>
        <w:lastRenderedPageBreak/>
        <w:t>13</w:t>
      </w:r>
      <w:r w:rsidR="007558B4">
        <w:rPr>
          <w:sz w:val="40"/>
        </w:rPr>
        <w:t xml:space="preserve"> </w:t>
      </w:r>
      <w:r w:rsidR="007558B4" w:rsidRPr="007558B4">
        <w:t>Malicious code protection</w:t>
      </w:r>
      <w:bookmarkEnd w:id="1387"/>
    </w:p>
    <w:p w14:paraId="0048EB35" w14:textId="2C4D79E9" w:rsidR="00062208" w:rsidRPr="00062208" w:rsidRDefault="00062208" w:rsidP="004C52FA">
      <w:pPr>
        <w:pStyle w:val="Heading1"/>
      </w:pPr>
      <w:r w:rsidRPr="00062208">
        <w:t>Malicious code is harmful computer programming scripts designed to create or exploit system vulnerabilities. This code is designed by a</w:t>
      </w:r>
      <w:r w:rsidR="007D7224">
        <w:t xml:space="preserve">n attacker </w:t>
      </w:r>
      <w:r w:rsidRPr="00062208">
        <w:t>to cause unwanted changes, damage, or ongoing access to computer systems.</w:t>
      </w:r>
    </w:p>
    <w:p w14:paraId="625D2B9E" w14:textId="6306B1DF" w:rsidR="00A5118F" w:rsidRPr="00A5118F" w:rsidRDefault="00A5118F" w:rsidP="00A5118F">
      <w:pPr>
        <w:shd w:val="clear" w:color="auto" w:fill="E7E6E6" w:themeFill="background2"/>
        <w:spacing w:after="0"/>
        <w:ind w:left="118"/>
        <w:rPr>
          <w:b/>
          <w:sz w:val="22"/>
        </w:rPr>
      </w:pPr>
      <w:r w:rsidRPr="00C11DBF">
        <w:rPr>
          <w:b/>
          <w:sz w:val="22"/>
        </w:rPr>
        <w:t>SmartMedic Solution Component</w:t>
      </w:r>
      <w:ins w:id="1388" w:author="Sai Praneetha Bhaskaruni" w:date="2022-03-24T16:11:00Z">
        <w:r w:rsidR="00166379">
          <w:rPr>
            <w:b/>
            <w:sz w:val="22"/>
          </w:rPr>
          <w:t>s</w:t>
        </w:r>
      </w:ins>
      <w:r w:rsidRPr="00C11DBF">
        <w:rPr>
          <w:b/>
          <w:sz w:val="22"/>
        </w:rPr>
        <w:t>: Device</w:t>
      </w:r>
      <w:r w:rsidRPr="002404A6">
        <w:rPr>
          <w:b/>
          <w:sz w:val="22"/>
        </w:rPr>
        <w:t>, Tablet &amp; Nurse Station Application</w:t>
      </w:r>
    </w:p>
    <w:p w14:paraId="4879456F" w14:textId="75090ADD" w:rsidR="00A5118F" w:rsidRDefault="00A5118F" w:rsidP="006B0BE7">
      <w:pPr>
        <w:spacing w:after="120"/>
        <w:ind w:left="129" w:hanging="14"/>
        <w:rPr>
          <w:b/>
          <w:i/>
          <w:sz w:val="22"/>
        </w:rPr>
      </w:pPr>
      <w:r w:rsidRPr="00CA58F3">
        <w:rPr>
          <w:b/>
          <w:i/>
          <w:sz w:val="22"/>
        </w:rPr>
        <w:t>Existing Security Features:</w:t>
      </w:r>
      <w:r w:rsidRPr="00A5118F">
        <w:t xml:space="preserve"> </w:t>
      </w:r>
      <w:r w:rsidRPr="00A5118F">
        <w:rPr>
          <w:sz w:val="22"/>
        </w:rPr>
        <w:t>T</w:t>
      </w:r>
      <w:r w:rsidR="00E42579">
        <w:rPr>
          <w:sz w:val="22"/>
        </w:rPr>
        <w:t>he T</w:t>
      </w:r>
      <w:r w:rsidRPr="00A5118F">
        <w:rPr>
          <w:sz w:val="22"/>
        </w:rPr>
        <w:t xml:space="preserve">ablet is already enclosed and hence tamper proof. </w:t>
      </w:r>
      <w:r w:rsidR="002A2CDF" w:rsidRPr="00452453">
        <w:rPr>
          <w:sz w:val="22"/>
        </w:rPr>
        <w:t>Access (physical/</w:t>
      </w:r>
      <w:r w:rsidR="00525CD6">
        <w:rPr>
          <w:sz w:val="22"/>
        </w:rPr>
        <w:t>operational</w:t>
      </w:r>
      <w:r w:rsidR="002A2CDF" w:rsidRPr="00452453">
        <w:rPr>
          <w:sz w:val="22"/>
        </w:rPr>
        <w:t xml:space="preserve">) </w:t>
      </w:r>
      <w:r w:rsidRPr="00452453">
        <w:rPr>
          <w:sz w:val="22"/>
        </w:rPr>
        <w:t>to the Tablet</w:t>
      </w:r>
      <w:r w:rsidRPr="00A5118F">
        <w:rPr>
          <w:sz w:val="22"/>
        </w:rPr>
        <w:t xml:space="preserve"> is only </w:t>
      </w:r>
      <w:r w:rsidR="00E42579">
        <w:rPr>
          <w:sz w:val="22"/>
        </w:rPr>
        <w:t xml:space="preserve">possible </w:t>
      </w:r>
      <w:r w:rsidRPr="00A5118F">
        <w:rPr>
          <w:sz w:val="22"/>
        </w:rPr>
        <w:t xml:space="preserve">for </w:t>
      </w:r>
      <w:r w:rsidR="00E42579">
        <w:rPr>
          <w:sz w:val="22"/>
        </w:rPr>
        <w:t xml:space="preserve">the </w:t>
      </w:r>
      <w:r w:rsidRPr="00A5118F">
        <w:rPr>
          <w:sz w:val="22"/>
        </w:rPr>
        <w:t xml:space="preserve">Stryker service </w:t>
      </w:r>
      <w:r w:rsidR="00E42579" w:rsidRPr="00A5118F">
        <w:rPr>
          <w:sz w:val="22"/>
        </w:rPr>
        <w:t>person</w:t>
      </w:r>
      <w:r w:rsidR="00E42579">
        <w:rPr>
          <w:sz w:val="22"/>
        </w:rPr>
        <w:t>nel</w:t>
      </w:r>
      <w:r w:rsidRPr="00A5118F">
        <w:rPr>
          <w:sz w:val="22"/>
        </w:rPr>
        <w:t>.</w:t>
      </w:r>
      <w:r w:rsidRPr="00A5118F">
        <w:t xml:space="preserve"> </w:t>
      </w:r>
      <w:r w:rsidRPr="00A5118F">
        <w:rPr>
          <w:sz w:val="22"/>
        </w:rPr>
        <w:t xml:space="preserve">SmartMedic solution uses </w:t>
      </w:r>
      <w:r w:rsidR="00E42579">
        <w:rPr>
          <w:sz w:val="22"/>
        </w:rPr>
        <w:t>a</w:t>
      </w:r>
      <w:r w:rsidR="00E42579" w:rsidRPr="00A5118F">
        <w:rPr>
          <w:sz w:val="22"/>
        </w:rPr>
        <w:t xml:space="preserve"> </w:t>
      </w:r>
      <w:r w:rsidRPr="00A5118F">
        <w:rPr>
          <w:sz w:val="22"/>
        </w:rPr>
        <w:t>strong secure communications protocol for communicating among the components. The</w:t>
      </w:r>
      <w:r w:rsidR="00713979">
        <w:rPr>
          <w:sz w:val="22"/>
        </w:rPr>
        <w:t xml:space="preserve"> </w:t>
      </w:r>
      <w:r w:rsidR="00713979" w:rsidRPr="00837653">
        <w:rPr>
          <w:sz w:val="22"/>
        </w:rPr>
        <w:t>secure</w:t>
      </w:r>
      <w:r w:rsidRPr="00837653">
        <w:rPr>
          <w:sz w:val="22"/>
        </w:rPr>
        <w:t xml:space="preserve"> </w:t>
      </w:r>
      <w:del w:id="1389" w:author="Sai Praneetha Bhaskaruni" w:date="2022-03-24T16:48:00Z">
        <w:r w:rsidRPr="00837653" w:rsidDel="004433EC">
          <w:rPr>
            <w:sz w:val="22"/>
          </w:rPr>
          <w:delText xml:space="preserve">ability </w:delText>
        </w:r>
      </w:del>
      <w:ins w:id="1390" w:author="Sai Praneetha Bhaskaruni" w:date="2022-03-24T16:48:00Z">
        <w:r w:rsidR="004433EC" w:rsidRPr="00837653">
          <w:rPr>
            <w:sz w:val="22"/>
          </w:rPr>
          <w:t>design</w:t>
        </w:r>
        <w:r w:rsidR="004433EC" w:rsidRPr="00A5118F">
          <w:rPr>
            <w:sz w:val="22"/>
          </w:rPr>
          <w:t xml:space="preserve"> </w:t>
        </w:r>
      </w:ins>
      <w:r w:rsidRPr="00A5118F">
        <w:rPr>
          <w:sz w:val="22"/>
        </w:rPr>
        <w:t>of the SmartMedic solution ensure</w:t>
      </w:r>
      <w:r w:rsidR="00E42579">
        <w:rPr>
          <w:sz w:val="22"/>
        </w:rPr>
        <w:t>s</w:t>
      </w:r>
      <w:r w:rsidRPr="00A5118F">
        <w:rPr>
          <w:sz w:val="22"/>
        </w:rPr>
        <w:t xml:space="preserve"> the confidentiality of transmitted information.</w:t>
      </w:r>
    </w:p>
    <w:p w14:paraId="01BFAD4D" w14:textId="4E94DC1A" w:rsidR="001B0076" w:rsidRDefault="001B0076" w:rsidP="006B0BE7">
      <w:pPr>
        <w:spacing w:after="120"/>
        <w:ind w:left="129" w:hanging="14"/>
        <w:rPr>
          <w:sz w:val="22"/>
        </w:rPr>
      </w:pPr>
      <w:r w:rsidRPr="001B0076">
        <w:rPr>
          <w:b/>
          <w:i/>
          <w:sz w:val="22"/>
        </w:rPr>
        <w:t xml:space="preserve">Recommendation for customer (HDO): </w:t>
      </w:r>
      <w:r w:rsidR="006B0BE7" w:rsidRPr="006B0BE7">
        <w:rPr>
          <w:sz w:val="22"/>
        </w:rPr>
        <w:t xml:space="preserve">It is the HDO's responsibility to maintain the integrity for its IT systems. The Nurse Station application can be accessed through web interface on a system which is owned by the HDO. </w:t>
      </w:r>
    </w:p>
    <w:p w14:paraId="237F72B2" w14:textId="4CCDFF8C" w:rsidR="00C65F24" w:rsidRPr="00C65F24" w:rsidRDefault="00C65F24" w:rsidP="00C65F24">
      <w:pPr>
        <w:spacing w:after="120"/>
        <w:ind w:left="129" w:hanging="14"/>
        <w:rPr>
          <w:sz w:val="22"/>
        </w:rPr>
      </w:pPr>
      <w:r w:rsidRPr="00C65F24">
        <w:rPr>
          <w:sz w:val="22"/>
        </w:rPr>
        <w:t>Following these security practices</w:t>
      </w:r>
      <w:r w:rsidR="00E42579">
        <w:rPr>
          <w:sz w:val="22"/>
        </w:rPr>
        <w:t>,</w:t>
      </w:r>
      <w:r w:rsidRPr="00C65F24">
        <w:rPr>
          <w:sz w:val="22"/>
        </w:rPr>
        <w:t xml:space="preserve"> can help </w:t>
      </w:r>
      <w:r w:rsidR="00E33F76">
        <w:rPr>
          <w:sz w:val="22"/>
        </w:rPr>
        <w:t>a HDO to</w:t>
      </w:r>
      <w:r w:rsidRPr="00C65F24">
        <w:rPr>
          <w:sz w:val="22"/>
        </w:rPr>
        <w:t xml:space="preserve"> reduce the risks associated with malicious code:</w:t>
      </w:r>
    </w:p>
    <w:p w14:paraId="58195360" w14:textId="5FDFFF92" w:rsidR="00C65F24" w:rsidRPr="00C65F24" w:rsidRDefault="00C65F24" w:rsidP="00C65F24">
      <w:pPr>
        <w:spacing w:after="120"/>
        <w:ind w:left="129" w:hanging="14"/>
        <w:rPr>
          <w:sz w:val="22"/>
        </w:rPr>
      </w:pPr>
      <w:r w:rsidRPr="00C65F24">
        <w:rPr>
          <w:b/>
          <w:sz w:val="22"/>
        </w:rPr>
        <w:t>Install and maintain antivirus software.</w:t>
      </w:r>
      <w:r w:rsidRPr="00C65F24">
        <w:rPr>
          <w:sz w:val="22"/>
        </w:rPr>
        <w:t xml:space="preserve"> Antivirus software recognizes malware and protects </w:t>
      </w:r>
      <w:ins w:id="1391" w:author="Sai Praneetha Bhaskaruni" w:date="2022-03-24T16:50:00Z">
        <w:r w:rsidR="00E315E7">
          <w:rPr>
            <w:sz w:val="22"/>
          </w:rPr>
          <w:t>the</w:t>
        </w:r>
      </w:ins>
      <w:del w:id="1392" w:author="Sai Praneetha Bhaskaruni" w:date="2022-03-24T16:50:00Z">
        <w:r w:rsidRPr="00C65F24" w:rsidDel="00E315E7">
          <w:rPr>
            <w:sz w:val="22"/>
          </w:rPr>
          <w:delText>your</w:delText>
        </w:r>
      </w:del>
      <w:r w:rsidRPr="00C65F24">
        <w:rPr>
          <w:sz w:val="22"/>
        </w:rPr>
        <w:t xml:space="preserve"> </w:t>
      </w:r>
      <w:del w:id="1393" w:author="Sai Praneetha Bhaskaruni" w:date="2022-03-24T16:49:00Z">
        <w:r w:rsidRPr="00C65F24" w:rsidDel="00ED017A">
          <w:rPr>
            <w:sz w:val="22"/>
          </w:rPr>
          <w:delText>compute</w:delText>
        </w:r>
      </w:del>
      <w:ins w:id="1394" w:author="Sai Praneetha Bhaskaruni" w:date="2022-03-24T16:49:00Z">
        <w:r w:rsidR="00ED017A">
          <w:rPr>
            <w:sz w:val="22"/>
          </w:rPr>
          <w:t>Nurse station hosting system</w:t>
        </w:r>
      </w:ins>
      <w:del w:id="1395" w:author="Sai Praneetha Bhaskaruni" w:date="2022-03-24T16:49:00Z">
        <w:r w:rsidRPr="00C65F24" w:rsidDel="00ED017A">
          <w:rPr>
            <w:sz w:val="22"/>
          </w:rPr>
          <w:delText>r</w:delText>
        </w:r>
      </w:del>
      <w:del w:id="1396" w:author="Sai Praneetha Bhaskaruni" w:date="2022-03-24T16:50:00Z">
        <w:r w:rsidRPr="00C65F24" w:rsidDel="00806D20">
          <w:rPr>
            <w:sz w:val="22"/>
          </w:rPr>
          <w:delText xml:space="preserve"> against it</w:delText>
        </w:r>
      </w:del>
      <w:r w:rsidRPr="00C65F24">
        <w:rPr>
          <w:sz w:val="22"/>
        </w:rPr>
        <w:t xml:space="preserve">. Installing antivirus software from a reputable vendor is an important step in preventing and detecting </w:t>
      </w:r>
      <w:r w:rsidRPr="00DA435B">
        <w:rPr>
          <w:sz w:val="22"/>
        </w:rPr>
        <w:t>infections.</w:t>
      </w:r>
      <w:r w:rsidRPr="00C65F24">
        <w:rPr>
          <w:sz w:val="22"/>
        </w:rPr>
        <w:t xml:space="preserve"> Always visit vendor sites directly rather than clicking on advertisements or email links. Because attackers are continually creating new viruses and other forms of malicious code, it is important to keep your antivirus software </w:t>
      </w:r>
      <w:del w:id="1397" w:author="Sai Praneetha Bhaskaruni" w:date="2022-03-24T15:13:00Z">
        <w:r w:rsidRPr="00C65F24" w:rsidDel="00C028C5">
          <w:rPr>
            <w:sz w:val="22"/>
          </w:rPr>
          <w:delText>up-to-date</w:delText>
        </w:r>
      </w:del>
      <w:ins w:id="1398" w:author="Sai Praneetha Bhaskaruni" w:date="2022-03-24T15:13:00Z">
        <w:r w:rsidR="00C028C5" w:rsidRPr="00C65F24">
          <w:rPr>
            <w:sz w:val="22"/>
          </w:rPr>
          <w:t>up to date</w:t>
        </w:r>
      </w:ins>
      <w:r w:rsidRPr="00C65F24">
        <w:rPr>
          <w:sz w:val="22"/>
        </w:rPr>
        <w:t>.</w:t>
      </w:r>
    </w:p>
    <w:p w14:paraId="5EA0619D" w14:textId="1CAEA60F" w:rsidR="00C65F24" w:rsidRPr="00C65F24" w:rsidRDefault="00C65F24" w:rsidP="00C65F24">
      <w:pPr>
        <w:spacing w:after="120"/>
        <w:ind w:left="129" w:hanging="14"/>
        <w:rPr>
          <w:sz w:val="22"/>
        </w:rPr>
      </w:pPr>
      <w:r w:rsidRPr="00C65F24">
        <w:rPr>
          <w:b/>
          <w:sz w:val="22"/>
        </w:rPr>
        <w:t>Use caution with links and attachments.</w:t>
      </w:r>
      <w:r w:rsidRPr="00C65F24">
        <w:rPr>
          <w:sz w:val="22"/>
        </w:rPr>
        <w:t xml:space="preserve"> Take appropriate precautions when using email and web browsers to reduce the risk of</w:t>
      </w:r>
      <w:del w:id="1399" w:author="Sai Praneetha Bhaskaruni" w:date="2022-03-24T16:51:00Z">
        <w:r w:rsidRPr="00C65F24" w:rsidDel="00AA747A">
          <w:rPr>
            <w:sz w:val="22"/>
          </w:rPr>
          <w:delText xml:space="preserve"> </w:delText>
        </w:r>
      </w:del>
      <w:ins w:id="1400" w:author="Sai Praneetha Bhaskaruni" w:date="2022-03-24T16:51:00Z">
        <w:r w:rsidR="00AA747A">
          <w:rPr>
            <w:sz w:val="22"/>
          </w:rPr>
          <w:t xml:space="preserve"> virus attacks</w:t>
        </w:r>
      </w:ins>
      <w:del w:id="1401" w:author="Sai Praneetha Bhaskaruni" w:date="2022-03-24T16:51:00Z">
        <w:r w:rsidRPr="00C65F24" w:rsidDel="00AA747A">
          <w:rPr>
            <w:sz w:val="22"/>
          </w:rPr>
          <w:delText xml:space="preserve">an </w:delText>
        </w:r>
        <w:r w:rsidRPr="00EC5F56" w:rsidDel="00AA747A">
          <w:rPr>
            <w:sz w:val="22"/>
            <w:highlight w:val="yellow"/>
            <w:rPrChange w:id="1402" w:author="Sai Praneetha Bhaskaruni" w:date="2022-03-24T15:16:00Z">
              <w:rPr>
                <w:sz w:val="22"/>
              </w:rPr>
            </w:rPrChange>
          </w:rPr>
          <w:delText>infection</w:delText>
        </w:r>
      </w:del>
      <w:r w:rsidRPr="00C65F24">
        <w:rPr>
          <w:sz w:val="22"/>
        </w:rPr>
        <w:t xml:space="preserve">. Be </w:t>
      </w:r>
      <w:r w:rsidRPr="00DA435B">
        <w:rPr>
          <w:sz w:val="22"/>
        </w:rPr>
        <w:t>wary</w:t>
      </w:r>
      <w:r w:rsidRPr="00C65F24">
        <w:rPr>
          <w:sz w:val="22"/>
        </w:rPr>
        <w:t xml:space="preserve"> of unsolicited email attachments and use caution when clicking on email links, even if they seem to </w:t>
      </w:r>
      <w:r>
        <w:rPr>
          <w:sz w:val="22"/>
        </w:rPr>
        <w:t xml:space="preserve">come from </w:t>
      </w:r>
      <w:del w:id="1403" w:author="Sai Praneetha Bhaskaruni" w:date="2022-07-08T14:14:00Z">
        <w:r w:rsidDel="000707AF">
          <w:rPr>
            <w:sz w:val="22"/>
          </w:rPr>
          <w:delText>people</w:delText>
        </w:r>
      </w:del>
      <w:ins w:id="1404" w:author="Sai Praneetha Bhaskaruni" w:date="2022-07-08T14:14:00Z">
        <w:r w:rsidR="000707AF">
          <w:rPr>
            <w:sz w:val="22"/>
          </w:rPr>
          <w:t>people</w:t>
        </w:r>
      </w:ins>
      <w:r>
        <w:rPr>
          <w:sz w:val="22"/>
        </w:rPr>
        <w:t xml:space="preserve"> you</w:t>
      </w:r>
      <w:ins w:id="1405" w:author="Sai Praneetha Bhaskaruni" w:date="2022-03-24T16:52:00Z">
        <w:r w:rsidR="00165154">
          <w:rPr>
            <w:sz w:val="22"/>
          </w:rPr>
          <w:t xml:space="preserve"> are aware of</w:t>
        </w:r>
      </w:ins>
      <w:del w:id="1406" w:author="Sai Praneetha Bhaskaruni" w:date="2022-03-24T16:52:00Z">
        <w:r w:rsidDel="00165154">
          <w:rPr>
            <w:sz w:val="22"/>
          </w:rPr>
          <w:delText xml:space="preserve"> know</w:delText>
        </w:r>
      </w:del>
      <w:r>
        <w:rPr>
          <w:sz w:val="22"/>
        </w:rPr>
        <w:t xml:space="preserve">. </w:t>
      </w:r>
      <w:r w:rsidRPr="00655D96">
        <w:rPr>
          <w:sz w:val="22"/>
        </w:rPr>
        <w:t>(Using Caution with Email Attachments)</w:t>
      </w:r>
    </w:p>
    <w:p w14:paraId="49CDB8C6" w14:textId="1FC8F946" w:rsidR="00C65F24" w:rsidRPr="00C65F24" w:rsidRDefault="00C65F24" w:rsidP="00C65F24">
      <w:pPr>
        <w:spacing w:after="120"/>
        <w:ind w:left="129" w:hanging="14"/>
        <w:rPr>
          <w:sz w:val="22"/>
        </w:rPr>
      </w:pPr>
      <w:r w:rsidRPr="00C65F24">
        <w:rPr>
          <w:b/>
          <w:sz w:val="22"/>
        </w:rPr>
        <w:t>Block pop-up advertisements.</w:t>
      </w:r>
      <w:r w:rsidRPr="00C65F24">
        <w:rPr>
          <w:sz w:val="22"/>
        </w:rPr>
        <w:t xml:space="preserve"> Pop-up blockers disable </w:t>
      </w:r>
      <w:r w:rsidR="00655D96">
        <w:rPr>
          <w:sz w:val="22"/>
        </w:rPr>
        <w:t xml:space="preserve">browser </w:t>
      </w:r>
      <w:r w:rsidRPr="00C65F24">
        <w:rPr>
          <w:sz w:val="22"/>
        </w:rPr>
        <w:t>windows that could potentially contain malicious code. Most browsers have a free feature that can be enabled to block pop-up advertisements.</w:t>
      </w:r>
    </w:p>
    <w:p w14:paraId="74365D9E" w14:textId="1469B556" w:rsidR="00C65F24" w:rsidRPr="00C65F24" w:rsidRDefault="00C65F24" w:rsidP="00C65F24">
      <w:pPr>
        <w:spacing w:after="120"/>
        <w:ind w:left="129" w:hanging="14"/>
        <w:rPr>
          <w:sz w:val="22"/>
        </w:rPr>
      </w:pPr>
      <w:r w:rsidRPr="00C65F24">
        <w:rPr>
          <w:b/>
          <w:sz w:val="22"/>
        </w:rPr>
        <w:t>Use an account with limited permissions.</w:t>
      </w:r>
      <w:r w:rsidRPr="00C65F24">
        <w:rPr>
          <w:sz w:val="22"/>
        </w:rPr>
        <w:t xml:space="preserve"> When navigating the web, it's a good security practice to use an account with limited permissions. If </w:t>
      </w:r>
      <w:ins w:id="1407" w:author="Sai Praneetha Bhaskaruni" w:date="2022-03-24T16:53:00Z">
        <w:r w:rsidR="00884017">
          <w:rPr>
            <w:sz w:val="22"/>
          </w:rPr>
          <w:t>the system got affected with virus</w:t>
        </w:r>
      </w:ins>
      <w:del w:id="1408" w:author="Sai Praneetha Bhaskaruni" w:date="2022-03-24T16:53:00Z">
        <w:r w:rsidRPr="00C65F24" w:rsidDel="00884017">
          <w:rPr>
            <w:sz w:val="22"/>
          </w:rPr>
          <w:delText>you do become infected</w:delText>
        </w:r>
      </w:del>
      <w:r w:rsidRPr="00C65F24">
        <w:rPr>
          <w:sz w:val="22"/>
        </w:rPr>
        <w:t>, restricted permissions keep the malicious code from spreading and escalating to an administrative account.</w:t>
      </w:r>
    </w:p>
    <w:p w14:paraId="64B2607F" w14:textId="484B8288" w:rsidR="00C65F24" w:rsidRPr="00C65F24" w:rsidRDefault="00C65F24" w:rsidP="00C65F24">
      <w:pPr>
        <w:spacing w:after="120"/>
        <w:ind w:left="129" w:hanging="14"/>
        <w:rPr>
          <w:sz w:val="22"/>
        </w:rPr>
      </w:pPr>
      <w:r w:rsidRPr="00C65F24">
        <w:rPr>
          <w:b/>
          <w:sz w:val="22"/>
        </w:rPr>
        <w:t xml:space="preserve">Disable external media </w:t>
      </w:r>
      <w:del w:id="1409" w:author="Sai Praneetha Bhaskaruni" w:date="2022-07-08T14:14:00Z">
        <w:r w:rsidRPr="00C65F24" w:rsidDel="00770BC7">
          <w:rPr>
            <w:b/>
            <w:sz w:val="22"/>
          </w:rPr>
          <w:delText>AutoRun</w:delText>
        </w:r>
      </w:del>
      <w:ins w:id="1410" w:author="Sai Praneetha Bhaskaruni" w:date="2022-07-08T14:14:00Z">
        <w:r w:rsidR="00770BC7" w:rsidRPr="00C65F24">
          <w:rPr>
            <w:b/>
            <w:sz w:val="22"/>
          </w:rPr>
          <w:t>Autorun</w:t>
        </w:r>
      </w:ins>
      <w:r w:rsidRPr="00C65F24">
        <w:rPr>
          <w:b/>
          <w:sz w:val="22"/>
        </w:rPr>
        <w:t xml:space="preserve"> and AutoPlay features.</w:t>
      </w:r>
      <w:r w:rsidRPr="00C65F24">
        <w:rPr>
          <w:sz w:val="22"/>
        </w:rPr>
        <w:t xml:space="preserve"> Disabling </w:t>
      </w:r>
      <w:del w:id="1411" w:author="Sai Praneetha Bhaskaruni" w:date="2022-07-08T14:14:00Z">
        <w:r w:rsidRPr="00C65F24" w:rsidDel="000707AF">
          <w:rPr>
            <w:sz w:val="22"/>
          </w:rPr>
          <w:delText>AutoRun</w:delText>
        </w:r>
      </w:del>
      <w:ins w:id="1412" w:author="Sai Praneetha Bhaskaruni" w:date="2022-07-08T14:14:00Z">
        <w:r w:rsidR="000707AF" w:rsidRPr="00C65F24">
          <w:rPr>
            <w:sz w:val="22"/>
          </w:rPr>
          <w:t>Autorun</w:t>
        </w:r>
      </w:ins>
      <w:r w:rsidRPr="00C65F24">
        <w:rPr>
          <w:sz w:val="22"/>
        </w:rPr>
        <w:t xml:space="preserve"> and AutoPlay features prevents external media infected with malicious code from automatically running on </w:t>
      </w:r>
      <w:r w:rsidR="001E3266">
        <w:rPr>
          <w:sz w:val="22"/>
        </w:rPr>
        <w:t xml:space="preserve">the </w:t>
      </w:r>
      <w:ins w:id="1413" w:author="Sai Praneetha Bhaskaruni" w:date="2022-03-24T16:54:00Z">
        <w:r w:rsidR="00906714">
          <w:rPr>
            <w:sz w:val="22"/>
          </w:rPr>
          <w:t>system</w:t>
        </w:r>
      </w:ins>
      <w:del w:id="1414" w:author="Sai Praneetha Bhaskaruni" w:date="2022-03-24T16:54:00Z">
        <w:r w:rsidRPr="00C65F24" w:rsidDel="00906714">
          <w:rPr>
            <w:sz w:val="22"/>
          </w:rPr>
          <w:delText>computer</w:delText>
        </w:r>
      </w:del>
      <w:r w:rsidRPr="00C65F24">
        <w:rPr>
          <w:sz w:val="22"/>
        </w:rPr>
        <w:t>.</w:t>
      </w:r>
    </w:p>
    <w:p w14:paraId="2A2CC9C5" w14:textId="5133D1CB" w:rsidR="00C65F24" w:rsidRPr="00C65F24" w:rsidRDefault="00C65F24" w:rsidP="00C65F24">
      <w:pPr>
        <w:spacing w:after="120"/>
        <w:ind w:left="129" w:hanging="14"/>
        <w:rPr>
          <w:sz w:val="22"/>
        </w:rPr>
      </w:pPr>
      <w:r w:rsidRPr="00C65F24">
        <w:rPr>
          <w:b/>
          <w:sz w:val="22"/>
        </w:rPr>
        <w:t>Change your passwords.</w:t>
      </w:r>
      <w:r w:rsidRPr="00C65F24">
        <w:rPr>
          <w:sz w:val="22"/>
        </w:rPr>
        <w:t xml:space="preserve"> If you believe </w:t>
      </w:r>
      <w:r w:rsidR="001E3266">
        <w:rPr>
          <w:sz w:val="22"/>
        </w:rPr>
        <w:t>the</w:t>
      </w:r>
      <w:r w:rsidRPr="00C65F24">
        <w:rPr>
          <w:sz w:val="22"/>
        </w:rPr>
        <w:t xml:space="preserve"> </w:t>
      </w:r>
      <w:ins w:id="1415" w:author="Sai Praneetha Bhaskaruni" w:date="2022-03-24T16:54:00Z">
        <w:r w:rsidR="000916BA">
          <w:rPr>
            <w:sz w:val="22"/>
          </w:rPr>
          <w:t>system</w:t>
        </w:r>
      </w:ins>
      <w:del w:id="1416" w:author="Sai Praneetha Bhaskaruni" w:date="2022-03-24T16:54:00Z">
        <w:r w:rsidRPr="00C65F24" w:rsidDel="000916BA">
          <w:rPr>
            <w:sz w:val="22"/>
          </w:rPr>
          <w:delText>computer</w:delText>
        </w:r>
      </w:del>
      <w:r w:rsidRPr="00C65F24">
        <w:rPr>
          <w:sz w:val="22"/>
        </w:rPr>
        <w:t xml:space="preserve"> is infected, change </w:t>
      </w:r>
      <w:r w:rsidR="00186FE3">
        <w:rPr>
          <w:sz w:val="22"/>
        </w:rPr>
        <w:t>the</w:t>
      </w:r>
      <w:r w:rsidRPr="00C65F24">
        <w:rPr>
          <w:sz w:val="22"/>
        </w:rPr>
        <w:t xml:space="preserve"> passwords. This includes any passwords for websites that may have been cached in </w:t>
      </w:r>
      <w:r w:rsidR="00571D2D">
        <w:rPr>
          <w:sz w:val="22"/>
        </w:rPr>
        <w:t>the</w:t>
      </w:r>
      <w:r w:rsidRPr="00C65F24">
        <w:rPr>
          <w:sz w:val="22"/>
        </w:rPr>
        <w:t xml:space="preserve"> web browser. Create and use strong passwords, making them difficu</w:t>
      </w:r>
      <w:r>
        <w:rPr>
          <w:sz w:val="22"/>
        </w:rPr>
        <w:t xml:space="preserve">lt for attackers to guess. </w:t>
      </w:r>
      <w:r w:rsidRPr="00110D86">
        <w:rPr>
          <w:sz w:val="22"/>
        </w:rPr>
        <w:t>(Choosing and Protecting Passwords and Supplementing Passwords)</w:t>
      </w:r>
    </w:p>
    <w:p w14:paraId="1345580C" w14:textId="67D72BD3" w:rsidR="00C65F24" w:rsidRPr="00C65F24" w:rsidRDefault="00C65F24" w:rsidP="00C65F24">
      <w:pPr>
        <w:spacing w:after="120"/>
        <w:ind w:left="129" w:hanging="14"/>
        <w:rPr>
          <w:sz w:val="22"/>
        </w:rPr>
      </w:pPr>
      <w:r w:rsidRPr="00C65F24">
        <w:rPr>
          <w:b/>
          <w:sz w:val="22"/>
        </w:rPr>
        <w:t>Keep software updated.</w:t>
      </w:r>
      <w:r w:rsidRPr="00C65F24">
        <w:rPr>
          <w:sz w:val="22"/>
        </w:rPr>
        <w:t xml:space="preserve"> Install software patches on </w:t>
      </w:r>
      <w:r w:rsidR="00690603">
        <w:rPr>
          <w:sz w:val="22"/>
        </w:rPr>
        <w:t xml:space="preserve">the </w:t>
      </w:r>
      <w:ins w:id="1417" w:author="Sai Praneetha Bhaskaruni" w:date="2022-03-24T16:55:00Z">
        <w:r w:rsidR="00D13A03">
          <w:rPr>
            <w:sz w:val="22"/>
          </w:rPr>
          <w:t>system</w:t>
        </w:r>
      </w:ins>
      <w:del w:id="1418" w:author="Sai Praneetha Bhaskaruni" w:date="2022-03-24T16:55:00Z">
        <w:r w:rsidRPr="00C65F24" w:rsidDel="00D13A03">
          <w:rPr>
            <w:sz w:val="22"/>
          </w:rPr>
          <w:delText>computer</w:delText>
        </w:r>
      </w:del>
      <w:r w:rsidRPr="00C65F24">
        <w:rPr>
          <w:sz w:val="22"/>
        </w:rPr>
        <w:t xml:space="preserve"> so attackers do not take advantage of known vulnerabilities. Consider enabling automat</w:t>
      </w:r>
      <w:r>
        <w:rPr>
          <w:sz w:val="22"/>
        </w:rPr>
        <w:t xml:space="preserve">ic updates, when available. </w:t>
      </w:r>
      <w:r w:rsidRPr="00993A75">
        <w:rPr>
          <w:sz w:val="22"/>
        </w:rPr>
        <w:t>(Understanding Patches and Software Updates)</w:t>
      </w:r>
    </w:p>
    <w:p w14:paraId="664F70CA" w14:textId="0DC089CF" w:rsidR="00C65F24" w:rsidRPr="00C65F24" w:rsidRDefault="00C65F24" w:rsidP="00C65F24">
      <w:pPr>
        <w:spacing w:after="120"/>
        <w:ind w:left="129" w:hanging="14"/>
        <w:rPr>
          <w:sz w:val="22"/>
        </w:rPr>
      </w:pPr>
      <w:r w:rsidRPr="00C65F24">
        <w:rPr>
          <w:b/>
          <w:sz w:val="22"/>
        </w:rPr>
        <w:t>Back up data</w:t>
      </w:r>
      <w:r w:rsidRPr="00C65F24">
        <w:rPr>
          <w:sz w:val="22"/>
        </w:rPr>
        <w:t xml:space="preserve">. Regularly back up </w:t>
      </w:r>
      <w:r w:rsidR="007C7669">
        <w:rPr>
          <w:sz w:val="22"/>
        </w:rPr>
        <w:t>the</w:t>
      </w:r>
      <w:r w:rsidRPr="00C65F24">
        <w:rPr>
          <w:sz w:val="22"/>
        </w:rPr>
        <w:t xml:space="preserve"> documents, photos, and important email messages to the cloud or to an external hard drive. In the event of an </w:t>
      </w:r>
      <w:del w:id="1419" w:author="Sai Praneetha Bhaskaruni" w:date="2022-03-24T16:55:00Z">
        <w:r w:rsidRPr="00C65F24" w:rsidDel="00786E4B">
          <w:rPr>
            <w:sz w:val="22"/>
          </w:rPr>
          <w:delText>infection</w:delText>
        </w:r>
      </w:del>
      <w:ins w:id="1420" w:author="Sai Praneetha Bhaskaruni" w:date="2022-03-24T16:55:00Z">
        <w:r w:rsidR="00786E4B">
          <w:rPr>
            <w:sz w:val="22"/>
          </w:rPr>
          <w:t>attack</w:t>
        </w:r>
      </w:ins>
      <w:r w:rsidRPr="00C65F24">
        <w:rPr>
          <w:sz w:val="22"/>
        </w:rPr>
        <w:t xml:space="preserve">, </w:t>
      </w:r>
      <w:ins w:id="1421" w:author="Sai Praneetha Bhaskaruni" w:date="2022-03-24T16:55:00Z">
        <w:r w:rsidR="00334E5B">
          <w:rPr>
            <w:sz w:val="22"/>
          </w:rPr>
          <w:t>then</w:t>
        </w:r>
      </w:ins>
      <w:r w:rsidRPr="00C65F24">
        <w:rPr>
          <w:sz w:val="22"/>
        </w:rPr>
        <w:t xml:space="preserve"> information </w:t>
      </w:r>
      <w:ins w:id="1422" w:author="Sai Praneetha Bhaskaruni" w:date="2022-03-24T16:56:00Z">
        <w:r w:rsidR="00B30930">
          <w:rPr>
            <w:sz w:val="22"/>
          </w:rPr>
          <w:t>won</w:t>
        </w:r>
        <w:r w:rsidR="0054542D">
          <w:rPr>
            <w:sz w:val="22"/>
          </w:rPr>
          <w:t>’</w:t>
        </w:r>
        <w:r w:rsidR="00B30930">
          <w:rPr>
            <w:sz w:val="22"/>
          </w:rPr>
          <w:t>t</w:t>
        </w:r>
      </w:ins>
      <w:del w:id="1423" w:author="Sai Praneetha Bhaskaruni" w:date="2022-03-24T16:56:00Z">
        <w:r w:rsidRPr="00C65F24" w:rsidDel="00B30930">
          <w:rPr>
            <w:sz w:val="22"/>
          </w:rPr>
          <w:delText>will not</w:delText>
        </w:r>
      </w:del>
      <w:r w:rsidRPr="00C65F24">
        <w:rPr>
          <w:sz w:val="22"/>
        </w:rPr>
        <w:t xml:space="preserve"> be los</w:t>
      </w:r>
      <w:ins w:id="1424" w:author="Sai Praneetha Bhaskaruni" w:date="2022-03-24T16:56:00Z">
        <w:r w:rsidR="00B30930">
          <w:rPr>
            <w:sz w:val="22"/>
          </w:rPr>
          <w:t>t</w:t>
        </w:r>
      </w:ins>
      <w:del w:id="1425" w:author="Sai Praneetha Bhaskaruni" w:date="2022-03-24T16:55:00Z">
        <w:r w:rsidRPr="00C65F24" w:rsidDel="00334E5B">
          <w:rPr>
            <w:sz w:val="22"/>
          </w:rPr>
          <w:delText>t</w:delText>
        </w:r>
      </w:del>
      <w:r w:rsidRPr="00C65F24">
        <w:rPr>
          <w:sz w:val="22"/>
        </w:rPr>
        <w:t>.</w:t>
      </w:r>
    </w:p>
    <w:p w14:paraId="10A6EA93" w14:textId="03969847" w:rsidR="00C65F24" w:rsidRPr="00C65F24" w:rsidRDefault="00C65F24" w:rsidP="00C65F24">
      <w:pPr>
        <w:spacing w:after="120"/>
        <w:ind w:left="129" w:hanging="14"/>
        <w:rPr>
          <w:sz w:val="22"/>
        </w:rPr>
      </w:pPr>
      <w:r w:rsidRPr="00C65F24">
        <w:rPr>
          <w:b/>
          <w:sz w:val="22"/>
        </w:rPr>
        <w:t>Install or enable a firewall</w:t>
      </w:r>
      <w:r w:rsidRPr="00C65F24">
        <w:rPr>
          <w:sz w:val="22"/>
        </w:rPr>
        <w:t xml:space="preserve">. Firewalls can prevent some types of </w:t>
      </w:r>
      <w:ins w:id="1426" w:author="Sai Praneetha Bhaskaruni" w:date="2022-03-24T16:58:00Z">
        <w:r w:rsidR="005E63B6">
          <w:rPr>
            <w:sz w:val="22"/>
          </w:rPr>
          <w:t xml:space="preserve">attacks </w:t>
        </w:r>
      </w:ins>
      <w:del w:id="1427" w:author="Sai Praneetha Bhaskaruni" w:date="2022-03-24T16:58:00Z">
        <w:r w:rsidRPr="00C65F24" w:rsidDel="005E63B6">
          <w:rPr>
            <w:sz w:val="22"/>
          </w:rPr>
          <w:delText xml:space="preserve">infection </w:delText>
        </w:r>
      </w:del>
      <w:r w:rsidRPr="00C65F24">
        <w:rPr>
          <w:sz w:val="22"/>
        </w:rPr>
        <w:t>by blocking malicious traffic before it enters</w:t>
      </w:r>
      <w:r w:rsidR="009A72B8">
        <w:rPr>
          <w:sz w:val="22"/>
        </w:rPr>
        <w:t xml:space="preserve"> the</w:t>
      </w:r>
      <w:r w:rsidRPr="00C65F24">
        <w:rPr>
          <w:sz w:val="22"/>
        </w:rPr>
        <w:t xml:space="preserve"> </w:t>
      </w:r>
      <w:ins w:id="1428" w:author="Sai Praneetha Bhaskaruni" w:date="2022-03-24T16:56:00Z">
        <w:r w:rsidR="004E0989">
          <w:rPr>
            <w:sz w:val="22"/>
          </w:rPr>
          <w:t>system</w:t>
        </w:r>
      </w:ins>
      <w:del w:id="1429" w:author="Sai Praneetha Bhaskaruni" w:date="2022-03-24T16:56:00Z">
        <w:r w:rsidRPr="00C65F24" w:rsidDel="004E0989">
          <w:rPr>
            <w:sz w:val="22"/>
          </w:rPr>
          <w:delText>computer</w:delText>
        </w:r>
      </w:del>
      <w:r w:rsidRPr="00C65F24">
        <w:rPr>
          <w:sz w:val="22"/>
        </w:rPr>
        <w:t>. Some operating systems include a firewall; if the operating system you are usi</w:t>
      </w:r>
      <w:r>
        <w:rPr>
          <w:sz w:val="22"/>
        </w:rPr>
        <w:t xml:space="preserve">ng includes one, enable it. </w:t>
      </w:r>
    </w:p>
    <w:p w14:paraId="6E81C02C" w14:textId="3E4BF036" w:rsidR="00C65F24" w:rsidRPr="00C65F24" w:rsidRDefault="00C65F24" w:rsidP="00C65F24">
      <w:pPr>
        <w:spacing w:after="120"/>
        <w:ind w:left="129" w:hanging="14"/>
        <w:rPr>
          <w:sz w:val="22"/>
        </w:rPr>
      </w:pPr>
      <w:r w:rsidRPr="00C65F24">
        <w:rPr>
          <w:b/>
          <w:sz w:val="22"/>
        </w:rPr>
        <w:lastRenderedPageBreak/>
        <w:t>Use anti-spyware tools.</w:t>
      </w:r>
      <w:r w:rsidRPr="00C65F24">
        <w:rPr>
          <w:sz w:val="22"/>
        </w:rPr>
        <w:t xml:space="preserve"> Spyware is a common virus source, but </w:t>
      </w:r>
      <w:ins w:id="1430" w:author="Sai Praneetha Bhaskaruni" w:date="2022-03-24T16:59:00Z">
        <w:r w:rsidR="005E63B6">
          <w:rPr>
            <w:sz w:val="22"/>
          </w:rPr>
          <w:t xml:space="preserve">the attacks </w:t>
        </w:r>
      </w:ins>
      <w:del w:id="1431" w:author="Sai Praneetha Bhaskaruni" w:date="2022-03-24T16:59:00Z">
        <w:r w:rsidRPr="00C65F24" w:rsidDel="005E63B6">
          <w:rPr>
            <w:sz w:val="22"/>
          </w:rPr>
          <w:delText xml:space="preserve">you </w:delText>
        </w:r>
      </w:del>
      <w:r w:rsidRPr="00C65F24">
        <w:rPr>
          <w:sz w:val="22"/>
        </w:rPr>
        <w:t xml:space="preserve">can </w:t>
      </w:r>
      <w:ins w:id="1432" w:author="Sai Praneetha Bhaskaruni" w:date="2022-03-24T16:59:00Z">
        <w:r w:rsidR="005E63B6">
          <w:rPr>
            <w:sz w:val="22"/>
          </w:rPr>
          <w:t xml:space="preserve">be </w:t>
        </w:r>
      </w:ins>
      <w:r w:rsidRPr="00C65F24">
        <w:rPr>
          <w:sz w:val="22"/>
        </w:rPr>
        <w:t>minimize</w:t>
      </w:r>
      <w:ins w:id="1433" w:author="Sai Praneetha Bhaskaruni" w:date="2022-03-24T16:59:00Z">
        <w:r w:rsidR="005E63B6">
          <w:rPr>
            <w:sz w:val="22"/>
          </w:rPr>
          <w:t>d</w:t>
        </w:r>
      </w:ins>
      <w:r w:rsidRPr="00C65F24">
        <w:rPr>
          <w:sz w:val="22"/>
        </w:rPr>
        <w:t xml:space="preserve"> </w:t>
      </w:r>
      <w:del w:id="1434" w:author="Sai Praneetha Bhaskaruni" w:date="2022-03-24T16:59:00Z">
        <w:r w:rsidRPr="00C65F24" w:rsidDel="005E63B6">
          <w:rPr>
            <w:sz w:val="22"/>
          </w:rPr>
          <w:delText xml:space="preserve">infections </w:delText>
        </w:r>
      </w:del>
      <w:r w:rsidRPr="00C65F24">
        <w:rPr>
          <w:sz w:val="22"/>
        </w:rPr>
        <w:t>by using a program that identifies and removes spyware. Most antivirus software includes an anti-spyware option; ensure you enable it.</w:t>
      </w:r>
    </w:p>
    <w:p w14:paraId="02B64FB9" w14:textId="71EFB8C1" w:rsidR="00C65F24" w:rsidRPr="00C65F24" w:rsidDel="00160455" w:rsidRDefault="00C65F24" w:rsidP="00C65F24">
      <w:pPr>
        <w:spacing w:after="120"/>
        <w:ind w:left="129" w:hanging="14"/>
        <w:rPr>
          <w:del w:id="1435" w:author="Sai Praneetha Bhaskaruni" w:date="2022-03-24T17:00:00Z"/>
          <w:sz w:val="22"/>
        </w:rPr>
      </w:pPr>
      <w:del w:id="1436" w:author="Sai Praneetha Bhaskaruni" w:date="2022-03-24T17:00:00Z">
        <w:r w:rsidRPr="00C65F24" w:rsidDel="00160455">
          <w:rPr>
            <w:b/>
            <w:sz w:val="22"/>
          </w:rPr>
          <w:delText>Monitor accounts.</w:delText>
        </w:r>
        <w:r w:rsidRPr="00C65F24" w:rsidDel="00160455">
          <w:rPr>
            <w:sz w:val="22"/>
          </w:rPr>
          <w:delText xml:space="preserve"> Look for any unauthorized use of, or unusual activity on your accounts—especially banking accounts. If you identify unauthorized or unusual activity, contact your account provider immediately.</w:delText>
        </w:r>
      </w:del>
    </w:p>
    <w:p w14:paraId="46DEE3AC" w14:textId="7CFD93D4" w:rsidR="00533772" w:rsidRPr="00533772" w:rsidRDefault="00C65F24" w:rsidP="00C65F24">
      <w:pPr>
        <w:spacing w:after="120"/>
        <w:ind w:left="129" w:hanging="14"/>
        <w:rPr>
          <w:sz w:val="22"/>
        </w:rPr>
      </w:pPr>
      <w:r w:rsidRPr="00C65F24">
        <w:rPr>
          <w:b/>
          <w:sz w:val="22"/>
        </w:rPr>
        <w:t>Avoid using public Wi-Fi.</w:t>
      </w:r>
      <w:r w:rsidRPr="00C65F24">
        <w:rPr>
          <w:sz w:val="22"/>
        </w:rPr>
        <w:t xml:space="preserve"> Unsecured public Wi-Fi may allow an attacker to intercept device’s network traffic and gain access to personal information.</w:t>
      </w:r>
    </w:p>
    <w:p w14:paraId="70C51DDF" w14:textId="77777777" w:rsidR="001B0076" w:rsidRPr="00360833" w:rsidRDefault="001B0076" w:rsidP="004C52FA">
      <w:pPr>
        <w:pStyle w:val="Heading1"/>
      </w:pPr>
    </w:p>
    <w:p w14:paraId="14988FC8" w14:textId="0349D094" w:rsidR="007558B4" w:rsidRDefault="00BC546B" w:rsidP="004C52FA">
      <w:pPr>
        <w:pStyle w:val="Heading1"/>
        <w:rPr>
          <w:ins w:id="1437" w:author="Sai Praneetha Bhaskaruni" w:date="2022-03-24T17:02:00Z"/>
        </w:rPr>
      </w:pPr>
      <w:bookmarkStart w:id="1438" w:name="_Toc108268263"/>
      <w:r>
        <w:rPr>
          <w:sz w:val="40"/>
        </w:rPr>
        <w:t>14</w:t>
      </w:r>
      <w:r w:rsidR="007558B4">
        <w:rPr>
          <w:sz w:val="40"/>
        </w:rPr>
        <w:t xml:space="preserve"> </w:t>
      </w:r>
      <w:r w:rsidR="007558B4" w:rsidRPr="007558B4">
        <w:t>Information system monitoring</w:t>
      </w:r>
      <w:bookmarkEnd w:id="1438"/>
    </w:p>
    <w:p w14:paraId="41D37942" w14:textId="6A2395DB" w:rsidR="00F33361" w:rsidRPr="00CB64FF" w:rsidRDefault="00F33361">
      <w:pPr>
        <w:spacing w:after="120"/>
        <w:ind w:left="129" w:hanging="14"/>
        <w:pPrChange w:id="1439" w:author="Sai Praneetha Bhaskaruni" w:date="2022-03-24T17:02:00Z">
          <w:pPr>
            <w:pStyle w:val="Heading1"/>
          </w:pPr>
        </w:pPrChange>
      </w:pPr>
      <w:ins w:id="1440" w:author="Sai Praneetha Bhaskaruni" w:date="2022-03-24T17:02:00Z">
        <w:r>
          <w:rPr>
            <w:sz w:val="22"/>
          </w:rPr>
          <w:t>Information systems security relies on the practice of ensuring and maintaining the confidentiality, integrity, and availability of information systems and the data transmitted, processed, and/or stored on those systems.</w:t>
        </w:r>
      </w:ins>
    </w:p>
    <w:p w14:paraId="49F2426F" w14:textId="5BDA19DD" w:rsidR="001B0076" w:rsidRDefault="001B0076" w:rsidP="001B0076">
      <w:pPr>
        <w:spacing w:after="120"/>
        <w:ind w:left="129" w:hanging="14"/>
        <w:rPr>
          <w:ins w:id="1441" w:author="Sai Praneetha Bhaskaruni" w:date="2022-03-24T17:02:00Z"/>
          <w:sz w:val="22"/>
        </w:rPr>
      </w:pPr>
      <w:r w:rsidRPr="001B0076">
        <w:rPr>
          <w:b/>
          <w:i/>
          <w:sz w:val="22"/>
        </w:rPr>
        <w:t xml:space="preserve">Recommendation for customer (HDO): </w:t>
      </w:r>
      <w:r w:rsidR="002A6172" w:rsidRPr="002A6172">
        <w:rPr>
          <w:sz w:val="22"/>
        </w:rPr>
        <w:t xml:space="preserve">It is the HDO's responsibility to maintain the </w:t>
      </w:r>
      <w:r w:rsidR="002A6172" w:rsidRPr="004B4C0D">
        <w:rPr>
          <w:sz w:val="22"/>
        </w:rPr>
        <w:t>integrity</w:t>
      </w:r>
      <w:r w:rsidR="002A6172" w:rsidRPr="002A6172">
        <w:rPr>
          <w:sz w:val="22"/>
        </w:rPr>
        <w:t xml:space="preserve"> for its IT systems. The Nurse Station application can be accessed through web interface on a system which is owned by the HDO.</w:t>
      </w:r>
    </w:p>
    <w:p w14:paraId="591F1D62" w14:textId="5DF7B78F" w:rsidR="00F33361" w:rsidDel="00F33361" w:rsidRDefault="00F33361" w:rsidP="001B0076">
      <w:pPr>
        <w:spacing w:after="120"/>
        <w:ind w:left="129" w:hanging="14"/>
        <w:rPr>
          <w:del w:id="1442" w:author="Sai Praneetha Bhaskaruni" w:date="2022-03-24T17:02:00Z"/>
          <w:sz w:val="22"/>
        </w:rPr>
      </w:pPr>
    </w:p>
    <w:p w14:paraId="0EFD95F4" w14:textId="1853455F" w:rsidR="00A87EE4" w:rsidRPr="00A87EE4" w:rsidRDefault="00A87EE4" w:rsidP="00A87EE4">
      <w:pPr>
        <w:pStyle w:val="ListParagraph"/>
        <w:numPr>
          <w:ilvl w:val="0"/>
          <w:numId w:val="25"/>
        </w:numPr>
        <w:spacing w:after="120"/>
        <w:rPr>
          <w:sz w:val="22"/>
        </w:rPr>
      </w:pPr>
      <w:r w:rsidRPr="00A87EE4">
        <w:rPr>
          <w:sz w:val="22"/>
        </w:rPr>
        <w:t>Monitor critical systems and networks for indicators of attacks</w:t>
      </w:r>
      <w:r w:rsidR="00C16584">
        <w:rPr>
          <w:sz w:val="22"/>
        </w:rPr>
        <w:t xml:space="preserve"> (IOA)</w:t>
      </w:r>
      <w:r w:rsidRPr="00A87EE4">
        <w:rPr>
          <w:sz w:val="22"/>
        </w:rPr>
        <w:t xml:space="preserve">, and unauthorized connections to critical information systems. </w:t>
      </w:r>
    </w:p>
    <w:p w14:paraId="73693EB9" w14:textId="695C569F" w:rsidR="00A87EE4" w:rsidRPr="00A87EE4" w:rsidRDefault="00A87EE4" w:rsidP="00A87EE4">
      <w:pPr>
        <w:pStyle w:val="ListParagraph"/>
        <w:numPr>
          <w:ilvl w:val="0"/>
          <w:numId w:val="25"/>
        </w:numPr>
        <w:spacing w:after="120"/>
        <w:rPr>
          <w:sz w:val="22"/>
        </w:rPr>
      </w:pPr>
      <w:r w:rsidRPr="00A87EE4">
        <w:rPr>
          <w:sz w:val="22"/>
        </w:rPr>
        <w:t>Assess identified indicators and report unauthorized activity to the Position of Authority and information system owner</w:t>
      </w:r>
      <w:r>
        <w:rPr>
          <w:sz w:val="22"/>
        </w:rPr>
        <w:t xml:space="preserve"> HDO</w:t>
      </w:r>
      <w:r w:rsidRPr="00A87EE4">
        <w:rPr>
          <w:sz w:val="22"/>
        </w:rPr>
        <w:t xml:space="preserve">. </w:t>
      </w:r>
    </w:p>
    <w:p w14:paraId="0F1D74F9" w14:textId="4F8788C1" w:rsidR="001B0076" w:rsidRPr="00A87EE4" w:rsidRDefault="00A87EE4" w:rsidP="00A87EE4">
      <w:pPr>
        <w:pStyle w:val="ListParagraph"/>
        <w:numPr>
          <w:ilvl w:val="0"/>
          <w:numId w:val="25"/>
        </w:numPr>
        <w:spacing w:after="120"/>
        <w:rPr>
          <w:sz w:val="22"/>
        </w:rPr>
      </w:pPr>
      <w:r w:rsidRPr="00A87EE4">
        <w:rPr>
          <w:sz w:val="22"/>
        </w:rPr>
        <w:t>Ensure the integrity of monitoring tools and the information obtained from those tools</w:t>
      </w:r>
      <w:r>
        <w:rPr>
          <w:sz w:val="22"/>
        </w:rPr>
        <w:t>.</w:t>
      </w:r>
    </w:p>
    <w:p w14:paraId="3B550EEE" w14:textId="327A949C" w:rsidR="007558B4" w:rsidRDefault="00BC546B" w:rsidP="004C52FA">
      <w:pPr>
        <w:pStyle w:val="Heading1"/>
      </w:pPr>
      <w:bookmarkStart w:id="1443" w:name="_Toc108268264"/>
      <w:r>
        <w:rPr>
          <w:sz w:val="40"/>
        </w:rPr>
        <w:t>15</w:t>
      </w:r>
      <w:r w:rsidR="007558B4">
        <w:rPr>
          <w:sz w:val="40"/>
        </w:rPr>
        <w:t xml:space="preserve"> </w:t>
      </w:r>
      <w:r w:rsidR="007558B4" w:rsidRPr="007558B4">
        <w:t>Information handling and retention</w:t>
      </w:r>
      <w:bookmarkEnd w:id="1443"/>
    </w:p>
    <w:p w14:paraId="195983F8" w14:textId="121350B8" w:rsidR="001B0076" w:rsidRPr="001B0076" w:rsidRDefault="00533772" w:rsidP="001B0076">
      <w:pPr>
        <w:spacing w:after="120"/>
        <w:ind w:left="129" w:hanging="14"/>
        <w:rPr>
          <w:b/>
          <w:i/>
          <w:sz w:val="22"/>
        </w:rPr>
      </w:pPr>
      <w:r w:rsidRPr="00CA58F3">
        <w:rPr>
          <w:b/>
          <w:i/>
          <w:sz w:val="22"/>
        </w:rPr>
        <w:t>Existing Security Features:</w:t>
      </w:r>
      <w:r>
        <w:rPr>
          <w:i/>
          <w:sz w:val="22"/>
        </w:rPr>
        <w:t xml:space="preserve"> </w:t>
      </w:r>
      <w:del w:id="1444" w:author="Sai Praneetha Bhaskaruni" w:date="2022-03-24T17:08:00Z">
        <w:r w:rsidR="00E846E8" w:rsidRPr="00E846E8" w:rsidDel="00AE2388">
          <w:rPr>
            <w:sz w:val="22"/>
          </w:rPr>
          <w:delText>H</w:delText>
        </w:r>
        <w:r w:rsidR="00E846E8" w:rsidRPr="00E846E8" w:rsidDel="0015441E">
          <w:rPr>
            <w:sz w:val="22"/>
          </w:rPr>
          <w:delText xml:space="preserve">ealth data </w:delText>
        </w:r>
        <w:r w:rsidR="00AA2471" w:rsidDel="0015441E">
          <w:rPr>
            <w:sz w:val="22"/>
          </w:rPr>
          <w:delText xml:space="preserve">is </w:delText>
        </w:r>
        <w:r w:rsidR="00E846E8" w:rsidRPr="00E846E8" w:rsidDel="0015441E">
          <w:rPr>
            <w:sz w:val="22"/>
          </w:rPr>
          <w:delText>retain</w:delText>
        </w:r>
        <w:r w:rsidR="00AA2471" w:rsidDel="0015441E">
          <w:rPr>
            <w:sz w:val="22"/>
          </w:rPr>
          <w:delText>ed</w:delText>
        </w:r>
        <w:r w:rsidR="00E846E8" w:rsidRPr="00E846E8" w:rsidDel="0015441E">
          <w:rPr>
            <w:sz w:val="22"/>
          </w:rPr>
          <w:delText xml:space="preserve"> in cloud</w:delText>
        </w:r>
        <w:r w:rsidDel="0015441E">
          <w:rPr>
            <w:sz w:val="22"/>
          </w:rPr>
          <w:delText xml:space="preserve">. </w:delText>
        </w:r>
      </w:del>
      <w:ins w:id="1445" w:author="Sai Praneetha Bhaskaruni" w:date="2022-03-24T17:08:00Z">
        <w:r w:rsidR="00A703F5">
          <w:rPr>
            <w:sz w:val="22"/>
          </w:rPr>
          <w:t xml:space="preserve">All the </w:t>
        </w:r>
        <w:r w:rsidR="00A703F5" w:rsidRPr="0019059A">
          <w:rPr>
            <w:sz w:val="22"/>
          </w:rPr>
          <w:t>data</w:t>
        </w:r>
        <w:r w:rsidR="00A703F5">
          <w:rPr>
            <w:sz w:val="22"/>
          </w:rPr>
          <w:t xml:space="preserve"> transferred from the SmartMedic device to cloud using the tablet. </w:t>
        </w:r>
        <w:r w:rsidR="0015441E">
          <w:rPr>
            <w:sz w:val="22"/>
          </w:rPr>
          <w:t xml:space="preserve">Accumulated </w:t>
        </w:r>
        <w:r w:rsidR="0015441E" w:rsidRPr="0019059A">
          <w:rPr>
            <w:sz w:val="22"/>
          </w:rPr>
          <w:t>data</w:t>
        </w:r>
        <w:r w:rsidR="0015441E" w:rsidRPr="00E846E8">
          <w:rPr>
            <w:sz w:val="22"/>
          </w:rPr>
          <w:t xml:space="preserve"> </w:t>
        </w:r>
        <w:r w:rsidR="0015441E">
          <w:rPr>
            <w:sz w:val="22"/>
          </w:rPr>
          <w:t xml:space="preserve">is </w:t>
        </w:r>
        <w:r w:rsidR="0015441E" w:rsidRPr="00E846E8">
          <w:rPr>
            <w:sz w:val="22"/>
          </w:rPr>
          <w:t>retain</w:t>
        </w:r>
        <w:r w:rsidR="0015441E">
          <w:rPr>
            <w:sz w:val="22"/>
          </w:rPr>
          <w:t>ed</w:t>
        </w:r>
        <w:r w:rsidR="0015441E" w:rsidRPr="00E846E8">
          <w:rPr>
            <w:sz w:val="22"/>
          </w:rPr>
          <w:t xml:space="preserve"> in cloud</w:t>
        </w:r>
        <w:r w:rsidR="0015441E">
          <w:rPr>
            <w:sz w:val="22"/>
          </w:rPr>
          <w:t xml:space="preserve">. </w:t>
        </w:r>
      </w:ins>
      <w:r>
        <w:rPr>
          <w:sz w:val="22"/>
        </w:rPr>
        <w:t>Retention</w:t>
      </w:r>
      <w:del w:id="1446" w:author="Sai Praneetha Bhaskaruni" w:date="2022-03-24T17:09:00Z">
        <w:r w:rsidDel="00AC1E1D">
          <w:rPr>
            <w:sz w:val="22"/>
          </w:rPr>
          <w:delText>s</w:delText>
        </w:r>
      </w:del>
      <w:r>
        <w:rPr>
          <w:sz w:val="22"/>
        </w:rPr>
        <w:t xml:space="preserve"> policy for the data storage </w:t>
      </w:r>
      <w:r w:rsidR="00AA2471">
        <w:rPr>
          <w:sz w:val="22"/>
        </w:rPr>
        <w:t xml:space="preserve">is </w:t>
      </w:r>
      <w:r w:rsidR="002A6172">
        <w:rPr>
          <w:sz w:val="22"/>
        </w:rPr>
        <w:t>of 6 months.</w:t>
      </w:r>
      <w:r>
        <w:rPr>
          <w:sz w:val="22"/>
        </w:rPr>
        <w:t xml:space="preserve"> </w:t>
      </w:r>
      <w:ins w:id="1447" w:author="Sai Praneetha Bhaskaruni" w:date="2022-03-24T17:05:00Z">
        <w:r w:rsidR="00585FA0">
          <w:rPr>
            <w:sz w:val="22"/>
          </w:rPr>
          <w:t xml:space="preserve"> </w:t>
        </w:r>
      </w:ins>
    </w:p>
    <w:p w14:paraId="7653E68A" w14:textId="77777777" w:rsidR="007878F2" w:rsidRDefault="007878F2" w:rsidP="00C335C4">
      <w:pPr>
        <w:spacing w:after="0" w:line="240" w:lineRule="auto"/>
        <w:ind w:left="0" w:firstLine="0"/>
        <w:rPr>
          <w:sz w:val="22"/>
        </w:rPr>
      </w:pPr>
    </w:p>
    <w:p w14:paraId="728A9CD1" w14:textId="4EEA7E72" w:rsidR="007878F2" w:rsidRPr="00180992" w:rsidRDefault="00BC3E8E" w:rsidP="004C52FA">
      <w:pPr>
        <w:pStyle w:val="Heading1"/>
      </w:pPr>
      <w:bookmarkStart w:id="1448" w:name="_Toc108268265"/>
      <w:r>
        <w:rPr>
          <w:sz w:val="40"/>
        </w:rPr>
        <w:t>1</w:t>
      </w:r>
      <w:r w:rsidR="00BC546B">
        <w:rPr>
          <w:sz w:val="40"/>
        </w:rPr>
        <w:t>6</w:t>
      </w:r>
      <w:r w:rsidR="007878F2" w:rsidRPr="00180992">
        <w:rPr>
          <w:color w:val="FFCC66"/>
          <w:sz w:val="40"/>
        </w:rPr>
        <w:t xml:space="preserve"> </w:t>
      </w:r>
      <w:r w:rsidR="00156074" w:rsidRPr="00C50743">
        <w:t>Transmission confidentiality and integrity</w:t>
      </w:r>
      <w:bookmarkEnd w:id="1448"/>
    </w:p>
    <w:p w14:paraId="364F6A0D" w14:textId="6597D340" w:rsidR="007878F2" w:rsidRPr="00C11DBF" w:rsidRDefault="007878F2" w:rsidP="007878F2">
      <w:pPr>
        <w:shd w:val="clear" w:color="auto" w:fill="E7E6E6" w:themeFill="background2"/>
        <w:spacing w:after="0"/>
        <w:ind w:left="118"/>
        <w:rPr>
          <w:b/>
          <w:sz w:val="22"/>
        </w:rPr>
      </w:pPr>
      <w:r w:rsidRPr="00C11DBF">
        <w:rPr>
          <w:b/>
          <w:sz w:val="22"/>
        </w:rPr>
        <w:t>SmartMedic Solution Component</w:t>
      </w:r>
      <w:ins w:id="1449" w:author="Sai Praneetha Bhaskaruni" w:date="2022-03-24T16:11:00Z">
        <w:r w:rsidR="00BF65D5">
          <w:rPr>
            <w:b/>
            <w:sz w:val="22"/>
          </w:rPr>
          <w:t>s</w:t>
        </w:r>
      </w:ins>
      <w:r w:rsidRPr="00C11DBF">
        <w:rPr>
          <w:b/>
          <w:sz w:val="22"/>
        </w:rPr>
        <w:t>: Device</w:t>
      </w:r>
      <w:r w:rsidR="002404A6" w:rsidRPr="002404A6">
        <w:rPr>
          <w:b/>
          <w:sz w:val="22"/>
        </w:rPr>
        <w:t>, Tablet &amp; Nurse Station Application</w:t>
      </w:r>
    </w:p>
    <w:p w14:paraId="797009A2" w14:textId="7CF67999" w:rsidR="007878F2" w:rsidRPr="003B7461" w:rsidRDefault="007878F2" w:rsidP="007878F2">
      <w:pPr>
        <w:spacing w:after="120"/>
        <w:ind w:left="129" w:hanging="14"/>
        <w:rPr>
          <w:sz w:val="22"/>
        </w:rPr>
      </w:pPr>
      <w:r w:rsidRPr="00CA58F3">
        <w:rPr>
          <w:b/>
          <w:i/>
          <w:sz w:val="22"/>
        </w:rPr>
        <w:t>Existing Security Features:</w:t>
      </w:r>
      <w:r>
        <w:rPr>
          <w:i/>
          <w:sz w:val="22"/>
        </w:rPr>
        <w:t xml:space="preserve"> </w:t>
      </w:r>
      <w:del w:id="1450" w:author="Sai Praneetha Bhaskaruni" w:date="2022-03-24T17:10:00Z">
        <w:r w:rsidR="003E5BF1" w:rsidRPr="003E5BF1" w:rsidDel="00E822D8">
          <w:rPr>
            <w:sz w:val="22"/>
          </w:rPr>
          <w:delText>T</w:delText>
        </w:r>
      </w:del>
      <w:ins w:id="1451" w:author="Sai Praneetha Bhaskaruni" w:date="2022-03-24T17:10:00Z">
        <w:r w:rsidR="00E822D8" w:rsidRPr="00BB0397">
          <w:rPr>
            <w:sz w:val="22"/>
          </w:rPr>
          <w:t>SmartMedic solution</w:t>
        </w:r>
        <w:r w:rsidR="00E822D8" w:rsidRPr="003E5BF1">
          <w:rPr>
            <w:sz w:val="22"/>
          </w:rPr>
          <w:t xml:space="preserve"> </w:t>
        </w:r>
        <w:r w:rsidR="00E822D8">
          <w:rPr>
            <w:sz w:val="22"/>
          </w:rPr>
          <w:t>platform t</w:t>
        </w:r>
      </w:ins>
      <w:r w:rsidR="003E5BF1" w:rsidRPr="003E5BF1">
        <w:rPr>
          <w:sz w:val="22"/>
        </w:rPr>
        <w:t>ransmits data only via a point-to-point dedicated channel betwe</w:t>
      </w:r>
      <w:r w:rsidR="003E5BF1">
        <w:rPr>
          <w:sz w:val="22"/>
        </w:rPr>
        <w:t>en SmartMedic device and Tablet</w:t>
      </w:r>
      <w:r w:rsidR="00BB0397">
        <w:rPr>
          <w:sz w:val="22"/>
        </w:rPr>
        <w:t xml:space="preserve">. </w:t>
      </w:r>
      <w:r w:rsidR="00BB0397" w:rsidRPr="00BB0397">
        <w:rPr>
          <w:sz w:val="22"/>
        </w:rPr>
        <w:t xml:space="preserve">The data at rest and data </w:t>
      </w:r>
      <w:r w:rsidR="00AA2471">
        <w:rPr>
          <w:sz w:val="22"/>
        </w:rPr>
        <w:t>in</w:t>
      </w:r>
      <w:r w:rsidR="00AA2471" w:rsidRPr="00BB0397">
        <w:rPr>
          <w:sz w:val="22"/>
        </w:rPr>
        <w:t xml:space="preserve"> </w:t>
      </w:r>
      <w:del w:id="1452" w:author="Sai Praneetha Bhaskaruni" w:date="2022-03-24T17:11:00Z">
        <w:r w:rsidR="00BB0397" w:rsidRPr="00BB0397" w:rsidDel="00E822D8">
          <w:rPr>
            <w:sz w:val="22"/>
          </w:rPr>
          <w:delText xml:space="preserve">motion </w:delText>
        </w:r>
      </w:del>
      <w:ins w:id="1453" w:author="Sai Praneetha Bhaskaruni" w:date="2022-03-24T17:11:00Z">
        <w:r w:rsidR="00E822D8">
          <w:rPr>
            <w:sz w:val="22"/>
          </w:rPr>
          <w:t>transit</w:t>
        </w:r>
        <w:r w:rsidR="00E822D8" w:rsidRPr="00BB0397">
          <w:rPr>
            <w:sz w:val="22"/>
          </w:rPr>
          <w:t xml:space="preserve"> </w:t>
        </w:r>
      </w:ins>
      <w:r w:rsidR="00AA2471">
        <w:rPr>
          <w:sz w:val="22"/>
        </w:rPr>
        <w:t xml:space="preserve">is </w:t>
      </w:r>
      <w:r w:rsidR="00BB0397" w:rsidRPr="00BB0397">
        <w:rPr>
          <w:sz w:val="22"/>
        </w:rPr>
        <w:t>encrypted using a strong encryption mechanism implemented within the SmartMedic solution, which safeguards the data</w:t>
      </w:r>
      <w:ins w:id="1454" w:author="Sai Praneetha Bhaskaruni" w:date="2022-03-24T17:12:00Z">
        <w:r w:rsidR="0095447F">
          <w:rPr>
            <w:sz w:val="22"/>
          </w:rPr>
          <w:t xml:space="preserve"> from unauthorized access</w:t>
        </w:r>
      </w:ins>
      <w:del w:id="1455" w:author="Sai Praneetha Bhaskaruni" w:date="2022-03-24T17:12:00Z">
        <w:r w:rsidR="00BB0397" w:rsidRPr="00BB0397" w:rsidDel="00E320C2">
          <w:rPr>
            <w:sz w:val="22"/>
          </w:rPr>
          <w:delText xml:space="preserve"> from </w:delText>
        </w:r>
        <w:r w:rsidR="00BB0397" w:rsidRPr="00F61C1D" w:rsidDel="00E320C2">
          <w:rPr>
            <w:sz w:val="22"/>
            <w:highlight w:val="yellow"/>
            <w:rPrChange w:id="1456" w:author="Sai Praneetha Bhaskaruni" w:date="2022-03-24T15:58:00Z">
              <w:rPr>
                <w:sz w:val="22"/>
              </w:rPr>
            </w:rPrChange>
          </w:rPr>
          <w:delText>prying eyes</w:delText>
        </w:r>
      </w:del>
      <w:r w:rsidR="00BB0397" w:rsidRPr="00BB0397">
        <w:rPr>
          <w:sz w:val="22"/>
        </w:rPr>
        <w:t xml:space="preserve">. </w:t>
      </w:r>
      <w:del w:id="1457" w:author="Sai Praneetha Bhaskaruni" w:date="2022-03-24T17:15:00Z">
        <w:r w:rsidR="00BB0397" w:rsidRPr="00BB0397" w:rsidDel="008B473D">
          <w:rPr>
            <w:sz w:val="22"/>
          </w:rPr>
          <w:delText xml:space="preserve">The ability of the device to ensure unauthorized access does not compromise the integrity and confidentiality of sensitive information stored on the device. </w:delText>
        </w:r>
      </w:del>
      <w:r w:rsidR="00BB0397" w:rsidRPr="00BB0397">
        <w:rPr>
          <w:sz w:val="22"/>
        </w:rPr>
        <w:t xml:space="preserve">SmartMedic solution will handle data integrity </w:t>
      </w:r>
      <w:r w:rsidR="00BB0397" w:rsidRPr="00055890">
        <w:rPr>
          <w:sz w:val="22"/>
        </w:rPr>
        <w:t>checking</w:t>
      </w:r>
      <w:r w:rsidR="00BB0397" w:rsidRPr="00BB0397">
        <w:rPr>
          <w:sz w:val="22"/>
        </w:rPr>
        <w:t xml:space="preserve"> mechanisms of </w:t>
      </w:r>
      <w:ins w:id="1458" w:author="Sai Praneetha Bhaskaruni" w:date="2022-03-24T17:17:00Z">
        <w:r w:rsidR="00561071">
          <w:rPr>
            <w:sz w:val="22"/>
          </w:rPr>
          <w:t>transmitted</w:t>
        </w:r>
      </w:ins>
      <w:del w:id="1459" w:author="Sai Praneetha Bhaskaruni" w:date="2022-03-24T17:17:00Z">
        <w:r w:rsidR="00BB0397" w:rsidRPr="00BB0397" w:rsidDel="00561071">
          <w:rPr>
            <w:sz w:val="22"/>
          </w:rPr>
          <w:delText>stored</w:delText>
        </w:r>
      </w:del>
      <w:r w:rsidR="005B4EDA">
        <w:rPr>
          <w:sz w:val="22"/>
        </w:rPr>
        <w:t xml:space="preserve"> </w:t>
      </w:r>
      <w:r w:rsidR="00BB0397" w:rsidRPr="00BB0397">
        <w:rPr>
          <w:sz w:val="22"/>
        </w:rPr>
        <w:t xml:space="preserve">data. </w:t>
      </w:r>
      <w:r w:rsidR="00BB0397" w:rsidRPr="00691A12">
        <w:rPr>
          <w:sz w:val="22"/>
        </w:rPr>
        <w:t>C</w:t>
      </w:r>
      <w:r w:rsidR="00BB0397" w:rsidRPr="00BB0397">
        <w:rPr>
          <w:sz w:val="22"/>
        </w:rPr>
        <w:t>ustomer</w:t>
      </w:r>
      <w:ins w:id="1460" w:author="Sai Praneetha Bhaskaruni" w:date="2022-03-24T17:22:00Z">
        <w:r w:rsidR="00D40347">
          <w:rPr>
            <w:sz w:val="22"/>
          </w:rPr>
          <w:t xml:space="preserve"> (HDO)</w:t>
        </w:r>
      </w:ins>
      <w:r w:rsidR="00BB0397" w:rsidRPr="00BB0397">
        <w:rPr>
          <w:sz w:val="22"/>
        </w:rPr>
        <w:t xml:space="preserve"> only need</w:t>
      </w:r>
      <w:r w:rsidR="00AA2471">
        <w:rPr>
          <w:sz w:val="22"/>
        </w:rPr>
        <w:t>s</w:t>
      </w:r>
      <w:r w:rsidR="00BB0397" w:rsidRPr="00BB0397">
        <w:rPr>
          <w:sz w:val="22"/>
        </w:rPr>
        <w:t xml:space="preserve"> to provide the secure </w:t>
      </w:r>
      <w:ins w:id="1461" w:author="Sai Praneetha Bhaskaruni" w:date="2022-03-24T17:18:00Z">
        <w:r w:rsidR="00360020">
          <w:rPr>
            <w:sz w:val="22"/>
          </w:rPr>
          <w:t xml:space="preserve">interface </w:t>
        </w:r>
      </w:ins>
      <w:del w:id="1462" w:author="Sai Praneetha Bhaskaruni" w:date="2022-03-24T17:18:00Z">
        <w:r w:rsidR="00BB0397" w:rsidRPr="00BB0397" w:rsidDel="00360020">
          <w:rPr>
            <w:sz w:val="22"/>
          </w:rPr>
          <w:delText xml:space="preserve">encrypted channel </w:delText>
        </w:r>
      </w:del>
      <w:r w:rsidR="00BB0397" w:rsidRPr="00BB0397">
        <w:rPr>
          <w:sz w:val="22"/>
        </w:rPr>
        <w:t xml:space="preserve">for the communication between the SmartMedic solution’s </w:t>
      </w:r>
      <w:r w:rsidR="00C335C4" w:rsidRPr="00BB0397">
        <w:rPr>
          <w:sz w:val="22"/>
        </w:rPr>
        <w:t>components</w:t>
      </w:r>
      <w:r w:rsidR="00C335C4">
        <w:rPr>
          <w:sz w:val="22"/>
        </w:rPr>
        <w:t xml:space="preserve"> i.e.</w:t>
      </w:r>
      <w:ins w:id="1463" w:author="Sai Praneetha Bhaskaruni" w:date="2022-03-24T17:19:00Z">
        <w:r w:rsidR="00A85A8F">
          <w:rPr>
            <w:sz w:val="22"/>
          </w:rPr>
          <w:t>,</w:t>
        </w:r>
      </w:ins>
      <w:r w:rsidR="00C335C4">
        <w:rPr>
          <w:sz w:val="22"/>
        </w:rPr>
        <w:t xml:space="preserve"> </w:t>
      </w:r>
      <w:del w:id="1464" w:author="Sai Praneetha Bhaskaruni" w:date="2022-03-24T17:19:00Z">
        <w:r w:rsidR="00C335C4" w:rsidRPr="003B7461" w:rsidDel="003B7461">
          <w:rPr>
            <w:sz w:val="22"/>
          </w:rPr>
          <w:delText xml:space="preserve">SmartMedic </w:delText>
        </w:r>
      </w:del>
      <w:ins w:id="1465" w:author="Sai Praneetha Bhaskaruni" w:date="2022-03-24T17:19:00Z">
        <w:r w:rsidR="003B7461" w:rsidRPr="003B7461">
          <w:rPr>
            <w:sz w:val="22"/>
            <w:rPrChange w:id="1466" w:author="Sai Praneetha Bhaskaruni" w:date="2022-03-24T17:19:00Z">
              <w:rPr>
                <w:sz w:val="22"/>
                <w:highlight w:val="yellow"/>
              </w:rPr>
            </w:rPrChange>
          </w:rPr>
          <w:t xml:space="preserve">Stryker </w:t>
        </w:r>
      </w:ins>
      <w:r w:rsidR="00C335C4" w:rsidRPr="003B7461">
        <w:rPr>
          <w:sz w:val="22"/>
        </w:rPr>
        <w:t xml:space="preserve">cloud </w:t>
      </w:r>
      <w:del w:id="1467" w:author="Sai Praneetha Bhaskaruni" w:date="2022-03-24T17:19:00Z">
        <w:r w:rsidR="00C335C4" w:rsidRPr="00F61C1D" w:rsidDel="003B7461">
          <w:rPr>
            <w:sz w:val="22"/>
            <w:highlight w:val="yellow"/>
            <w:rPrChange w:id="1468" w:author="Sai Praneetha Bhaskaruni" w:date="2022-03-24T16:02:00Z">
              <w:rPr>
                <w:sz w:val="22"/>
              </w:rPr>
            </w:rPrChange>
          </w:rPr>
          <w:delText>application</w:delText>
        </w:r>
        <w:r w:rsidR="00BB0397" w:rsidRPr="00BB0397" w:rsidDel="003B7461">
          <w:rPr>
            <w:sz w:val="22"/>
          </w:rPr>
          <w:delText xml:space="preserve"> </w:delText>
        </w:r>
      </w:del>
      <w:r w:rsidR="00BB0397" w:rsidRPr="00BB0397">
        <w:rPr>
          <w:sz w:val="22"/>
        </w:rPr>
        <w:t xml:space="preserve">and the </w:t>
      </w:r>
      <w:r w:rsidR="00BB0397" w:rsidRPr="003B7461">
        <w:rPr>
          <w:sz w:val="22"/>
        </w:rPr>
        <w:t xml:space="preserve">Nurse </w:t>
      </w:r>
      <w:r w:rsidR="00C335C4" w:rsidRPr="003B7461">
        <w:rPr>
          <w:sz w:val="22"/>
        </w:rPr>
        <w:t>Station</w:t>
      </w:r>
      <w:r w:rsidR="00BB0397" w:rsidRPr="003B7461">
        <w:rPr>
          <w:sz w:val="22"/>
        </w:rPr>
        <w:t xml:space="preserve"> </w:t>
      </w:r>
      <w:ins w:id="1469" w:author="Sai Praneetha Bhaskaruni" w:date="2022-03-24T17:19:00Z">
        <w:r w:rsidR="003B7461">
          <w:rPr>
            <w:sz w:val="22"/>
          </w:rPr>
          <w:t>application</w:t>
        </w:r>
      </w:ins>
      <w:del w:id="1470" w:author="Sai Praneetha Bhaskaruni" w:date="2022-03-24T17:19:00Z">
        <w:r w:rsidR="00BB0397" w:rsidRPr="003B7461" w:rsidDel="003B7461">
          <w:rPr>
            <w:sz w:val="22"/>
          </w:rPr>
          <w:delText>user</w:delText>
        </w:r>
      </w:del>
      <w:r w:rsidR="00BB0397" w:rsidRPr="003B7461">
        <w:rPr>
          <w:sz w:val="22"/>
        </w:rPr>
        <w:t>.</w:t>
      </w:r>
    </w:p>
    <w:p w14:paraId="55523879" w14:textId="1D2B403A" w:rsidR="007878F2" w:rsidRDefault="00CD012C" w:rsidP="00BB0397">
      <w:pPr>
        <w:spacing w:after="120"/>
        <w:ind w:left="129" w:hanging="14"/>
        <w:rPr>
          <w:sz w:val="22"/>
        </w:rPr>
      </w:pPr>
      <w:r>
        <w:rPr>
          <w:b/>
          <w:i/>
          <w:sz w:val="22"/>
        </w:rPr>
        <w:t>Recommendation for customer (HDO)</w:t>
      </w:r>
      <w:r w:rsidR="007878F2" w:rsidRPr="00CA58F3">
        <w:rPr>
          <w:b/>
          <w:i/>
          <w:sz w:val="22"/>
        </w:rPr>
        <w:t>:</w:t>
      </w:r>
      <w:r w:rsidR="007878F2" w:rsidRPr="00CA58F3">
        <w:t xml:space="preserve"> </w:t>
      </w:r>
      <w:ins w:id="1471" w:author="Sai Praneetha Bhaskaruni" w:date="2022-03-24T17:21:00Z">
        <w:r w:rsidR="00670407" w:rsidRPr="00670407">
          <w:rPr>
            <w:sz w:val="22"/>
            <w:rPrChange w:id="1472" w:author="Sai Praneetha Bhaskaruni" w:date="2022-03-24T17:21:00Z">
              <w:rPr/>
            </w:rPrChange>
          </w:rPr>
          <w:t>The access and management of the device and tablet is not provided for HDO</w:t>
        </w:r>
      </w:ins>
      <w:del w:id="1473" w:author="Sai Praneetha Bhaskaruni" w:date="2022-03-24T17:21:00Z">
        <w:r w:rsidR="00AA2471" w:rsidRPr="00670407" w:rsidDel="00670407">
          <w:rPr>
            <w:sz w:val="22"/>
            <w:highlight w:val="yellow"/>
            <w:rPrChange w:id="1474" w:author="Sai Praneetha Bhaskaruni" w:date="2022-03-24T17:21:00Z">
              <w:rPr>
                <w:sz w:val="22"/>
              </w:rPr>
            </w:rPrChange>
          </w:rPr>
          <w:delText xml:space="preserve">The customer is not </w:delText>
        </w:r>
        <w:r w:rsidR="002404A6" w:rsidRPr="00670407" w:rsidDel="00670407">
          <w:rPr>
            <w:sz w:val="22"/>
            <w:highlight w:val="yellow"/>
            <w:rPrChange w:id="1475" w:author="Sai Praneetha Bhaskaruni" w:date="2022-03-24T17:21:00Z">
              <w:rPr>
                <w:sz w:val="22"/>
              </w:rPr>
            </w:rPrChange>
          </w:rPr>
          <w:delText>allowed to access device and tablet</w:delText>
        </w:r>
        <w:r w:rsidR="007878F2" w:rsidRPr="00670407" w:rsidDel="00670407">
          <w:rPr>
            <w:sz w:val="22"/>
            <w:highlight w:val="yellow"/>
            <w:rPrChange w:id="1476" w:author="Sai Praneetha Bhaskaruni" w:date="2022-03-24T17:21:00Z">
              <w:rPr>
                <w:sz w:val="22"/>
              </w:rPr>
            </w:rPrChange>
          </w:rPr>
          <w:delText xml:space="preserve"> component</w:delText>
        </w:r>
      </w:del>
      <w:r w:rsidR="007878F2" w:rsidRPr="00670407">
        <w:rPr>
          <w:i/>
          <w:sz w:val="22"/>
        </w:rPr>
        <w:t>.</w:t>
      </w:r>
      <w:r w:rsidR="00C50743" w:rsidRPr="00670407">
        <w:rPr>
          <w:sz w:val="22"/>
          <w:szCs w:val="24"/>
          <w:rPrChange w:id="1477" w:author="Sai Praneetha Bhaskaruni" w:date="2022-03-24T17:21:00Z">
            <w:rPr/>
          </w:rPrChange>
        </w:rPr>
        <w:t xml:space="preserve"> </w:t>
      </w:r>
      <w:r w:rsidR="00AA2471">
        <w:rPr>
          <w:sz w:val="22"/>
        </w:rPr>
        <w:t xml:space="preserve">The </w:t>
      </w:r>
      <w:r w:rsidR="00AA2471" w:rsidRPr="000256C4">
        <w:rPr>
          <w:sz w:val="22"/>
        </w:rPr>
        <w:t>c</w:t>
      </w:r>
      <w:r w:rsidR="00AA2471" w:rsidRPr="00C50743">
        <w:rPr>
          <w:sz w:val="22"/>
        </w:rPr>
        <w:t xml:space="preserve">ustomer </w:t>
      </w:r>
      <w:ins w:id="1478" w:author="Sai Praneetha Bhaskaruni" w:date="2022-03-24T17:22:00Z">
        <w:r w:rsidR="00D40347">
          <w:rPr>
            <w:sz w:val="22"/>
          </w:rPr>
          <w:t xml:space="preserve">(HDO) </w:t>
        </w:r>
      </w:ins>
      <w:del w:id="1479" w:author="Sai Praneetha Bhaskaruni" w:date="2022-03-24T17:22:00Z">
        <w:r w:rsidR="00C50743" w:rsidRPr="00C50743" w:rsidDel="00D40347">
          <w:rPr>
            <w:sz w:val="22"/>
          </w:rPr>
          <w:delText xml:space="preserve">only </w:delText>
        </w:r>
      </w:del>
      <w:r w:rsidR="00C50743" w:rsidRPr="00C50743">
        <w:rPr>
          <w:sz w:val="22"/>
        </w:rPr>
        <w:t>need</w:t>
      </w:r>
      <w:r w:rsidR="00AA2471">
        <w:rPr>
          <w:sz w:val="22"/>
        </w:rPr>
        <w:t>s</w:t>
      </w:r>
      <w:r w:rsidR="00C50743" w:rsidRPr="00C50743">
        <w:rPr>
          <w:sz w:val="22"/>
        </w:rPr>
        <w:t xml:space="preserve"> to provide the secure </w:t>
      </w:r>
      <w:ins w:id="1480" w:author="Sai Praneetha Bhaskaruni" w:date="2022-03-24T17:22:00Z">
        <w:r w:rsidR="00D40347">
          <w:rPr>
            <w:sz w:val="22"/>
          </w:rPr>
          <w:t xml:space="preserve">interface </w:t>
        </w:r>
      </w:ins>
      <w:del w:id="1481" w:author="Sai Praneetha Bhaskaruni" w:date="2022-03-24T17:22:00Z">
        <w:r w:rsidR="00C50743" w:rsidRPr="00C50743" w:rsidDel="00D40347">
          <w:rPr>
            <w:sz w:val="22"/>
          </w:rPr>
          <w:delText xml:space="preserve">encrypted channel </w:delText>
        </w:r>
      </w:del>
      <w:r w:rsidR="00C50743" w:rsidRPr="00C50743">
        <w:rPr>
          <w:sz w:val="22"/>
        </w:rPr>
        <w:t xml:space="preserve">for communication between the SmartMedic solution’s component </w:t>
      </w:r>
      <w:r w:rsidR="00AA2471" w:rsidRPr="00C50743">
        <w:rPr>
          <w:sz w:val="22"/>
        </w:rPr>
        <w:t>i.e.,</w:t>
      </w:r>
      <w:r w:rsidR="00C50743" w:rsidRPr="00C50743">
        <w:rPr>
          <w:sz w:val="22"/>
        </w:rPr>
        <w:t xml:space="preserve"> the </w:t>
      </w:r>
      <w:r w:rsidR="003A404A">
        <w:rPr>
          <w:sz w:val="22"/>
        </w:rPr>
        <w:t>t</w:t>
      </w:r>
      <w:r w:rsidR="00C50743" w:rsidRPr="00C50743">
        <w:rPr>
          <w:sz w:val="22"/>
        </w:rPr>
        <w:t xml:space="preserve">ablet and </w:t>
      </w:r>
      <w:ins w:id="1482" w:author="Sai Praneetha Bhaskaruni" w:date="2022-03-24T17:22:00Z">
        <w:r w:rsidR="00940504">
          <w:rPr>
            <w:sz w:val="22"/>
          </w:rPr>
          <w:t>Stryker</w:t>
        </w:r>
      </w:ins>
      <w:ins w:id="1483" w:author="Sai Praneetha Bhaskaruni" w:date="2022-03-24T17:23:00Z">
        <w:r w:rsidR="00397A56">
          <w:rPr>
            <w:sz w:val="22"/>
          </w:rPr>
          <w:t xml:space="preserve"> </w:t>
        </w:r>
      </w:ins>
      <w:del w:id="1484" w:author="Sai Praneetha Bhaskaruni" w:date="2022-03-24T17:22:00Z">
        <w:r w:rsidR="00BB0397" w:rsidRPr="00940504" w:rsidDel="00940504">
          <w:rPr>
            <w:sz w:val="22"/>
          </w:rPr>
          <w:delText xml:space="preserve">SmartMedic </w:delText>
        </w:r>
      </w:del>
      <w:r w:rsidR="00BB0397" w:rsidRPr="00940504">
        <w:rPr>
          <w:sz w:val="22"/>
        </w:rPr>
        <w:t>cloud</w:t>
      </w:r>
      <w:del w:id="1485" w:author="Sai Praneetha Bhaskaruni" w:date="2022-03-24T17:23:00Z">
        <w:r w:rsidR="00BB0397" w:rsidRPr="00940504" w:rsidDel="00940504">
          <w:rPr>
            <w:sz w:val="22"/>
          </w:rPr>
          <w:delText xml:space="preserve"> application</w:delText>
        </w:r>
      </w:del>
      <w:r w:rsidR="00C50743" w:rsidRPr="00940504">
        <w:rPr>
          <w:sz w:val="22"/>
        </w:rPr>
        <w:t>.</w:t>
      </w:r>
      <w:r w:rsidR="007878F2" w:rsidRPr="00CA58F3">
        <w:rPr>
          <w:sz w:val="22"/>
        </w:rPr>
        <w:t xml:space="preserve"> </w:t>
      </w:r>
      <w:r w:rsidR="00BB0397" w:rsidRPr="00D0130A">
        <w:rPr>
          <w:sz w:val="22"/>
        </w:rPr>
        <w:t>All</w:t>
      </w:r>
      <w:r w:rsidR="00D0130A" w:rsidRPr="00D0130A">
        <w:rPr>
          <w:sz w:val="22"/>
        </w:rPr>
        <w:t xml:space="preserve"> network connections </w:t>
      </w:r>
      <w:r w:rsidR="00AA2471">
        <w:rPr>
          <w:sz w:val="22"/>
        </w:rPr>
        <w:t xml:space="preserve">are </w:t>
      </w:r>
      <w:r w:rsidR="00D0130A" w:rsidRPr="00D0130A">
        <w:rPr>
          <w:sz w:val="22"/>
        </w:rPr>
        <w:t>considered in determining</w:t>
      </w:r>
      <w:r w:rsidR="00BB0397">
        <w:rPr>
          <w:sz w:val="22"/>
        </w:rPr>
        <w:t xml:space="preserve"> appropriate security controls </w:t>
      </w:r>
      <w:r w:rsidR="00D0130A" w:rsidRPr="00D0130A">
        <w:rPr>
          <w:sz w:val="22"/>
        </w:rPr>
        <w:t xml:space="preserve">like Wi-Fi (consider authentication protocols supported, such as WPA2 EAP-TLS) for the communication between the SmartMedic solution’s components </w:t>
      </w:r>
      <w:r w:rsidR="00AA2471" w:rsidRPr="00D0130A">
        <w:rPr>
          <w:sz w:val="22"/>
        </w:rPr>
        <w:t>i.e.,</w:t>
      </w:r>
      <w:r w:rsidR="00D0130A" w:rsidRPr="00D0130A">
        <w:rPr>
          <w:sz w:val="22"/>
        </w:rPr>
        <w:t xml:space="preserve"> </w:t>
      </w:r>
      <w:r w:rsidR="00D0130A">
        <w:rPr>
          <w:sz w:val="22"/>
        </w:rPr>
        <w:t>Stryker C</w:t>
      </w:r>
      <w:r w:rsidR="00D0130A" w:rsidRPr="00D0130A">
        <w:rPr>
          <w:sz w:val="22"/>
        </w:rPr>
        <w:t>loud</w:t>
      </w:r>
      <w:r w:rsidR="00D0130A">
        <w:rPr>
          <w:sz w:val="22"/>
        </w:rPr>
        <w:t xml:space="preserve"> and </w:t>
      </w:r>
      <w:r w:rsidR="00AA2471">
        <w:rPr>
          <w:sz w:val="22"/>
        </w:rPr>
        <w:t xml:space="preserve">the Nurse </w:t>
      </w:r>
      <w:r w:rsidR="00D0130A">
        <w:rPr>
          <w:sz w:val="22"/>
        </w:rPr>
        <w:t>Station</w:t>
      </w:r>
      <w:ins w:id="1486" w:author="Sai Praneetha Bhaskaruni" w:date="2022-03-24T17:23:00Z">
        <w:r w:rsidR="00F76DDE">
          <w:rPr>
            <w:sz w:val="22"/>
          </w:rPr>
          <w:t xml:space="preserve"> Application</w:t>
        </w:r>
      </w:ins>
      <w:r w:rsidR="007878F2">
        <w:rPr>
          <w:sz w:val="22"/>
        </w:rPr>
        <w:t>.</w:t>
      </w:r>
    </w:p>
    <w:p w14:paraId="7592FA33" w14:textId="77777777" w:rsidR="00D336F1" w:rsidRDefault="00D336F1" w:rsidP="00BC2B73">
      <w:pPr>
        <w:ind w:firstLine="0"/>
      </w:pPr>
    </w:p>
    <w:p w14:paraId="3AC460B2" w14:textId="0E6AF241" w:rsidR="00D336F1" w:rsidRPr="00180992" w:rsidRDefault="00BB0397" w:rsidP="004C52FA">
      <w:pPr>
        <w:pStyle w:val="Heading1"/>
      </w:pPr>
      <w:bookmarkStart w:id="1487" w:name="_Toc108268266"/>
      <w:r>
        <w:rPr>
          <w:sz w:val="40"/>
        </w:rPr>
        <w:t>17</w:t>
      </w:r>
      <w:r w:rsidR="00D336F1" w:rsidRPr="00180992">
        <w:rPr>
          <w:color w:val="FFCC66"/>
          <w:sz w:val="40"/>
        </w:rPr>
        <w:t xml:space="preserve"> </w:t>
      </w:r>
      <w:r w:rsidR="00BC3E8E" w:rsidRPr="00536289">
        <w:t xml:space="preserve">Security </w:t>
      </w:r>
      <w:r w:rsidR="009D4859" w:rsidRPr="00536289">
        <w:t>Alerts, Advisories, and Directives</w:t>
      </w:r>
      <w:bookmarkEnd w:id="1487"/>
    </w:p>
    <w:p w14:paraId="15F64E76" w14:textId="75B89845"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1488" w:author="Sai Praneetha Bhaskaruni" w:date="2022-03-24T16:11:00Z">
        <w:r w:rsidR="00E160E5">
          <w:rPr>
            <w:b/>
            <w:sz w:val="22"/>
          </w:rPr>
          <w:t>s</w:t>
        </w:r>
      </w:ins>
      <w:r w:rsidRPr="00C11DBF">
        <w:rPr>
          <w:b/>
          <w:sz w:val="22"/>
        </w:rPr>
        <w:t>: Device</w:t>
      </w:r>
      <w:r w:rsidR="00073141" w:rsidRPr="00073141">
        <w:rPr>
          <w:b/>
          <w:sz w:val="22"/>
        </w:rPr>
        <w:t>, Tablet &amp; Nurse Station Application</w:t>
      </w:r>
    </w:p>
    <w:p w14:paraId="1AE307E9" w14:textId="1AEECB41" w:rsidR="00123A91" w:rsidRPr="00DE00BC" w:rsidRDefault="00D336F1" w:rsidP="00123A91">
      <w:pPr>
        <w:rPr>
          <w:ins w:id="1489" w:author="Sai Praneetha Bhaskaruni" w:date="2022-03-25T13:14:00Z"/>
          <w:sz w:val="22"/>
          <w:rPrChange w:id="1490" w:author="Sai Praneetha Bhaskaruni" w:date="2022-03-25T13:14:00Z">
            <w:rPr>
              <w:ins w:id="1491" w:author="Sai Praneetha Bhaskaruni" w:date="2022-03-25T13:14:00Z"/>
            </w:rPr>
          </w:rPrChange>
        </w:rPr>
      </w:pPr>
      <w:r w:rsidRPr="00CA58F3">
        <w:rPr>
          <w:b/>
          <w:i/>
          <w:sz w:val="22"/>
        </w:rPr>
        <w:t>Existing Security Features</w:t>
      </w:r>
      <w:r w:rsidR="000B3FEC">
        <w:rPr>
          <w:b/>
          <w:i/>
          <w:sz w:val="22"/>
        </w:rPr>
        <w:t xml:space="preserve">: </w:t>
      </w:r>
      <w:ins w:id="1492" w:author="Sai Praneetha Bhaskaruni" w:date="2022-03-25T13:14:00Z">
        <w:r w:rsidR="00123A91" w:rsidRPr="00DE00BC">
          <w:rPr>
            <w:sz w:val="22"/>
            <w:rPrChange w:id="1493" w:author="Sai Praneetha Bhaskaruni" w:date="2022-03-25T13:14:00Z">
              <w:rPr/>
            </w:rPrChange>
          </w:rPr>
          <w:t>No runtime alerts configured for SM platform</w:t>
        </w:r>
        <w:r w:rsidR="00DE00BC">
          <w:rPr>
            <w:sz w:val="22"/>
          </w:rPr>
          <w:t>.</w:t>
        </w:r>
        <w:r w:rsidR="00123A91" w:rsidRPr="00DE00BC">
          <w:rPr>
            <w:sz w:val="22"/>
            <w:rPrChange w:id="1494" w:author="Sai Praneetha Bhaskaruni" w:date="2022-03-25T13:14:00Z">
              <w:rPr/>
            </w:rPrChange>
          </w:rPr>
          <w:t xml:space="preserve"> </w:t>
        </w:r>
      </w:ins>
    </w:p>
    <w:p w14:paraId="12B33EED" w14:textId="31D2A0B4" w:rsidR="00123A91" w:rsidRPr="00DE00BC" w:rsidRDefault="00123A91" w:rsidP="00123A91">
      <w:pPr>
        <w:rPr>
          <w:ins w:id="1495" w:author="Sai Praneetha Bhaskaruni" w:date="2022-03-25T13:14:00Z"/>
          <w:sz w:val="22"/>
          <w:rPrChange w:id="1496" w:author="Sai Praneetha Bhaskaruni" w:date="2022-03-25T13:14:00Z">
            <w:rPr>
              <w:ins w:id="1497" w:author="Sai Praneetha Bhaskaruni" w:date="2022-03-25T13:14:00Z"/>
            </w:rPr>
          </w:rPrChange>
        </w:rPr>
      </w:pPr>
      <w:ins w:id="1498" w:author="Sai Praneetha Bhaskaruni" w:date="2022-03-25T13:14:00Z">
        <w:r w:rsidRPr="00DE00BC">
          <w:rPr>
            <w:sz w:val="22"/>
            <w:rPrChange w:id="1499" w:author="Sai Praneetha Bhaskaruni" w:date="2022-03-25T13:14:00Z">
              <w:rPr/>
            </w:rPrChange>
          </w:rPr>
          <w:t>S</w:t>
        </w:r>
        <w:r w:rsidR="00DE00BC">
          <w:rPr>
            <w:sz w:val="22"/>
          </w:rPr>
          <w:t>try</w:t>
        </w:r>
        <w:r w:rsidRPr="00DE00BC">
          <w:rPr>
            <w:sz w:val="22"/>
            <w:rPrChange w:id="1500" w:author="Sai Praneetha Bhaskaruni" w:date="2022-03-25T13:14:00Z">
              <w:rPr/>
            </w:rPrChange>
          </w:rPr>
          <w:t>k</w:t>
        </w:r>
        <w:r w:rsidR="00DE00BC">
          <w:rPr>
            <w:sz w:val="22"/>
          </w:rPr>
          <w:t>er</w:t>
        </w:r>
        <w:r w:rsidRPr="00DE00BC">
          <w:rPr>
            <w:sz w:val="22"/>
            <w:rPrChange w:id="1501" w:author="Sai Praneetha Bhaskaruni" w:date="2022-03-25T13:14:00Z">
              <w:rPr/>
            </w:rPrChange>
          </w:rPr>
          <w:t xml:space="preserve"> can be alerted </w:t>
        </w:r>
        <w:r w:rsidR="00DE00BC">
          <w:rPr>
            <w:sz w:val="22"/>
          </w:rPr>
          <w:t xml:space="preserve">for </w:t>
        </w:r>
        <w:r w:rsidRPr="00DE00BC">
          <w:rPr>
            <w:sz w:val="22"/>
            <w:rPrChange w:id="1502" w:author="Sai Praneetha Bhaskaruni" w:date="2022-03-25T13:14:00Z">
              <w:rPr/>
            </w:rPrChange>
          </w:rPr>
          <w:t>the following:</w:t>
        </w:r>
      </w:ins>
    </w:p>
    <w:p w14:paraId="0181D64E" w14:textId="77777777" w:rsidR="00123A91" w:rsidRPr="00DE00BC" w:rsidRDefault="00123A91" w:rsidP="00123A91">
      <w:pPr>
        <w:pStyle w:val="ListParagraph"/>
        <w:numPr>
          <w:ilvl w:val="0"/>
          <w:numId w:val="14"/>
        </w:numPr>
        <w:spacing w:before="120" w:after="160" w:line="259" w:lineRule="auto"/>
        <w:jc w:val="left"/>
        <w:rPr>
          <w:ins w:id="1503" w:author="Sai Praneetha Bhaskaruni" w:date="2022-03-25T13:14:00Z"/>
          <w:rFonts w:eastAsia="Times New Roman" w:cstheme="minorHAnsi"/>
          <w:sz w:val="22"/>
          <w:lang w:eastAsia="de-DE"/>
        </w:rPr>
      </w:pPr>
      <w:ins w:id="1504" w:author="Sai Praneetha Bhaskaruni" w:date="2022-03-25T13:14:00Z">
        <w:r w:rsidRPr="00DE00BC">
          <w:rPr>
            <w:rFonts w:eastAsia="Times New Roman" w:cstheme="minorHAnsi"/>
            <w:sz w:val="22"/>
            <w:lang w:eastAsia="de-DE"/>
          </w:rPr>
          <w:t>Any suspected/confirmed malware found on the system</w:t>
        </w:r>
      </w:ins>
    </w:p>
    <w:p w14:paraId="6D071765" w14:textId="77777777" w:rsidR="00123A91" w:rsidRPr="00DE00BC" w:rsidRDefault="00123A91" w:rsidP="00123A91">
      <w:pPr>
        <w:pStyle w:val="ListParagraph"/>
        <w:numPr>
          <w:ilvl w:val="0"/>
          <w:numId w:val="14"/>
        </w:numPr>
        <w:spacing w:before="120" w:after="160" w:line="259" w:lineRule="auto"/>
        <w:jc w:val="left"/>
        <w:rPr>
          <w:ins w:id="1505" w:author="Sai Praneetha Bhaskaruni" w:date="2022-03-25T13:14:00Z"/>
          <w:rFonts w:eastAsia="Times New Roman" w:cstheme="minorHAnsi"/>
          <w:sz w:val="22"/>
          <w:lang w:eastAsia="de-DE"/>
        </w:rPr>
      </w:pPr>
      <w:ins w:id="1506" w:author="Sai Praneetha Bhaskaruni" w:date="2022-03-25T13:14:00Z">
        <w:r w:rsidRPr="00DE00BC">
          <w:rPr>
            <w:rFonts w:eastAsia="Times New Roman" w:cstheme="minorHAnsi"/>
            <w:sz w:val="22"/>
            <w:lang w:eastAsia="de-DE"/>
          </w:rPr>
          <w:lastRenderedPageBreak/>
          <w:t>Any unexpected system behavior observed</w:t>
        </w:r>
      </w:ins>
    </w:p>
    <w:p w14:paraId="44196C36" w14:textId="77777777" w:rsidR="00123A91" w:rsidRPr="00DE00BC" w:rsidRDefault="00123A91" w:rsidP="00123A91">
      <w:pPr>
        <w:pStyle w:val="ListParagraph"/>
        <w:numPr>
          <w:ilvl w:val="0"/>
          <w:numId w:val="14"/>
        </w:numPr>
        <w:spacing w:before="120" w:after="160" w:line="259" w:lineRule="auto"/>
        <w:jc w:val="left"/>
        <w:rPr>
          <w:ins w:id="1507" w:author="Sai Praneetha Bhaskaruni" w:date="2022-03-25T13:14:00Z"/>
          <w:rFonts w:eastAsia="Times New Roman" w:cstheme="minorHAnsi"/>
          <w:sz w:val="22"/>
          <w:lang w:eastAsia="de-DE"/>
        </w:rPr>
      </w:pPr>
      <w:ins w:id="1508" w:author="Sai Praneetha Bhaskaruni" w:date="2022-03-25T13:14:00Z">
        <w:r w:rsidRPr="00DE00BC">
          <w:rPr>
            <w:rFonts w:eastAsia="Times New Roman" w:cstheme="minorHAnsi"/>
            <w:sz w:val="22"/>
            <w:lang w:eastAsia="de-DE"/>
          </w:rPr>
          <w:t>Any suspected misuse of the device (can confirm through logs)</w:t>
        </w:r>
      </w:ins>
    </w:p>
    <w:p w14:paraId="1E593600" w14:textId="77777777" w:rsidR="00123A91" w:rsidRPr="00DE00BC" w:rsidRDefault="00123A91" w:rsidP="00123A91">
      <w:pPr>
        <w:pStyle w:val="ListParagraph"/>
        <w:numPr>
          <w:ilvl w:val="0"/>
          <w:numId w:val="14"/>
        </w:numPr>
        <w:spacing w:before="120" w:after="160" w:line="259" w:lineRule="auto"/>
        <w:jc w:val="left"/>
        <w:rPr>
          <w:ins w:id="1509" w:author="Sai Praneetha Bhaskaruni" w:date="2022-03-25T13:14:00Z"/>
          <w:rFonts w:eastAsia="Times New Roman" w:cstheme="minorHAnsi"/>
          <w:sz w:val="22"/>
          <w:lang w:eastAsia="de-DE"/>
        </w:rPr>
      </w:pPr>
      <w:ins w:id="1510" w:author="Sai Praneetha Bhaskaruni" w:date="2022-03-25T13:14:00Z">
        <w:r w:rsidRPr="00DE00BC">
          <w:rPr>
            <w:rFonts w:eastAsia="Times New Roman" w:cstheme="minorHAnsi"/>
            <w:sz w:val="22"/>
            <w:lang w:eastAsia="de-DE"/>
          </w:rPr>
          <w:t>Incorporated methods detect that any data inappropriately accessed or copied from the device</w:t>
        </w:r>
      </w:ins>
    </w:p>
    <w:p w14:paraId="5F79646E" w14:textId="77777777" w:rsidR="00123A91" w:rsidRPr="00DE00BC" w:rsidRDefault="00123A91" w:rsidP="00123A91">
      <w:pPr>
        <w:pStyle w:val="ListParagraph"/>
        <w:numPr>
          <w:ilvl w:val="0"/>
          <w:numId w:val="14"/>
        </w:numPr>
        <w:spacing w:before="120" w:after="160" w:line="259" w:lineRule="auto"/>
        <w:jc w:val="left"/>
        <w:rPr>
          <w:ins w:id="1511" w:author="Sai Praneetha Bhaskaruni" w:date="2022-03-25T13:14:00Z"/>
          <w:rFonts w:eastAsia="Times New Roman" w:cstheme="minorHAnsi"/>
          <w:sz w:val="22"/>
          <w:lang w:eastAsia="de-DE"/>
        </w:rPr>
      </w:pPr>
      <w:ins w:id="1512" w:author="Sai Praneetha Bhaskaruni" w:date="2022-03-25T13:14:00Z">
        <w:r w:rsidRPr="00DE00BC">
          <w:rPr>
            <w:rFonts w:eastAsia="Times New Roman" w:cstheme="minorHAnsi"/>
            <w:sz w:val="22"/>
            <w:lang w:eastAsia="de-DE"/>
          </w:rPr>
          <w:t>From the report of forensic inspection of the device</w:t>
        </w:r>
      </w:ins>
    </w:p>
    <w:p w14:paraId="4F0EC646" w14:textId="6A53A9DC" w:rsidR="00123A91" w:rsidRPr="00DE00BC" w:rsidRDefault="006A3400" w:rsidP="00123A91">
      <w:pPr>
        <w:rPr>
          <w:ins w:id="1513" w:author="Sai Praneetha Bhaskaruni" w:date="2022-03-25T13:14:00Z"/>
          <w:sz w:val="22"/>
          <w:rPrChange w:id="1514" w:author="Sai Praneetha Bhaskaruni" w:date="2022-03-25T13:14:00Z">
            <w:rPr>
              <w:ins w:id="1515" w:author="Sai Praneetha Bhaskaruni" w:date="2022-03-25T13:14:00Z"/>
            </w:rPr>
          </w:rPrChange>
        </w:rPr>
      </w:pPr>
      <w:ins w:id="1516" w:author="Sai Praneetha Bhaskaruni" w:date="2022-03-25T13:14:00Z">
        <w:r>
          <w:rPr>
            <w:sz w:val="22"/>
          </w:rPr>
          <w:t>For</w:t>
        </w:r>
        <w:r w:rsidR="00123A91" w:rsidRPr="00DE00BC">
          <w:rPr>
            <w:sz w:val="22"/>
            <w:rPrChange w:id="1517" w:author="Sai Praneetha Bhaskaruni" w:date="2022-03-25T13:14:00Z">
              <w:rPr/>
            </w:rPrChange>
          </w:rPr>
          <w:t xml:space="preserve"> any reported vulnerability in the product, the Stryker follows the practice of issuing security advisory along with the corresponding directives.</w:t>
        </w:r>
      </w:ins>
    </w:p>
    <w:p w14:paraId="3F4FBDA6" w14:textId="04D93E01" w:rsidR="00D336F1" w:rsidDel="00123A91" w:rsidRDefault="000B3FEC" w:rsidP="00D336F1">
      <w:pPr>
        <w:spacing w:after="120"/>
        <w:ind w:left="129" w:hanging="14"/>
        <w:rPr>
          <w:del w:id="1518" w:author="Sai Praneetha Bhaskaruni" w:date="2022-03-25T13:14:00Z"/>
          <w:sz w:val="22"/>
        </w:rPr>
      </w:pPr>
      <w:del w:id="1519" w:author="Sai Praneetha Bhaskaruni" w:date="2022-03-25T13:14:00Z">
        <w:r w:rsidRPr="000B3FEC" w:rsidDel="00123A91">
          <w:rPr>
            <w:sz w:val="22"/>
          </w:rPr>
          <w:delText xml:space="preserve">The standalone SmartMedic Device by default contains </w:delText>
        </w:r>
        <w:r w:rsidRPr="006149D4" w:rsidDel="00123A91">
          <w:rPr>
            <w:sz w:val="22"/>
            <w:highlight w:val="yellow"/>
            <w:rPrChange w:id="1520" w:author="Sai Praneetha Bhaskaruni" w:date="2022-03-24T16:13:00Z">
              <w:rPr>
                <w:sz w:val="22"/>
              </w:rPr>
            </w:rPrChange>
          </w:rPr>
          <w:delText>any</w:delText>
        </w:r>
        <w:r w:rsidRPr="000B3FEC" w:rsidDel="00123A91">
          <w:rPr>
            <w:sz w:val="22"/>
          </w:rPr>
          <w:delText xml:space="preserve"> malware detection functionality</w:delText>
        </w:r>
        <w:r w:rsidR="0025484A" w:rsidDel="00123A91">
          <w:rPr>
            <w:sz w:val="22"/>
          </w:rPr>
          <w:delText>, as</w:delText>
        </w:r>
        <w:r w:rsidRPr="000B3FEC" w:rsidDel="00123A91">
          <w:rPr>
            <w:sz w:val="22"/>
          </w:rPr>
          <w:delText xml:space="preserve"> the malware detection is crucial with malware’s prevalence because it functions as an early warning system </w:delText>
        </w:r>
        <w:r w:rsidRPr="00DF4EEE" w:rsidDel="00123A91">
          <w:rPr>
            <w:sz w:val="22"/>
            <w:highlight w:val="yellow"/>
            <w:rPrChange w:id="1521" w:author="Sai Praneetha Bhaskaruni" w:date="2022-03-24T16:17:00Z">
              <w:rPr>
                <w:sz w:val="22"/>
              </w:rPr>
            </w:rPrChange>
          </w:rPr>
          <w:delText>for the computer secure</w:delText>
        </w:r>
        <w:r w:rsidRPr="000B3FEC" w:rsidDel="00123A91">
          <w:rPr>
            <w:sz w:val="22"/>
          </w:rPr>
          <w:delText xml:space="preserve"> regarding malware and cyberattacks. It keeps hackers out of the computer and prevents the information from being compromised. Only Stryker Technical Team </w:delText>
        </w:r>
        <w:r w:rsidR="0025484A" w:rsidDel="00123A91">
          <w:rPr>
            <w:sz w:val="22"/>
          </w:rPr>
          <w:delText xml:space="preserve">is </w:delText>
        </w:r>
        <w:r w:rsidRPr="000B3FEC" w:rsidDel="00123A91">
          <w:rPr>
            <w:sz w:val="22"/>
          </w:rPr>
          <w:delText>authorized to repair or resolve issue</w:delText>
        </w:r>
        <w:r w:rsidR="0025484A" w:rsidDel="00123A91">
          <w:rPr>
            <w:sz w:val="22"/>
          </w:rPr>
          <w:delText>s</w:delText>
        </w:r>
        <w:r w:rsidRPr="000B3FEC" w:rsidDel="00123A91">
          <w:rPr>
            <w:sz w:val="22"/>
          </w:rPr>
          <w:delText xml:space="preserve"> whenever severe malware </w:delText>
        </w:r>
        <w:r w:rsidR="0025484A" w:rsidDel="00123A91">
          <w:rPr>
            <w:sz w:val="22"/>
          </w:rPr>
          <w:delText>is</w:delText>
        </w:r>
        <w:r w:rsidRPr="000B3FEC" w:rsidDel="00123A91">
          <w:rPr>
            <w:sz w:val="22"/>
          </w:rPr>
          <w:delText xml:space="preserve"> detected</w:delText>
        </w:r>
        <w:r w:rsidR="00D336F1" w:rsidRPr="000B3FEC" w:rsidDel="00123A91">
          <w:rPr>
            <w:sz w:val="22"/>
          </w:rPr>
          <w:delText>.</w:delText>
        </w:r>
      </w:del>
    </w:p>
    <w:p w14:paraId="712B6F5B" w14:textId="67F7A56E" w:rsidR="00D336F1" w:rsidRPr="00CA58F3" w:rsidDel="00521022" w:rsidRDefault="00CD012C">
      <w:pPr>
        <w:spacing w:after="120"/>
        <w:ind w:left="129" w:hanging="14"/>
        <w:rPr>
          <w:del w:id="1522" w:author="Sai Praneetha Bhaskaruni" w:date="2022-03-25T13:15:00Z"/>
          <w:i/>
          <w:sz w:val="22"/>
        </w:rPr>
      </w:pPr>
      <w:r>
        <w:rPr>
          <w:b/>
          <w:i/>
          <w:sz w:val="22"/>
        </w:rPr>
        <w:t>Recommendation for customer (HDO)</w:t>
      </w:r>
      <w:r w:rsidR="00D336F1" w:rsidRPr="00CA58F3">
        <w:rPr>
          <w:b/>
          <w:i/>
          <w:sz w:val="22"/>
        </w:rPr>
        <w:t>:</w:t>
      </w:r>
      <w:del w:id="1523" w:author="Sai Praneetha Bhaskaruni" w:date="2022-03-25T12:56:00Z">
        <w:r w:rsidR="00D336F1" w:rsidRPr="00CA58F3" w:rsidDel="00464E52">
          <w:delText xml:space="preserve"> </w:delText>
        </w:r>
        <w:r w:rsidR="0025484A" w:rsidRPr="00980FE7" w:rsidDel="00464E52">
          <w:rPr>
            <w:highlight w:val="yellow"/>
            <w:rPrChange w:id="1524" w:author="Sai Praneetha Bhaskaruni" w:date="2022-03-24T16:17:00Z">
              <w:rPr/>
            </w:rPrChange>
          </w:rPr>
          <w:delText>The c</w:delText>
        </w:r>
        <w:r w:rsidR="0025484A" w:rsidRPr="00980FE7" w:rsidDel="00464E52">
          <w:rPr>
            <w:sz w:val="22"/>
            <w:highlight w:val="yellow"/>
            <w:rPrChange w:id="1525" w:author="Sai Praneetha Bhaskaruni" w:date="2022-03-24T16:17:00Z">
              <w:rPr>
                <w:sz w:val="22"/>
              </w:rPr>
            </w:rPrChange>
          </w:rPr>
          <w:delText xml:space="preserve">ustomer is not </w:delText>
        </w:r>
        <w:r w:rsidR="00D336F1" w:rsidRPr="00980FE7" w:rsidDel="00464E52">
          <w:rPr>
            <w:sz w:val="22"/>
            <w:highlight w:val="yellow"/>
            <w:rPrChange w:id="1526" w:author="Sai Praneetha Bhaskaruni" w:date="2022-03-24T16:17:00Z">
              <w:rPr>
                <w:sz w:val="22"/>
              </w:rPr>
            </w:rPrChange>
          </w:rPr>
          <w:delText>allowed to access this component</w:delText>
        </w:r>
        <w:r w:rsidR="00D336F1" w:rsidDel="00464E52">
          <w:rPr>
            <w:i/>
            <w:sz w:val="22"/>
          </w:rPr>
          <w:delText>.</w:delText>
        </w:r>
      </w:del>
      <w:r w:rsidR="00536289" w:rsidRPr="00536289">
        <w:rPr>
          <w:sz w:val="22"/>
        </w:rPr>
        <w:t xml:space="preserve"> </w:t>
      </w:r>
      <w:ins w:id="1527" w:author="Sai Praneetha Bhaskaruni" w:date="2022-03-25T13:15:00Z">
        <w:r w:rsidR="004A2E7E" w:rsidRPr="000B3FEC">
          <w:rPr>
            <w:sz w:val="22"/>
          </w:rPr>
          <w:t xml:space="preserve">Any </w:t>
        </w:r>
        <w:r w:rsidR="004A2E7E" w:rsidRPr="008D391F">
          <w:rPr>
            <w:sz w:val="22"/>
          </w:rPr>
          <w:t>potential security vulnerabilities</w:t>
        </w:r>
        <w:r w:rsidR="004A2E7E" w:rsidRPr="000B3FEC">
          <w:rPr>
            <w:sz w:val="22"/>
          </w:rPr>
          <w:t xml:space="preserve"> </w:t>
        </w:r>
        <w:r w:rsidR="004A2E7E">
          <w:rPr>
            <w:sz w:val="22"/>
          </w:rPr>
          <w:t xml:space="preserve">that the </w:t>
        </w:r>
        <w:r w:rsidR="004A2E7E" w:rsidRPr="000B3FEC">
          <w:rPr>
            <w:sz w:val="22"/>
          </w:rPr>
          <w:t xml:space="preserve">customer </w:t>
        </w:r>
        <w:r w:rsidR="004A2E7E" w:rsidRPr="008D391F">
          <w:rPr>
            <w:sz w:val="22"/>
          </w:rPr>
          <w:t>may become aware</w:t>
        </w:r>
        <w:r w:rsidR="004A2E7E" w:rsidRPr="000B3FEC">
          <w:rPr>
            <w:sz w:val="22"/>
          </w:rPr>
          <w:t xml:space="preserve"> of </w:t>
        </w:r>
        <w:r w:rsidR="004A2E7E" w:rsidRPr="008D391F">
          <w:rPr>
            <w:sz w:val="22"/>
          </w:rPr>
          <w:t>with regard to</w:t>
        </w:r>
        <w:r w:rsidR="004A2E7E" w:rsidRPr="000B3FEC">
          <w:rPr>
            <w:sz w:val="22"/>
          </w:rPr>
          <w:t xml:space="preserve"> </w:t>
        </w:r>
        <w:r w:rsidR="004A2E7E">
          <w:rPr>
            <w:sz w:val="22"/>
          </w:rPr>
          <w:t xml:space="preserve">the </w:t>
        </w:r>
        <w:r w:rsidR="004A2E7E" w:rsidRPr="000B3FEC">
          <w:rPr>
            <w:sz w:val="22"/>
          </w:rPr>
          <w:t xml:space="preserve">SmartMedic </w:t>
        </w:r>
        <w:r w:rsidR="004A2E7E" w:rsidRPr="008D391F">
          <w:rPr>
            <w:sz w:val="22"/>
          </w:rPr>
          <w:t>platform components must be communicated to Stryker customer care</w:t>
        </w:r>
        <w:r w:rsidR="004A2E7E" w:rsidRPr="000B3FEC">
          <w:rPr>
            <w:sz w:val="22"/>
          </w:rPr>
          <w:t xml:space="preserve"> and the same will be handled through the post market complaints management process </w:t>
        </w:r>
        <w:r w:rsidR="004A2E7E">
          <w:rPr>
            <w:sz w:val="22"/>
          </w:rPr>
          <w:t>for</w:t>
        </w:r>
        <w:r w:rsidR="004A2E7E" w:rsidRPr="000B3FEC">
          <w:rPr>
            <w:sz w:val="22"/>
          </w:rPr>
          <w:t xml:space="preserve"> assessment and required actions including any updates needed for the customers</w:t>
        </w:r>
        <w:r w:rsidR="004A2E7E">
          <w:rPr>
            <w:sz w:val="22"/>
          </w:rPr>
          <w:t>.</w:t>
        </w:r>
      </w:ins>
      <w:del w:id="1528" w:author="Sai Praneetha Bhaskaruni" w:date="2022-03-25T13:15:00Z">
        <w:r w:rsidR="00536289" w:rsidRPr="00536289" w:rsidDel="004A2E7E">
          <w:rPr>
            <w:sz w:val="22"/>
          </w:rPr>
          <w:delText xml:space="preserve">Please reach out to Stryker Customer Care </w:delText>
        </w:r>
        <w:r w:rsidR="00536289" w:rsidDel="004A2E7E">
          <w:rPr>
            <w:sz w:val="22"/>
          </w:rPr>
          <w:delText>for security Alert</w:delText>
        </w:r>
        <w:r w:rsidR="0025484A" w:rsidDel="004A2E7E">
          <w:rPr>
            <w:sz w:val="22"/>
          </w:rPr>
          <w:delText>, w</w:delText>
        </w:r>
        <w:r w:rsidR="00536289" w:rsidRPr="00536289" w:rsidDel="004A2E7E">
          <w:rPr>
            <w:sz w:val="22"/>
          </w:rPr>
          <w:delText xml:space="preserve">henever severe malware </w:delText>
        </w:r>
        <w:r w:rsidR="0025484A" w:rsidDel="004A2E7E">
          <w:rPr>
            <w:sz w:val="22"/>
          </w:rPr>
          <w:delText>is</w:delText>
        </w:r>
        <w:r w:rsidR="00536289" w:rsidRPr="00536289" w:rsidDel="004A2E7E">
          <w:rPr>
            <w:sz w:val="22"/>
          </w:rPr>
          <w:delText xml:space="preserve"> detected and </w:delText>
        </w:r>
        <w:r w:rsidR="0025484A" w:rsidDel="004A2E7E">
          <w:rPr>
            <w:sz w:val="22"/>
          </w:rPr>
          <w:delText xml:space="preserve">get it </w:delText>
        </w:r>
        <w:r w:rsidR="00536289" w:rsidRPr="00536289" w:rsidDel="004A2E7E">
          <w:rPr>
            <w:sz w:val="22"/>
          </w:rPr>
          <w:delText xml:space="preserve">resolved by the </w:delText>
        </w:r>
        <w:r w:rsidR="00536289" w:rsidRPr="00980FE7" w:rsidDel="004A2E7E">
          <w:rPr>
            <w:sz w:val="22"/>
            <w:highlight w:val="yellow"/>
            <w:rPrChange w:id="1529" w:author="Sai Praneetha Bhaskaruni" w:date="2022-03-24T16:18:00Z">
              <w:rPr>
                <w:sz w:val="22"/>
              </w:rPr>
            </w:rPrChange>
          </w:rPr>
          <w:delText>service</w:delText>
        </w:r>
        <w:r w:rsidR="00536289" w:rsidRPr="00536289" w:rsidDel="004A2E7E">
          <w:rPr>
            <w:sz w:val="22"/>
          </w:rPr>
          <w:delText xml:space="preserve"> engineer.</w:delText>
        </w:r>
        <w:r w:rsidR="00536289" w:rsidRPr="00536289" w:rsidDel="00521022">
          <w:rPr>
            <w:sz w:val="22"/>
          </w:rPr>
          <w:delText xml:space="preserve"> Customer has to block few </w:delText>
        </w:r>
        <w:r w:rsidR="00536289" w:rsidRPr="00980FE7" w:rsidDel="00521022">
          <w:rPr>
            <w:sz w:val="22"/>
            <w:highlight w:val="yellow"/>
            <w:rPrChange w:id="1530" w:author="Sai Praneetha Bhaskaruni" w:date="2022-03-24T16:18:00Z">
              <w:rPr>
                <w:sz w:val="22"/>
              </w:rPr>
            </w:rPrChange>
          </w:rPr>
          <w:delText>IOCs and IOAs</w:delText>
        </w:r>
        <w:r w:rsidR="00536289" w:rsidRPr="00536289" w:rsidDel="00521022">
          <w:rPr>
            <w:sz w:val="22"/>
          </w:rPr>
          <w:delText xml:space="preserve"> </w:delText>
        </w:r>
        <w:r w:rsidR="003A5B27" w:rsidDel="00521022">
          <w:rPr>
            <w:sz w:val="22"/>
          </w:rPr>
          <w:delText>in</w:delText>
        </w:r>
        <w:r w:rsidR="003A5B27" w:rsidRPr="00536289" w:rsidDel="00521022">
          <w:rPr>
            <w:sz w:val="22"/>
          </w:rPr>
          <w:delText xml:space="preserve"> </w:delText>
        </w:r>
        <w:r w:rsidR="00536289" w:rsidRPr="00536289" w:rsidDel="00521022">
          <w:rPr>
            <w:sz w:val="22"/>
          </w:rPr>
          <w:delText xml:space="preserve">their network devices. </w:delText>
        </w:r>
        <w:r w:rsidR="003A5B27" w:rsidDel="00521022">
          <w:rPr>
            <w:sz w:val="22"/>
          </w:rPr>
          <w:delText>It is h</w:delText>
        </w:r>
        <w:r w:rsidR="00536289" w:rsidRPr="00536289" w:rsidDel="00521022">
          <w:rPr>
            <w:sz w:val="22"/>
          </w:rPr>
          <w:delText xml:space="preserve">ighly </w:delText>
        </w:r>
        <w:r w:rsidR="008229B2" w:rsidDel="00521022">
          <w:rPr>
            <w:sz w:val="22"/>
          </w:rPr>
          <w:delText>r</w:delText>
        </w:r>
        <w:r w:rsidR="003A5B27" w:rsidDel="00521022">
          <w:rPr>
            <w:sz w:val="22"/>
          </w:rPr>
          <w:delText xml:space="preserve">ecommended that the </w:delText>
        </w:r>
        <w:r w:rsidDel="00521022">
          <w:rPr>
            <w:sz w:val="22"/>
          </w:rPr>
          <w:delText>customer (HDO)</w:delText>
        </w:r>
        <w:r w:rsidR="00536289" w:rsidRPr="00536289" w:rsidDel="00521022">
          <w:rPr>
            <w:sz w:val="22"/>
          </w:rPr>
          <w:delText xml:space="preserve"> </w:delText>
        </w:r>
        <w:r w:rsidR="003A5B27" w:rsidDel="00521022">
          <w:rPr>
            <w:sz w:val="22"/>
          </w:rPr>
          <w:delText>should use</w:delText>
        </w:r>
        <w:r w:rsidR="00536289" w:rsidRPr="00536289" w:rsidDel="00521022">
          <w:rPr>
            <w:sz w:val="22"/>
          </w:rPr>
          <w:delText xml:space="preserve"> network firewall. SmartMedic solution should be behind stateful firewall. Firewall helps in preventing network access to devices. </w:delText>
        </w:r>
        <w:r w:rsidR="00536289" w:rsidRPr="00980FE7" w:rsidDel="00521022">
          <w:rPr>
            <w:sz w:val="22"/>
            <w:highlight w:val="yellow"/>
            <w:rPrChange w:id="1531" w:author="Sai Praneetha Bhaskaruni" w:date="2022-03-24T16:18:00Z">
              <w:rPr>
                <w:sz w:val="22"/>
              </w:rPr>
            </w:rPrChange>
          </w:rPr>
          <w:delText>If properly used and configured</w:delText>
        </w:r>
        <w:r w:rsidR="00536289" w:rsidRPr="00536289" w:rsidDel="00521022">
          <w:rPr>
            <w:sz w:val="22"/>
          </w:rPr>
          <w:delText xml:space="preserve"> it can lead to protected and reliable accessibility. It can help in prevention of unauthorized access and network connections against external threats, IP spoofing &amp; routing attacks and malicious packets</w:delText>
        </w:r>
        <w:r w:rsidR="008229B2" w:rsidDel="00521022">
          <w:rPr>
            <w:sz w:val="22"/>
          </w:rPr>
          <w:delText>.</w:delText>
        </w:r>
      </w:del>
    </w:p>
    <w:p w14:paraId="62905060" w14:textId="34597C05" w:rsidR="00D336F1" w:rsidDel="004A2E7E" w:rsidRDefault="00D336F1">
      <w:pPr>
        <w:spacing w:after="120"/>
        <w:ind w:left="129" w:hanging="14"/>
        <w:rPr>
          <w:del w:id="1532" w:author="Sai Praneetha Bhaskaruni" w:date="2022-03-25T13:15:00Z"/>
          <w:sz w:val="22"/>
        </w:rPr>
      </w:pPr>
      <w:del w:id="1533" w:author="Sai Praneetha Bhaskaruni" w:date="2022-03-25T13:15:00Z">
        <w:r w:rsidRPr="00530651" w:rsidDel="00521022">
          <w:rPr>
            <w:sz w:val="22"/>
          </w:rPr>
          <w:delText xml:space="preserve">Stryker’s customer can access the Nurse Station web application using the </w:delText>
        </w:r>
        <w:r w:rsidRPr="00980FE7" w:rsidDel="00521022">
          <w:rPr>
            <w:sz w:val="22"/>
            <w:highlight w:val="yellow"/>
            <w:rPrChange w:id="1534" w:author="Sai Praneetha Bhaskaruni" w:date="2022-03-24T16:19:00Z">
              <w:rPr>
                <w:sz w:val="22"/>
              </w:rPr>
            </w:rPrChange>
          </w:rPr>
          <w:delText>credentials</w:delText>
        </w:r>
        <w:r w:rsidRPr="00530651" w:rsidDel="00521022">
          <w:rPr>
            <w:sz w:val="22"/>
          </w:rPr>
          <w:delText xml:space="preserve"> provided by Stryker</w:delText>
        </w:r>
        <w:r w:rsidDel="00521022">
          <w:rPr>
            <w:sz w:val="22"/>
          </w:rPr>
          <w:delText>.</w:delText>
        </w:r>
        <w:r w:rsidR="00536289" w:rsidDel="00521022">
          <w:rPr>
            <w:sz w:val="22"/>
          </w:rPr>
          <w:delText xml:space="preserve"> </w:delText>
        </w:r>
      </w:del>
    </w:p>
    <w:p w14:paraId="544A6717" w14:textId="77777777" w:rsidR="00073141" w:rsidRDefault="00073141" w:rsidP="004A2E7E">
      <w:pPr>
        <w:spacing w:after="120"/>
        <w:ind w:left="129" w:hanging="14"/>
      </w:pPr>
    </w:p>
    <w:p w14:paraId="2E5CCD3A" w14:textId="6265E156" w:rsidR="00D336F1" w:rsidRPr="00180992" w:rsidRDefault="00BB0397" w:rsidP="004C52FA">
      <w:pPr>
        <w:pStyle w:val="Heading1"/>
      </w:pPr>
      <w:bookmarkStart w:id="1535" w:name="_Toc108268267"/>
      <w:r>
        <w:rPr>
          <w:sz w:val="40"/>
        </w:rPr>
        <w:t>18</w:t>
      </w:r>
      <w:r w:rsidR="00D336F1" w:rsidRPr="00180992">
        <w:rPr>
          <w:color w:val="FFCC66"/>
          <w:sz w:val="40"/>
        </w:rPr>
        <w:t xml:space="preserve"> </w:t>
      </w:r>
      <w:r w:rsidR="009D4859" w:rsidRPr="000B3FEC">
        <w:t>Flaw remediation &amp; Vulnerability Management</w:t>
      </w:r>
      <w:bookmarkEnd w:id="1535"/>
      <w:r w:rsidR="009D4859">
        <w:t xml:space="preserve"> </w:t>
      </w:r>
    </w:p>
    <w:p w14:paraId="022AAE05" w14:textId="45B677D1"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1536" w:author="Sai Praneetha Bhaskaruni" w:date="2022-03-24T16:11:00Z">
        <w:r w:rsidR="00E160E5">
          <w:rPr>
            <w:b/>
            <w:sz w:val="22"/>
          </w:rPr>
          <w:t>s</w:t>
        </w:r>
      </w:ins>
      <w:r w:rsidRPr="00C11DBF">
        <w:rPr>
          <w:b/>
          <w:sz w:val="22"/>
        </w:rPr>
        <w:t>: Device</w:t>
      </w:r>
      <w:r w:rsidR="00073141" w:rsidRPr="00073141">
        <w:rPr>
          <w:b/>
          <w:sz w:val="22"/>
        </w:rPr>
        <w:t>, Tablet &amp; Nurse Station Application</w:t>
      </w:r>
    </w:p>
    <w:p w14:paraId="73A12F77" w14:textId="149C6CBD" w:rsidR="00D336F1" w:rsidRDefault="00D336F1" w:rsidP="00D336F1">
      <w:pPr>
        <w:spacing w:after="120"/>
        <w:ind w:left="129" w:hanging="14"/>
        <w:rPr>
          <w:sz w:val="22"/>
        </w:rPr>
      </w:pPr>
      <w:r w:rsidRPr="00CA58F3">
        <w:rPr>
          <w:b/>
          <w:i/>
          <w:sz w:val="22"/>
        </w:rPr>
        <w:t>Existing Security Features:</w:t>
      </w:r>
      <w:r>
        <w:rPr>
          <w:i/>
          <w:sz w:val="22"/>
        </w:rPr>
        <w:t xml:space="preserve"> </w:t>
      </w:r>
      <w:ins w:id="1537" w:author="Sai Praneetha Bhaskaruni" w:date="2022-03-25T12:48:00Z">
        <w:r w:rsidR="005F2590" w:rsidRPr="00676F6A">
          <w:rPr>
            <w:sz w:val="22"/>
          </w:rPr>
          <w:t>Stryker had performed the system and application security testing a</w:t>
        </w:r>
        <w:r w:rsidR="005F2590">
          <w:rPr>
            <w:sz w:val="22"/>
          </w:rPr>
          <w:t>long with</w:t>
        </w:r>
        <w:r w:rsidR="005F2590" w:rsidRPr="00676F6A">
          <w:rPr>
            <w:sz w:val="22"/>
          </w:rPr>
          <w:t xml:space="preserve"> secur</w:t>
        </w:r>
        <w:r w:rsidR="005F2590">
          <w:rPr>
            <w:sz w:val="22"/>
          </w:rPr>
          <w:t xml:space="preserve">e </w:t>
        </w:r>
        <w:r w:rsidR="005F2590" w:rsidRPr="00676F6A">
          <w:rPr>
            <w:sz w:val="22"/>
          </w:rPr>
          <w:t>code review</w:t>
        </w:r>
        <w:r w:rsidR="005F2590">
          <w:rPr>
            <w:sz w:val="22"/>
          </w:rPr>
          <w:t xml:space="preserve"> </w:t>
        </w:r>
        <w:r w:rsidR="005F2590" w:rsidRPr="00676F6A">
          <w:rPr>
            <w:sz w:val="22"/>
          </w:rPr>
          <w:t xml:space="preserve">of SmartMedic </w:t>
        </w:r>
        <w:r w:rsidR="005F2590">
          <w:rPr>
            <w:sz w:val="22"/>
          </w:rPr>
          <w:t>platform components</w:t>
        </w:r>
        <w:r w:rsidR="003163E2">
          <w:rPr>
            <w:sz w:val="22"/>
          </w:rPr>
          <w:t>.</w:t>
        </w:r>
        <w:r w:rsidR="005F2590" w:rsidRPr="000B3FEC">
          <w:rPr>
            <w:sz w:val="22"/>
          </w:rPr>
          <w:t xml:space="preserve"> </w:t>
        </w:r>
      </w:ins>
      <w:r w:rsidR="000B3FEC" w:rsidRPr="000B3FEC">
        <w:rPr>
          <w:sz w:val="22"/>
        </w:rPr>
        <w:t xml:space="preserve">When Stryker obtains vulnerability information through surveillance or other sources, an assessment of the vulnerability’s exploitability and impact </w:t>
      </w:r>
      <w:r w:rsidR="00842126">
        <w:rPr>
          <w:sz w:val="22"/>
        </w:rPr>
        <w:t xml:space="preserve">is </w:t>
      </w:r>
      <w:r w:rsidR="000B3FEC" w:rsidRPr="000B3FEC">
        <w:rPr>
          <w:sz w:val="22"/>
        </w:rPr>
        <w:t xml:space="preserve">conducted. Based on the assessment </w:t>
      </w:r>
      <w:r w:rsidR="00383A69">
        <w:rPr>
          <w:sz w:val="22"/>
        </w:rPr>
        <w:t xml:space="preserve">report, </w:t>
      </w:r>
      <w:r w:rsidR="000B3FEC" w:rsidRPr="000B3FEC">
        <w:rPr>
          <w:sz w:val="22"/>
        </w:rPr>
        <w:t xml:space="preserve">Stryker determines if further actions </w:t>
      </w:r>
      <w:r w:rsidR="00383A69">
        <w:rPr>
          <w:sz w:val="22"/>
        </w:rPr>
        <w:t xml:space="preserve">similar to </w:t>
      </w:r>
      <w:r w:rsidR="000B3FEC" w:rsidRPr="000B3FEC">
        <w:rPr>
          <w:sz w:val="22"/>
        </w:rPr>
        <w:t xml:space="preserve">providing security updates and/or providing </w:t>
      </w:r>
      <w:r w:rsidR="001A17F8">
        <w:rPr>
          <w:sz w:val="22"/>
        </w:rPr>
        <w:t>information</w:t>
      </w:r>
      <w:r w:rsidR="000B3FEC" w:rsidRPr="000B3FEC">
        <w:rPr>
          <w:sz w:val="22"/>
        </w:rPr>
        <w:t xml:space="preserve"> to the customer in </w:t>
      </w:r>
      <w:r w:rsidR="00B06430">
        <w:rPr>
          <w:sz w:val="22"/>
        </w:rPr>
        <w:t>targeted time</w:t>
      </w:r>
      <w:r w:rsidR="000B3FEC" w:rsidRPr="000B3FEC">
        <w:rPr>
          <w:sz w:val="22"/>
        </w:rPr>
        <w:t>. Vulnerability information may also be requested from Stryker at any time.</w:t>
      </w:r>
    </w:p>
    <w:p w14:paraId="09A6D40E" w14:textId="12702201" w:rsidR="00D336F1" w:rsidRPr="000B3FEC" w:rsidRDefault="00CD012C" w:rsidP="00D336F1">
      <w:pPr>
        <w:spacing w:after="120"/>
        <w:ind w:left="129" w:hanging="14"/>
        <w:rPr>
          <w:sz w:val="22"/>
        </w:rPr>
      </w:pPr>
      <w:r>
        <w:rPr>
          <w:b/>
          <w:i/>
          <w:sz w:val="22"/>
        </w:rPr>
        <w:t>Recommendation for customer (HDO)</w:t>
      </w:r>
      <w:r w:rsidR="00D336F1" w:rsidRPr="00CA58F3">
        <w:rPr>
          <w:b/>
          <w:i/>
          <w:sz w:val="22"/>
        </w:rPr>
        <w:t>:</w:t>
      </w:r>
      <w:del w:id="1538" w:author="Sai Praneetha Bhaskaruni" w:date="2022-03-25T12:44:00Z">
        <w:r w:rsidR="00D336F1" w:rsidRPr="00CA58F3" w:rsidDel="00675C95">
          <w:delText xml:space="preserve"> </w:delText>
        </w:r>
        <w:r w:rsidR="00842126" w:rsidRPr="003B150B" w:rsidDel="00675C95">
          <w:rPr>
            <w:highlight w:val="yellow"/>
            <w:rPrChange w:id="1539" w:author="Sai Praneetha Bhaskaruni" w:date="2022-03-24T16:20:00Z">
              <w:rPr/>
            </w:rPrChange>
          </w:rPr>
          <w:delText xml:space="preserve">The </w:delText>
        </w:r>
        <w:r w:rsidR="00842126" w:rsidRPr="00AE557C" w:rsidDel="00675C95">
          <w:rPr>
            <w:sz w:val="22"/>
            <w:szCs w:val="24"/>
            <w:highlight w:val="yellow"/>
            <w:rPrChange w:id="1540" w:author="Sai Praneetha Bhaskaruni" w:date="2022-03-24T17:27:00Z">
              <w:rPr/>
            </w:rPrChange>
          </w:rPr>
          <w:delText>c</w:delText>
        </w:r>
        <w:r w:rsidR="00D336F1" w:rsidRPr="003B150B" w:rsidDel="00675C95">
          <w:rPr>
            <w:sz w:val="22"/>
            <w:highlight w:val="yellow"/>
            <w:rPrChange w:id="1541" w:author="Sai Praneetha Bhaskaruni" w:date="2022-03-24T16:20:00Z">
              <w:rPr>
                <w:sz w:val="22"/>
              </w:rPr>
            </w:rPrChange>
          </w:rPr>
          <w:delText xml:space="preserve">ustomer </w:delText>
        </w:r>
        <w:r w:rsidR="00842126" w:rsidRPr="003B150B" w:rsidDel="00675C95">
          <w:rPr>
            <w:sz w:val="22"/>
            <w:highlight w:val="yellow"/>
            <w:rPrChange w:id="1542" w:author="Sai Praneetha Bhaskaruni" w:date="2022-03-24T16:20:00Z">
              <w:rPr>
                <w:sz w:val="22"/>
              </w:rPr>
            </w:rPrChange>
          </w:rPr>
          <w:delText xml:space="preserve">is not </w:delText>
        </w:r>
        <w:r w:rsidR="00D336F1" w:rsidRPr="003B150B" w:rsidDel="00675C95">
          <w:rPr>
            <w:sz w:val="22"/>
            <w:highlight w:val="yellow"/>
            <w:rPrChange w:id="1543" w:author="Sai Praneetha Bhaskaruni" w:date="2022-03-24T16:20:00Z">
              <w:rPr>
                <w:sz w:val="22"/>
              </w:rPr>
            </w:rPrChange>
          </w:rPr>
          <w:delText>allowed to access this component</w:delText>
        </w:r>
        <w:r w:rsidR="00D336F1" w:rsidDel="00675C95">
          <w:rPr>
            <w:i/>
            <w:sz w:val="22"/>
          </w:rPr>
          <w:delText>.</w:delText>
        </w:r>
      </w:del>
      <w:r w:rsidR="000B3FEC">
        <w:rPr>
          <w:i/>
          <w:sz w:val="22"/>
        </w:rPr>
        <w:t xml:space="preserve"> </w:t>
      </w:r>
      <w:r w:rsidR="000B3FEC" w:rsidRPr="000B3FEC">
        <w:rPr>
          <w:sz w:val="22"/>
        </w:rPr>
        <w:t xml:space="preserve">Any </w:t>
      </w:r>
      <w:r w:rsidR="000B3FEC" w:rsidRPr="00C058E9">
        <w:rPr>
          <w:sz w:val="22"/>
        </w:rPr>
        <w:t>potential security vulnerabilities</w:t>
      </w:r>
      <w:r w:rsidR="000B3FEC" w:rsidRPr="000B3FEC">
        <w:rPr>
          <w:sz w:val="22"/>
        </w:rPr>
        <w:t xml:space="preserve"> </w:t>
      </w:r>
      <w:r w:rsidR="00842126">
        <w:rPr>
          <w:sz w:val="22"/>
        </w:rPr>
        <w:t xml:space="preserve">that the </w:t>
      </w:r>
      <w:r w:rsidR="000B3FEC" w:rsidRPr="000B3FEC">
        <w:rPr>
          <w:sz w:val="22"/>
        </w:rPr>
        <w:t xml:space="preserve">customer </w:t>
      </w:r>
      <w:r w:rsidR="000B3FEC" w:rsidRPr="00C058E9">
        <w:rPr>
          <w:sz w:val="22"/>
        </w:rPr>
        <w:t>may become aware</w:t>
      </w:r>
      <w:r w:rsidR="000B3FEC" w:rsidRPr="000B3FEC">
        <w:rPr>
          <w:sz w:val="22"/>
        </w:rPr>
        <w:t xml:space="preserve"> of </w:t>
      </w:r>
      <w:r w:rsidR="00842126" w:rsidRPr="00C058E9">
        <w:rPr>
          <w:sz w:val="22"/>
        </w:rPr>
        <w:t xml:space="preserve">with regard </w:t>
      </w:r>
      <w:r w:rsidR="000B3FEC" w:rsidRPr="00C058E9">
        <w:rPr>
          <w:sz w:val="22"/>
        </w:rPr>
        <w:t>to</w:t>
      </w:r>
      <w:r w:rsidR="000B3FEC" w:rsidRPr="000B3FEC">
        <w:rPr>
          <w:sz w:val="22"/>
        </w:rPr>
        <w:t xml:space="preserve"> </w:t>
      </w:r>
      <w:r w:rsidR="00842126">
        <w:rPr>
          <w:sz w:val="22"/>
        </w:rPr>
        <w:t xml:space="preserve">the </w:t>
      </w:r>
      <w:r w:rsidR="000B3FEC" w:rsidRPr="000B3FEC">
        <w:rPr>
          <w:sz w:val="22"/>
        </w:rPr>
        <w:t xml:space="preserve">SmartMedic </w:t>
      </w:r>
      <w:del w:id="1544" w:author="Sai Praneetha Bhaskaruni" w:date="2022-03-25T12:44:00Z">
        <w:r w:rsidR="000B3FEC" w:rsidRPr="00206323" w:rsidDel="007A61D6">
          <w:rPr>
            <w:sz w:val="22"/>
          </w:rPr>
          <w:delText xml:space="preserve">Device </w:delText>
        </w:r>
      </w:del>
      <w:ins w:id="1545" w:author="Sai Praneetha Bhaskaruni" w:date="2022-03-25T12:44:00Z">
        <w:r w:rsidR="007A61D6" w:rsidRPr="00206323">
          <w:rPr>
            <w:sz w:val="22"/>
            <w:rPrChange w:id="1546" w:author="Sai Praneetha Bhaskaruni" w:date="2022-03-25T12:45:00Z">
              <w:rPr>
                <w:sz w:val="22"/>
                <w:highlight w:val="yellow"/>
              </w:rPr>
            </w:rPrChange>
          </w:rPr>
          <w:t>platform components</w:t>
        </w:r>
        <w:r w:rsidR="007A61D6" w:rsidRPr="00206323">
          <w:rPr>
            <w:sz w:val="22"/>
          </w:rPr>
          <w:t xml:space="preserve"> </w:t>
        </w:r>
      </w:ins>
      <w:r w:rsidR="000B3FEC" w:rsidRPr="00206323">
        <w:rPr>
          <w:sz w:val="22"/>
        </w:rPr>
        <w:t>must be communicated to Stryker customer care</w:t>
      </w:r>
      <w:r w:rsidR="000B3FEC" w:rsidRPr="000B3FEC">
        <w:rPr>
          <w:sz w:val="22"/>
        </w:rPr>
        <w:t xml:space="preserve"> and the same will be handled through the post market complaints management process </w:t>
      </w:r>
      <w:r w:rsidR="00842126">
        <w:rPr>
          <w:sz w:val="22"/>
        </w:rPr>
        <w:t>for</w:t>
      </w:r>
      <w:r w:rsidR="000B3FEC" w:rsidRPr="000B3FEC">
        <w:rPr>
          <w:sz w:val="22"/>
        </w:rPr>
        <w:t xml:space="preserve"> assessment and required actions including any updates needed for the customers</w:t>
      </w:r>
      <w:r w:rsidR="00842126">
        <w:rPr>
          <w:sz w:val="22"/>
        </w:rPr>
        <w:t>.</w:t>
      </w:r>
    </w:p>
    <w:p w14:paraId="7C131E38" w14:textId="07571585" w:rsidR="00D336F1" w:rsidDel="00A6421A" w:rsidRDefault="00D336F1" w:rsidP="000B3FEC">
      <w:pPr>
        <w:spacing w:after="0"/>
        <w:ind w:left="129" w:hanging="14"/>
        <w:rPr>
          <w:del w:id="1547" w:author="Sai Praneetha Bhaskaruni" w:date="2022-03-25T12:45:00Z"/>
          <w:sz w:val="22"/>
        </w:rPr>
      </w:pPr>
      <w:del w:id="1548" w:author="Sai Praneetha Bhaskaruni" w:date="2022-03-25T12:45:00Z">
        <w:r w:rsidRPr="00530651" w:rsidDel="00A6421A">
          <w:rPr>
            <w:sz w:val="22"/>
          </w:rPr>
          <w:delText xml:space="preserve">Stryker’s customer can access the Nurse Station web application using the </w:delText>
        </w:r>
      </w:del>
      <w:del w:id="1549" w:author="Sai Praneetha Bhaskaruni" w:date="2022-03-25T12:44:00Z">
        <w:r w:rsidRPr="00530651" w:rsidDel="00675C95">
          <w:rPr>
            <w:sz w:val="22"/>
          </w:rPr>
          <w:delText xml:space="preserve">credentials </w:delText>
        </w:r>
      </w:del>
      <w:del w:id="1550" w:author="Sai Praneetha Bhaskaruni" w:date="2022-03-25T12:45:00Z">
        <w:r w:rsidRPr="00530651" w:rsidDel="00A6421A">
          <w:rPr>
            <w:sz w:val="22"/>
          </w:rPr>
          <w:delText>provided by Stryker</w:delText>
        </w:r>
        <w:r w:rsidDel="00A6421A">
          <w:rPr>
            <w:sz w:val="22"/>
          </w:rPr>
          <w:delText>.</w:delText>
        </w:r>
        <w:r w:rsidR="000B3FEC" w:rsidDel="00A6421A">
          <w:rPr>
            <w:sz w:val="22"/>
          </w:rPr>
          <w:delText xml:space="preserve"> </w:delText>
        </w:r>
      </w:del>
    </w:p>
    <w:p w14:paraId="61BAF702" w14:textId="5826B2AD" w:rsidR="00D336F1" w:rsidRDefault="00D336F1" w:rsidP="00BC2B73">
      <w:pPr>
        <w:ind w:firstLine="0"/>
      </w:pPr>
    </w:p>
    <w:p w14:paraId="75814795" w14:textId="10D02C68" w:rsidR="00D336F1" w:rsidRPr="00180992" w:rsidRDefault="00BB0397" w:rsidP="004C52FA">
      <w:pPr>
        <w:pStyle w:val="Heading1"/>
      </w:pPr>
      <w:bookmarkStart w:id="1551" w:name="_Toc108268268"/>
      <w:r>
        <w:rPr>
          <w:sz w:val="40"/>
        </w:rPr>
        <w:t>19</w:t>
      </w:r>
      <w:r w:rsidR="00D336F1" w:rsidRPr="00180992">
        <w:rPr>
          <w:color w:val="FFCC66"/>
          <w:sz w:val="40"/>
        </w:rPr>
        <w:t xml:space="preserve"> </w:t>
      </w:r>
      <w:r w:rsidR="009D4859" w:rsidRPr="000B3FEC">
        <w:t>Cyber Security Product Upgrades</w:t>
      </w:r>
      <w:bookmarkEnd w:id="1551"/>
    </w:p>
    <w:p w14:paraId="5F47D499" w14:textId="59F38D2B"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1552" w:author="Sai Praneetha Bhaskaruni" w:date="2022-03-24T16:12:00Z">
        <w:r w:rsidR="0088084E">
          <w:rPr>
            <w:b/>
            <w:sz w:val="22"/>
          </w:rPr>
          <w:t>s</w:t>
        </w:r>
      </w:ins>
      <w:r w:rsidRPr="00C11DBF">
        <w:rPr>
          <w:b/>
          <w:sz w:val="22"/>
        </w:rPr>
        <w:t>: Device</w:t>
      </w:r>
      <w:r w:rsidR="00073141">
        <w:rPr>
          <w:b/>
          <w:sz w:val="22"/>
        </w:rPr>
        <w:t xml:space="preserve"> and Tablet</w:t>
      </w:r>
    </w:p>
    <w:p w14:paraId="4A25392E" w14:textId="4DAB148D" w:rsidR="00D336F1" w:rsidRDefault="00D336F1" w:rsidP="00D336F1">
      <w:pPr>
        <w:spacing w:after="120"/>
        <w:ind w:left="129" w:hanging="14"/>
        <w:rPr>
          <w:sz w:val="22"/>
        </w:rPr>
      </w:pPr>
      <w:r w:rsidRPr="00CA58F3">
        <w:rPr>
          <w:b/>
          <w:i/>
          <w:sz w:val="22"/>
        </w:rPr>
        <w:t>Existing Security Features:</w:t>
      </w:r>
      <w:r>
        <w:rPr>
          <w:i/>
          <w:sz w:val="22"/>
        </w:rPr>
        <w:t xml:space="preserve"> </w:t>
      </w:r>
      <w:r w:rsidR="000B3FEC" w:rsidRPr="000B3FEC">
        <w:rPr>
          <w:sz w:val="22"/>
        </w:rPr>
        <w:t xml:space="preserve">The </w:t>
      </w:r>
      <w:ins w:id="1553" w:author="Sai Praneetha Bhaskaruni" w:date="2022-03-25T12:41:00Z">
        <w:r w:rsidR="0045319A">
          <w:rPr>
            <w:sz w:val="22"/>
          </w:rPr>
          <w:t xml:space="preserve">SmartMedic </w:t>
        </w:r>
      </w:ins>
      <w:del w:id="1554" w:author="Sai Praneetha Bhaskaruni" w:date="2022-03-25T12:41:00Z">
        <w:r w:rsidR="000B3FEC" w:rsidRPr="000B3FEC" w:rsidDel="003D318A">
          <w:rPr>
            <w:sz w:val="22"/>
          </w:rPr>
          <w:delText>Device</w:delText>
        </w:r>
      </w:del>
      <w:ins w:id="1555" w:author="Sai Praneetha Bhaskaruni" w:date="2022-03-25T12:41:00Z">
        <w:r w:rsidR="003D318A">
          <w:rPr>
            <w:sz w:val="22"/>
          </w:rPr>
          <w:t xml:space="preserve">platform </w:t>
        </w:r>
        <w:r w:rsidR="0045319A">
          <w:rPr>
            <w:sz w:val="22"/>
          </w:rPr>
          <w:t>components</w:t>
        </w:r>
      </w:ins>
      <w:r w:rsidR="000B3FEC" w:rsidRPr="000B3FEC">
        <w:rPr>
          <w:sz w:val="22"/>
        </w:rPr>
        <w:t xml:space="preserve"> </w:t>
      </w:r>
      <w:r w:rsidR="000F680D" w:rsidRPr="000B3FEC">
        <w:rPr>
          <w:sz w:val="22"/>
        </w:rPr>
        <w:t>do</w:t>
      </w:r>
      <w:r w:rsidR="000F680D">
        <w:rPr>
          <w:sz w:val="22"/>
        </w:rPr>
        <w:t>e</w:t>
      </w:r>
      <w:r w:rsidR="002B3E40">
        <w:rPr>
          <w:sz w:val="22"/>
        </w:rPr>
        <w:t>s</w:t>
      </w:r>
      <w:r w:rsidR="000B3FEC" w:rsidRPr="000B3FEC">
        <w:rPr>
          <w:sz w:val="22"/>
        </w:rPr>
        <w:t xml:space="preserve"> not have any updates installation policy implemented. Hence, the users </w:t>
      </w:r>
      <w:ins w:id="1556" w:author="Sai Praneetha Bhaskaruni" w:date="2022-03-25T12:42:00Z">
        <w:r w:rsidR="00121959">
          <w:rPr>
            <w:sz w:val="22"/>
          </w:rPr>
          <w:t xml:space="preserve">doesn’t </w:t>
        </w:r>
      </w:ins>
      <w:del w:id="1557" w:author="Sai Praneetha Bhaskaruni" w:date="2022-03-25T12:42:00Z">
        <w:r w:rsidR="000B3FEC" w:rsidRPr="000B3FEC" w:rsidDel="00121959">
          <w:rPr>
            <w:sz w:val="22"/>
          </w:rPr>
          <w:delText xml:space="preserve">will not </w:delText>
        </w:r>
      </w:del>
      <w:r w:rsidR="000B3FEC" w:rsidRPr="000B3FEC">
        <w:rPr>
          <w:sz w:val="22"/>
        </w:rPr>
        <w:t>get any</w:t>
      </w:r>
      <w:ins w:id="1558" w:author="Sai Praneetha Bhaskaruni" w:date="2022-03-25T12:42:00Z">
        <w:r w:rsidR="00A25720">
          <w:rPr>
            <w:sz w:val="22"/>
          </w:rPr>
          <w:t xml:space="preserve"> notification of </w:t>
        </w:r>
      </w:ins>
      <w:del w:id="1559" w:author="Sai Praneetha Bhaskaruni" w:date="2022-03-25T12:42:00Z">
        <w:r w:rsidR="000B3FEC" w:rsidRPr="000B3FEC" w:rsidDel="00A25720">
          <w:rPr>
            <w:sz w:val="22"/>
          </w:rPr>
          <w:delText xml:space="preserve"> </w:delText>
        </w:r>
      </w:del>
      <w:r w:rsidR="000B3FEC" w:rsidRPr="000B3FEC">
        <w:rPr>
          <w:sz w:val="22"/>
        </w:rPr>
        <w:t xml:space="preserve">online updates. If Stryker identifies any potential vulnerabilities which require an update at the customer site, a new version of the solution will </w:t>
      </w:r>
      <w:r w:rsidR="00BD1EA5">
        <w:rPr>
          <w:sz w:val="22"/>
        </w:rPr>
        <w:t xml:space="preserve">be </w:t>
      </w:r>
      <w:r w:rsidR="000B3FEC" w:rsidRPr="000B3FEC">
        <w:rPr>
          <w:sz w:val="22"/>
        </w:rPr>
        <w:t xml:space="preserve">released and customers will </w:t>
      </w:r>
      <w:r w:rsidR="00BD1EA5">
        <w:rPr>
          <w:sz w:val="22"/>
        </w:rPr>
        <w:t xml:space="preserve">be </w:t>
      </w:r>
      <w:r w:rsidR="000B3FEC" w:rsidRPr="000B3FEC">
        <w:rPr>
          <w:sz w:val="22"/>
        </w:rPr>
        <w:t xml:space="preserve">informed about the action to be taken at their end. </w:t>
      </w:r>
      <w:bookmarkStart w:id="1560" w:name="_Hlk99040381"/>
      <w:r w:rsidR="000B3FEC" w:rsidRPr="000B3FEC">
        <w:rPr>
          <w:sz w:val="22"/>
        </w:rPr>
        <w:t xml:space="preserve">SmartMedic solutions contain malware protection embedded within </w:t>
      </w:r>
      <w:r w:rsidR="00BD1EA5">
        <w:rPr>
          <w:sz w:val="22"/>
        </w:rPr>
        <w:t xml:space="preserve">the </w:t>
      </w:r>
      <w:r w:rsidR="000B3FEC" w:rsidRPr="000B3FEC">
        <w:rPr>
          <w:sz w:val="22"/>
        </w:rPr>
        <w:t>SmartMedic tablet.</w:t>
      </w:r>
      <w:bookmarkEnd w:id="1560"/>
      <w:r w:rsidR="000B3FEC" w:rsidRPr="000B3FEC">
        <w:rPr>
          <w:sz w:val="22"/>
        </w:rPr>
        <w:t xml:space="preserve"> </w:t>
      </w:r>
      <w:r w:rsidR="00BD1EA5">
        <w:rPr>
          <w:sz w:val="22"/>
        </w:rPr>
        <w:t xml:space="preserve">The </w:t>
      </w:r>
      <w:r w:rsidR="000B3FEC" w:rsidRPr="000B3FEC">
        <w:rPr>
          <w:sz w:val="22"/>
        </w:rPr>
        <w:t xml:space="preserve">Tablet also contains authorized service to install patches or software updates. Stryker has </w:t>
      </w:r>
      <w:r w:rsidR="00BD1EA5">
        <w:rPr>
          <w:sz w:val="22"/>
        </w:rPr>
        <w:t xml:space="preserve">the </w:t>
      </w:r>
      <w:r w:rsidR="000B3FEC" w:rsidRPr="000B3FEC">
        <w:rPr>
          <w:sz w:val="22"/>
        </w:rPr>
        <w:t xml:space="preserve">ability to recover after damage or destruction of device data, </w:t>
      </w:r>
      <w:r w:rsidR="00E21A18">
        <w:rPr>
          <w:sz w:val="22"/>
        </w:rPr>
        <w:t xml:space="preserve">and </w:t>
      </w:r>
      <w:r w:rsidR="000B3FEC" w:rsidRPr="000B3FEC">
        <w:rPr>
          <w:sz w:val="22"/>
        </w:rPr>
        <w:t>configuration information</w:t>
      </w:r>
      <w:r w:rsidR="000B3FEC">
        <w:rPr>
          <w:sz w:val="22"/>
        </w:rPr>
        <w:t>.</w:t>
      </w:r>
    </w:p>
    <w:p w14:paraId="1FE2B415" w14:textId="6713F0F2" w:rsidR="00993912" w:rsidRDefault="00CD012C" w:rsidP="00993912">
      <w:pPr>
        <w:spacing w:after="120"/>
        <w:ind w:left="129" w:hanging="14"/>
        <w:rPr>
          <w:ins w:id="1561" w:author="Sai Praneetha Bhaskaruni" w:date="2022-03-25T12:40:00Z"/>
          <w:sz w:val="22"/>
        </w:rPr>
      </w:pPr>
      <w:r>
        <w:rPr>
          <w:b/>
          <w:i/>
          <w:sz w:val="22"/>
        </w:rPr>
        <w:t>Recommendation for customer (HDO)</w:t>
      </w:r>
      <w:r w:rsidR="00D336F1" w:rsidRPr="00CA58F3">
        <w:rPr>
          <w:b/>
          <w:i/>
          <w:sz w:val="22"/>
        </w:rPr>
        <w:t>:</w:t>
      </w:r>
      <w:r w:rsidR="00D336F1" w:rsidRPr="00CA58F3">
        <w:t xml:space="preserve"> </w:t>
      </w:r>
      <w:ins w:id="1562" w:author="Sai Praneetha Bhaskaruni" w:date="2022-03-25T12:40:00Z">
        <w:r w:rsidR="00993912" w:rsidRPr="008D391F">
          <w:rPr>
            <w:sz w:val="22"/>
            <w:szCs w:val="24"/>
          </w:rPr>
          <w:t xml:space="preserve">Any information regarding </w:t>
        </w:r>
        <w:r w:rsidR="00993912">
          <w:rPr>
            <w:sz w:val="22"/>
            <w:szCs w:val="24"/>
          </w:rPr>
          <w:t>cyber security product upgrades</w:t>
        </w:r>
        <w:r w:rsidR="00993912" w:rsidRPr="008D391F">
          <w:rPr>
            <w:sz w:val="22"/>
            <w:szCs w:val="24"/>
          </w:rPr>
          <w:t xml:space="preserve"> can be requested from Stryker.</w:t>
        </w:r>
        <w:r w:rsidR="00993912">
          <w:t xml:space="preserve"> </w:t>
        </w:r>
      </w:ins>
    </w:p>
    <w:p w14:paraId="110F82FD" w14:textId="7FFFCE8D" w:rsidR="00D336F1" w:rsidRPr="00CA58F3" w:rsidDel="00993912" w:rsidRDefault="00E21A18" w:rsidP="00D336F1">
      <w:pPr>
        <w:spacing w:after="120"/>
        <w:ind w:left="129" w:hanging="14"/>
        <w:rPr>
          <w:del w:id="1563" w:author="Sai Praneetha Bhaskaruni" w:date="2022-03-25T12:40:00Z"/>
          <w:i/>
          <w:sz w:val="22"/>
        </w:rPr>
      </w:pPr>
      <w:del w:id="1564" w:author="Sai Praneetha Bhaskaruni" w:date="2022-03-25T12:40:00Z">
        <w:r w:rsidDel="00993912">
          <w:delText>The c</w:delText>
        </w:r>
        <w:r w:rsidRPr="000F24D0" w:rsidDel="00993912">
          <w:rPr>
            <w:sz w:val="22"/>
          </w:rPr>
          <w:delText>ustomer</w:delText>
        </w:r>
        <w:r w:rsidDel="00993912">
          <w:rPr>
            <w:sz w:val="22"/>
          </w:rPr>
          <w:delText xml:space="preserve"> is not </w:delText>
        </w:r>
        <w:r w:rsidR="00D336F1" w:rsidRPr="000F24D0" w:rsidDel="00993912">
          <w:rPr>
            <w:sz w:val="22"/>
          </w:rPr>
          <w:delText>allowed to access this component</w:delText>
        </w:r>
        <w:r w:rsidR="00D336F1" w:rsidDel="00993912">
          <w:rPr>
            <w:i/>
            <w:sz w:val="22"/>
          </w:rPr>
          <w:delText>.</w:delText>
        </w:r>
      </w:del>
    </w:p>
    <w:p w14:paraId="0C4E7A74" w14:textId="77777777" w:rsidR="00D336F1" w:rsidRDefault="00D336F1">
      <w:pPr>
        <w:spacing w:after="120"/>
        <w:ind w:left="129" w:hanging="14"/>
        <w:pPrChange w:id="1565" w:author="Sai Praneetha Bhaskaruni" w:date="2022-03-25T12:40:00Z">
          <w:pPr>
            <w:ind w:firstLine="0"/>
          </w:pPr>
        </w:pPrChange>
      </w:pPr>
    </w:p>
    <w:p w14:paraId="5DBB401F" w14:textId="5993F8D5" w:rsidR="00D336F1" w:rsidRPr="00180992" w:rsidRDefault="00BC546B" w:rsidP="004C52FA">
      <w:pPr>
        <w:pStyle w:val="Heading1"/>
      </w:pPr>
      <w:bookmarkStart w:id="1566" w:name="_Toc108268269"/>
      <w:r>
        <w:rPr>
          <w:sz w:val="40"/>
        </w:rPr>
        <w:t>2</w:t>
      </w:r>
      <w:r w:rsidR="00BB0397">
        <w:rPr>
          <w:sz w:val="40"/>
        </w:rPr>
        <w:t>0</w:t>
      </w:r>
      <w:r w:rsidR="00D336F1" w:rsidRPr="00180992">
        <w:rPr>
          <w:color w:val="FFCC66"/>
          <w:sz w:val="40"/>
        </w:rPr>
        <w:t xml:space="preserve"> </w:t>
      </w:r>
      <w:bookmarkStart w:id="1567" w:name="_Hlk99040420"/>
      <w:r w:rsidR="009D4859" w:rsidRPr="009D4859">
        <w:t>Security Program Integration</w:t>
      </w:r>
      <w:bookmarkEnd w:id="1566"/>
      <w:bookmarkEnd w:id="1567"/>
    </w:p>
    <w:p w14:paraId="212EC73D" w14:textId="45638768"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1568" w:author="Sai Praneetha Bhaskaruni" w:date="2022-03-25T10:04:00Z">
        <w:r w:rsidR="00581ED3">
          <w:rPr>
            <w:b/>
            <w:sz w:val="22"/>
          </w:rPr>
          <w:t>s</w:t>
        </w:r>
      </w:ins>
      <w:r w:rsidRPr="00C11DBF">
        <w:rPr>
          <w:b/>
          <w:sz w:val="22"/>
        </w:rPr>
        <w:t>: Device</w:t>
      </w:r>
      <w:r w:rsidR="00CC1180">
        <w:rPr>
          <w:b/>
          <w:sz w:val="22"/>
        </w:rPr>
        <w:t xml:space="preserve">, </w:t>
      </w:r>
      <w:r w:rsidR="00CC1180" w:rsidRPr="00CC1180">
        <w:rPr>
          <w:b/>
          <w:sz w:val="22"/>
        </w:rPr>
        <w:t>Tablet</w:t>
      </w:r>
      <w:r w:rsidR="00CC1180">
        <w:rPr>
          <w:b/>
          <w:sz w:val="22"/>
        </w:rPr>
        <w:t xml:space="preserve"> &amp; </w:t>
      </w:r>
      <w:r w:rsidR="00CC1180" w:rsidRPr="00CC1180">
        <w:rPr>
          <w:b/>
          <w:sz w:val="22"/>
        </w:rPr>
        <w:t>Nurse Station Application</w:t>
      </w:r>
    </w:p>
    <w:p w14:paraId="20DC7ECF" w14:textId="77777777" w:rsidR="00CE6E66" w:rsidRDefault="00D336F1" w:rsidP="00D336F1">
      <w:pPr>
        <w:spacing w:after="120"/>
        <w:ind w:left="129" w:hanging="14"/>
        <w:rPr>
          <w:ins w:id="1569" w:author="Sai Praneetha Bhaskaruni" w:date="2022-03-25T10:57:00Z"/>
          <w:sz w:val="22"/>
        </w:rPr>
      </w:pPr>
      <w:r w:rsidRPr="00CA58F3">
        <w:rPr>
          <w:b/>
          <w:i/>
          <w:sz w:val="22"/>
        </w:rPr>
        <w:t>Existing Security Features:</w:t>
      </w:r>
      <w:r>
        <w:rPr>
          <w:i/>
          <w:sz w:val="22"/>
        </w:rPr>
        <w:t xml:space="preserve"> </w:t>
      </w:r>
      <w:r w:rsidR="00F922A0" w:rsidRPr="00F922A0">
        <w:rPr>
          <w:sz w:val="22"/>
        </w:rPr>
        <w:t xml:space="preserve">Stryker will take care of the security program integration, </w:t>
      </w:r>
      <w:ins w:id="1570" w:author="Sai Praneetha Bhaskaruni" w:date="2022-03-25T10:50:00Z">
        <w:r w:rsidR="00F93A5F">
          <w:rPr>
            <w:sz w:val="22"/>
          </w:rPr>
          <w:t>design &amp; code validation</w:t>
        </w:r>
      </w:ins>
      <w:del w:id="1571" w:author="Sai Praneetha Bhaskaruni" w:date="2022-03-25T10:50:00Z">
        <w:r w:rsidR="00F922A0" w:rsidRPr="00F922A0" w:rsidDel="00F93A5F">
          <w:rPr>
            <w:sz w:val="22"/>
          </w:rPr>
          <w:delText>scanning</w:delText>
        </w:r>
      </w:del>
      <w:r w:rsidR="00F922A0" w:rsidRPr="00F922A0">
        <w:rPr>
          <w:sz w:val="22"/>
        </w:rPr>
        <w:t>, security testing, and vulnerability management of SmartMedic</w:t>
      </w:r>
      <w:ins w:id="1572" w:author="Sai Praneetha Bhaskaruni" w:date="2022-03-25T10:57:00Z">
        <w:r w:rsidR="00CE6E66">
          <w:rPr>
            <w:sz w:val="22"/>
          </w:rPr>
          <w:t xml:space="preserve"> </w:t>
        </w:r>
      </w:ins>
      <w:del w:id="1573" w:author="Sai Praneetha Bhaskaruni" w:date="2022-03-25T10:56:00Z">
        <w:r w:rsidR="00F922A0" w:rsidRPr="00F922A0" w:rsidDel="00CE6E66">
          <w:rPr>
            <w:sz w:val="22"/>
          </w:rPr>
          <w:delText xml:space="preserve"> </w:delText>
        </w:r>
      </w:del>
      <w:ins w:id="1574" w:author="Sai Praneetha Bhaskaruni" w:date="2022-03-25T10:56:00Z">
        <w:r w:rsidR="00CE6E66">
          <w:rPr>
            <w:sz w:val="22"/>
          </w:rPr>
          <w:t>platform</w:t>
        </w:r>
      </w:ins>
      <w:del w:id="1575" w:author="Sai Praneetha Bhaskaruni" w:date="2022-03-25T10:56:00Z">
        <w:r w:rsidR="00F922A0" w:rsidRPr="00F922A0" w:rsidDel="00CE6E66">
          <w:rPr>
            <w:sz w:val="22"/>
          </w:rPr>
          <w:delText>solution</w:delText>
        </w:r>
        <w:r w:rsidR="00F922A0" w:rsidDel="00CE6E66">
          <w:rPr>
            <w:sz w:val="22"/>
          </w:rPr>
          <w:delText xml:space="preserve"> for</w:delText>
        </w:r>
        <w:r w:rsidR="00F922A0" w:rsidRPr="00F922A0" w:rsidDel="00CE6E66">
          <w:rPr>
            <w:sz w:val="22"/>
          </w:rPr>
          <w:delText xml:space="preserve"> this component</w:delText>
        </w:r>
      </w:del>
      <w:r w:rsidRPr="00275C89">
        <w:rPr>
          <w:sz w:val="22"/>
        </w:rPr>
        <w:t>.</w:t>
      </w:r>
      <w:ins w:id="1576" w:author="Sai Praneetha Bhaskaruni" w:date="2022-03-25T10:50:00Z">
        <w:r w:rsidR="00ED251B">
          <w:rPr>
            <w:sz w:val="22"/>
          </w:rPr>
          <w:t xml:space="preserve"> </w:t>
        </w:r>
      </w:ins>
    </w:p>
    <w:p w14:paraId="416404B6" w14:textId="13E731B3" w:rsidR="00D336F1" w:rsidRDefault="00ED251B" w:rsidP="00D336F1">
      <w:pPr>
        <w:spacing w:after="120"/>
        <w:ind w:left="129" w:hanging="14"/>
        <w:rPr>
          <w:ins w:id="1577" w:author="Sai Praneetha Bhaskaruni" w:date="2022-03-25T10:50:00Z"/>
          <w:sz w:val="22"/>
        </w:rPr>
      </w:pPr>
      <w:ins w:id="1578" w:author="Sai Praneetha Bhaskaruni" w:date="2022-03-25T10:50:00Z">
        <w:r>
          <w:rPr>
            <w:sz w:val="22"/>
          </w:rPr>
          <w:t>In addition to this,</w:t>
        </w:r>
      </w:ins>
    </w:p>
    <w:p w14:paraId="27C2A1F4" w14:textId="5CB4C860" w:rsidR="00ED251B" w:rsidRPr="00DC055D" w:rsidRDefault="00ED251B" w:rsidP="00ED251B">
      <w:pPr>
        <w:rPr>
          <w:ins w:id="1579" w:author="Sai Praneetha Bhaskaruni" w:date="2022-03-25T10:50:00Z"/>
          <w:sz w:val="22"/>
          <w:rPrChange w:id="1580" w:author="Sai Praneetha Bhaskaruni" w:date="2022-03-25T10:51:00Z">
            <w:rPr>
              <w:ins w:id="1581" w:author="Sai Praneetha Bhaskaruni" w:date="2022-03-25T10:50:00Z"/>
            </w:rPr>
          </w:rPrChange>
        </w:rPr>
      </w:pPr>
      <w:ins w:id="1582" w:author="Sai Praneetha Bhaskaruni" w:date="2022-03-25T10:50:00Z">
        <w:r w:rsidRPr="00DC055D">
          <w:rPr>
            <w:sz w:val="22"/>
            <w:rPrChange w:id="1583" w:author="Sai Praneetha Bhaskaruni" w:date="2022-03-25T10:51:00Z">
              <w:rPr/>
            </w:rPrChange>
          </w:rPr>
          <w:lastRenderedPageBreak/>
          <w:t>1</w:t>
        </w:r>
      </w:ins>
      <w:ins w:id="1584" w:author="Sai Praneetha Bhaskaruni" w:date="2022-03-25T10:51:00Z">
        <w:r w:rsidR="00DC055D" w:rsidRPr="00DC055D">
          <w:rPr>
            <w:sz w:val="22"/>
            <w:rPrChange w:id="1585" w:author="Sai Praneetha Bhaskaruni" w:date="2022-03-25T10:51:00Z">
              <w:rPr/>
            </w:rPrChange>
          </w:rPr>
          <w:t>.</w:t>
        </w:r>
      </w:ins>
      <w:ins w:id="1586" w:author="Sai Praneetha Bhaskaruni" w:date="2022-03-25T10:50:00Z">
        <w:r w:rsidRPr="00DC055D">
          <w:rPr>
            <w:sz w:val="22"/>
            <w:rPrChange w:id="1587" w:author="Sai Praneetha Bhaskaruni" w:date="2022-03-25T10:51:00Z">
              <w:rPr/>
            </w:rPrChange>
          </w:rPr>
          <w:t xml:space="preserve"> Stryke</w:t>
        </w:r>
      </w:ins>
      <w:ins w:id="1588" w:author="Sai Praneetha Bhaskaruni" w:date="2022-03-25T10:51:00Z">
        <w:r w:rsidR="00DC055D" w:rsidRPr="00DC055D">
          <w:rPr>
            <w:sz w:val="22"/>
            <w:rPrChange w:id="1589" w:author="Sai Praneetha Bhaskaruni" w:date="2022-03-25T10:51:00Z">
              <w:rPr/>
            </w:rPrChange>
          </w:rPr>
          <w:t>r</w:t>
        </w:r>
      </w:ins>
      <w:ins w:id="1590" w:author="Sai Praneetha Bhaskaruni" w:date="2022-03-25T10:50:00Z">
        <w:r w:rsidRPr="00DC055D">
          <w:rPr>
            <w:sz w:val="22"/>
            <w:rPrChange w:id="1591" w:author="Sai Praneetha Bhaskaruni" w:date="2022-03-25T10:51:00Z">
              <w:rPr/>
            </w:rPrChange>
          </w:rPr>
          <w:t xml:space="preserve"> has established QMS procedures and trainings for security and safety to be considered during the design &amp; development and post market surveillance of any </w:t>
        </w:r>
      </w:ins>
      <w:ins w:id="1592" w:author="Sai Praneetha Bhaskaruni" w:date="2022-03-25T10:52:00Z">
        <w:r w:rsidR="004042AA">
          <w:rPr>
            <w:sz w:val="22"/>
          </w:rPr>
          <w:t>software</w:t>
        </w:r>
      </w:ins>
      <w:ins w:id="1593" w:author="Sai Praneetha Bhaskaruni" w:date="2022-03-25T10:50:00Z">
        <w:r w:rsidRPr="00DC055D">
          <w:rPr>
            <w:sz w:val="22"/>
            <w:rPrChange w:id="1594" w:author="Sai Praneetha Bhaskaruni" w:date="2022-03-25T10:51:00Z">
              <w:rPr/>
            </w:rPrChange>
          </w:rPr>
          <w:t xml:space="preserve"> driven Medical Device from S</w:t>
        </w:r>
      </w:ins>
      <w:ins w:id="1595" w:author="Sai Praneetha Bhaskaruni" w:date="2022-03-25T10:51:00Z">
        <w:r w:rsidR="00DC055D" w:rsidRPr="00DC055D">
          <w:rPr>
            <w:sz w:val="22"/>
            <w:rPrChange w:id="1596" w:author="Sai Praneetha Bhaskaruni" w:date="2022-03-25T10:51:00Z">
              <w:rPr/>
            </w:rPrChange>
          </w:rPr>
          <w:t>tryker</w:t>
        </w:r>
      </w:ins>
      <w:ins w:id="1597" w:author="Sai Praneetha Bhaskaruni" w:date="2022-03-25T10:50:00Z">
        <w:r w:rsidRPr="00DC055D">
          <w:rPr>
            <w:sz w:val="22"/>
            <w:rPrChange w:id="1598" w:author="Sai Praneetha Bhaskaruni" w:date="2022-03-25T10:51:00Z">
              <w:rPr/>
            </w:rPrChange>
          </w:rPr>
          <w:t>. These procedures include the specification of roles &amp; responsibilities.</w:t>
        </w:r>
      </w:ins>
    </w:p>
    <w:p w14:paraId="70CBD68B" w14:textId="68E4D566" w:rsidR="00ED251B" w:rsidRPr="00DC055D" w:rsidRDefault="00ED251B" w:rsidP="00ED251B">
      <w:pPr>
        <w:rPr>
          <w:ins w:id="1599" w:author="Sai Praneetha Bhaskaruni" w:date="2022-03-25T10:50:00Z"/>
          <w:sz w:val="22"/>
          <w:rPrChange w:id="1600" w:author="Sai Praneetha Bhaskaruni" w:date="2022-03-25T10:51:00Z">
            <w:rPr>
              <w:ins w:id="1601" w:author="Sai Praneetha Bhaskaruni" w:date="2022-03-25T10:50:00Z"/>
            </w:rPr>
          </w:rPrChange>
        </w:rPr>
      </w:pPr>
      <w:ins w:id="1602" w:author="Sai Praneetha Bhaskaruni" w:date="2022-03-25T10:50:00Z">
        <w:r w:rsidRPr="00DC055D">
          <w:rPr>
            <w:sz w:val="22"/>
            <w:rPrChange w:id="1603" w:author="Sai Praneetha Bhaskaruni" w:date="2022-03-25T10:51:00Z">
              <w:rPr/>
            </w:rPrChange>
          </w:rPr>
          <w:t>2</w:t>
        </w:r>
      </w:ins>
      <w:ins w:id="1604" w:author="Sai Praneetha Bhaskaruni" w:date="2022-03-25T10:51:00Z">
        <w:r w:rsidR="00DC055D" w:rsidRPr="00DC055D">
          <w:rPr>
            <w:sz w:val="22"/>
            <w:rPrChange w:id="1605" w:author="Sai Praneetha Bhaskaruni" w:date="2022-03-25T10:51:00Z">
              <w:rPr/>
            </w:rPrChange>
          </w:rPr>
          <w:t>.</w:t>
        </w:r>
        <w:r w:rsidR="004042AA">
          <w:rPr>
            <w:sz w:val="22"/>
          </w:rPr>
          <w:t xml:space="preserve"> </w:t>
        </w:r>
      </w:ins>
      <w:ins w:id="1606" w:author="Sai Praneetha Bhaskaruni" w:date="2022-03-25T10:53:00Z">
        <w:r w:rsidR="0056333E">
          <w:rPr>
            <w:sz w:val="22"/>
          </w:rPr>
          <w:t>Product</w:t>
        </w:r>
      </w:ins>
      <w:ins w:id="1607" w:author="Sai Praneetha Bhaskaruni" w:date="2022-03-25T10:50:00Z">
        <w:r w:rsidRPr="00DC055D">
          <w:rPr>
            <w:sz w:val="22"/>
            <w:rPrChange w:id="1608" w:author="Sai Praneetha Bhaskaruni" w:date="2022-03-25T10:51:00Z">
              <w:rPr/>
            </w:rPrChange>
          </w:rPr>
          <w:t xml:space="preserve"> security planning: The PSSA, the security architecture and the PS risk analysis define </w:t>
        </w:r>
      </w:ins>
      <w:ins w:id="1609" w:author="Sai Praneetha Bhaskaruni" w:date="2022-03-25T10:54:00Z">
        <w:r w:rsidR="00E37EFD">
          <w:rPr>
            <w:sz w:val="22"/>
          </w:rPr>
          <w:t>product</w:t>
        </w:r>
      </w:ins>
      <w:ins w:id="1610" w:author="Sai Praneetha Bhaskaruni" w:date="2022-03-25T10:50:00Z">
        <w:r w:rsidRPr="00DC055D">
          <w:rPr>
            <w:sz w:val="22"/>
            <w:rPrChange w:id="1611" w:author="Sai Praneetha Bhaskaruni" w:date="2022-03-25T10:51:00Z">
              <w:rPr/>
            </w:rPrChange>
          </w:rPr>
          <w:t xml:space="preserve"> specific security controls which shall be implemented in the </w:t>
        </w:r>
      </w:ins>
      <w:ins w:id="1612" w:author="Sai Praneetha Bhaskaruni" w:date="2022-03-25T10:54:00Z">
        <w:r w:rsidR="00E37EFD">
          <w:rPr>
            <w:sz w:val="22"/>
          </w:rPr>
          <w:t>SmartMedic platform</w:t>
        </w:r>
      </w:ins>
      <w:ins w:id="1613" w:author="Sai Praneetha Bhaskaruni" w:date="2022-03-25T10:50:00Z">
        <w:r w:rsidRPr="00DC055D">
          <w:rPr>
            <w:sz w:val="22"/>
            <w:rPrChange w:id="1614" w:author="Sai Praneetha Bhaskaruni" w:date="2022-03-25T10:51:00Z">
              <w:rPr/>
            </w:rPrChange>
          </w:rPr>
          <w:t xml:space="preserve"> and </w:t>
        </w:r>
      </w:ins>
      <w:ins w:id="1615" w:author="Sai Praneetha Bhaskaruni" w:date="2022-03-25T10:54:00Z">
        <w:r w:rsidR="00214C7D">
          <w:rPr>
            <w:sz w:val="22"/>
          </w:rPr>
          <w:t xml:space="preserve">to be </w:t>
        </w:r>
      </w:ins>
      <w:ins w:id="1616" w:author="Sai Praneetha Bhaskaruni" w:date="2022-03-25T10:50:00Z">
        <w:r w:rsidRPr="00DC055D">
          <w:rPr>
            <w:sz w:val="22"/>
            <w:rPrChange w:id="1617" w:author="Sai Praneetha Bhaskaruni" w:date="2022-03-25T10:51:00Z">
              <w:rPr/>
            </w:rPrChange>
          </w:rPr>
          <w:t>considered in accompanying material (</w:t>
        </w:r>
      </w:ins>
      <w:ins w:id="1618" w:author="Sai Praneetha Bhaskaruni" w:date="2022-07-08T17:22:00Z">
        <w:r w:rsidR="00E41F5C" w:rsidRPr="00DC055D">
          <w:rPr>
            <w:sz w:val="22"/>
          </w:rPr>
          <w:t>e.g.,</w:t>
        </w:r>
      </w:ins>
      <w:ins w:id="1619" w:author="Sai Praneetha Bhaskaruni" w:date="2022-03-25T10:50:00Z">
        <w:r w:rsidRPr="00DC055D">
          <w:rPr>
            <w:sz w:val="22"/>
            <w:rPrChange w:id="1620" w:author="Sai Praneetha Bhaskaruni" w:date="2022-03-25T10:51:00Z">
              <w:rPr/>
            </w:rPrChange>
          </w:rPr>
          <w:t xml:space="preserve"> service manual)</w:t>
        </w:r>
      </w:ins>
      <w:ins w:id="1621" w:author="Sai Praneetha Bhaskaruni" w:date="2022-03-25T10:51:00Z">
        <w:r w:rsidR="00DC055D">
          <w:rPr>
            <w:sz w:val="22"/>
          </w:rPr>
          <w:t>.</w:t>
        </w:r>
      </w:ins>
    </w:p>
    <w:p w14:paraId="4E0B6F88" w14:textId="3C499910" w:rsidR="00ED251B" w:rsidRDefault="00ED251B">
      <w:pPr>
        <w:rPr>
          <w:sz w:val="22"/>
        </w:rPr>
        <w:pPrChange w:id="1622" w:author="Sai Praneetha Bhaskaruni" w:date="2022-03-25T15:27:00Z">
          <w:pPr>
            <w:spacing w:after="120"/>
            <w:ind w:left="129" w:hanging="14"/>
          </w:pPr>
        </w:pPrChange>
      </w:pPr>
      <w:ins w:id="1623" w:author="Sai Praneetha Bhaskaruni" w:date="2022-03-25T10:50:00Z">
        <w:r w:rsidRPr="00DC055D">
          <w:rPr>
            <w:sz w:val="22"/>
            <w:rPrChange w:id="1624" w:author="Sai Praneetha Bhaskaruni" w:date="2022-03-25T10:51:00Z">
              <w:rPr/>
            </w:rPrChange>
          </w:rPr>
          <w:t>3</w:t>
        </w:r>
      </w:ins>
      <w:ins w:id="1625" w:author="Sai Praneetha Bhaskaruni" w:date="2022-03-25T10:51:00Z">
        <w:r w:rsidR="00DC055D" w:rsidRPr="00DC055D">
          <w:rPr>
            <w:sz w:val="22"/>
            <w:rPrChange w:id="1626" w:author="Sai Praneetha Bhaskaruni" w:date="2022-03-25T10:51:00Z">
              <w:rPr/>
            </w:rPrChange>
          </w:rPr>
          <w:t>.</w:t>
        </w:r>
      </w:ins>
      <w:ins w:id="1627" w:author="Sai Praneetha Bhaskaruni" w:date="2022-03-25T10:50:00Z">
        <w:r w:rsidRPr="00DC055D">
          <w:rPr>
            <w:sz w:val="22"/>
            <w:rPrChange w:id="1628" w:author="Sai Praneetha Bhaskaruni" w:date="2022-03-25T10:51:00Z">
              <w:rPr/>
            </w:rPrChange>
          </w:rPr>
          <w:t xml:space="preserve"> Customer specific provisions: The SOM establishes application specific security controls and guidance to be considered by the HDO for </w:t>
        </w:r>
      </w:ins>
      <w:ins w:id="1629" w:author="Sai Praneetha Bhaskaruni" w:date="2022-03-25T10:55:00Z">
        <w:r w:rsidR="00512AB3">
          <w:rPr>
            <w:sz w:val="22"/>
          </w:rPr>
          <w:t>the</w:t>
        </w:r>
      </w:ins>
      <w:ins w:id="1630" w:author="Sai Praneetha Bhaskaruni" w:date="2022-03-25T10:50:00Z">
        <w:r w:rsidRPr="00DC055D">
          <w:rPr>
            <w:sz w:val="22"/>
            <w:rPrChange w:id="1631" w:author="Sai Praneetha Bhaskaruni" w:date="2022-03-25T10:51:00Z">
              <w:rPr/>
            </w:rPrChange>
          </w:rPr>
          <w:t xml:space="preserve"> security program planning purposes</w:t>
        </w:r>
      </w:ins>
      <w:ins w:id="1632" w:author="Sai Praneetha Bhaskaruni" w:date="2022-03-25T10:51:00Z">
        <w:r w:rsidR="00DC055D">
          <w:rPr>
            <w:sz w:val="22"/>
          </w:rPr>
          <w:t>.</w:t>
        </w:r>
      </w:ins>
    </w:p>
    <w:p w14:paraId="35159CCC" w14:textId="1440C377" w:rsidR="00D336F1" w:rsidRDefault="00CD012C" w:rsidP="00D336F1">
      <w:pPr>
        <w:spacing w:after="120"/>
        <w:ind w:left="129" w:hanging="14"/>
        <w:rPr>
          <w:sz w:val="22"/>
        </w:rPr>
      </w:pPr>
      <w:r>
        <w:rPr>
          <w:b/>
          <w:i/>
          <w:sz w:val="22"/>
        </w:rPr>
        <w:t>Recommendation for customer (HDO)</w:t>
      </w:r>
      <w:r w:rsidR="00D336F1" w:rsidRPr="00CA58F3">
        <w:rPr>
          <w:b/>
          <w:i/>
          <w:sz w:val="22"/>
        </w:rPr>
        <w:t>:</w:t>
      </w:r>
      <w:r w:rsidR="00D336F1" w:rsidRPr="00CA58F3">
        <w:t xml:space="preserve"> </w:t>
      </w:r>
      <w:ins w:id="1633" w:author="Sai Praneetha Bhaskaruni" w:date="2022-03-25T10:59:00Z">
        <w:r w:rsidR="009405C7" w:rsidRPr="009405C7">
          <w:rPr>
            <w:sz w:val="22"/>
            <w:szCs w:val="24"/>
            <w:rPrChange w:id="1634" w:author="Sai Praneetha Bhaskaruni" w:date="2022-03-25T11:01:00Z">
              <w:rPr/>
            </w:rPrChange>
          </w:rPr>
          <w:t>Any</w:t>
        </w:r>
      </w:ins>
      <w:ins w:id="1635" w:author="Sai Praneetha Bhaskaruni" w:date="2022-03-25T11:00:00Z">
        <w:r w:rsidR="009405C7" w:rsidRPr="009405C7">
          <w:rPr>
            <w:sz w:val="22"/>
            <w:szCs w:val="24"/>
            <w:rPrChange w:id="1636" w:author="Sai Praneetha Bhaskaruni" w:date="2022-03-25T11:01:00Z">
              <w:rPr/>
            </w:rPrChange>
          </w:rPr>
          <w:t xml:space="preserve"> info</w:t>
        </w:r>
      </w:ins>
      <w:ins w:id="1637" w:author="Sai Praneetha Bhaskaruni" w:date="2022-03-25T11:01:00Z">
        <w:r w:rsidR="009405C7" w:rsidRPr="009405C7">
          <w:rPr>
            <w:sz w:val="22"/>
            <w:szCs w:val="24"/>
            <w:rPrChange w:id="1638" w:author="Sai Praneetha Bhaskaruni" w:date="2022-03-25T11:01:00Z">
              <w:rPr/>
            </w:rPrChange>
          </w:rPr>
          <w:t>rmation</w:t>
        </w:r>
      </w:ins>
      <w:ins w:id="1639" w:author="Sai Praneetha Bhaskaruni" w:date="2022-03-25T11:00:00Z">
        <w:r w:rsidR="009405C7" w:rsidRPr="009405C7">
          <w:rPr>
            <w:sz w:val="22"/>
            <w:szCs w:val="24"/>
            <w:rPrChange w:id="1640" w:author="Sai Praneetha Bhaskaruni" w:date="2022-03-25T11:01:00Z">
              <w:rPr/>
            </w:rPrChange>
          </w:rPr>
          <w:t xml:space="preserve"> regarding Security </w:t>
        </w:r>
      </w:ins>
      <w:ins w:id="1641" w:author="Sai Praneetha Bhaskaruni" w:date="2022-03-25T11:01:00Z">
        <w:r w:rsidR="009405C7" w:rsidRPr="009405C7">
          <w:rPr>
            <w:sz w:val="22"/>
            <w:szCs w:val="24"/>
            <w:rPrChange w:id="1642" w:author="Sai Praneetha Bhaskaruni" w:date="2022-03-25T11:01:00Z">
              <w:rPr/>
            </w:rPrChange>
          </w:rPr>
          <w:t xml:space="preserve">Program Integration </w:t>
        </w:r>
      </w:ins>
      <w:ins w:id="1643" w:author="Sai Praneetha Bhaskaruni" w:date="2022-03-25T11:00:00Z">
        <w:r w:rsidR="009405C7" w:rsidRPr="009405C7">
          <w:rPr>
            <w:sz w:val="22"/>
            <w:szCs w:val="24"/>
            <w:rPrChange w:id="1644" w:author="Sai Praneetha Bhaskaruni" w:date="2022-03-25T11:01:00Z">
              <w:rPr/>
            </w:rPrChange>
          </w:rPr>
          <w:t>can be requested from Stryker.</w:t>
        </w:r>
        <w:r w:rsidR="009405C7">
          <w:t xml:space="preserve"> </w:t>
        </w:r>
      </w:ins>
      <w:del w:id="1645" w:author="Sai Praneetha Bhaskaruni" w:date="2022-03-25T10:59:00Z">
        <w:r w:rsidR="0039434D" w:rsidDel="009405C7">
          <w:delText>T</w:delText>
        </w:r>
      </w:del>
      <w:del w:id="1646" w:author="Sai Praneetha Bhaskaruni" w:date="2022-03-25T11:01:00Z">
        <w:r w:rsidR="0039434D" w:rsidDel="009405C7">
          <w:delText>he c</w:delText>
        </w:r>
        <w:r w:rsidR="0039434D" w:rsidRPr="000F24D0" w:rsidDel="009405C7">
          <w:rPr>
            <w:sz w:val="22"/>
          </w:rPr>
          <w:delText>ustomer</w:delText>
        </w:r>
        <w:r w:rsidR="0039434D" w:rsidDel="009405C7">
          <w:rPr>
            <w:sz w:val="22"/>
          </w:rPr>
          <w:delText xml:space="preserve"> is not </w:delText>
        </w:r>
        <w:r w:rsidR="00D336F1" w:rsidRPr="000F24D0" w:rsidDel="009405C7">
          <w:rPr>
            <w:sz w:val="22"/>
          </w:rPr>
          <w:delText>allowed to access this component</w:delText>
        </w:r>
        <w:r w:rsidR="00D336F1" w:rsidDel="009405C7">
          <w:rPr>
            <w:i/>
            <w:sz w:val="22"/>
          </w:rPr>
          <w:delText>.</w:delText>
        </w:r>
        <w:r w:rsidR="00F922A0" w:rsidDel="009405C7">
          <w:rPr>
            <w:i/>
            <w:sz w:val="22"/>
          </w:rPr>
          <w:delText xml:space="preserve"> </w:delText>
        </w:r>
        <w:r w:rsidR="00F922A0" w:rsidRPr="00CC1180" w:rsidDel="006F64E4">
          <w:rPr>
            <w:sz w:val="22"/>
          </w:rPr>
          <w:delText>Please reach out to Stryker Customer Care for security program integration</w:delText>
        </w:r>
        <w:r w:rsidR="0039434D" w:rsidDel="006F64E4">
          <w:rPr>
            <w:sz w:val="22"/>
          </w:rPr>
          <w:delText>.</w:delText>
        </w:r>
      </w:del>
    </w:p>
    <w:p w14:paraId="54A2D645" w14:textId="77777777" w:rsidR="009B05B1" w:rsidRPr="00CC1180" w:rsidRDefault="009B05B1" w:rsidP="009B05B1">
      <w:pPr>
        <w:spacing w:after="0"/>
        <w:ind w:left="129" w:hanging="14"/>
        <w:rPr>
          <w:sz w:val="22"/>
        </w:rPr>
      </w:pPr>
    </w:p>
    <w:p w14:paraId="756923D0" w14:textId="79A77A5B" w:rsidR="00D336F1" w:rsidRPr="00180992" w:rsidRDefault="00BC546B" w:rsidP="004C52FA">
      <w:pPr>
        <w:pStyle w:val="Heading1"/>
      </w:pPr>
      <w:bookmarkStart w:id="1647" w:name="_Toc108268270"/>
      <w:r>
        <w:rPr>
          <w:sz w:val="40"/>
        </w:rPr>
        <w:t>2</w:t>
      </w:r>
      <w:r w:rsidR="00BB0397">
        <w:rPr>
          <w:sz w:val="40"/>
        </w:rPr>
        <w:t>1</w:t>
      </w:r>
      <w:r w:rsidR="00D336F1" w:rsidRPr="00180992">
        <w:rPr>
          <w:color w:val="FFCC66"/>
          <w:sz w:val="40"/>
        </w:rPr>
        <w:t xml:space="preserve"> </w:t>
      </w:r>
      <w:r w:rsidR="009D4859" w:rsidRPr="009D4859">
        <w:t>Secure Decommissioning</w:t>
      </w:r>
      <w:bookmarkEnd w:id="1647"/>
    </w:p>
    <w:p w14:paraId="747F9BED" w14:textId="3EE242D4"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1648" w:author="Sai Praneetha Bhaskaruni" w:date="2022-03-25T10:04:00Z">
        <w:r w:rsidR="00E214C7">
          <w:rPr>
            <w:b/>
            <w:sz w:val="22"/>
          </w:rPr>
          <w:t>s</w:t>
        </w:r>
      </w:ins>
      <w:r w:rsidRPr="00C11DBF">
        <w:rPr>
          <w:b/>
          <w:sz w:val="22"/>
        </w:rPr>
        <w:t>: Device</w:t>
      </w:r>
      <w:r w:rsidR="0098472B">
        <w:rPr>
          <w:b/>
          <w:sz w:val="22"/>
        </w:rPr>
        <w:t xml:space="preserve"> and Tablet</w:t>
      </w:r>
    </w:p>
    <w:p w14:paraId="26F9EDAE" w14:textId="5DF48519" w:rsidR="00D336F1" w:rsidRPr="008423E6" w:rsidRDefault="00CD012C" w:rsidP="00D336F1">
      <w:pPr>
        <w:spacing w:after="120"/>
        <w:ind w:left="129" w:hanging="14"/>
        <w:rPr>
          <w:iCs/>
          <w:sz w:val="22"/>
          <w:rPrChange w:id="1649" w:author="Sai Praneetha Bhaskaruni" w:date="2022-03-25T11:09:00Z">
            <w:rPr>
              <w:i/>
              <w:sz w:val="22"/>
            </w:rPr>
          </w:rPrChange>
        </w:rPr>
      </w:pPr>
      <w:r>
        <w:rPr>
          <w:b/>
          <w:i/>
          <w:sz w:val="22"/>
        </w:rPr>
        <w:t>Recommendation for customer (HDO)</w:t>
      </w:r>
      <w:r w:rsidR="00D336F1" w:rsidRPr="00CA58F3">
        <w:rPr>
          <w:b/>
          <w:i/>
          <w:sz w:val="22"/>
        </w:rPr>
        <w:t>:</w:t>
      </w:r>
      <w:ins w:id="1650" w:author="Sai Praneetha Bhaskaruni" w:date="2022-03-25T11:04:00Z">
        <w:r w:rsidR="00890190">
          <w:t xml:space="preserve"> </w:t>
        </w:r>
      </w:ins>
      <w:del w:id="1651" w:author="Sai Praneetha Bhaskaruni" w:date="2022-03-25T11:04:00Z">
        <w:r w:rsidR="00D336F1" w:rsidRPr="00CA58F3" w:rsidDel="00890190">
          <w:delText xml:space="preserve"> </w:delText>
        </w:r>
      </w:del>
      <w:r w:rsidR="00802104" w:rsidRPr="00802104">
        <w:rPr>
          <w:sz w:val="22"/>
        </w:rPr>
        <w:t>Please reach out to Stryker Customer Care for secured decommissioning</w:t>
      </w:r>
      <w:ins w:id="1652" w:author="Sai Praneetha Bhaskaruni" w:date="2022-03-25T11:04:00Z">
        <w:r w:rsidR="00890190">
          <w:rPr>
            <w:sz w:val="22"/>
          </w:rPr>
          <w:t xml:space="preserve"> of Stryker owned SmartMedic components</w:t>
        </w:r>
      </w:ins>
      <w:ins w:id="1653" w:author="Sai Praneetha Bhaskaruni" w:date="2022-03-25T11:05:00Z">
        <w:r w:rsidR="00E26F4E">
          <w:rPr>
            <w:sz w:val="22"/>
          </w:rPr>
          <w:t xml:space="preserve"> such as (SmartMedic device, tablet)</w:t>
        </w:r>
      </w:ins>
      <w:r w:rsidR="00D336F1">
        <w:rPr>
          <w:i/>
          <w:sz w:val="22"/>
        </w:rPr>
        <w:t>.</w:t>
      </w:r>
      <w:ins w:id="1654" w:author="Sai Praneetha Bhaskaruni" w:date="2022-03-25T11:08:00Z">
        <w:r w:rsidR="008423E6">
          <w:rPr>
            <w:i/>
            <w:sz w:val="22"/>
          </w:rPr>
          <w:t xml:space="preserve"> </w:t>
        </w:r>
        <w:r w:rsidR="008423E6" w:rsidRPr="008423E6">
          <w:rPr>
            <w:iCs/>
            <w:sz w:val="22"/>
            <w:rPrChange w:id="1655" w:author="Sai Praneetha Bhaskaruni" w:date="2022-03-25T11:09:00Z">
              <w:rPr>
                <w:i/>
                <w:sz w:val="22"/>
              </w:rPr>
            </w:rPrChange>
          </w:rPr>
          <w:t>Components owned by HDO should follow the HDO IT</w:t>
        </w:r>
      </w:ins>
      <w:ins w:id="1656" w:author="Sai Praneetha Bhaskaruni" w:date="2022-03-25T11:09:00Z">
        <w:r w:rsidR="008423E6" w:rsidRPr="008423E6">
          <w:rPr>
            <w:iCs/>
            <w:sz w:val="22"/>
            <w:rPrChange w:id="1657" w:author="Sai Praneetha Bhaskaruni" w:date="2022-03-25T11:09:00Z">
              <w:rPr>
                <w:i/>
                <w:sz w:val="22"/>
              </w:rPr>
            </w:rPrChange>
          </w:rPr>
          <w:t xml:space="preserve"> policies for secure decommissioning.</w:t>
        </w:r>
      </w:ins>
    </w:p>
    <w:p w14:paraId="5AF85A46" w14:textId="62136097" w:rsidR="009D4859" w:rsidRDefault="009D4859" w:rsidP="00BC2B73">
      <w:pPr>
        <w:ind w:firstLine="0"/>
      </w:pPr>
    </w:p>
    <w:p w14:paraId="35BE448D" w14:textId="0F6E6FAD" w:rsidR="00E846E8" w:rsidRPr="00180992" w:rsidRDefault="009B05B1" w:rsidP="004C52FA">
      <w:pPr>
        <w:pStyle w:val="Heading1"/>
      </w:pPr>
      <w:bookmarkStart w:id="1658" w:name="_Toc97177312"/>
      <w:bookmarkStart w:id="1659" w:name="_Toc108268271"/>
      <w:r>
        <w:rPr>
          <w:sz w:val="40"/>
        </w:rPr>
        <w:t>22</w:t>
      </w:r>
      <w:r w:rsidR="00E846E8" w:rsidRPr="00180992">
        <w:rPr>
          <w:color w:val="FFCC66"/>
          <w:sz w:val="40"/>
        </w:rPr>
        <w:t xml:space="preserve"> </w:t>
      </w:r>
      <w:r w:rsidR="00E846E8" w:rsidRPr="00373223">
        <w:t>Cryptographic Protection &amp; Management</w:t>
      </w:r>
      <w:bookmarkEnd w:id="1658"/>
      <w:bookmarkEnd w:id="1659"/>
    </w:p>
    <w:p w14:paraId="648C3529" w14:textId="086D9190" w:rsidR="00E846E8" w:rsidRPr="00C11DBF" w:rsidRDefault="00E846E8" w:rsidP="00E846E8">
      <w:pPr>
        <w:shd w:val="clear" w:color="auto" w:fill="E7E6E6" w:themeFill="background2"/>
        <w:spacing w:after="0"/>
        <w:ind w:left="118"/>
        <w:rPr>
          <w:b/>
          <w:sz w:val="22"/>
        </w:rPr>
      </w:pPr>
      <w:r w:rsidRPr="00C11DBF">
        <w:rPr>
          <w:b/>
          <w:sz w:val="22"/>
        </w:rPr>
        <w:t>SmartMedic Solution Component</w:t>
      </w:r>
      <w:ins w:id="1660" w:author="Sai Praneetha Bhaskaruni" w:date="2022-03-25T10:05:00Z">
        <w:r w:rsidR="00E929B7">
          <w:rPr>
            <w:b/>
            <w:sz w:val="22"/>
          </w:rPr>
          <w:t>s</w:t>
        </w:r>
      </w:ins>
      <w:r w:rsidRPr="00C11DBF">
        <w:rPr>
          <w:b/>
          <w:sz w:val="22"/>
        </w:rPr>
        <w:t>: Device</w:t>
      </w:r>
      <w:r>
        <w:rPr>
          <w:b/>
          <w:sz w:val="22"/>
        </w:rPr>
        <w:t xml:space="preserve">, Tablet and </w:t>
      </w:r>
      <w:r w:rsidRPr="00E846E8">
        <w:rPr>
          <w:b/>
          <w:sz w:val="22"/>
        </w:rPr>
        <w:t>Nurse Station Application</w:t>
      </w:r>
    </w:p>
    <w:p w14:paraId="3D6C9F9C" w14:textId="04A32DE7" w:rsidR="009E3DCF" w:rsidRDefault="00E846E8">
      <w:pPr>
        <w:rPr>
          <w:sz w:val="22"/>
        </w:rPr>
        <w:pPrChange w:id="1661" w:author="Sai Praneetha Bhaskaruni" w:date="2022-03-25T15:27:00Z">
          <w:pPr>
            <w:spacing w:after="120"/>
            <w:ind w:left="129" w:hanging="14"/>
          </w:pPr>
        </w:pPrChange>
      </w:pPr>
      <w:r w:rsidRPr="00CA58F3">
        <w:rPr>
          <w:b/>
          <w:i/>
          <w:sz w:val="22"/>
        </w:rPr>
        <w:t>Existing Security Features:</w:t>
      </w:r>
      <w:r>
        <w:rPr>
          <w:i/>
          <w:sz w:val="22"/>
        </w:rPr>
        <w:t xml:space="preserve"> </w:t>
      </w:r>
      <w:ins w:id="1662" w:author="Sai Praneetha Bhaskaruni" w:date="2022-03-25T11:15:00Z">
        <w:r w:rsidR="00E30CD1" w:rsidRPr="00567DD4">
          <w:rPr>
            <w:sz w:val="22"/>
          </w:rPr>
          <w:t>Stryker owned SmartMedic components such as (SmartMedic device, tablet)</w:t>
        </w:r>
        <w:r w:rsidR="00E30CD1" w:rsidRPr="00567DD4">
          <w:rPr>
            <w:i/>
            <w:sz w:val="22"/>
          </w:rPr>
          <w:t xml:space="preserve"> </w:t>
        </w:r>
      </w:ins>
      <w:ins w:id="1663" w:author="Sai Praneetha Bhaskaruni" w:date="2022-03-25T11:14:00Z">
        <w:r w:rsidR="004579A7" w:rsidRPr="00567DD4">
          <w:rPr>
            <w:sz w:val="22"/>
            <w:rPrChange w:id="1664" w:author="Sai Praneetha Bhaskaruni" w:date="2022-03-25T11:31:00Z">
              <w:rPr/>
            </w:rPrChange>
          </w:rPr>
          <w:t xml:space="preserve">&amp; </w:t>
        </w:r>
      </w:ins>
      <w:ins w:id="1665" w:author="Sai Praneetha Bhaskaruni" w:date="2022-03-25T11:15:00Z">
        <w:r w:rsidR="00B50831" w:rsidRPr="00550E2F">
          <w:rPr>
            <w:sz w:val="22"/>
          </w:rPr>
          <w:t>HD</w:t>
        </w:r>
      </w:ins>
      <w:ins w:id="1666" w:author="Sai Praneetha Bhaskaruni" w:date="2022-03-25T11:16:00Z">
        <w:r w:rsidR="00B50831" w:rsidRPr="00167413">
          <w:rPr>
            <w:sz w:val="22"/>
          </w:rPr>
          <w:t xml:space="preserve">O </w:t>
        </w:r>
      </w:ins>
      <w:ins w:id="1667" w:author="Sai Praneetha Bhaskaruni" w:date="2022-03-25T11:14:00Z">
        <w:r w:rsidR="00136059" w:rsidRPr="00167413">
          <w:rPr>
            <w:sz w:val="22"/>
          </w:rPr>
          <w:t xml:space="preserve">components </w:t>
        </w:r>
        <w:r w:rsidR="004579A7" w:rsidRPr="00567DD4">
          <w:rPr>
            <w:sz w:val="22"/>
            <w:rPrChange w:id="1668" w:author="Sai Praneetha Bhaskaruni" w:date="2022-03-25T11:31:00Z">
              <w:rPr/>
            </w:rPrChange>
          </w:rPr>
          <w:t>(</w:t>
        </w:r>
      </w:ins>
      <w:ins w:id="1669" w:author="Sai Praneetha Bhaskaruni" w:date="2022-03-25T11:16:00Z">
        <w:r w:rsidR="00B50831" w:rsidRPr="00550E2F">
          <w:rPr>
            <w:sz w:val="22"/>
          </w:rPr>
          <w:t>NSA system</w:t>
        </w:r>
      </w:ins>
      <w:ins w:id="1670" w:author="Sai Praneetha Bhaskaruni" w:date="2022-03-25T11:14:00Z">
        <w:r w:rsidR="004579A7" w:rsidRPr="00567DD4">
          <w:rPr>
            <w:sz w:val="22"/>
            <w:rPrChange w:id="1671" w:author="Sai Praneetha Bhaskaruni" w:date="2022-03-25T11:31:00Z">
              <w:rPr/>
            </w:rPrChange>
          </w:rPr>
          <w:t xml:space="preserve">, Wi-Fi Access Point) employ cryptographic </w:t>
        </w:r>
      </w:ins>
      <w:ins w:id="1672" w:author="Sai Praneetha Bhaskaruni" w:date="2022-03-25T11:18:00Z">
        <w:r w:rsidR="00AF019A" w:rsidRPr="00550E2F">
          <w:rPr>
            <w:sz w:val="22"/>
          </w:rPr>
          <w:t>protection</w:t>
        </w:r>
      </w:ins>
      <w:ins w:id="1673" w:author="Sai Praneetha Bhaskaruni" w:date="2022-03-25T11:14:00Z">
        <w:r w:rsidR="004579A7" w:rsidRPr="00567DD4">
          <w:rPr>
            <w:sz w:val="22"/>
            <w:rPrChange w:id="1674" w:author="Sai Praneetha Bhaskaruni" w:date="2022-03-25T11:31:00Z">
              <w:rPr/>
            </w:rPrChange>
          </w:rPr>
          <w:t xml:space="preserve">. </w:t>
        </w:r>
      </w:ins>
      <w:ins w:id="1675" w:author="Sai Praneetha Bhaskaruni" w:date="2022-03-25T11:36:00Z">
        <w:r w:rsidR="006334EF">
          <w:rPr>
            <w:sz w:val="22"/>
          </w:rPr>
          <w:t>S</w:t>
        </w:r>
      </w:ins>
      <w:ins w:id="1676" w:author="Sai Praneetha Bhaskaruni" w:date="2022-03-25T11:17:00Z">
        <w:r w:rsidR="003C5230" w:rsidRPr="00567DD4">
          <w:rPr>
            <w:sz w:val="22"/>
            <w:rPrChange w:id="1677" w:author="Sai Praneetha Bhaskaruni" w:date="2022-03-25T11:31:00Z">
              <w:rPr/>
            </w:rPrChange>
          </w:rPr>
          <w:t>mart</w:t>
        </w:r>
      </w:ins>
      <w:r w:rsidR="00196D3F">
        <w:rPr>
          <w:sz w:val="22"/>
        </w:rPr>
        <w:t>M</w:t>
      </w:r>
      <w:ins w:id="1678" w:author="Sai Praneetha Bhaskaruni" w:date="2022-03-25T11:17:00Z">
        <w:r w:rsidR="003C5230" w:rsidRPr="00567DD4">
          <w:rPr>
            <w:sz w:val="22"/>
            <w:rPrChange w:id="1679" w:author="Sai Praneetha Bhaskaruni" w:date="2022-03-25T11:31:00Z">
              <w:rPr/>
            </w:rPrChange>
          </w:rPr>
          <w:t>edic device &amp; tablet</w:t>
        </w:r>
      </w:ins>
      <w:ins w:id="1680" w:author="Sai Praneetha Bhaskaruni" w:date="2022-03-25T11:21:00Z">
        <w:r w:rsidR="001C336C" w:rsidRPr="00550E2F">
          <w:rPr>
            <w:sz w:val="22"/>
          </w:rPr>
          <w:t xml:space="preserve"> are desig</w:t>
        </w:r>
      </w:ins>
      <w:ins w:id="1681" w:author="Sai Praneetha Bhaskaruni" w:date="2022-03-25T11:37:00Z">
        <w:r w:rsidR="00B273C6">
          <w:rPr>
            <w:sz w:val="22"/>
          </w:rPr>
          <w:t>ned</w:t>
        </w:r>
      </w:ins>
      <w:ins w:id="1682" w:author="Sai Praneetha Bhaskaruni" w:date="2022-03-25T11:21:00Z">
        <w:r w:rsidR="001C336C" w:rsidRPr="00550E2F">
          <w:rPr>
            <w:sz w:val="22"/>
          </w:rPr>
          <w:t xml:space="preserve"> such that </w:t>
        </w:r>
      </w:ins>
      <w:ins w:id="1683" w:author="Sai Praneetha Bhaskaruni" w:date="2022-03-25T14:41:00Z">
        <w:r w:rsidR="004427F8">
          <w:rPr>
            <w:sz w:val="22"/>
          </w:rPr>
          <w:t>S</w:t>
        </w:r>
      </w:ins>
      <w:ins w:id="1684" w:author="Sai Praneetha Bhaskaruni" w:date="2022-03-25T11:22:00Z">
        <w:r w:rsidR="00357872" w:rsidRPr="00550E2F">
          <w:rPr>
            <w:sz w:val="22"/>
          </w:rPr>
          <w:t>tr</w:t>
        </w:r>
      </w:ins>
      <w:ins w:id="1685" w:author="Sai Praneetha Bhaskaruni" w:date="2022-03-25T11:21:00Z">
        <w:r w:rsidR="001C336C" w:rsidRPr="00167413">
          <w:rPr>
            <w:sz w:val="22"/>
          </w:rPr>
          <w:t>yk</w:t>
        </w:r>
      </w:ins>
      <w:ins w:id="1686" w:author="Sai Praneetha Bhaskaruni" w:date="2022-03-25T11:22:00Z">
        <w:r w:rsidR="00357872" w:rsidRPr="00167413">
          <w:rPr>
            <w:sz w:val="22"/>
          </w:rPr>
          <w:t>er</w:t>
        </w:r>
      </w:ins>
      <w:ins w:id="1687" w:author="Sai Praneetha Bhaskaruni" w:date="2022-03-25T11:21:00Z">
        <w:r w:rsidR="001C336C" w:rsidRPr="00167413">
          <w:rPr>
            <w:sz w:val="22"/>
          </w:rPr>
          <w:t xml:space="preserve"> made/auth</w:t>
        </w:r>
      </w:ins>
      <w:ins w:id="1688" w:author="Sai Praneetha Bhaskaruni" w:date="2022-03-25T11:22:00Z">
        <w:r w:rsidR="001C336C" w:rsidRPr="00164113">
          <w:rPr>
            <w:sz w:val="22"/>
          </w:rPr>
          <w:t>enticated (HDO)</w:t>
        </w:r>
      </w:ins>
      <w:ins w:id="1689" w:author="Sai Praneetha Bhaskaruni" w:date="2022-03-25T11:21:00Z">
        <w:r w:rsidR="001C336C" w:rsidRPr="006249E5">
          <w:rPr>
            <w:sz w:val="22"/>
          </w:rPr>
          <w:t xml:space="preserve"> can </w:t>
        </w:r>
      </w:ins>
      <w:ins w:id="1690" w:author="Sai Praneetha Bhaskaruni" w:date="2022-03-25T11:37:00Z">
        <w:r w:rsidR="00B273C6">
          <w:rPr>
            <w:sz w:val="22"/>
          </w:rPr>
          <w:t xml:space="preserve">only </w:t>
        </w:r>
      </w:ins>
      <w:ins w:id="1691" w:author="Sai Praneetha Bhaskaruni" w:date="2022-03-25T11:21:00Z">
        <w:r w:rsidR="001C336C" w:rsidRPr="00550E2F">
          <w:rPr>
            <w:sz w:val="22"/>
          </w:rPr>
          <w:t xml:space="preserve">establish communication </w:t>
        </w:r>
      </w:ins>
      <w:ins w:id="1692" w:author="Sai Praneetha Bhaskaruni" w:date="2022-03-25T11:37:00Z">
        <w:r w:rsidR="00B273C6">
          <w:rPr>
            <w:sz w:val="22"/>
          </w:rPr>
          <w:t>with</w:t>
        </w:r>
      </w:ins>
      <w:ins w:id="1693" w:author="Sai Praneetha Bhaskaruni" w:date="2022-03-25T11:22:00Z">
        <w:r w:rsidR="001C336C" w:rsidRPr="00550E2F">
          <w:rPr>
            <w:sz w:val="22"/>
          </w:rPr>
          <w:t xml:space="preserve"> them</w:t>
        </w:r>
      </w:ins>
      <w:ins w:id="1694" w:author="Sai Praneetha Bhaskaruni" w:date="2022-03-25T11:17:00Z">
        <w:r w:rsidR="007B77A4" w:rsidRPr="00167413">
          <w:rPr>
            <w:sz w:val="22"/>
          </w:rPr>
          <w:t>.</w:t>
        </w:r>
        <w:r w:rsidR="00AF019A" w:rsidRPr="00167413">
          <w:rPr>
            <w:sz w:val="22"/>
          </w:rPr>
          <w:t xml:space="preserve"> </w:t>
        </w:r>
      </w:ins>
      <w:ins w:id="1695" w:author="Sai Praneetha Bhaskaruni" w:date="2022-03-25T11:23:00Z">
        <w:r w:rsidR="00F762DF" w:rsidRPr="00167413">
          <w:rPr>
            <w:sz w:val="22"/>
          </w:rPr>
          <w:t>S</w:t>
        </w:r>
      </w:ins>
      <w:ins w:id="1696" w:author="Sai Praneetha Bhaskaruni" w:date="2022-03-25T11:22:00Z">
        <w:r w:rsidR="00357872" w:rsidRPr="00567DD4">
          <w:rPr>
            <w:sz w:val="22"/>
            <w:rPrChange w:id="1697" w:author="Sai Praneetha Bhaskaruni" w:date="2022-03-25T11:31:00Z">
              <w:rPr/>
            </w:rPrChange>
          </w:rPr>
          <w:t xml:space="preserve">ensitive data, such as crypto </w:t>
        </w:r>
      </w:ins>
      <w:ins w:id="1698" w:author="Sai Praneetha Bhaskaruni" w:date="2022-03-25T11:23:00Z">
        <w:r w:rsidR="00F762DF" w:rsidRPr="00550E2F">
          <w:rPr>
            <w:sz w:val="22"/>
          </w:rPr>
          <w:t>elements</w:t>
        </w:r>
      </w:ins>
      <w:ins w:id="1699" w:author="Sai Praneetha Bhaskaruni" w:date="2022-03-25T11:22:00Z">
        <w:r w:rsidR="00357872" w:rsidRPr="00567DD4">
          <w:rPr>
            <w:sz w:val="22"/>
            <w:rPrChange w:id="1700" w:author="Sai Praneetha Bhaskaruni" w:date="2022-03-25T11:31:00Z">
              <w:rPr/>
            </w:rPrChange>
          </w:rPr>
          <w:t xml:space="preserve"> (keys, tokens, certificates)</w:t>
        </w:r>
      </w:ins>
      <w:ins w:id="1701" w:author="Sai Praneetha Bhaskaruni" w:date="2022-03-25T11:24:00Z">
        <w:r w:rsidR="00C44E93" w:rsidRPr="00550E2F">
          <w:rPr>
            <w:sz w:val="22"/>
          </w:rPr>
          <w:t xml:space="preserve"> are secured with cryptographic protection.</w:t>
        </w:r>
      </w:ins>
      <w:ins w:id="1702" w:author="Sai Praneetha Bhaskaruni" w:date="2022-03-25T11:31:00Z">
        <w:r w:rsidR="00A60B45" w:rsidRPr="00167413">
          <w:rPr>
            <w:sz w:val="22"/>
          </w:rPr>
          <w:t xml:space="preserve"> </w:t>
        </w:r>
        <w:r w:rsidR="00A60B45" w:rsidRPr="00567DD4">
          <w:rPr>
            <w:sz w:val="22"/>
            <w:rPrChange w:id="1703" w:author="Sai Praneetha Bhaskaruni" w:date="2022-03-25T11:31:00Z">
              <w:rPr/>
            </w:rPrChange>
          </w:rPr>
          <w:t xml:space="preserve">HDO </w:t>
        </w:r>
      </w:ins>
      <w:ins w:id="1704" w:author="Sai Praneetha Bhaskaruni" w:date="2022-03-25T14:41:00Z">
        <w:r w:rsidR="000A1A34" w:rsidRPr="00567DD4">
          <w:rPr>
            <w:sz w:val="22"/>
          </w:rPr>
          <w:t>Wi-Fi</w:t>
        </w:r>
      </w:ins>
      <w:ins w:id="1705" w:author="Sai Praneetha Bhaskaruni" w:date="2022-03-25T11:31:00Z">
        <w:r w:rsidR="00A60B45" w:rsidRPr="00567DD4">
          <w:rPr>
            <w:sz w:val="22"/>
            <w:rPrChange w:id="1706" w:author="Sai Praneetha Bhaskaruni" w:date="2022-03-25T11:31:00Z">
              <w:rPr/>
            </w:rPrChange>
          </w:rPr>
          <w:t xml:space="preserve"> access point, used in secure communication channel protected along with </w:t>
        </w:r>
      </w:ins>
      <w:ins w:id="1707" w:author="Sai Praneetha Bhaskaruni" w:date="2022-03-25T11:40:00Z">
        <w:r w:rsidR="00E26E58">
          <w:rPr>
            <w:sz w:val="22"/>
          </w:rPr>
          <w:t xml:space="preserve">secured </w:t>
        </w:r>
      </w:ins>
      <w:ins w:id="1708" w:author="Sai Praneetha Bhaskaruni" w:date="2022-03-25T11:31:00Z">
        <w:r w:rsidR="00A60B45" w:rsidRPr="00567DD4">
          <w:rPr>
            <w:sz w:val="22"/>
            <w:rPrChange w:id="1709" w:author="Sai Praneetha Bhaskaruni" w:date="2022-03-25T11:31:00Z">
              <w:rPr/>
            </w:rPrChange>
          </w:rPr>
          <w:t xml:space="preserve">authentication credentials. Hence, </w:t>
        </w:r>
        <w:r w:rsidR="00A60B45" w:rsidRPr="00567DD4">
          <w:rPr>
            <w:sz w:val="22"/>
          </w:rPr>
          <w:t xml:space="preserve">communication between the SmartMedic solution’s component i.e., the Device &amp; Tablet, the Tablet &amp; </w:t>
        </w:r>
        <w:r w:rsidR="00A60B45" w:rsidRPr="005E6EAE">
          <w:rPr>
            <w:sz w:val="22"/>
            <w:rPrChange w:id="1710" w:author="Sai Praneetha Bhaskaruni" w:date="2022-03-25T11:35:00Z">
              <w:rPr>
                <w:sz w:val="22"/>
                <w:highlight w:val="yellow"/>
              </w:rPr>
            </w:rPrChange>
          </w:rPr>
          <w:t>S</w:t>
        </w:r>
        <w:r w:rsidR="00A60B45" w:rsidRPr="005E6EAE">
          <w:rPr>
            <w:sz w:val="22"/>
            <w:rPrChange w:id="1711" w:author="Sai Praneetha Bhaskaruni" w:date="2022-03-25T11:35:00Z">
              <w:rPr>
                <w:highlight w:val="yellow"/>
              </w:rPr>
            </w:rPrChange>
          </w:rPr>
          <w:t>tryker</w:t>
        </w:r>
        <w:r w:rsidR="00A60B45" w:rsidRPr="005E6EAE">
          <w:rPr>
            <w:sz w:val="22"/>
            <w:rPrChange w:id="1712" w:author="Sai Praneetha Bhaskaruni" w:date="2022-03-25T11:35:00Z">
              <w:rPr>
                <w:sz w:val="22"/>
                <w:highlight w:val="yellow"/>
              </w:rPr>
            </w:rPrChange>
          </w:rPr>
          <w:t xml:space="preserve"> Cloud</w:t>
        </w:r>
        <w:r w:rsidR="00A60B45" w:rsidRPr="00567DD4">
          <w:rPr>
            <w:sz w:val="22"/>
          </w:rPr>
          <w:t xml:space="preserve">, </w:t>
        </w:r>
        <w:r w:rsidR="00A60B45" w:rsidRPr="005E6EAE">
          <w:rPr>
            <w:sz w:val="22"/>
            <w:rPrChange w:id="1713" w:author="Sai Praneetha Bhaskaruni" w:date="2022-03-25T11:35:00Z">
              <w:rPr>
                <w:sz w:val="22"/>
                <w:highlight w:val="yellow"/>
              </w:rPr>
            </w:rPrChange>
          </w:rPr>
          <w:t>S</w:t>
        </w:r>
        <w:r w:rsidR="00A60B45" w:rsidRPr="005E6EAE">
          <w:rPr>
            <w:sz w:val="22"/>
            <w:rPrChange w:id="1714" w:author="Sai Praneetha Bhaskaruni" w:date="2022-03-25T11:35:00Z">
              <w:rPr>
                <w:highlight w:val="yellow"/>
              </w:rPr>
            </w:rPrChange>
          </w:rPr>
          <w:t>tryker</w:t>
        </w:r>
        <w:r w:rsidR="00A60B45" w:rsidRPr="005E6EAE">
          <w:rPr>
            <w:sz w:val="22"/>
            <w:rPrChange w:id="1715" w:author="Sai Praneetha Bhaskaruni" w:date="2022-03-25T11:35:00Z">
              <w:rPr>
                <w:sz w:val="22"/>
                <w:highlight w:val="yellow"/>
              </w:rPr>
            </w:rPrChange>
          </w:rPr>
          <w:t xml:space="preserve"> Cloud </w:t>
        </w:r>
        <w:r w:rsidR="00A60B45" w:rsidRPr="00567DD4">
          <w:rPr>
            <w:sz w:val="22"/>
          </w:rPr>
          <w:t>&amp; the Nurse Station Application</w:t>
        </w:r>
        <w:r w:rsidR="00A60B45" w:rsidRPr="00567DD4">
          <w:rPr>
            <w:sz w:val="22"/>
            <w:rPrChange w:id="1716" w:author="Sai Praneetha Bhaskaruni" w:date="2022-03-25T11:31:00Z">
              <w:rPr/>
            </w:rPrChange>
          </w:rPr>
          <w:t xml:space="preserve"> can be cryptographically protected.</w:t>
        </w:r>
      </w:ins>
      <w:del w:id="1717" w:author="Sai Praneetha Bhaskaruni" w:date="2022-03-25T11:13:00Z">
        <w:r w:rsidRPr="00E36D00" w:rsidDel="004579A7">
          <w:rPr>
            <w:sz w:val="22"/>
          </w:rPr>
          <w:delText xml:space="preserve">The data at rest </w:delText>
        </w:r>
        <w:r w:rsidR="002C109E" w:rsidDel="004579A7">
          <w:rPr>
            <w:sz w:val="22"/>
          </w:rPr>
          <w:delText xml:space="preserve">is </w:delText>
        </w:r>
        <w:r w:rsidRPr="00E36D00" w:rsidDel="004579A7">
          <w:rPr>
            <w:sz w:val="22"/>
          </w:rPr>
          <w:delText xml:space="preserve">encrypted using a strong encryption mechanism implemented within the SmartMedic solution, which safeguards the sensitive medical data from </w:delText>
        </w:r>
        <w:r w:rsidRPr="00425B12" w:rsidDel="004579A7">
          <w:rPr>
            <w:sz w:val="22"/>
            <w:highlight w:val="yellow"/>
            <w:rPrChange w:id="1718" w:author="Sai Praneetha Bhaskaruni" w:date="2022-03-25T10:06:00Z">
              <w:rPr>
                <w:sz w:val="22"/>
              </w:rPr>
            </w:rPrChange>
          </w:rPr>
          <w:delText>prying eyes</w:delText>
        </w:r>
        <w:r w:rsidRPr="00E36D00" w:rsidDel="004579A7">
          <w:rPr>
            <w:sz w:val="22"/>
          </w:rPr>
          <w:delText xml:space="preserve">. The ability of the device to ensure unauthorized access does not compromise the integrity and confidentiality of sensitive information stored on the device. SmartMedic solution will handle data integrity checking mechanisms of stored health data. </w:delText>
        </w:r>
        <w:r w:rsidR="002C109E" w:rsidDel="004579A7">
          <w:rPr>
            <w:sz w:val="22"/>
          </w:rPr>
          <w:delText>The c</w:delText>
        </w:r>
        <w:r w:rsidR="002C109E" w:rsidRPr="00E36D00" w:rsidDel="004579A7">
          <w:rPr>
            <w:sz w:val="22"/>
          </w:rPr>
          <w:delText xml:space="preserve">ustomer </w:delText>
        </w:r>
        <w:r w:rsidRPr="00E36D00" w:rsidDel="004579A7">
          <w:rPr>
            <w:sz w:val="22"/>
          </w:rPr>
          <w:delText>only need</w:delText>
        </w:r>
        <w:r w:rsidR="002C109E" w:rsidDel="004579A7">
          <w:rPr>
            <w:sz w:val="22"/>
          </w:rPr>
          <w:delText>s</w:delText>
        </w:r>
        <w:r w:rsidRPr="00E36D00" w:rsidDel="004579A7">
          <w:rPr>
            <w:sz w:val="22"/>
          </w:rPr>
          <w:delText xml:space="preserve"> to provide the secure encrypted channel for the communication between the SmartMedic solu</w:delText>
        </w:r>
        <w:r w:rsidDel="004579A7">
          <w:rPr>
            <w:sz w:val="22"/>
          </w:rPr>
          <w:delText xml:space="preserve">tion’s component </w:delText>
        </w:r>
        <w:r w:rsidR="002C109E" w:rsidDel="004579A7">
          <w:rPr>
            <w:sz w:val="22"/>
          </w:rPr>
          <w:delText>i.e.,</w:delText>
        </w:r>
        <w:r w:rsidDel="004579A7">
          <w:rPr>
            <w:sz w:val="22"/>
          </w:rPr>
          <w:delText xml:space="preserve"> the </w:delText>
        </w:r>
        <w:r w:rsidR="002C109E" w:rsidDel="004579A7">
          <w:rPr>
            <w:sz w:val="22"/>
          </w:rPr>
          <w:delText>D</w:delText>
        </w:r>
        <w:r w:rsidDel="004579A7">
          <w:rPr>
            <w:sz w:val="22"/>
          </w:rPr>
          <w:delText>evice</w:delText>
        </w:r>
        <w:r w:rsidR="0024252A" w:rsidDel="004579A7">
          <w:rPr>
            <w:sz w:val="22"/>
          </w:rPr>
          <w:delText xml:space="preserve"> &amp;</w:delText>
        </w:r>
        <w:r w:rsidRPr="00E36D00" w:rsidDel="004579A7">
          <w:rPr>
            <w:sz w:val="22"/>
          </w:rPr>
          <w:delText xml:space="preserve"> </w:delText>
        </w:r>
        <w:r w:rsidR="002C109E" w:rsidDel="004579A7">
          <w:rPr>
            <w:sz w:val="22"/>
          </w:rPr>
          <w:delText>Tablet</w:delText>
        </w:r>
        <w:r w:rsidR="0024252A" w:rsidDel="004579A7">
          <w:rPr>
            <w:sz w:val="22"/>
          </w:rPr>
          <w:delText xml:space="preserve">, the </w:delText>
        </w:r>
        <w:r w:rsidR="002C109E" w:rsidDel="004579A7">
          <w:rPr>
            <w:sz w:val="22"/>
          </w:rPr>
          <w:delText xml:space="preserve">Tablet </w:delText>
        </w:r>
        <w:r w:rsidR="0024252A" w:rsidDel="004579A7">
          <w:rPr>
            <w:sz w:val="22"/>
          </w:rPr>
          <w:delText>&amp;</w:delText>
        </w:r>
        <w:r w:rsidR="0024252A" w:rsidRPr="0024252A" w:rsidDel="004579A7">
          <w:rPr>
            <w:sz w:val="22"/>
          </w:rPr>
          <w:delText xml:space="preserve"> </w:delText>
        </w:r>
        <w:r w:rsidR="0024252A" w:rsidRPr="000034DA" w:rsidDel="004579A7">
          <w:rPr>
            <w:sz w:val="22"/>
            <w:highlight w:val="yellow"/>
            <w:rPrChange w:id="1719" w:author="Sai Praneetha Bhaskaruni" w:date="2022-03-25T10:08:00Z">
              <w:rPr>
                <w:sz w:val="22"/>
              </w:rPr>
            </w:rPrChange>
          </w:rPr>
          <w:delText>SmartMedic Cloud Application</w:delText>
        </w:r>
        <w:r w:rsidR="009D28D9" w:rsidDel="004579A7">
          <w:rPr>
            <w:sz w:val="22"/>
          </w:rPr>
          <w:delText xml:space="preserve">, </w:delText>
        </w:r>
        <w:r w:rsidR="009D28D9" w:rsidRPr="000034DA" w:rsidDel="004579A7">
          <w:rPr>
            <w:sz w:val="22"/>
            <w:highlight w:val="yellow"/>
            <w:rPrChange w:id="1720" w:author="Sai Praneetha Bhaskaruni" w:date="2022-03-25T10:08:00Z">
              <w:rPr>
                <w:sz w:val="22"/>
              </w:rPr>
            </w:rPrChange>
          </w:rPr>
          <w:delText>SmartMedic Cloud Application</w:delText>
        </w:r>
        <w:r w:rsidR="009D28D9" w:rsidDel="004579A7">
          <w:rPr>
            <w:sz w:val="22"/>
          </w:rPr>
          <w:delText xml:space="preserve"> </w:delText>
        </w:r>
      </w:del>
      <w:del w:id="1721" w:author="Sai Praneetha Bhaskaruni" w:date="2022-03-25T10:08:00Z">
        <w:r w:rsidR="009D28D9" w:rsidDel="000034DA">
          <w:rPr>
            <w:sz w:val="22"/>
          </w:rPr>
          <w:delText>and</w:delText>
        </w:r>
      </w:del>
      <w:del w:id="1722" w:author="Sai Praneetha Bhaskaruni" w:date="2022-03-25T11:13:00Z">
        <w:r w:rsidR="009D28D9" w:rsidDel="004579A7">
          <w:rPr>
            <w:sz w:val="22"/>
          </w:rPr>
          <w:delText xml:space="preserve"> the Nurse </w:delText>
        </w:r>
        <w:r w:rsidR="002C109E" w:rsidDel="004579A7">
          <w:rPr>
            <w:sz w:val="22"/>
          </w:rPr>
          <w:delText xml:space="preserve">Station </w:delText>
        </w:r>
        <w:r w:rsidR="009D28D9" w:rsidDel="004579A7">
          <w:rPr>
            <w:sz w:val="22"/>
          </w:rPr>
          <w:delText>Application</w:delText>
        </w:r>
        <w:r w:rsidR="009D28D9" w:rsidRPr="009D28D9" w:rsidDel="004579A7">
          <w:rPr>
            <w:sz w:val="22"/>
          </w:rPr>
          <w:delText>.</w:delText>
        </w:r>
      </w:del>
    </w:p>
    <w:p w14:paraId="668F95C1" w14:textId="77392D5B" w:rsidR="00E53596" w:rsidRDefault="009D28D9" w:rsidP="00E53596">
      <w:pPr>
        <w:spacing w:after="120"/>
        <w:ind w:left="129" w:hanging="14"/>
        <w:rPr>
          <w:ins w:id="1723" w:author="Sai Praneetha Bhaskaruni" w:date="2022-03-25T11:32:00Z"/>
          <w:sz w:val="22"/>
        </w:rPr>
      </w:pPr>
      <w:r w:rsidRPr="00CA58F3">
        <w:rPr>
          <w:b/>
          <w:i/>
          <w:sz w:val="22"/>
        </w:rPr>
        <w:t>Recommended for the Stryker’s customers:</w:t>
      </w:r>
      <w:r w:rsidRPr="00CA58F3">
        <w:t xml:space="preserve"> </w:t>
      </w:r>
    </w:p>
    <w:p w14:paraId="15547E76" w14:textId="58D41A10" w:rsidR="009D28D9" w:rsidRDefault="002C109E">
      <w:pPr>
        <w:spacing w:after="120"/>
        <w:ind w:left="113" w:firstLine="0"/>
        <w:rPr>
          <w:ins w:id="1724" w:author="Sai Praneetha Bhaskaruni" w:date="2022-03-25T11:33:00Z"/>
          <w:sz w:val="22"/>
        </w:rPr>
        <w:pPrChange w:id="1725" w:author="Sai Praneetha Bhaskaruni" w:date="2022-03-25T11:34:00Z">
          <w:pPr>
            <w:spacing w:after="120"/>
            <w:ind w:left="129" w:hanging="14"/>
          </w:pPr>
        </w:pPrChange>
      </w:pPr>
      <w:del w:id="1726" w:author="Sai Praneetha Bhaskaruni" w:date="2022-03-25T11:32:00Z">
        <w:r w:rsidRPr="00E53596" w:rsidDel="00E53596">
          <w:rPr>
            <w:sz w:val="22"/>
          </w:rPr>
          <w:delText xml:space="preserve">The customer is not </w:delText>
        </w:r>
        <w:r w:rsidR="009D28D9" w:rsidRPr="00E53596" w:rsidDel="00E53596">
          <w:rPr>
            <w:sz w:val="22"/>
          </w:rPr>
          <w:delText xml:space="preserve">allowed to access SmartMedic </w:delText>
        </w:r>
        <w:r w:rsidRPr="00E53596" w:rsidDel="00E53596">
          <w:rPr>
            <w:sz w:val="22"/>
          </w:rPr>
          <w:delText xml:space="preserve">Device </w:delText>
        </w:r>
        <w:r w:rsidR="009D28D9" w:rsidRPr="00E53596" w:rsidDel="00E53596">
          <w:rPr>
            <w:sz w:val="22"/>
          </w:rPr>
          <w:delText>and Tablet component</w:delText>
        </w:r>
        <w:r w:rsidR="009D28D9" w:rsidRPr="00E53596" w:rsidDel="00E53596">
          <w:rPr>
            <w:i/>
            <w:sz w:val="22"/>
          </w:rPr>
          <w:delText>.</w:delText>
        </w:r>
        <w:r w:rsidR="009D28D9" w:rsidDel="00E53596">
          <w:rPr>
            <w:sz w:val="22"/>
          </w:rPr>
          <w:delText xml:space="preserve"> </w:delText>
        </w:r>
      </w:del>
      <w:r w:rsidR="009D28D9" w:rsidRPr="00373223">
        <w:rPr>
          <w:sz w:val="22"/>
        </w:rPr>
        <w:t xml:space="preserve">All </w:t>
      </w:r>
      <w:ins w:id="1727" w:author="Sai Praneetha Bhaskaruni" w:date="2022-03-25T11:34:00Z">
        <w:r w:rsidR="006265EF">
          <w:rPr>
            <w:sz w:val="22"/>
          </w:rPr>
          <w:t xml:space="preserve">HDO </w:t>
        </w:r>
      </w:ins>
      <w:r w:rsidR="009D28D9" w:rsidRPr="00373223">
        <w:rPr>
          <w:sz w:val="22"/>
        </w:rPr>
        <w:t xml:space="preserve">network connections </w:t>
      </w:r>
      <w:del w:id="1728" w:author="Sai Praneetha Bhaskaruni" w:date="2022-03-25T11:34:00Z">
        <w:r w:rsidDel="006265EF">
          <w:rPr>
            <w:sz w:val="22"/>
          </w:rPr>
          <w:delText xml:space="preserve">are </w:delText>
        </w:r>
      </w:del>
      <w:ins w:id="1729" w:author="Sai Praneetha Bhaskaruni" w:date="2022-03-25T11:34:00Z">
        <w:r w:rsidR="006265EF">
          <w:rPr>
            <w:sz w:val="22"/>
          </w:rPr>
          <w:t xml:space="preserve">should be </w:t>
        </w:r>
      </w:ins>
      <w:r w:rsidR="009D28D9" w:rsidRPr="00373223">
        <w:rPr>
          <w:sz w:val="22"/>
        </w:rPr>
        <w:t>considered in determining appropriate</w:t>
      </w:r>
      <w:r w:rsidR="009D28D9">
        <w:rPr>
          <w:sz w:val="22"/>
        </w:rPr>
        <w:t xml:space="preserve"> security controls. The HDO</w:t>
      </w:r>
      <w:r w:rsidR="009D28D9" w:rsidRPr="00373223">
        <w:rPr>
          <w:sz w:val="22"/>
        </w:rPr>
        <w:t xml:space="preserve"> </w:t>
      </w:r>
      <w:del w:id="1730" w:author="Sai Praneetha Bhaskaruni" w:date="2022-03-25T11:33:00Z">
        <w:r w:rsidR="009D28D9" w:rsidRPr="00373223" w:rsidDel="006265EF">
          <w:rPr>
            <w:sz w:val="22"/>
          </w:rPr>
          <w:delText xml:space="preserve">will </w:delText>
        </w:r>
      </w:del>
      <w:ins w:id="1731" w:author="Sai Praneetha Bhaskaruni" w:date="2022-03-25T11:33:00Z">
        <w:r w:rsidR="006265EF">
          <w:rPr>
            <w:sz w:val="22"/>
          </w:rPr>
          <w:t>has to</w:t>
        </w:r>
        <w:r w:rsidR="006265EF" w:rsidRPr="00373223">
          <w:rPr>
            <w:sz w:val="22"/>
          </w:rPr>
          <w:t xml:space="preserve"> </w:t>
        </w:r>
      </w:ins>
      <w:r w:rsidR="009D28D9" w:rsidRPr="00373223">
        <w:rPr>
          <w:sz w:val="22"/>
        </w:rPr>
        <w:t>provide the secure encrypted channel such as wireless connection like Wi-Fi (consider authentication protocols supported, such as WPA2 EAP-TLS) for the communication between the SmartMedic solution’s components i.e.</w:t>
      </w:r>
      <w:ins w:id="1732" w:author="Sai Praneetha Bhaskaruni" w:date="2022-03-25T10:15:00Z">
        <w:r w:rsidR="00E46163">
          <w:rPr>
            <w:sz w:val="22"/>
          </w:rPr>
          <w:t>,</w:t>
        </w:r>
      </w:ins>
      <w:r w:rsidR="009D28D9" w:rsidRPr="00373223">
        <w:rPr>
          <w:sz w:val="22"/>
        </w:rPr>
        <w:t xml:space="preserve"> the </w:t>
      </w:r>
      <w:ins w:id="1733" w:author="Sai Praneetha Bhaskaruni" w:date="2022-03-25T10:15:00Z">
        <w:r w:rsidR="000C3A22">
          <w:rPr>
            <w:sz w:val="22"/>
          </w:rPr>
          <w:t>t</w:t>
        </w:r>
      </w:ins>
      <w:r w:rsidR="009D28D9" w:rsidRPr="00373223">
        <w:rPr>
          <w:sz w:val="22"/>
        </w:rPr>
        <w:t>ablet and Stryker cloud</w:t>
      </w:r>
      <w:ins w:id="1734" w:author="Sai Praneetha Bhaskaruni" w:date="2022-03-25T11:35:00Z">
        <w:r w:rsidR="005E6EAE">
          <w:rPr>
            <w:sz w:val="22"/>
          </w:rPr>
          <w:t>.</w:t>
        </w:r>
      </w:ins>
    </w:p>
    <w:p w14:paraId="48F7576B" w14:textId="11A058A9" w:rsidR="006265EF" w:rsidRPr="00373223" w:rsidRDefault="006265EF">
      <w:pPr>
        <w:spacing w:after="120"/>
        <w:ind w:left="129" w:hanging="14"/>
        <w:rPr>
          <w:sz w:val="22"/>
        </w:rPr>
      </w:pPr>
      <w:ins w:id="1735" w:author="Sai Praneetha Bhaskaruni" w:date="2022-03-25T11:33:00Z">
        <w:r w:rsidRPr="008D391F">
          <w:rPr>
            <w:sz w:val="22"/>
            <w:szCs w:val="24"/>
          </w:rPr>
          <w:t xml:space="preserve">Any information regarding </w:t>
        </w:r>
        <w:r>
          <w:rPr>
            <w:sz w:val="22"/>
            <w:szCs w:val="24"/>
          </w:rPr>
          <w:t xml:space="preserve">cryptographic protection </w:t>
        </w:r>
        <w:r w:rsidRPr="008D391F">
          <w:rPr>
            <w:sz w:val="22"/>
            <w:szCs w:val="24"/>
          </w:rPr>
          <w:t>can be requested from Stryker.</w:t>
        </w:r>
        <w:r>
          <w:t xml:space="preserve"> </w:t>
        </w:r>
      </w:ins>
    </w:p>
    <w:p w14:paraId="22EE2D00" w14:textId="5A69A93A" w:rsidR="009D4859" w:rsidRDefault="009D4859" w:rsidP="00BC2B73">
      <w:pPr>
        <w:ind w:firstLine="0"/>
      </w:pPr>
    </w:p>
    <w:p w14:paraId="0F20A0E9" w14:textId="20C8FA81" w:rsidR="009D4859" w:rsidRPr="00180992" w:rsidRDefault="00BC546B" w:rsidP="004C52FA">
      <w:pPr>
        <w:pStyle w:val="Heading1"/>
      </w:pPr>
      <w:bookmarkStart w:id="1736" w:name="_Toc108268272"/>
      <w:r>
        <w:rPr>
          <w:sz w:val="40"/>
        </w:rPr>
        <w:t>2</w:t>
      </w:r>
      <w:r w:rsidR="00BB0397">
        <w:rPr>
          <w:sz w:val="40"/>
        </w:rPr>
        <w:t>3</w:t>
      </w:r>
      <w:r w:rsidR="009D4859" w:rsidRPr="00180992">
        <w:rPr>
          <w:color w:val="FFCC66"/>
          <w:sz w:val="40"/>
        </w:rPr>
        <w:t xml:space="preserve"> </w:t>
      </w:r>
      <w:r w:rsidR="009D4859" w:rsidRPr="009D4859">
        <w:t>Malware Detection/Protection</w:t>
      </w:r>
      <w:bookmarkEnd w:id="1736"/>
    </w:p>
    <w:p w14:paraId="02FA837C" w14:textId="77777777" w:rsidR="009D4859" w:rsidRPr="00C11DBF" w:rsidRDefault="009D4859" w:rsidP="009D4859">
      <w:pPr>
        <w:shd w:val="clear" w:color="auto" w:fill="E7E6E6" w:themeFill="background2"/>
        <w:spacing w:after="0"/>
        <w:ind w:left="118"/>
        <w:rPr>
          <w:b/>
          <w:sz w:val="22"/>
        </w:rPr>
      </w:pPr>
      <w:r w:rsidRPr="00C11DBF">
        <w:rPr>
          <w:b/>
          <w:sz w:val="22"/>
        </w:rPr>
        <w:t xml:space="preserve">SmartMedic: Tablet </w:t>
      </w:r>
    </w:p>
    <w:p w14:paraId="03626215" w14:textId="377B3F54" w:rsidR="00537DF9" w:rsidRPr="00550E2F" w:rsidRDefault="009D4859">
      <w:pPr>
        <w:rPr>
          <w:sz w:val="22"/>
          <w:szCs w:val="24"/>
        </w:rPr>
        <w:pPrChange w:id="1737" w:author="Sai Praneetha Bhaskaruni" w:date="2022-03-25T15:28:00Z">
          <w:pPr>
            <w:spacing w:after="120"/>
            <w:ind w:left="129" w:hanging="14"/>
          </w:pPr>
        </w:pPrChange>
      </w:pPr>
      <w:r w:rsidRPr="00CA58F3">
        <w:rPr>
          <w:b/>
          <w:i/>
          <w:sz w:val="22"/>
        </w:rPr>
        <w:t>Existing Security Features:</w:t>
      </w:r>
      <w:r>
        <w:rPr>
          <w:i/>
          <w:sz w:val="22"/>
        </w:rPr>
        <w:t xml:space="preserve"> </w:t>
      </w:r>
      <w:r w:rsidR="00907A2E" w:rsidRPr="00907A2E">
        <w:rPr>
          <w:sz w:val="22"/>
        </w:rPr>
        <w:t xml:space="preserve">The </w:t>
      </w:r>
      <w:r w:rsidR="00907A2E" w:rsidRPr="00773097">
        <w:rPr>
          <w:sz w:val="22"/>
        </w:rPr>
        <w:t>standalone</w:t>
      </w:r>
      <w:r w:rsidR="00907A2E" w:rsidRPr="00907A2E">
        <w:rPr>
          <w:sz w:val="22"/>
        </w:rPr>
        <w:t xml:space="preserve"> SmartMedic </w:t>
      </w:r>
      <w:ins w:id="1738" w:author="Sai Praneetha Bhaskaruni" w:date="2022-03-25T11:49:00Z">
        <w:r w:rsidR="00773097">
          <w:rPr>
            <w:sz w:val="22"/>
          </w:rPr>
          <w:t>tablet</w:t>
        </w:r>
      </w:ins>
      <w:del w:id="1739" w:author="Sai Praneetha Bhaskaruni" w:date="2022-03-25T11:49:00Z">
        <w:r w:rsidR="00907A2E" w:rsidRPr="00907A2E" w:rsidDel="00773097">
          <w:rPr>
            <w:sz w:val="22"/>
          </w:rPr>
          <w:delText>Device</w:delText>
        </w:r>
      </w:del>
      <w:r w:rsidR="00907A2E" w:rsidRPr="00907A2E">
        <w:rPr>
          <w:sz w:val="22"/>
        </w:rPr>
        <w:t xml:space="preserve"> by default contains</w:t>
      </w:r>
      <w:del w:id="1740" w:author="Sai Praneetha Bhaskaruni" w:date="2022-03-25T11:50:00Z">
        <w:r w:rsidR="00907A2E" w:rsidRPr="00907A2E" w:rsidDel="007C2354">
          <w:rPr>
            <w:sz w:val="22"/>
          </w:rPr>
          <w:delText xml:space="preserve"> any</w:delText>
        </w:r>
      </w:del>
      <w:ins w:id="1741" w:author="Sai Praneetha Bhaskaruni" w:date="2022-03-25T11:50:00Z">
        <w:r w:rsidR="007C2354">
          <w:rPr>
            <w:sz w:val="22"/>
          </w:rPr>
          <w:t xml:space="preserve"> </w:t>
        </w:r>
      </w:ins>
      <w:del w:id="1742" w:author="Sai Praneetha Bhaskaruni" w:date="2022-03-25T11:50:00Z">
        <w:r w:rsidR="00907A2E" w:rsidRPr="00907A2E" w:rsidDel="007C2354">
          <w:rPr>
            <w:sz w:val="22"/>
          </w:rPr>
          <w:delText xml:space="preserve"> </w:delText>
        </w:r>
      </w:del>
      <w:r w:rsidR="00907A2E" w:rsidRPr="00907A2E">
        <w:rPr>
          <w:sz w:val="22"/>
        </w:rPr>
        <w:t>malware detection functionality</w:t>
      </w:r>
      <w:r w:rsidR="002C109E">
        <w:rPr>
          <w:sz w:val="22"/>
        </w:rPr>
        <w:t>, as</w:t>
      </w:r>
      <w:r w:rsidR="00907A2E" w:rsidRPr="00907A2E">
        <w:rPr>
          <w:sz w:val="22"/>
        </w:rPr>
        <w:t xml:space="preserve"> the malware detection is crucial </w:t>
      </w:r>
      <w:ins w:id="1743" w:author="Sai Praneetha Bhaskaruni" w:date="2022-03-25T15:40:00Z">
        <w:r w:rsidR="00785D7C">
          <w:rPr>
            <w:sz w:val="22"/>
          </w:rPr>
          <w:t>as attackers exploiting the system in multiple ways and hence</w:t>
        </w:r>
        <w:r w:rsidR="00785D7C" w:rsidRPr="00907A2E">
          <w:rPr>
            <w:sz w:val="22"/>
          </w:rPr>
          <w:t xml:space="preserve"> it </w:t>
        </w:r>
        <w:r w:rsidR="00785D7C">
          <w:rPr>
            <w:sz w:val="22"/>
          </w:rPr>
          <w:t>can serve</w:t>
        </w:r>
        <w:r w:rsidR="00785D7C" w:rsidRPr="00907A2E">
          <w:rPr>
            <w:sz w:val="22"/>
          </w:rPr>
          <w:t xml:space="preserve"> as an early warning </w:t>
        </w:r>
        <w:r w:rsidR="00785D7C">
          <w:rPr>
            <w:sz w:val="22"/>
          </w:rPr>
          <w:t xml:space="preserve">to </w:t>
        </w:r>
        <w:r w:rsidR="00785D7C" w:rsidRPr="00907A2E">
          <w:rPr>
            <w:sz w:val="22"/>
          </w:rPr>
          <w:t>the</w:t>
        </w:r>
        <w:r w:rsidR="00785D7C" w:rsidRPr="008D391F">
          <w:rPr>
            <w:sz w:val="22"/>
          </w:rPr>
          <w:t xml:space="preserve"> system</w:t>
        </w:r>
        <w:r w:rsidR="00785D7C" w:rsidRPr="00907A2E">
          <w:rPr>
            <w:sz w:val="22"/>
          </w:rPr>
          <w:t xml:space="preserve"> regarding cyberattacks</w:t>
        </w:r>
      </w:ins>
      <w:del w:id="1744" w:author="Sai Praneetha Bhaskaruni" w:date="2022-03-25T15:40:00Z">
        <w:r w:rsidR="00907A2E" w:rsidRPr="00907A2E" w:rsidDel="00785D7C">
          <w:rPr>
            <w:sz w:val="22"/>
          </w:rPr>
          <w:delText xml:space="preserve">with malware’s prevalence </w:delText>
        </w:r>
      </w:del>
      <w:del w:id="1745" w:author="Sai Praneetha Bhaskaruni" w:date="2022-03-25T11:50:00Z">
        <w:r w:rsidR="00907A2E" w:rsidRPr="00907A2E" w:rsidDel="00BC1354">
          <w:rPr>
            <w:sz w:val="22"/>
          </w:rPr>
          <w:delText xml:space="preserve">because </w:delText>
        </w:r>
      </w:del>
      <w:del w:id="1746" w:author="Sai Praneetha Bhaskaruni" w:date="2022-03-25T15:40:00Z">
        <w:r w:rsidR="00907A2E" w:rsidRPr="00907A2E" w:rsidDel="00785D7C">
          <w:rPr>
            <w:sz w:val="22"/>
          </w:rPr>
          <w:delText xml:space="preserve">it functions as an early warning </w:delText>
        </w:r>
      </w:del>
      <w:del w:id="1747" w:author="Sai Praneetha Bhaskaruni" w:date="2022-03-25T11:49:00Z">
        <w:r w:rsidR="00907A2E" w:rsidRPr="00907A2E" w:rsidDel="00773097">
          <w:rPr>
            <w:sz w:val="22"/>
          </w:rPr>
          <w:delText xml:space="preserve">system </w:delText>
        </w:r>
      </w:del>
      <w:del w:id="1748" w:author="Sai Praneetha Bhaskaruni" w:date="2022-03-25T15:40:00Z">
        <w:r w:rsidR="00907A2E" w:rsidRPr="00907A2E" w:rsidDel="00785D7C">
          <w:rPr>
            <w:sz w:val="22"/>
          </w:rPr>
          <w:delText xml:space="preserve">for the </w:delText>
        </w:r>
      </w:del>
      <w:del w:id="1749" w:author="Sai Praneetha Bhaskaruni" w:date="2022-03-25T11:49:00Z">
        <w:r w:rsidR="00907A2E" w:rsidRPr="00F93A5F" w:rsidDel="00773097">
          <w:rPr>
            <w:sz w:val="22"/>
            <w:highlight w:val="yellow"/>
            <w:rPrChange w:id="1750" w:author="Sai Praneetha Bhaskaruni" w:date="2022-03-25T10:46:00Z">
              <w:rPr>
                <w:sz w:val="22"/>
              </w:rPr>
            </w:rPrChange>
          </w:rPr>
          <w:delText>computer secure</w:delText>
        </w:r>
        <w:r w:rsidR="00907A2E" w:rsidRPr="00907A2E" w:rsidDel="00773097">
          <w:rPr>
            <w:sz w:val="22"/>
          </w:rPr>
          <w:delText xml:space="preserve"> regarding</w:delText>
        </w:r>
      </w:del>
      <w:del w:id="1751" w:author="Sai Praneetha Bhaskaruni" w:date="2022-03-25T11:50:00Z">
        <w:r w:rsidR="00907A2E" w:rsidRPr="00907A2E" w:rsidDel="00773097">
          <w:rPr>
            <w:sz w:val="22"/>
          </w:rPr>
          <w:delText xml:space="preserve"> </w:delText>
        </w:r>
      </w:del>
      <w:del w:id="1752" w:author="Sai Praneetha Bhaskaruni" w:date="2022-03-25T15:40:00Z">
        <w:r w:rsidR="00907A2E" w:rsidRPr="00907A2E" w:rsidDel="00785D7C">
          <w:rPr>
            <w:sz w:val="22"/>
          </w:rPr>
          <w:delText>malware and cyberattacks</w:delText>
        </w:r>
      </w:del>
      <w:r w:rsidR="00907A2E" w:rsidRPr="00907A2E">
        <w:rPr>
          <w:sz w:val="22"/>
        </w:rPr>
        <w:t xml:space="preserve">. </w:t>
      </w:r>
      <w:del w:id="1753" w:author="Sai Praneetha Bhaskaruni" w:date="2022-03-25T11:51:00Z">
        <w:r w:rsidR="00907A2E" w:rsidRPr="00907A2E" w:rsidDel="00EC659A">
          <w:rPr>
            <w:sz w:val="22"/>
          </w:rPr>
          <w:delText xml:space="preserve">It keeps hackers out of the </w:delText>
        </w:r>
      </w:del>
      <w:del w:id="1754" w:author="Sai Praneetha Bhaskaruni" w:date="2022-03-25T11:47:00Z">
        <w:r w:rsidR="00907A2E" w:rsidRPr="00F93A5F" w:rsidDel="000A4D74">
          <w:rPr>
            <w:sz w:val="22"/>
            <w:highlight w:val="yellow"/>
            <w:rPrChange w:id="1755" w:author="Sai Praneetha Bhaskaruni" w:date="2022-03-25T10:47:00Z">
              <w:rPr>
                <w:sz w:val="22"/>
              </w:rPr>
            </w:rPrChange>
          </w:rPr>
          <w:delText>computer</w:delText>
        </w:r>
        <w:r w:rsidR="00907A2E" w:rsidRPr="00907A2E" w:rsidDel="000A4D74">
          <w:rPr>
            <w:sz w:val="22"/>
          </w:rPr>
          <w:delText xml:space="preserve"> </w:delText>
        </w:r>
      </w:del>
      <w:del w:id="1756" w:author="Sai Praneetha Bhaskaruni" w:date="2022-03-25T11:51:00Z">
        <w:r w:rsidR="00907A2E" w:rsidRPr="00907A2E" w:rsidDel="00EC659A">
          <w:rPr>
            <w:sz w:val="22"/>
          </w:rPr>
          <w:delText xml:space="preserve">and prevents the information from being compromised. </w:delText>
        </w:r>
      </w:del>
      <w:r w:rsidR="00907A2E" w:rsidRPr="00907A2E">
        <w:rPr>
          <w:sz w:val="22"/>
        </w:rPr>
        <w:t xml:space="preserve">Only Stryker Technical Team </w:t>
      </w:r>
      <w:r w:rsidR="002C109E">
        <w:rPr>
          <w:sz w:val="22"/>
        </w:rPr>
        <w:t xml:space="preserve">is </w:t>
      </w:r>
      <w:r w:rsidR="00907A2E" w:rsidRPr="00907A2E">
        <w:rPr>
          <w:sz w:val="22"/>
        </w:rPr>
        <w:t>authorized to repair or resolve issue</w:t>
      </w:r>
      <w:r w:rsidR="002C109E">
        <w:rPr>
          <w:sz w:val="22"/>
        </w:rPr>
        <w:t>s</w:t>
      </w:r>
      <w:r w:rsidR="00907A2E" w:rsidRPr="00907A2E">
        <w:rPr>
          <w:sz w:val="22"/>
        </w:rPr>
        <w:t xml:space="preserve"> whenever severe malware </w:t>
      </w:r>
      <w:r w:rsidR="002C109E">
        <w:rPr>
          <w:sz w:val="22"/>
        </w:rPr>
        <w:t>is</w:t>
      </w:r>
      <w:r w:rsidR="00907A2E" w:rsidRPr="00907A2E">
        <w:rPr>
          <w:sz w:val="22"/>
        </w:rPr>
        <w:t xml:space="preserve"> </w:t>
      </w:r>
      <w:ins w:id="1757" w:author="Sai Praneetha Bhaskaruni" w:date="2022-03-25T11:51:00Z">
        <w:r w:rsidR="00EC659A">
          <w:rPr>
            <w:sz w:val="22"/>
          </w:rPr>
          <w:t>repor</w:t>
        </w:r>
      </w:ins>
      <w:del w:id="1758" w:author="Sai Praneetha Bhaskaruni" w:date="2022-03-25T11:51:00Z">
        <w:r w:rsidR="00907A2E" w:rsidRPr="00907A2E" w:rsidDel="00EC659A">
          <w:rPr>
            <w:sz w:val="22"/>
          </w:rPr>
          <w:delText>detec</w:delText>
        </w:r>
      </w:del>
      <w:r w:rsidR="00907A2E" w:rsidRPr="00907A2E">
        <w:rPr>
          <w:sz w:val="22"/>
        </w:rPr>
        <w:t>ted</w:t>
      </w:r>
      <w:r w:rsidRPr="00420F77">
        <w:rPr>
          <w:sz w:val="22"/>
        </w:rPr>
        <w:t>.</w:t>
      </w:r>
      <w:ins w:id="1759" w:author="Sai Praneetha Bhaskaruni" w:date="2022-03-25T11:53:00Z">
        <w:r w:rsidR="003F15BA">
          <w:t xml:space="preserve"> </w:t>
        </w:r>
      </w:ins>
    </w:p>
    <w:p w14:paraId="66D6E2AC" w14:textId="3D76C49D" w:rsidR="003D4100" w:rsidRPr="00550E2F" w:rsidRDefault="00CD012C">
      <w:pPr>
        <w:spacing w:after="120"/>
        <w:ind w:left="113" w:firstLine="0"/>
        <w:rPr>
          <w:ins w:id="1760" w:author="Sai Praneetha Bhaskaruni" w:date="2022-03-25T11:54:00Z"/>
          <w:sz w:val="22"/>
        </w:rPr>
        <w:pPrChange w:id="1761" w:author="Sai Praneetha Bhaskaruni" w:date="2022-03-25T11:54:00Z">
          <w:pPr/>
        </w:pPrChange>
      </w:pPr>
      <w:r>
        <w:rPr>
          <w:b/>
          <w:i/>
          <w:sz w:val="22"/>
        </w:rPr>
        <w:t>Recommendation for customer (HDO)</w:t>
      </w:r>
      <w:r w:rsidR="009D4859" w:rsidRPr="00CA58F3">
        <w:rPr>
          <w:b/>
          <w:i/>
          <w:sz w:val="22"/>
        </w:rPr>
        <w:t>:</w:t>
      </w:r>
      <w:r w:rsidR="009D4859" w:rsidRPr="00CA58F3">
        <w:t xml:space="preserve"> </w:t>
      </w:r>
      <w:ins w:id="1762" w:author="Sai Praneetha Bhaskaruni" w:date="2022-03-25T11:54:00Z">
        <w:r w:rsidR="003D4100" w:rsidRPr="008D391F">
          <w:rPr>
            <w:sz w:val="22"/>
            <w:szCs w:val="24"/>
          </w:rPr>
          <w:t>Customer (HDO) needs to provide the malware protection for NSA system.</w:t>
        </w:r>
        <w:r w:rsidR="00554C2F">
          <w:rPr>
            <w:sz w:val="22"/>
            <w:szCs w:val="24"/>
          </w:rPr>
          <w:t xml:space="preserve"> </w:t>
        </w:r>
      </w:ins>
    </w:p>
    <w:p w14:paraId="26BCB9B5" w14:textId="39AB8261" w:rsidR="009D4859" w:rsidDel="00554C2F" w:rsidRDefault="009D4859">
      <w:pPr>
        <w:spacing w:after="120"/>
        <w:ind w:left="113" w:firstLine="0"/>
        <w:rPr>
          <w:del w:id="1763" w:author="Sai Praneetha Bhaskaruni" w:date="2022-03-25T11:54:00Z"/>
          <w:sz w:val="22"/>
        </w:rPr>
        <w:pPrChange w:id="1764" w:author="Sai Praneetha Bhaskaruni" w:date="2022-03-25T11:54:00Z">
          <w:pPr>
            <w:spacing w:after="120"/>
            <w:ind w:left="129" w:hanging="14"/>
          </w:pPr>
        </w:pPrChange>
      </w:pPr>
      <w:del w:id="1765" w:author="Sai Praneetha Bhaskaruni" w:date="2022-03-25T11:54:00Z">
        <w:r w:rsidRPr="00F93A5F" w:rsidDel="003D4100">
          <w:rPr>
            <w:sz w:val="22"/>
            <w:highlight w:val="yellow"/>
            <w:rPrChange w:id="1766" w:author="Sai Praneetha Bhaskaruni" w:date="2022-03-25T10:47:00Z">
              <w:rPr>
                <w:sz w:val="22"/>
              </w:rPr>
            </w:rPrChange>
          </w:rPr>
          <w:delText xml:space="preserve">Customer </w:delText>
        </w:r>
        <w:r w:rsidR="002C109E" w:rsidRPr="00F93A5F" w:rsidDel="003D4100">
          <w:rPr>
            <w:sz w:val="22"/>
            <w:highlight w:val="yellow"/>
            <w:rPrChange w:id="1767" w:author="Sai Praneetha Bhaskaruni" w:date="2022-03-25T10:47:00Z">
              <w:rPr>
                <w:sz w:val="22"/>
              </w:rPr>
            </w:rPrChange>
          </w:rPr>
          <w:delText xml:space="preserve">is not </w:delText>
        </w:r>
        <w:r w:rsidRPr="00F93A5F" w:rsidDel="003D4100">
          <w:rPr>
            <w:sz w:val="22"/>
            <w:highlight w:val="yellow"/>
            <w:rPrChange w:id="1768" w:author="Sai Praneetha Bhaskaruni" w:date="2022-03-25T10:47:00Z">
              <w:rPr>
                <w:sz w:val="22"/>
              </w:rPr>
            </w:rPrChange>
          </w:rPr>
          <w:delText>allowed to access this component</w:delText>
        </w:r>
        <w:r w:rsidDel="00554C2F">
          <w:rPr>
            <w:i/>
            <w:sz w:val="22"/>
          </w:rPr>
          <w:delText>.</w:delText>
        </w:r>
        <w:r w:rsidR="00907A2E" w:rsidRPr="00907A2E" w:rsidDel="00554C2F">
          <w:delText xml:space="preserve"> </w:delText>
        </w:r>
        <w:r w:rsidR="00907A2E" w:rsidRPr="00907A2E" w:rsidDel="00554C2F">
          <w:rPr>
            <w:sz w:val="22"/>
          </w:rPr>
          <w:delText xml:space="preserve">Whenever severe malware </w:delText>
        </w:r>
        <w:r w:rsidR="008229B2" w:rsidDel="00554C2F">
          <w:rPr>
            <w:sz w:val="22"/>
          </w:rPr>
          <w:delText>is</w:delText>
        </w:r>
        <w:r w:rsidR="008229B2" w:rsidRPr="00907A2E" w:rsidDel="00554C2F">
          <w:rPr>
            <w:sz w:val="22"/>
          </w:rPr>
          <w:delText xml:space="preserve"> </w:delText>
        </w:r>
        <w:r w:rsidR="00907A2E" w:rsidRPr="00907A2E" w:rsidDel="00554C2F">
          <w:rPr>
            <w:sz w:val="22"/>
          </w:rPr>
          <w:delText xml:space="preserve">detected </w:delText>
        </w:r>
        <w:r w:rsidR="008229B2" w:rsidDel="00554C2F">
          <w:rPr>
            <w:sz w:val="22"/>
          </w:rPr>
          <w:delText>get it</w:delText>
        </w:r>
        <w:r w:rsidR="00907A2E" w:rsidRPr="00907A2E" w:rsidDel="00554C2F">
          <w:rPr>
            <w:sz w:val="22"/>
          </w:rPr>
          <w:delText xml:space="preserve"> resolved by the service engineer. Customer has to block </w:delText>
        </w:r>
      </w:del>
      <w:del w:id="1769" w:author="Sai Praneetha Bhaskaruni" w:date="2022-03-25T10:16:00Z">
        <w:r w:rsidR="00907A2E" w:rsidRPr="00907A2E" w:rsidDel="00EB0EFC">
          <w:rPr>
            <w:sz w:val="22"/>
          </w:rPr>
          <w:delText xml:space="preserve"> </w:delText>
        </w:r>
      </w:del>
      <w:del w:id="1770" w:author="Sai Praneetha Bhaskaruni" w:date="2022-03-25T11:54:00Z">
        <w:r w:rsidR="00907A2E" w:rsidRPr="00907A2E" w:rsidDel="00554C2F">
          <w:rPr>
            <w:sz w:val="22"/>
          </w:rPr>
          <w:delText xml:space="preserve">few IOCs and IOAs </w:delText>
        </w:r>
        <w:r w:rsidR="008229B2" w:rsidDel="00554C2F">
          <w:rPr>
            <w:sz w:val="22"/>
          </w:rPr>
          <w:delText>in</w:delText>
        </w:r>
        <w:r w:rsidR="008229B2" w:rsidRPr="00907A2E" w:rsidDel="00554C2F">
          <w:rPr>
            <w:sz w:val="22"/>
          </w:rPr>
          <w:delText xml:space="preserve"> </w:delText>
        </w:r>
        <w:r w:rsidR="00907A2E" w:rsidRPr="00907A2E" w:rsidDel="00554C2F">
          <w:rPr>
            <w:sz w:val="22"/>
          </w:rPr>
          <w:delText xml:space="preserve">their network devices. </w:delText>
        </w:r>
        <w:r w:rsidR="008229B2" w:rsidDel="00554C2F">
          <w:rPr>
            <w:sz w:val="22"/>
          </w:rPr>
          <w:delText>It is h</w:delText>
        </w:r>
        <w:r w:rsidR="008229B2" w:rsidRPr="00907A2E" w:rsidDel="00554C2F">
          <w:rPr>
            <w:sz w:val="22"/>
          </w:rPr>
          <w:delText xml:space="preserve">ighly </w:delText>
        </w:r>
        <w:r w:rsidR="008229B2" w:rsidDel="00554C2F">
          <w:rPr>
            <w:sz w:val="22"/>
          </w:rPr>
          <w:delText xml:space="preserve">recommended that the </w:delText>
        </w:r>
        <w:r w:rsidR="00CD012C" w:rsidDel="00554C2F">
          <w:rPr>
            <w:sz w:val="22"/>
          </w:rPr>
          <w:delText>customer (HDO)</w:delText>
        </w:r>
        <w:r w:rsidR="00907A2E" w:rsidRPr="00907A2E" w:rsidDel="00554C2F">
          <w:rPr>
            <w:sz w:val="22"/>
          </w:rPr>
          <w:delText xml:space="preserve"> </w:delText>
        </w:r>
        <w:r w:rsidR="008229B2" w:rsidDel="00554C2F">
          <w:rPr>
            <w:sz w:val="22"/>
          </w:rPr>
          <w:delText>should use</w:delText>
        </w:r>
        <w:r w:rsidR="00907A2E" w:rsidRPr="00907A2E" w:rsidDel="00554C2F">
          <w:rPr>
            <w:sz w:val="22"/>
          </w:rPr>
          <w:delText xml:space="preserve"> network firewall. SmartMedic solution should be behind stateful firewall. </w:delText>
        </w:r>
        <w:r w:rsidR="00E722DC" w:rsidDel="00554C2F">
          <w:rPr>
            <w:sz w:val="22"/>
          </w:rPr>
          <w:delText>The f</w:delText>
        </w:r>
        <w:r w:rsidR="00E722DC" w:rsidRPr="00907A2E" w:rsidDel="00554C2F">
          <w:rPr>
            <w:sz w:val="22"/>
          </w:rPr>
          <w:delText xml:space="preserve">irewall </w:delText>
        </w:r>
        <w:r w:rsidR="00907A2E" w:rsidRPr="00907A2E" w:rsidDel="00554C2F">
          <w:rPr>
            <w:sz w:val="22"/>
          </w:rPr>
          <w:delText>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delText>
        </w:r>
        <w:r w:rsidR="008229B2" w:rsidDel="00554C2F">
          <w:rPr>
            <w:sz w:val="22"/>
          </w:rPr>
          <w:delText>.</w:delText>
        </w:r>
      </w:del>
    </w:p>
    <w:p w14:paraId="7AABAA28" w14:textId="77777777" w:rsidR="008229B2" w:rsidRPr="00CA58F3" w:rsidRDefault="008229B2" w:rsidP="009D4859">
      <w:pPr>
        <w:spacing w:after="120"/>
        <w:ind w:left="129" w:hanging="14"/>
        <w:rPr>
          <w:i/>
          <w:sz w:val="22"/>
        </w:rPr>
      </w:pPr>
    </w:p>
    <w:p w14:paraId="3A5F3249" w14:textId="77777777" w:rsidR="009D4859" w:rsidRPr="00C11DBF" w:rsidRDefault="009D4859" w:rsidP="009D4859">
      <w:pPr>
        <w:shd w:val="clear" w:color="auto" w:fill="E7E6E6" w:themeFill="background2"/>
        <w:spacing w:after="0"/>
        <w:ind w:left="118"/>
        <w:rPr>
          <w:b/>
          <w:sz w:val="22"/>
        </w:rPr>
      </w:pPr>
      <w:r w:rsidRPr="00C11DBF">
        <w:rPr>
          <w:b/>
          <w:sz w:val="22"/>
        </w:rPr>
        <w:lastRenderedPageBreak/>
        <w:t xml:space="preserve">SmartMedic: Communication Network: </w:t>
      </w:r>
    </w:p>
    <w:p w14:paraId="1FB1A57B" w14:textId="5BE9A183" w:rsidR="009D4859" w:rsidRDefault="00CD012C" w:rsidP="009D4859">
      <w:pPr>
        <w:ind w:firstLine="0"/>
      </w:pPr>
      <w:r>
        <w:rPr>
          <w:b/>
          <w:i/>
          <w:sz w:val="22"/>
        </w:rPr>
        <w:t>Recommendation for customer (HDO)</w:t>
      </w:r>
      <w:r w:rsidR="009D4859" w:rsidRPr="00530651">
        <w:rPr>
          <w:b/>
          <w:i/>
          <w:sz w:val="22"/>
        </w:rPr>
        <w:t>:</w:t>
      </w:r>
      <w:r w:rsidR="009D4859" w:rsidRPr="00CA58F3">
        <w:rPr>
          <w:sz w:val="22"/>
        </w:rPr>
        <w:t xml:space="preserve"> </w:t>
      </w:r>
      <w:r w:rsidR="00907A2E" w:rsidRPr="00907A2E">
        <w:rPr>
          <w:sz w:val="22"/>
        </w:rPr>
        <w:t xml:space="preserve">Whenever severe malware has been detected </w:t>
      </w:r>
      <w:r w:rsidR="008229B2">
        <w:rPr>
          <w:sz w:val="22"/>
        </w:rPr>
        <w:t>it is</w:t>
      </w:r>
      <w:r w:rsidR="00907A2E" w:rsidRPr="00907A2E">
        <w:rPr>
          <w:sz w:val="22"/>
        </w:rPr>
        <w:t xml:space="preserve"> resolved by the service engineer. Customer has to block few IOCs and IOAs </w:t>
      </w:r>
      <w:r w:rsidR="008229B2">
        <w:rPr>
          <w:sz w:val="22"/>
        </w:rPr>
        <w:t>in</w:t>
      </w:r>
      <w:r w:rsidR="008229B2" w:rsidRPr="00907A2E">
        <w:rPr>
          <w:sz w:val="22"/>
        </w:rPr>
        <w:t xml:space="preserve"> </w:t>
      </w:r>
      <w:r w:rsidR="00907A2E" w:rsidRPr="00907A2E">
        <w:rPr>
          <w:sz w:val="22"/>
        </w:rPr>
        <w:t xml:space="preserve">their network devices. </w:t>
      </w:r>
      <w:r w:rsidR="008229B2">
        <w:rPr>
          <w:sz w:val="22"/>
        </w:rPr>
        <w:t>It is h</w:t>
      </w:r>
      <w:r w:rsidR="008229B2" w:rsidRPr="00907A2E">
        <w:rPr>
          <w:sz w:val="22"/>
        </w:rPr>
        <w:t xml:space="preserve">ighly </w:t>
      </w:r>
      <w:r w:rsidR="008229B2">
        <w:rPr>
          <w:sz w:val="22"/>
        </w:rPr>
        <w:t>recommended that the customer (HDO)</w:t>
      </w:r>
      <w:r w:rsidR="008229B2" w:rsidRPr="00907A2E">
        <w:rPr>
          <w:sz w:val="22"/>
        </w:rPr>
        <w:t xml:space="preserve"> </w:t>
      </w:r>
      <w:r w:rsidR="008229B2">
        <w:rPr>
          <w:sz w:val="22"/>
        </w:rPr>
        <w:t>should use</w:t>
      </w:r>
      <w:r w:rsidR="008229B2" w:rsidRPr="00907A2E">
        <w:rPr>
          <w:sz w:val="22"/>
        </w:rPr>
        <w:t xml:space="preserve"> network firewall.</w:t>
      </w:r>
      <w:r w:rsidR="00907A2E" w:rsidRPr="00907A2E">
        <w:rPr>
          <w:sz w:val="22"/>
        </w:rPr>
        <w:t xml:space="preserve"> SmartMedic solution should be behind stateful firewall. </w:t>
      </w:r>
      <w:r w:rsidR="00E722DC">
        <w:rPr>
          <w:sz w:val="22"/>
        </w:rPr>
        <w:t>The f</w:t>
      </w:r>
      <w:r w:rsidR="00E722DC" w:rsidRPr="00907A2E">
        <w:rPr>
          <w:sz w:val="22"/>
        </w:rPr>
        <w:t xml:space="preserve">irewall </w:t>
      </w:r>
      <w:r w:rsidR="00907A2E" w:rsidRPr="00907A2E">
        <w:rPr>
          <w:sz w:val="22"/>
        </w:rPr>
        <w:t>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r w:rsidR="00660562">
        <w:rPr>
          <w:sz w:val="22"/>
        </w:rPr>
        <w:t>.</w:t>
      </w:r>
    </w:p>
    <w:p w14:paraId="228E0724" w14:textId="15DE67F7" w:rsidR="009D4859" w:rsidRDefault="009D4859" w:rsidP="00BC2B73">
      <w:pPr>
        <w:ind w:firstLine="0"/>
      </w:pPr>
    </w:p>
    <w:p w14:paraId="7692E2DD" w14:textId="338EE7CD" w:rsidR="009D4859" w:rsidRPr="00180992" w:rsidRDefault="00BC546B" w:rsidP="004C52FA">
      <w:pPr>
        <w:pStyle w:val="Heading1"/>
      </w:pPr>
      <w:bookmarkStart w:id="1771" w:name="_Toc108268273"/>
      <w:r>
        <w:rPr>
          <w:sz w:val="40"/>
        </w:rPr>
        <w:t>2</w:t>
      </w:r>
      <w:r w:rsidR="00BB0397">
        <w:rPr>
          <w:sz w:val="40"/>
        </w:rPr>
        <w:t>4</w:t>
      </w:r>
      <w:r w:rsidR="009D4859" w:rsidRPr="00180992">
        <w:rPr>
          <w:color w:val="FFCC66"/>
          <w:sz w:val="40"/>
        </w:rPr>
        <w:t xml:space="preserve"> </w:t>
      </w:r>
      <w:r w:rsidR="00672B7E" w:rsidRPr="00672B7E">
        <w:t>Roadmap for Third Party Components in Device Life Cycle</w:t>
      </w:r>
      <w:bookmarkEnd w:id="1771"/>
    </w:p>
    <w:p w14:paraId="7C53C72D" w14:textId="6015F929" w:rsidR="009D4859" w:rsidRPr="00C11DBF" w:rsidRDefault="009D4859" w:rsidP="009D4859">
      <w:pPr>
        <w:shd w:val="clear" w:color="auto" w:fill="E7E6E6" w:themeFill="background2"/>
        <w:spacing w:after="0"/>
        <w:ind w:left="118"/>
        <w:rPr>
          <w:b/>
          <w:sz w:val="22"/>
        </w:rPr>
      </w:pPr>
      <w:r w:rsidRPr="00C11DBF">
        <w:rPr>
          <w:b/>
          <w:sz w:val="22"/>
        </w:rPr>
        <w:t>SmartMedic Solution Component</w:t>
      </w:r>
      <w:ins w:id="1772" w:author="Sai Praneetha Bhaskaruni" w:date="2022-03-25T10:05:00Z">
        <w:r w:rsidR="00364E05">
          <w:rPr>
            <w:b/>
            <w:sz w:val="22"/>
          </w:rPr>
          <w:t>s</w:t>
        </w:r>
      </w:ins>
      <w:r w:rsidRPr="00C11DBF">
        <w:rPr>
          <w:b/>
          <w:sz w:val="22"/>
        </w:rPr>
        <w:t>: Device</w:t>
      </w:r>
      <w:r w:rsidR="0060199F">
        <w:rPr>
          <w:b/>
          <w:sz w:val="22"/>
        </w:rPr>
        <w:t xml:space="preserve"> and Tablet</w:t>
      </w:r>
    </w:p>
    <w:p w14:paraId="50E66FF3" w14:textId="2059A236" w:rsidR="009D4859" w:rsidRDefault="009D4859" w:rsidP="009D4859">
      <w:pPr>
        <w:spacing w:after="120"/>
        <w:ind w:left="129" w:hanging="14"/>
        <w:rPr>
          <w:sz w:val="22"/>
        </w:rPr>
      </w:pPr>
      <w:r w:rsidRPr="00CA58F3">
        <w:rPr>
          <w:b/>
          <w:i/>
          <w:sz w:val="22"/>
        </w:rPr>
        <w:t>Existing Security Features:</w:t>
      </w:r>
      <w:r>
        <w:rPr>
          <w:i/>
          <w:sz w:val="22"/>
        </w:rPr>
        <w:t xml:space="preserve"> </w:t>
      </w:r>
      <w:r w:rsidR="00907A2E" w:rsidRPr="00907A2E">
        <w:rPr>
          <w:sz w:val="22"/>
        </w:rPr>
        <w:t xml:space="preserve">Stryker has evaluated third -party components as per the requirement identified and adequate actions </w:t>
      </w:r>
      <w:r w:rsidR="00660562">
        <w:rPr>
          <w:sz w:val="22"/>
        </w:rPr>
        <w:t xml:space="preserve">have been </w:t>
      </w:r>
      <w:r w:rsidR="00907A2E" w:rsidRPr="00907A2E">
        <w:rPr>
          <w:sz w:val="22"/>
        </w:rPr>
        <w:t xml:space="preserve">implemented in </w:t>
      </w:r>
      <w:r w:rsidR="00660562">
        <w:rPr>
          <w:sz w:val="22"/>
        </w:rPr>
        <w:t xml:space="preserve">the </w:t>
      </w:r>
      <w:ins w:id="1773" w:author="Sai Praneetha Bhaskaruni" w:date="2022-03-25T11:57:00Z">
        <w:r w:rsidR="00430D0C">
          <w:rPr>
            <w:sz w:val="22"/>
          </w:rPr>
          <w:t>complete SmartMedic platform</w:t>
        </w:r>
      </w:ins>
      <w:del w:id="1774" w:author="Sai Praneetha Bhaskaruni" w:date="2022-03-25T11:56:00Z">
        <w:r w:rsidR="00907A2E" w:rsidRPr="00907A2E" w:rsidDel="00430D0C">
          <w:rPr>
            <w:sz w:val="22"/>
          </w:rPr>
          <w:delText>application</w:delText>
        </w:r>
      </w:del>
      <w:r w:rsidR="00907A2E" w:rsidRPr="00907A2E">
        <w:rPr>
          <w:sz w:val="22"/>
        </w:rPr>
        <w:t>. Stryker will be evaluating high-risk third-party components periodically and communicate to customers for any updates required during the product lifecycle</w:t>
      </w:r>
      <w:r w:rsidRPr="00275C89">
        <w:rPr>
          <w:sz w:val="22"/>
        </w:rPr>
        <w:t>.</w:t>
      </w:r>
    </w:p>
    <w:p w14:paraId="3361AAAC" w14:textId="1E7FA640" w:rsidR="009D4859" w:rsidRPr="008328CE" w:rsidRDefault="00CD012C">
      <w:pPr>
        <w:spacing w:after="120"/>
        <w:ind w:left="129" w:hanging="14"/>
        <w:rPr>
          <w:sz w:val="22"/>
          <w:rPrChange w:id="1775" w:author="Sai Praneetha Bhaskaruni" w:date="2022-03-25T11:59:00Z">
            <w:rPr>
              <w:i/>
              <w:sz w:val="22"/>
            </w:rPr>
          </w:rPrChange>
        </w:rPr>
      </w:pPr>
      <w:r>
        <w:rPr>
          <w:b/>
          <w:i/>
          <w:sz w:val="22"/>
        </w:rPr>
        <w:t>Recommendation for customer (HDO)</w:t>
      </w:r>
      <w:r w:rsidR="009D4859" w:rsidRPr="00CA58F3">
        <w:rPr>
          <w:b/>
          <w:i/>
          <w:sz w:val="22"/>
        </w:rPr>
        <w:t>:</w:t>
      </w:r>
      <w:r w:rsidR="009D4859" w:rsidRPr="00CA58F3">
        <w:t xml:space="preserve"> </w:t>
      </w:r>
      <w:ins w:id="1776" w:author="Sai Praneetha Bhaskaruni" w:date="2022-03-25T11:59:00Z">
        <w:r w:rsidR="00ED2450" w:rsidRPr="00550E2F">
          <w:rPr>
            <w:sz w:val="22"/>
          </w:rPr>
          <w:t xml:space="preserve">Any information regarding </w:t>
        </w:r>
        <w:r w:rsidR="00ED2450" w:rsidRPr="00331164">
          <w:rPr>
            <w:sz w:val="22"/>
            <w:rPrChange w:id="1777" w:author="Sai Praneetha Bhaskaruni" w:date="2022-03-25T11:59:00Z">
              <w:rPr/>
            </w:rPrChange>
          </w:rPr>
          <w:t>Roadmap for Third Party Components in Device Life Cycle</w:t>
        </w:r>
        <w:r w:rsidR="00ED2450" w:rsidRPr="00550E2F">
          <w:rPr>
            <w:sz w:val="22"/>
          </w:rPr>
          <w:t xml:space="preserve"> can be requested from Stryker.</w:t>
        </w:r>
      </w:ins>
      <w:del w:id="1778" w:author="Sai Praneetha Bhaskaruni" w:date="2022-03-25T11:59:00Z">
        <w:r w:rsidR="009D4859" w:rsidDel="00ED2450">
          <w:delText>C</w:delText>
        </w:r>
        <w:r w:rsidR="009D4859" w:rsidRPr="000F24D0" w:rsidDel="00ED2450">
          <w:rPr>
            <w:sz w:val="22"/>
          </w:rPr>
          <w:delText>ustomer</w:delText>
        </w:r>
        <w:r w:rsidR="009D4859" w:rsidDel="00ED2450">
          <w:rPr>
            <w:sz w:val="22"/>
          </w:rPr>
          <w:delText xml:space="preserve"> </w:delText>
        </w:r>
        <w:r w:rsidR="00660562" w:rsidDel="00ED2450">
          <w:rPr>
            <w:sz w:val="22"/>
          </w:rPr>
          <w:delText xml:space="preserve">is not </w:delText>
        </w:r>
        <w:r w:rsidR="009D4859" w:rsidRPr="000F24D0" w:rsidDel="00ED2450">
          <w:rPr>
            <w:sz w:val="22"/>
          </w:rPr>
          <w:delText>allowed to access this component</w:delText>
        </w:r>
        <w:r w:rsidR="009D4859" w:rsidDel="00ED2450">
          <w:rPr>
            <w:i/>
            <w:sz w:val="22"/>
          </w:rPr>
          <w:delText>.</w:delText>
        </w:r>
      </w:del>
    </w:p>
    <w:p w14:paraId="6B0B845C" w14:textId="54D58637" w:rsidR="009D4859" w:rsidRDefault="009D4859" w:rsidP="00BC2B73">
      <w:pPr>
        <w:ind w:firstLine="0"/>
      </w:pPr>
    </w:p>
    <w:p w14:paraId="4C5BFB41" w14:textId="04C92F3B" w:rsidR="009D4859" w:rsidRPr="00180992" w:rsidRDefault="00BC546B" w:rsidP="004C52FA">
      <w:pPr>
        <w:pStyle w:val="Heading1"/>
      </w:pPr>
      <w:bookmarkStart w:id="1779" w:name="_Toc108268274"/>
      <w:r>
        <w:rPr>
          <w:sz w:val="40"/>
        </w:rPr>
        <w:t>2</w:t>
      </w:r>
      <w:r w:rsidR="00BB0397">
        <w:rPr>
          <w:sz w:val="40"/>
        </w:rPr>
        <w:t>5</w:t>
      </w:r>
      <w:r w:rsidR="009D4859" w:rsidRPr="00180992">
        <w:rPr>
          <w:color w:val="FFCC66"/>
          <w:sz w:val="40"/>
        </w:rPr>
        <w:t xml:space="preserve"> </w:t>
      </w:r>
      <w:r w:rsidR="00672B7E" w:rsidRPr="00672B7E">
        <w:t>Data Storage Confidentiality</w:t>
      </w:r>
      <w:bookmarkEnd w:id="1779"/>
    </w:p>
    <w:p w14:paraId="5327295C" w14:textId="1DA7750A" w:rsidR="009D4859" w:rsidRPr="00C11DBF" w:rsidRDefault="009D4859" w:rsidP="009D4859">
      <w:pPr>
        <w:shd w:val="clear" w:color="auto" w:fill="E7E6E6" w:themeFill="background2"/>
        <w:spacing w:after="0"/>
        <w:ind w:left="118"/>
        <w:rPr>
          <w:b/>
          <w:sz w:val="22"/>
        </w:rPr>
      </w:pPr>
      <w:r w:rsidRPr="00C11DBF">
        <w:rPr>
          <w:b/>
          <w:sz w:val="22"/>
        </w:rPr>
        <w:t xml:space="preserve">SmartMedic: Tablet </w:t>
      </w:r>
      <w:r w:rsidR="00B26EF8">
        <w:rPr>
          <w:b/>
          <w:sz w:val="22"/>
        </w:rPr>
        <w:t xml:space="preserve">and </w:t>
      </w:r>
      <w:r w:rsidR="00B26EF8" w:rsidRPr="00C11DBF">
        <w:rPr>
          <w:b/>
          <w:sz w:val="22"/>
        </w:rPr>
        <w:t>Nurse Station Application</w:t>
      </w:r>
    </w:p>
    <w:p w14:paraId="128BA142" w14:textId="6E7AD6DF" w:rsidR="00F26623" w:rsidRPr="008D391F" w:rsidDel="00DD654A" w:rsidRDefault="009D4859">
      <w:pPr>
        <w:spacing w:after="120"/>
        <w:ind w:left="129" w:hanging="14"/>
        <w:rPr>
          <w:del w:id="1780" w:author="Sai Praneetha Bhaskaruni" w:date="2022-03-25T12:08:00Z"/>
          <w:moveTo w:id="1781" w:author="Sai Praneetha Bhaskaruni" w:date="2022-03-25T12:05:00Z"/>
          <w:sz w:val="24"/>
          <w:szCs w:val="24"/>
        </w:rPr>
      </w:pPr>
      <w:r w:rsidRPr="00CA58F3">
        <w:rPr>
          <w:b/>
          <w:i/>
          <w:sz w:val="22"/>
        </w:rPr>
        <w:t>Existing Security Features:</w:t>
      </w:r>
      <w:r>
        <w:rPr>
          <w:i/>
          <w:sz w:val="22"/>
        </w:rPr>
        <w:t xml:space="preserve"> </w:t>
      </w:r>
      <w:ins w:id="1782" w:author="Sai Praneetha Bhaskaruni" w:date="2022-03-25T12:04:00Z">
        <w:r w:rsidR="005733E7">
          <w:rPr>
            <w:sz w:val="22"/>
            <w:szCs w:val="24"/>
          </w:rPr>
          <w:t>SmartMedic platform has weight &amp; position considered as data.</w:t>
        </w:r>
      </w:ins>
      <w:ins w:id="1783" w:author="Sai Praneetha Bhaskaruni" w:date="2022-03-25T12:05:00Z">
        <w:r w:rsidR="005733E7">
          <w:rPr>
            <w:sz w:val="22"/>
            <w:szCs w:val="24"/>
          </w:rPr>
          <w:t xml:space="preserve"> </w:t>
        </w:r>
        <w:r w:rsidR="005733E7">
          <w:rPr>
            <w:sz w:val="22"/>
          </w:rPr>
          <w:t xml:space="preserve">Patient </w:t>
        </w:r>
        <w:r w:rsidR="005733E7" w:rsidRPr="008D391F">
          <w:rPr>
            <w:sz w:val="22"/>
            <w:szCs w:val="24"/>
          </w:rPr>
          <w:t>details are anonymized and mapped to patient id</w:t>
        </w:r>
      </w:ins>
      <w:r w:rsidR="006D1389">
        <w:rPr>
          <w:sz w:val="22"/>
          <w:szCs w:val="24"/>
        </w:rPr>
        <w:t>.</w:t>
      </w:r>
      <w:ins w:id="1784" w:author="Sai Praneetha Bhaskaruni" w:date="2022-03-25T12:05:00Z">
        <w:r w:rsidR="005733E7" w:rsidRPr="008D391F">
          <w:rPr>
            <w:sz w:val="22"/>
            <w:szCs w:val="24"/>
          </w:rPr>
          <w:t xml:space="preserve"> </w:t>
        </w:r>
      </w:ins>
      <w:r w:rsidR="006D1389">
        <w:rPr>
          <w:sz w:val="22"/>
          <w:szCs w:val="24"/>
        </w:rPr>
        <w:t>U</w:t>
      </w:r>
      <w:ins w:id="1785" w:author="Sai Praneetha Bhaskaruni" w:date="2022-03-25T12:06:00Z">
        <w:r w:rsidR="007D42FB">
          <w:rPr>
            <w:sz w:val="22"/>
            <w:szCs w:val="24"/>
          </w:rPr>
          <w:t xml:space="preserve">sing </w:t>
        </w:r>
      </w:ins>
      <w:r w:rsidR="006D1389">
        <w:rPr>
          <w:sz w:val="22"/>
          <w:szCs w:val="24"/>
        </w:rPr>
        <w:t xml:space="preserve">the </w:t>
      </w:r>
      <w:ins w:id="1786" w:author="Sai Praneetha Bhaskaruni" w:date="2022-03-25T12:06:00Z">
        <w:r w:rsidR="007D42FB" w:rsidRPr="008D391F">
          <w:rPr>
            <w:sz w:val="22"/>
            <w:szCs w:val="24"/>
          </w:rPr>
          <w:t xml:space="preserve">patient </w:t>
        </w:r>
      </w:ins>
      <w:r w:rsidR="006D1389">
        <w:rPr>
          <w:sz w:val="22"/>
          <w:szCs w:val="24"/>
        </w:rPr>
        <w:t>id</w:t>
      </w:r>
      <w:r w:rsidR="00ED30F2">
        <w:rPr>
          <w:sz w:val="22"/>
          <w:szCs w:val="24"/>
        </w:rPr>
        <w:t>,</w:t>
      </w:r>
      <w:r w:rsidR="006D1389">
        <w:rPr>
          <w:sz w:val="22"/>
          <w:szCs w:val="24"/>
        </w:rPr>
        <w:t xml:space="preserve"> </w:t>
      </w:r>
      <w:ins w:id="1787" w:author="Sai Praneetha Bhaskaruni" w:date="2022-03-25T12:06:00Z">
        <w:r w:rsidR="007D42FB">
          <w:rPr>
            <w:sz w:val="22"/>
            <w:szCs w:val="24"/>
          </w:rPr>
          <w:t xml:space="preserve">personal </w:t>
        </w:r>
        <w:r w:rsidR="007D42FB" w:rsidRPr="008D391F">
          <w:rPr>
            <w:sz w:val="22"/>
            <w:szCs w:val="24"/>
          </w:rPr>
          <w:t xml:space="preserve">details </w:t>
        </w:r>
      </w:ins>
      <w:ins w:id="1788" w:author="Sai Praneetha Bhaskaruni" w:date="2022-03-25T12:05:00Z">
        <w:r w:rsidR="005733E7" w:rsidRPr="008D391F">
          <w:rPr>
            <w:sz w:val="22"/>
            <w:szCs w:val="24"/>
          </w:rPr>
          <w:t>can</w:t>
        </w:r>
        <w:r w:rsidR="005733E7">
          <w:rPr>
            <w:sz w:val="22"/>
            <w:szCs w:val="24"/>
          </w:rPr>
          <w:t>’t</w:t>
        </w:r>
        <w:r w:rsidR="005733E7" w:rsidRPr="008D391F">
          <w:rPr>
            <w:sz w:val="22"/>
            <w:szCs w:val="24"/>
          </w:rPr>
          <w:t xml:space="preserve"> be retrieved.</w:t>
        </w:r>
        <w:r w:rsidR="005733E7">
          <w:rPr>
            <w:sz w:val="22"/>
            <w:szCs w:val="24"/>
          </w:rPr>
          <w:t xml:space="preserve"> </w:t>
        </w:r>
      </w:ins>
      <w:moveToRangeStart w:id="1789" w:author="Sai Praneetha Bhaskaruni" w:date="2022-03-25T12:05:00Z" w:name="move99102325"/>
      <w:moveTo w:id="1790" w:author="Sai Praneetha Bhaskaruni" w:date="2022-03-25T12:05:00Z">
        <w:r w:rsidR="00F26623" w:rsidRPr="00A0310B">
          <w:rPr>
            <w:sz w:val="22"/>
          </w:rPr>
          <w:t xml:space="preserve">The data at rest </w:t>
        </w:r>
        <w:r w:rsidR="00F26623">
          <w:rPr>
            <w:sz w:val="22"/>
          </w:rPr>
          <w:t xml:space="preserve">is </w:t>
        </w:r>
        <w:r w:rsidR="00F26623" w:rsidRPr="00A0310B">
          <w:rPr>
            <w:sz w:val="22"/>
          </w:rPr>
          <w:t>encrypted using a strong encryption mechanism implemented within the SmartMedic solution, which safeguards the data from</w:t>
        </w:r>
      </w:moveTo>
      <w:ins w:id="1791" w:author="Sai Praneetha Bhaskaruni" w:date="2022-03-25T12:07:00Z">
        <w:r w:rsidR="00414BC1">
          <w:rPr>
            <w:sz w:val="22"/>
          </w:rPr>
          <w:t xml:space="preserve"> </w:t>
        </w:r>
      </w:ins>
      <w:moveTo w:id="1792" w:author="Sai Praneetha Bhaskaruni" w:date="2022-03-25T12:05:00Z">
        <w:del w:id="1793" w:author="Sai Praneetha Bhaskaruni" w:date="2022-03-25T12:07:00Z">
          <w:r w:rsidR="00F26623" w:rsidRPr="00A0310B" w:rsidDel="00414BC1">
            <w:rPr>
              <w:sz w:val="22"/>
            </w:rPr>
            <w:delText xml:space="preserve"> </w:delText>
          </w:r>
        </w:del>
      </w:moveTo>
      <w:ins w:id="1794" w:author="Sai Praneetha Bhaskaruni" w:date="2022-03-25T12:07:00Z">
        <w:r w:rsidR="00414BC1">
          <w:rPr>
            <w:sz w:val="22"/>
          </w:rPr>
          <w:t>unauthorized access</w:t>
        </w:r>
      </w:ins>
      <w:moveTo w:id="1795" w:author="Sai Praneetha Bhaskaruni" w:date="2022-03-25T12:05:00Z">
        <w:del w:id="1796" w:author="Sai Praneetha Bhaskaruni" w:date="2022-03-25T12:07:00Z">
          <w:r w:rsidR="00F26623" w:rsidRPr="00A0310B" w:rsidDel="00414BC1">
            <w:rPr>
              <w:sz w:val="22"/>
            </w:rPr>
            <w:delText>prying eyes</w:delText>
          </w:r>
        </w:del>
        <w:r w:rsidR="00F26623" w:rsidRPr="00A0310B">
          <w:rPr>
            <w:sz w:val="22"/>
          </w:rPr>
          <w:t xml:space="preserve">. </w:t>
        </w:r>
        <w:del w:id="1797" w:author="Sai Praneetha Bhaskaruni" w:date="2022-03-25T12:08:00Z">
          <w:r w:rsidR="00F26623" w:rsidRPr="00A0310B" w:rsidDel="00DD654A">
            <w:rPr>
              <w:sz w:val="22"/>
            </w:rPr>
            <w:delText>The ability of the device to ensure unauthorized access does not compromise the integrity and confidentiality of sensitive information stored on the device</w:delText>
          </w:r>
          <w:r w:rsidR="00F26623" w:rsidRPr="00420F77" w:rsidDel="00DD654A">
            <w:rPr>
              <w:sz w:val="22"/>
            </w:rPr>
            <w:delText>.</w:delText>
          </w:r>
          <w:r w:rsidR="00F26623" w:rsidDel="00DD654A">
            <w:rPr>
              <w:sz w:val="22"/>
            </w:rPr>
            <w:delText xml:space="preserve"> </w:delText>
          </w:r>
        </w:del>
      </w:moveTo>
    </w:p>
    <w:moveToRangeEnd w:id="1789"/>
    <w:p w14:paraId="6D5B6E65" w14:textId="35747C23" w:rsidR="005733E7" w:rsidRPr="008D391F" w:rsidRDefault="005733E7">
      <w:pPr>
        <w:spacing w:after="120"/>
        <w:ind w:left="129" w:hanging="14"/>
        <w:rPr>
          <w:ins w:id="1798" w:author="Sai Praneetha Bhaskaruni" w:date="2022-03-25T12:05:00Z"/>
          <w:sz w:val="24"/>
          <w:szCs w:val="24"/>
        </w:rPr>
      </w:pPr>
    </w:p>
    <w:p w14:paraId="77378DEE" w14:textId="1EED5968" w:rsidR="00E701E7" w:rsidRPr="00D04165" w:rsidDel="00F26623" w:rsidRDefault="00A0310B">
      <w:pPr>
        <w:spacing w:after="120"/>
        <w:ind w:left="129" w:hanging="14"/>
        <w:rPr>
          <w:moveFrom w:id="1799" w:author="Sai Praneetha Bhaskaruni" w:date="2022-03-25T12:05:00Z"/>
          <w:sz w:val="24"/>
          <w:szCs w:val="24"/>
          <w:rPrChange w:id="1800" w:author="Sai Praneetha Bhaskaruni" w:date="2022-03-25T12:01:00Z">
            <w:rPr>
              <w:moveFrom w:id="1801" w:author="Sai Praneetha Bhaskaruni" w:date="2022-03-25T12:05:00Z"/>
              <w:sz w:val="22"/>
            </w:rPr>
          </w:rPrChange>
        </w:rPr>
      </w:pPr>
      <w:moveFromRangeStart w:id="1802" w:author="Sai Praneetha Bhaskaruni" w:date="2022-03-25T12:05:00Z" w:name="move99102325"/>
      <w:moveFrom w:id="1803" w:author="Sai Praneetha Bhaskaruni" w:date="2022-03-25T12:05:00Z">
        <w:r w:rsidRPr="00A0310B" w:rsidDel="00F26623">
          <w:rPr>
            <w:sz w:val="22"/>
          </w:rPr>
          <w:t xml:space="preserve">The data at rest </w:t>
        </w:r>
        <w:r w:rsidR="00660562" w:rsidDel="00F26623">
          <w:rPr>
            <w:sz w:val="22"/>
          </w:rPr>
          <w:t xml:space="preserve">is </w:t>
        </w:r>
        <w:r w:rsidRPr="00A0310B" w:rsidDel="00F26623">
          <w:rPr>
            <w:sz w:val="22"/>
          </w:rPr>
          <w:t>encrypted using a strong encryption mechanism implemented within the SmartMedic solution, which safeguards the sensitive medical data from prying eyes. The ability of the device to ensure unauthorized access does not compromise the integrity and confidentiality of sensitive information stored on the device</w:t>
        </w:r>
        <w:r w:rsidR="009D4859" w:rsidRPr="00420F77" w:rsidDel="00F26623">
          <w:rPr>
            <w:sz w:val="22"/>
          </w:rPr>
          <w:t>.</w:t>
        </w:r>
        <w:r w:rsidR="00802104" w:rsidDel="00F26623">
          <w:rPr>
            <w:sz w:val="22"/>
          </w:rPr>
          <w:t xml:space="preserve"> </w:t>
        </w:r>
      </w:moveFrom>
    </w:p>
    <w:moveFromRangeEnd w:id="1802"/>
    <w:p w14:paraId="3978CD3D" w14:textId="696056AA" w:rsidR="009D4859" w:rsidRPr="00B26EF8" w:rsidRDefault="00CD012C" w:rsidP="009D4859">
      <w:pPr>
        <w:spacing w:after="120"/>
        <w:ind w:left="129" w:hanging="14"/>
        <w:rPr>
          <w:sz w:val="22"/>
        </w:rPr>
      </w:pPr>
      <w:r>
        <w:rPr>
          <w:b/>
          <w:i/>
          <w:sz w:val="22"/>
        </w:rPr>
        <w:t>Recommendation for customer (HDO)</w:t>
      </w:r>
      <w:r w:rsidR="009D4859" w:rsidRPr="00CA58F3">
        <w:rPr>
          <w:b/>
          <w:i/>
          <w:sz w:val="22"/>
        </w:rPr>
        <w:t>:</w:t>
      </w:r>
      <w:r w:rsidR="009D4859" w:rsidRPr="00CA58F3">
        <w:t xml:space="preserve"> </w:t>
      </w:r>
      <w:r w:rsidR="00660562">
        <w:rPr>
          <w:sz w:val="22"/>
        </w:rPr>
        <w:t>The c</w:t>
      </w:r>
      <w:r w:rsidR="00660562" w:rsidRPr="000453EB">
        <w:rPr>
          <w:sz w:val="22"/>
        </w:rPr>
        <w:t xml:space="preserve">ustomer </w:t>
      </w:r>
      <w:r w:rsidR="00B26EF8" w:rsidRPr="000453EB">
        <w:rPr>
          <w:sz w:val="22"/>
        </w:rPr>
        <w:t>only need</w:t>
      </w:r>
      <w:r w:rsidR="00660562">
        <w:rPr>
          <w:sz w:val="22"/>
        </w:rPr>
        <w:t>s</w:t>
      </w:r>
      <w:r w:rsidR="00B26EF8" w:rsidRPr="000453EB">
        <w:rPr>
          <w:sz w:val="22"/>
        </w:rPr>
        <w:t xml:space="preserve"> to provide the secure encrypted channel for the communication between the SmartMedic solution’s component i.e.</w:t>
      </w:r>
      <w:ins w:id="1804" w:author="Sai Praneetha Bhaskaruni" w:date="2022-03-25T12:09:00Z">
        <w:r w:rsidR="00DD7300">
          <w:rPr>
            <w:sz w:val="22"/>
          </w:rPr>
          <w:t>,</w:t>
        </w:r>
      </w:ins>
      <w:r w:rsidR="00B26EF8" w:rsidRPr="000453EB">
        <w:rPr>
          <w:sz w:val="22"/>
        </w:rPr>
        <w:t xml:space="preserve"> the tablet and </w:t>
      </w:r>
      <w:ins w:id="1805" w:author="Sai Praneetha Bhaskaruni" w:date="2022-03-25T12:09:00Z">
        <w:r w:rsidR="00DD7300">
          <w:rPr>
            <w:sz w:val="22"/>
          </w:rPr>
          <w:t xml:space="preserve">Stryker </w:t>
        </w:r>
      </w:ins>
      <w:del w:id="1806" w:author="Sai Praneetha Bhaskaruni" w:date="2022-03-25T12:09:00Z">
        <w:r w:rsidR="00B26EF8" w:rsidDel="00DD7300">
          <w:rPr>
            <w:sz w:val="22"/>
          </w:rPr>
          <w:delText xml:space="preserve">SmartMedic </w:delText>
        </w:r>
      </w:del>
      <w:r w:rsidR="00B26EF8">
        <w:rPr>
          <w:sz w:val="22"/>
        </w:rPr>
        <w:t>cloud</w:t>
      </w:r>
      <w:del w:id="1807" w:author="Sai Praneetha Bhaskaruni" w:date="2022-03-25T12:09:00Z">
        <w:r w:rsidR="00B26EF8" w:rsidDel="00DD7300">
          <w:rPr>
            <w:sz w:val="22"/>
          </w:rPr>
          <w:delText xml:space="preserve"> application</w:delText>
        </w:r>
      </w:del>
      <w:r w:rsidR="00B26EF8">
        <w:rPr>
          <w:sz w:val="22"/>
        </w:rPr>
        <w:t xml:space="preserve">. </w:t>
      </w:r>
      <w:r w:rsidR="00660562">
        <w:rPr>
          <w:sz w:val="22"/>
        </w:rPr>
        <w:t>It is a</w:t>
      </w:r>
      <w:r w:rsidR="00660562" w:rsidRPr="00A0310B">
        <w:rPr>
          <w:sz w:val="22"/>
        </w:rPr>
        <w:t xml:space="preserve">dvised </w:t>
      </w:r>
      <w:r w:rsidR="00660562">
        <w:rPr>
          <w:sz w:val="22"/>
        </w:rPr>
        <w:t>that</w:t>
      </w:r>
      <w:r w:rsidR="00B26EF8" w:rsidRPr="00A0310B">
        <w:rPr>
          <w:sz w:val="22"/>
        </w:rPr>
        <w:t xml:space="preserve"> </w:t>
      </w:r>
      <w:r w:rsidR="002F4C33" w:rsidRPr="00E43B74">
        <w:rPr>
          <w:sz w:val="22"/>
        </w:rPr>
        <w:t xml:space="preserve">the related </w:t>
      </w:r>
      <w:r w:rsidR="00B26EF8" w:rsidRPr="00E43B74">
        <w:rPr>
          <w:sz w:val="22"/>
        </w:rPr>
        <w:t>credential</w:t>
      </w:r>
      <w:r w:rsidR="00660562" w:rsidRPr="00E43B74">
        <w:rPr>
          <w:sz w:val="22"/>
        </w:rPr>
        <w:t>s</w:t>
      </w:r>
      <w:r w:rsidR="00B26EF8" w:rsidRPr="00A0310B">
        <w:rPr>
          <w:sz w:val="22"/>
        </w:rPr>
        <w:t xml:space="preserve"> </w:t>
      </w:r>
      <w:r w:rsidR="00660562">
        <w:rPr>
          <w:sz w:val="22"/>
        </w:rPr>
        <w:t xml:space="preserve">should not be shared </w:t>
      </w:r>
      <w:r w:rsidR="00B26EF8" w:rsidRPr="00A0310B">
        <w:rPr>
          <w:sz w:val="22"/>
        </w:rPr>
        <w:t>with anyone</w:t>
      </w:r>
      <w:r w:rsidR="00660562">
        <w:rPr>
          <w:sz w:val="22"/>
        </w:rPr>
        <w:t>.</w:t>
      </w:r>
    </w:p>
    <w:p w14:paraId="068A3214" w14:textId="77777777" w:rsidR="00A0310B" w:rsidRDefault="00A0310B" w:rsidP="00BC2B73">
      <w:pPr>
        <w:ind w:firstLine="0"/>
      </w:pPr>
    </w:p>
    <w:p w14:paraId="6CF2E623" w14:textId="721B8CE4" w:rsidR="00672B7E" w:rsidRPr="00180992" w:rsidRDefault="00BC546B" w:rsidP="004C52FA">
      <w:pPr>
        <w:pStyle w:val="Heading1"/>
      </w:pPr>
      <w:bookmarkStart w:id="1808" w:name="_Toc108268275"/>
      <w:r>
        <w:rPr>
          <w:sz w:val="40"/>
        </w:rPr>
        <w:t>2</w:t>
      </w:r>
      <w:r w:rsidR="00BB0397">
        <w:rPr>
          <w:sz w:val="40"/>
        </w:rPr>
        <w:t>6</w:t>
      </w:r>
      <w:r w:rsidR="00672B7E" w:rsidRPr="00180992">
        <w:rPr>
          <w:color w:val="FFCC66"/>
          <w:sz w:val="40"/>
        </w:rPr>
        <w:t xml:space="preserve"> </w:t>
      </w:r>
      <w:r w:rsidR="00672B7E" w:rsidRPr="00672B7E">
        <w:t>System and Application Hardening</w:t>
      </w:r>
      <w:bookmarkEnd w:id="1808"/>
    </w:p>
    <w:p w14:paraId="19C65BF4" w14:textId="0EF42096" w:rsidR="00672B7E" w:rsidRPr="00C11DBF" w:rsidRDefault="00672B7E" w:rsidP="00672B7E">
      <w:pPr>
        <w:shd w:val="clear" w:color="auto" w:fill="E7E6E6" w:themeFill="background2"/>
        <w:spacing w:after="0"/>
        <w:ind w:left="118"/>
        <w:rPr>
          <w:b/>
          <w:sz w:val="22"/>
        </w:rPr>
      </w:pPr>
      <w:r w:rsidRPr="00C11DBF">
        <w:rPr>
          <w:b/>
          <w:sz w:val="22"/>
        </w:rPr>
        <w:t>SmartMedic Solution Component</w:t>
      </w:r>
      <w:ins w:id="1809" w:author="Sai Praneetha Bhaskaruni" w:date="2022-03-25T10:05:00Z">
        <w:r w:rsidR="00BE5C63">
          <w:rPr>
            <w:b/>
            <w:sz w:val="22"/>
          </w:rPr>
          <w:t>s</w:t>
        </w:r>
      </w:ins>
      <w:r w:rsidRPr="00C11DBF">
        <w:rPr>
          <w:b/>
          <w:sz w:val="22"/>
        </w:rPr>
        <w:t>: Device</w:t>
      </w:r>
      <w:r w:rsidR="00CC1180">
        <w:rPr>
          <w:b/>
          <w:sz w:val="22"/>
        </w:rPr>
        <w:t xml:space="preserve">, Tablet &amp; </w:t>
      </w:r>
      <w:r w:rsidR="00CC1180" w:rsidRPr="00CC1180">
        <w:rPr>
          <w:b/>
          <w:sz w:val="22"/>
        </w:rPr>
        <w:t>Nurse Station Application</w:t>
      </w:r>
    </w:p>
    <w:p w14:paraId="631A681B" w14:textId="404C71EF" w:rsidR="00672B7E" w:rsidRDefault="00672B7E" w:rsidP="00676F6A">
      <w:pPr>
        <w:spacing w:after="120"/>
        <w:ind w:left="129" w:hanging="14"/>
        <w:rPr>
          <w:sz w:val="22"/>
        </w:rPr>
      </w:pPr>
      <w:r w:rsidRPr="00CA58F3">
        <w:rPr>
          <w:b/>
          <w:i/>
          <w:sz w:val="22"/>
        </w:rPr>
        <w:t>Existing Security Features:</w:t>
      </w:r>
      <w:r>
        <w:rPr>
          <w:i/>
          <w:sz w:val="22"/>
        </w:rPr>
        <w:t xml:space="preserve"> </w:t>
      </w:r>
      <w:r w:rsidR="00676F6A" w:rsidRPr="00676F6A">
        <w:rPr>
          <w:sz w:val="22"/>
        </w:rPr>
        <w:t>Stryker had performed the system and application security testing a</w:t>
      </w:r>
      <w:ins w:id="1810" w:author="Sai Praneetha Bhaskaruni" w:date="2022-03-25T12:20:00Z">
        <w:r w:rsidR="00A1657E">
          <w:rPr>
            <w:sz w:val="22"/>
          </w:rPr>
          <w:t>long with</w:t>
        </w:r>
      </w:ins>
      <w:del w:id="1811" w:author="Sai Praneetha Bhaskaruni" w:date="2022-03-25T12:20:00Z">
        <w:r w:rsidR="00676F6A" w:rsidRPr="00676F6A" w:rsidDel="00A1657E">
          <w:rPr>
            <w:sz w:val="22"/>
          </w:rPr>
          <w:delText>nd</w:delText>
        </w:r>
      </w:del>
      <w:r w:rsidR="00676F6A" w:rsidRPr="00676F6A">
        <w:rPr>
          <w:sz w:val="22"/>
        </w:rPr>
        <w:t xml:space="preserve"> secur</w:t>
      </w:r>
      <w:ins w:id="1812" w:author="Sai Praneetha Bhaskaruni" w:date="2022-03-25T12:11:00Z">
        <w:r w:rsidR="0024796E">
          <w:rPr>
            <w:sz w:val="22"/>
          </w:rPr>
          <w:t xml:space="preserve">e </w:t>
        </w:r>
      </w:ins>
      <w:del w:id="1813" w:author="Sai Praneetha Bhaskaruni" w:date="2022-03-25T12:11:00Z">
        <w:r w:rsidR="00676F6A" w:rsidRPr="00676F6A" w:rsidDel="0024796E">
          <w:rPr>
            <w:sz w:val="22"/>
          </w:rPr>
          <w:delText xml:space="preserve">ity </w:delText>
        </w:r>
      </w:del>
      <w:r w:rsidR="00676F6A" w:rsidRPr="00676F6A">
        <w:rPr>
          <w:sz w:val="22"/>
        </w:rPr>
        <w:t>code review</w:t>
      </w:r>
      <w:ins w:id="1814" w:author="Sai Praneetha Bhaskaruni" w:date="2022-03-25T12:26:00Z">
        <w:r w:rsidR="00867710">
          <w:rPr>
            <w:sz w:val="22"/>
          </w:rPr>
          <w:t xml:space="preserve"> </w:t>
        </w:r>
      </w:ins>
      <w:del w:id="1815" w:author="Sai Praneetha Bhaskaruni" w:date="2022-03-25T12:26:00Z">
        <w:r w:rsidR="00676F6A" w:rsidRPr="00676F6A" w:rsidDel="00867710">
          <w:rPr>
            <w:sz w:val="22"/>
          </w:rPr>
          <w:delText xml:space="preserve"> </w:delText>
        </w:r>
      </w:del>
      <w:r w:rsidR="00676F6A" w:rsidRPr="00676F6A">
        <w:rPr>
          <w:sz w:val="22"/>
        </w:rPr>
        <w:t xml:space="preserve">of SmartMedic </w:t>
      </w:r>
      <w:del w:id="1816" w:author="Sai Praneetha Bhaskaruni" w:date="2022-03-25T12:12:00Z">
        <w:r w:rsidR="00676F6A" w:rsidRPr="00676F6A" w:rsidDel="0024796E">
          <w:rPr>
            <w:sz w:val="22"/>
          </w:rPr>
          <w:delText>Device</w:delText>
        </w:r>
      </w:del>
      <w:ins w:id="1817" w:author="Sai Praneetha Bhaskaruni" w:date="2022-03-25T12:12:00Z">
        <w:r w:rsidR="0024796E">
          <w:rPr>
            <w:sz w:val="22"/>
          </w:rPr>
          <w:t>platform components</w:t>
        </w:r>
      </w:ins>
      <w:r w:rsidR="00676F6A" w:rsidRPr="00676F6A">
        <w:rPr>
          <w:sz w:val="22"/>
        </w:rPr>
        <w:t xml:space="preserve">. </w:t>
      </w:r>
      <w:ins w:id="1818" w:author="Sai Praneetha Bhaskaruni" w:date="2022-03-25T12:26:00Z">
        <w:r w:rsidR="00867710">
          <w:rPr>
            <w:sz w:val="22"/>
          </w:rPr>
          <w:t>The testing report has been evaluated to identify the exploited</w:t>
        </w:r>
      </w:ins>
      <w:ins w:id="1819" w:author="Sai Praneetha Bhaskaruni" w:date="2022-03-25T12:27:00Z">
        <w:r w:rsidR="00867710">
          <w:rPr>
            <w:sz w:val="22"/>
          </w:rPr>
          <w:t xml:space="preserve"> vulnerabilities</w:t>
        </w:r>
      </w:ins>
      <w:ins w:id="1820" w:author="Sai Praneetha Bhaskaruni" w:date="2022-03-25T12:26:00Z">
        <w:r w:rsidR="00867710">
          <w:rPr>
            <w:sz w:val="22"/>
          </w:rPr>
          <w:t xml:space="preserve"> &amp; provide</w:t>
        </w:r>
      </w:ins>
      <w:ins w:id="1821" w:author="Sai Praneetha Bhaskaruni" w:date="2022-03-25T12:27:00Z">
        <w:r w:rsidR="00867710">
          <w:rPr>
            <w:sz w:val="22"/>
          </w:rPr>
          <w:t>d the secure interfaces</w:t>
        </w:r>
      </w:ins>
      <w:ins w:id="1822" w:author="Sai Praneetha Bhaskaruni" w:date="2022-03-25T12:26:00Z">
        <w:r w:rsidR="00867710">
          <w:rPr>
            <w:sz w:val="22"/>
          </w:rPr>
          <w:t>.</w:t>
        </w:r>
      </w:ins>
      <w:ins w:id="1823" w:author="Sai Praneetha Bhaskaruni" w:date="2022-03-25T12:28:00Z">
        <w:r w:rsidR="00867710">
          <w:rPr>
            <w:sz w:val="22"/>
          </w:rPr>
          <w:t xml:space="preserve"> </w:t>
        </w:r>
        <w:r w:rsidR="00996641">
          <w:rPr>
            <w:sz w:val="22"/>
          </w:rPr>
          <w:t>The S</w:t>
        </w:r>
      </w:ins>
      <w:ins w:id="1824" w:author="Sai Praneetha Bhaskaruni" w:date="2022-03-25T12:31:00Z">
        <w:r w:rsidR="00834080">
          <w:rPr>
            <w:sz w:val="22"/>
          </w:rPr>
          <w:t>mart</w:t>
        </w:r>
      </w:ins>
      <w:ins w:id="1825" w:author="Sai Praneetha Bhaskaruni" w:date="2022-03-25T12:28:00Z">
        <w:r w:rsidR="00996641">
          <w:rPr>
            <w:sz w:val="22"/>
          </w:rPr>
          <w:t>M</w:t>
        </w:r>
      </w:ins>
      <w:ins w:id="1826" w:author="Sai Praneetha Bhaskaruni" w:date="2022-03-25T12:31:00Z">
        <w:r w:rsidR="00834080">
          <w:rPr>
            <w:sz w:val="22"/>
          </w:rPr>
          <w:t>edic</w:t>
        </w:r>
      </w:ins>
      <w:ins w:id="1827" w:author="Sai Praneetha Bhaskaruni" w:date="2022-03-25T12:28:00Z">
        <w:r w:rsidR="00996641">
          <w:rPr>
            <w:sz w:val="22"/>
          </w:rPr>
          <w:t xml:space="preserve"> device (tablet) has been </w:t>
        </w:r>
      </w:ins>
      <w:ins w:id="1828" w:author="Sai Praneetha Bhaskaruni" w:date="2022-03-25T12:30:00Z">
        <w:r w:rsidR="00996641">
          <w:rPr>
            <w:sz w:val="22"/>
          </w:rPr>
          <w:t>hardened</w:t>
        </w:r>
      </w:ins>
      <w:ins w:id="1829" w:author="Sai Praneetha Bhaskaruni" w:date="2022-03-25T12:28:00Z">
        <w:r w:rsidR="00996641">
          <w:rPr>
            <w:sz w:val="22"/>
          </w:rPr>
          <w:t xml:space="preserve"> to operate in Ki</w:t>
        </w:r>
      </w:ins>
      <w:ins w:id="1830" w:author="Sai Praneetha Bhaskaruni" w:date="2022-03-25T12:33:00Z">
        <w:r w:rsidR="00830FDF">
          <w:rPr>
            <w:sz w:val="22"/>
          </w:rPr>
          <w:t>os</w:t>
        </w:r>
      </w:ins>
      <w:ins w:id="1831" w:author="Sai Praneetha Bhaskaruni" w:date="2022-03-25T12:28:00Z">
        <w:r w:rsidR="00996641">
          <w:rPr>
            <w:sz w:val="22"/>
          </w:rPr>
          <w:t xml:space="preserve">k mode </w:t>
        </w:r>
      </w:ins>
      <w:ins w:id="1832" w:author="Sai Praneetha Bhaskaruni" w:date="2022-03-25T12:29:00Z">
        <w:r w:rsidR="00996641">
          <w:rPr>
            <w:sz w:val="22"/>
          </w:rPr>
          <w:t>and preconfigured with anti</w:t>
        </w:r>
      </w:ins>
      <w:ins w:id="1833" w:author="Sai Praneetha Bhaskaruni" w:date="2022-03-25T12:30:00Z">
        <w:r w:rsidR="00996641">
          <w:rPr>
            <w:sz w:val="22"/>
          </w:rPr>
          <w:t>-</w:t>
        </w:r>
      </w:ins>
      <w:ins w:id="1834" w:author="Sai Praneetha Bhaskaruni" w:date="2022-03-25T12:29:00Z">
        <w:r w:rsidR="00996641">
          <w:rPr>
            <w:sz w:val="22"/>
          </w:rPr>
          <w:t xml:space="preserve">malware </w:t>
        </w:r>
      </w:ins>
      <w:ins w:id="1835" w:author="Sai Praneetha Bhaskaruni" w:date="2022-03-25T12:30:00Z">
        <w:r w:rsidR="00996641">
          <w:rPr>
            <w:sz w:val="22"/>
          </w:rPr>
          <w:t xml:space="preserve">to identify </w:t>
        </w:r>
      </w:ins>
      <w:ins w:id="1836" w:author="Sai Praneetha Bhaskaruni" w:date="2022-03-25T12:29:00Z">
        <w:r w:rsidR="00996641">
          <w:rPr>
            <w:sz w:val="22"/>
          </w:rPr>
          <w:t>run time vulnerabilities</w:t>
        </w:r>
      </w:ins>
      <w:ins w:id="1837" w:author="Sai Praneetha Bhaskaruni" w:date="2022-03-25T12:28:00Z">
        <w:r w:rsidR="00996641">
          <w:rPr>
            <w:sz w:val="22"/>
          </w:rPr>
          <w:t>.</w:t>
        </w:r>
      </w:ins>
      <w:ins w:id="1838" w:author="Sai Praneetha Bhaskaruni" w:date="2022-03-25T12:29:00Z">
        <w:r w:rsidR="00996641">
          <w:rPr>
            <w:sz w:val="22"/>
          </w:rPr>
          <w:t xml:space="preserve"> </w:t>
        </w:r>
      </w:ins>
      <w:ins w:id="1839" w:author="Sai Praneetha Bhaskaruni" w:date="2022-03-25T12:14:00Z">
        <w:r w:rsidR="0050028D">
          <w:rPr>
            <w:sz w:val="22"/>
          </w:rPr>
          <w:t>It t</w:t>
        </w:r>
        <w:r w:rsidR="0050028D" w:rsidRPr="00BC3603">
          <w:rPr>
            <w:sz w:val="22"/>
          </w:rPr>
          <w:t xml:space="preserve">ransmits </w:t>
        </w:r>
      </w:ins>
      <w:ins w:id="1840" w:author="Sai Praneetha Bhaskaruni" w:date="2022-03-25T12:21:00Z">
        <w:r w:rsidR="002708C3">
          <w:rPr>
            <w:sz w:val="22"/>
          </w:rPr>
          <w:t xml:space="preserve">encrypted </w:t>
        </w:r>
      </w:ins>
      <w:ins w:id="1841" w:author="Sai Praneetha Bhaskaruni" w:date="2022-03-25T12:14:00Z">
        <w:r w:rsidR="0050028D" w:rsidRPr="00BC3603">
          <w:rPr>
            <w:sz w:val="22"/>
          </w:rPr>
          <w:t xml:space="preserve">data only via a point-to-point dedicated </w:t>
        </w:r>
      </w:ins>
      <w:ins w:id="1842" w:author="Sai Praneetha Bhaskaruni" w:date="2022-03-25T12:21:00Z">
        <w:r w:rsidR="002708C3">
          <w:rPr>
            <w:sz w:val="22"/>
          </w:rPr>
          <w:t xml:space="preserve">secure </w:t>
        </w:r>
      </w:ins>
      <w:ins w:id="1843" w:author="Sai Praneetha Bhaskaruni" w:date="2022-03-25T12:14:00Z">
        <w:r w:rsidR="0050028D" w:rsidRPr="00BC3603">
          <w:rPr>
            <w:sz w:val="22"/>
          </w:rPr>
          <w:t xml:space="preserve">channel between SmartMedic </w:t>
        </w:r>
        <w:r w:rsidR="0050028D">
          <w:rPr>
            <w:sz w:val="22"/>
          </w:rPr>
          <w:t>D</w:t>
        </w:r>
        <w:r w:rsidR="0050028D" w:rsidRPr="00BC3603">
          <w:rPr>
            <w:sz w:val="22"/>
          </w:rPr>
          <w:t>evice and Tablet</w:t>
        </w:r>
        <w:r w:rsidR="0050028D">
          <w:rPr>
            <w:sz w:val="22"/>
          </w:rPr>
          <w:t>.</w:t>
        </w:r>
        <w:r w:rsidR="0050028D" w:rsidRPr="00676F6A">
          <w:rPr>
            <w:sz w:val="22"/>
          </w:rPr>
          <w:t xml:space="preserve"> </w:t>
        </w:r>
      </w:ins>
      <w:del w:id="1844" w:author="Sai Praneetha Bhaskaruni" w:date="2022-03-25T12:30:00Z">
        <w:r w:rsidR="00676F6A" w:rsidRPr="00676F6A" w:rsidDel="001E14F1">
          <w:rPr>
            <w:sz w:val="22"/>
          </w:rPr>
          <w:delText xml:space="preserve">SmartMedic Device </w:delText>
        </w:r>
        <w:r w:rsidR="00660562" w:rsidDel="001E14F1">
          <w:rPr>
            <w:sz w:val="22"/>
          </w:rPr>
          <w:delText xml:space="preserve">is </w:delText>
        </w:r>
        <w:r w:rsidR="00676F6A" w:rsidRPr="00676F6A" w:rsidDel="001E14F1">
          <w:rPr>
            <w:sz w:val="22"/>
          </w:rPr>
          <w:delText>hardened by eliminating any vulnerability or flaw, which can lead to security issue</w:delText>
        </w:r>
        <w:r w:rsidR="00660562" w:rsidDel="001E14F1">
          <w:rPr>
            <w:sz w:val="22"/>
          </w:rPr>
          <w:delText>s</w:delText>
        </w:r>
        <w:r w:rsidR="00676F6A" w:rsidRPr="00676F6A" w:rsidDel="001E14F1">
          <w:rPr>
            <w:sz w:val="22"/>
          </w:rPr>
          <w:delText>.</w:delText>
        </w:r>
        <w:r w:rsidR="00676F6A" w:rsidDel="001E14F1">
          <w:rPr>
            <w:sz w:val="22"/>
          </w:rPr>
          <w:delText xml:space="preserve"> </w:delText>
        </w:r>
        <w:r w:rsidR="00676F6A" w:rsidRPr="00676F6A" w:rsidDel="001E14F1">
          <w:rPr>
            <w:sz w:val="22"/>
          </w:rPr>
          <w:delText>System hardening is a collection of tools, techniques, and best practices to reduce vulnerability in the application, systems, and other areas.</w:delText>
        </w:r>
        <w:r w:rsidR="00CC1180" w:rsidDel="001E14F1">
          <w:rPr>
            <w:sz w:val="22"/>
          </w:rPr>
          <w:delText xml:space="preserve"> </w:delText>
        </w:r>
        <w:r w:rsidR="00CC1180" w:rsidRPr="00BC3603" w:rsidDel="002400A6">
          <w:rPr>
            <w:sz w:val="22"/>
          </w:rPr>
          <w:delText xml:space="preserve">SmartMedic solution uses the strong secure communications protocol for communicating among the components. </w:delText>
        </w:r>
      </w:del>
      <w:r w:rsidR="00CC1180" w:rsidRPr="00BC3603">
        <w:rPr>
          <w:sz w:val="22"/>
        </w:rPr>
        <w:t xml:space="preserve">The </w:t>
      </w:r>
      <w:r w:rsidR="00395299">
        <w:rPr>
          <w:sz w:val="22"/>
        </w:rPr>
        <w:t xml:space="preserve">secure </w:t>
      </w:r>
      <w:del w:id="1845" w:author="Sai Praneetha Bhaskaruni" w:date="2022-03-25T12:31:00Z">
        <w:r w:rsidR="00CC1180" w:rsidRPr="00BC3603" w:rsidDel="002400A6">
          <w:rPr>
            <w:sz w:val="22"/>
          </w:rPr>
          <w:delText xml:space="preserve">ability </w:delText>
        </w:r>
      </w:del>
      <w:ins w:id="1846" w:author="Sai Praneetha Bhaskaruni" w:date="2022-03-25T12:31:00Z">
        <w:r w:rsidR="002400A6">
          <w:rPr>
            <w:sz w:val="22"/>
          </w:rPr>
          <w:t>design</w:t>
        </w:r>
        <w:r w:rsidR="00A30DD4">
          <w:rPr>
            <w:sz w:val="22"/>
          </w:rPr>
          <w:t xml:space="preserve"> </w:t>
        </w:r>
      </w:ins>
      <w:r w:rsidR="00CC1180" w:rsidRPr="00BC3603">
        <w:rPr>
          <w:sz w:val="22"/>
        </w:rPr>
        <w:t>of the SmartMedic solution ensure</w:t>
      </w:r>
      <w:r w:rsidR="0096458F">
        <w:rPr>
          <w:sz w:val="22"/>
        </w:rPr>
        <w:t>s</w:t>
      </w:r>
      <w:r w:rsidR="00CC1180" w:rsidRPr="00BC3603">
        <w:rPr>
          <w:sz w:val="22"/>
        </w:rPr>
        <w:t xml:space="preserve"> the confidentiality of transmitted information.</w:t>
      </w:r>
      <w:del w:id="1847" w:author="Sai Praneetha Bhaskaruni" w:date="2022-03-25T12:14:00Z">
        <w:r w:rsidR="00CC1180" w:rsidRPr="00BC3603" w:rsidDel="0050028D">
          <w:rPr>
            <w:sz w:val="22"/>
          </w:rPr>
          <w:delText xml:space="preserve"> </w:delText>
        </w:r>
        <w:r w:rsidR="0096458F" w:rsidDel="0050028D">
          <w:rPr>
            <w:sz w:val="22"/>
          </w:rPr>
          <w:delText>It t</w:delText>
        </w:r>
        <w:r w:rsidR="0096458F" w:rsidRPr="00BC3603" w:rsidDel="0050028D">
          <w:rPr>
            <w:sz w:val="22"/>
          </w:rPr>
          <w:delText xml:space="preserve">ransmits </w:delText>
        </w:r>
        <w:r w:rsidR="00CC1180" w:rsidRPr="00BC3603" w:rsidDel="0050028D">
          <w:rPr>
            <w:sz w:val="22"/>
          </w:rPr>
          <w:delText xml:space="preserve">sensitive data only via a point-to-point dedicated channel between SmartMedic </w:delText>
        </w:r>
        <w:r w:rsidR="0096458F" w:rsidDel="0050028D">
          <w:rPr>
            <w:sz w:val="22"/>
          </w:rPr>
          <w:delText>D</w:delText>
        </w:r>
        <w:r w:rsidR="0096458F" w:rsidRPr="00BC3603" w:rsidDel="0050028D">
          <w:rPr>
            <w:sz w:val="22"/>
          </w:rPr>
          <w:delText xml:space="preserve">evice </w:delText>
        </w:r>
        <w:r w:rsidR="00CC1180" w:rsidRPr="00BC3603" w:rsidDel="0050028D">
          <w:rPr>
            <w:sz w:val="22"/>
          </w:rPr>
          <w:delText>and Tablet</w:delText>
        </w:r>
      </w:del>
      <w:del w:id="1848" w:author="Sai Praneetha Bhaskaruni" w:date="2022-03-25T12:31:00Z">
        <w:r w:rsidR="00CC1180" w:rsidRPr="00BC3603" w:rsidDel="00727866">
          <w:rPr>
            <w:sz w:val="22"/>
          </w:rPr>
          <w:delText>.</w:delText>
        </w:r>
      </w:del>
    </w:p>
    <w:p w14:paraId="6896262A" w14:textId="0F2287F7" w:rsidR="00CC1180" w:rsidRPr="00676F6A" w:rsidRDefault="00CD012C" w:rsidP="00CC1180">
      <w:pPr>
        <w:ind w:firstLine="0"/>
        <w:rPr>
          <w:sz w:val="22"/>
        </w:rPr>
      </w:pPr>
      <w:r>
        <w:rPr>
          <w:b/>
          <w:i/>
          <w:sz w:val="22"/>
        </w:rPr>
        <w:t>Recommendation for customer (HDO)</w:t>
      </w:r>
      <w:r w:rsidR="00672B7E" w:rsidRPr="00CA58F3">
        <w:rPr>
          <w:b/>
          <w:i/>
          <w:sz w:val="22"/>
        </w:rPr>
        <w:t>:</w:t>
      </w:r>
      <w:r w:rsidR="00672B7E" w:rsidRPr="00CA58F3">
        <w:t xml:space="preserve"> </w:t>
      </w:r>
      <w:del w:id="1849" w:author="Sai Praneetha Bhaskaruni" w:date="2022-03-25T12:34:00Z">
        <w:r w:rsidR="0096458F" w:rsidRPr="006249E5" w:rsidDel="00232794">
          <w:rPr>
            <w:iCs/>
          </w:rPr>
          <w:delText>The c</w:delText>
        </w:r>
        <w:r w:rsidR="00672B7E" w:rsidRPr="006249E5" w:rsidDel="00232794">
          <w:rPr>
            <w:iCs/>
            <w:sz w:val="22"/>
          </w:rPr>
          <w:delText xml:space="preserve">ustomer </w:delText>
        </w:r>
        <w:r w:rsidR="0096458F" w:rsidRPr="006249E5" w:rsidDel="00232794">
          <w:rPr>
            <w:iCs/>
            <w:sz w:val="22"/>
          </w:rPr>
          <w:delText xml:space="preserve">is not </w:delText>
        </w:r>
        <w:r w:rsidR="00CC1180" w:rsidRPr="006249E5" w:rsidDel="00232794">
          <w:rPr>
            <w:iCs/>
            <w:sz w:val="22"/>
          </w:rPr>
          <w:delText>allowed to access SmartMedic device</w:delText>
        </w:r>
        <w:r w:rsidR="00672B7E" w:rsidRPr="00232794" w:rsidDel="00232794">
          <w:rPr>
            <w:iCs/>
            <w:sz w:val="22"/>
            <w:rPrChange w:id="1850" w:author="Sai Praneetha Bhaskaruni" w:date="2022-03-25T12:34:00Z">
              <w:rPr>
                <w:i/>
                <w:sz w:val="22"/>
              </w:rPr>
            </w:rPrChange>
          </w:rPr>
          <w:delText>.</w:delText>
        </w:r>
        <w:r w:rsidR="00CC1180" w:rsidRPr="00232794" w:rsidDel="00232794">
          <w:rPr>
            <w:iCs/>
            <w:sz w:val="22"/>
            <w:rPrChange w:id="1851" w:author="Sai Praneetha Bhaskaruni" w:date="2022-03-25T12:34:00Z">
              <w:rPr>
                <w:i/>
                <w:sz w:val="22"/>
              </w:rPr>
            </w:rPrChange>
          </w:rPr>
          <w:delText xml:space="preserve"> </w:delText>
        </w:r>
      </w:del>
      <w:ins w:id="1852" w:author="Sai Praneetha Bhaskaruni" w:date="2022-03-25T12:36:00Z">
        <w:r w:rsidR="0088391A">
          <w:t>C</w:t>
        </w:r>
        <w:r w:rsidR="0088391A" w:rsidRPr="000F24D0">
          <w:rPr>
            <w:sz w:val="22"/>
          </w:rPr>
          <w:t>ustomer</w:t>
        </w:r>
        <w:r w:rsidR="0088391A">
          <w:rPr>
            <w:sz w:val="22"/>
          </w:rPr>
          <w:t xml:space="preserve"> (HDOs) responsibility to be aware and train the appropriate user</w:t>
        </w:r>
      </w:ins>
      <w:del w:id="1853" w:author="Sai Praneetha Bhaskaruni" w:date="2022-03-25T12:36:00Z">
        <w:r w:rsidR="0096458F" w:rsidRPr="00232794" w:rsidDel="0088391A">
          <w:rPr>
            <w:iCs/>
            <w:sz w:val="22"/>
            <w:rPrChange w:id="1854" w:author="Sai Praneetha Bhaskaruni" w:date="2022-03-25T12:34:00Z">
              <w:rPr>
                <w:i/>
                <w:sz w:val="22"/>
              </w:rPr>
            </w:rPrChange>
          </w:rPr>
          <w:delText>The</w:delText>
        </w:r>
        <w:r w:rsidR="0096458F" w:rsidDel="0088391A">
          <w:rPr>
            <w:i/>
            <w:sz w:val="22"/>
          </w:rPr>
          <w:delText xml:space="preserve"> c</w:delText>
        </w:r>
        <w:r w:rsidR="00A0310B" w:rsidRPr="00A0310B" w:rsidDel="0088391A">
          <w:rPr>
            <w:sz w:val="22"/>
          </w:rPr>
          <w:delText xml:space="preserve">ustomer </w:delText>
        </w:r>
      </w:del>
      <w:del w:id="1855" w:author="Sai Praneetha Bhaskaruni" w:date="2022-03-25T12:35:00Z">
        <w:r w:rsidR="0096458F" w:rsidDel="001B7488">
          <w:rPr>
            <w:sz w:val="22"/>
          </w:rPr>
          <w:delText>is</w:delText>
        </w:r>
      </w:del>
      <w:del w:id="1856" w:author="Sai Praneetha Bhaskaruni" w:date="2022-03-25T12:36:00Z">
        <w:r w:rsidR="0096458F" w:rsidDel="0088391A">
          <w:rPr>
            <w:sz w:val="22"/>
          </w:rPr>
          <w:delText xml:space="preserve"> </w:delText>
        </w:r>
        <w:r w:rsidR="00A0310B" w:rsidRPr="00A0310B" w:rsidDel="0088391A">
          <w:rPr>
            <w:sz w:val="22"/>
          </w:rPr>
          <w:delText>aware and train</w:delText>
        </w:r>
        <w:r w:rsidR="0096458F" w:rsidDel="0088391A">
          <w:rPr>
            <w:sz w:val="22"/>
          </w:rPr>
          <w:delText>s</w:delText>
        </w:r>
        <w:r w:rsidR="00A0310B" w:rsidRPr="00A0310B" w:rsidDel="0088391A">
          <w:rPr>
            <w:sz w:val="22"/>
          </w:rPr>
          <w:delText xml:space="preserve"> the user that all network connections </w:delText>
        </w:r>
        <w:r w:rsidR="0096458F" w:rsidDel="0088391A">
          <w:rPr>
            <w:sz w:val="22"/>
          </w:rPr>
          <w:delText xml:space="preserve">are </w:delText>
        </w:r>
        <w:r w:rsidR="00A0310B" w:rsidRPr="00A0310B" w:rsidDel="0088391A">
          <w:rPr>
            <w:sz w:val="22"/>
          </w:rPr>
          <w:delText>considered in determining appropriate security controls</w:delText>
        </w:r>
      </w:del>
      <w:r w:rsidR="00A0310B" w:rsidRPr="00A0310B">
        <w:rPr>
          <w:sz w:val="22"/>
        </w:rPr>
        <w:t>. The customer will provide the secure encrypted channel such as wireless connection like Wi-Fi (consider authentication protocols supported, such as WPA2 EAP-TLS) for the communication between the SmartMedic solution’s components i.e. the tablet and Stryker cloud</w:t>
      </w:r>
      <w:r w:rsidR="0096458F">
        <w:rPr>
          <w:sz w:val="22"/>
        </w:rPr>
        <w:t>, e</w:t>
      </w:r>
      <w:r w:rsidR="00CC1180" w:rsidRPr="00676F6A">
        <w:rPr>
          <w:sz w:val="22"/>
        </w:rPr>
        <w:t xml:space="preserve">nsure the firewall </w:t>
      </w:r>
      <w:r w:rsidR="0096458F">
        <w:rPr>
          <w:sz w:val="22"/>
        </w:rPr>
        <w:t xml:space="preserve">is </w:t>
      </w:r>
      <w:r w:rsidR="00CC1180" w:rsidRPr="00676F6A">
        <w:rPr>
          <w:sz w:val="22"/>
        </w:rPr>
        <w:t>properly configured and that all rules are regularly audited; secure remote access points and users; block any unused or unneeded open network ports; disable and remove unnecessary protocols and services; implement access lists; encrypt network traffic.</w:t>
      </w:r>
    </w:p>
    <w:p w14:paraId="1EF2BF29" w14:textId="4F172AC3" w:rsidR="00672B7E" w:rsidRDefault="00672B7E" w:rsidP="00672B7E">
      <w:pPr>
        <w:spacing w:after="120"/>
        <w:ind w:left="129" w:hanging="14"/>
        <w:rPr>
          <w:sz w:val="22"/>
        </w:rPr>
      </w:pPr>
      <w:r w:rsidRPr="00530651">
        <w:rPr>
          <w:sz w:val="22"/>
        </w:rPr>
        <w:lastRenderedPageBreak/>
        <w:t xml:space="preserve">Stryker’s customer can access the Nurse Station web application using the </w:t>
      </w:r>
      <w:del w:id="1857" w:author="Sai Praneetha Bhaskaruni" w:date="2022-03-24T17:32:00Z">
        <w:r w:rsidRPr="00530651" w:rsidDel="00DE3039">
          <w:rPr>
            <w:sz w:val="22"/>
          </w:rPr>
          <w:delText xml:space="preserve">credentials </w:delText>
        </w:r>
      </w:del>
      <w:ins w:id="1858" w:author="Sai Praneetha Bhaskaruni" w:date="2022-03-24T17:32:00Z">
        <w:r w:rsidR="00DE3039">
          <w:rPr>
            <w:sz w:val="22"/>
          </w:rPr>
          <w:t>unique id</w:t>
        </w:r>
        <w:r w:rsidR="00DE3039" w:rsidRPr="00530651">
          <w:rPr>
            <w:sz w:val="22"/>
          </w:rPr>
          <w:t xml:space="preserve"> </w:t>
        </w:r>
      </w:ins>
      <w:r w:rsidRPr="00530651">
        <w:rPr>
          <w:sz w:val="22"/>
        </w:rPr>
        <w:t>provided by Stryker</w:t>
      </w:r>
      <w:r>
        <w:rPr>
          <w:sz w:val="22"/>
        </w:rPr>
        <w:t>.</w:t>
      </w:r>
      <w:r w:rsidR="00676F6A">
        <w:rPr>
          <w:sz w:val="22"/>
        </w:rPr>
        <w:t xml:space="preserve"> </w:t>
      </w:r>
      <w:r w:rsidR="0096458F">
        <w:rPr>
          <w:sz w:val="22"/>
        </w:rPr>
        <w:t>It is a</w:t>
      </w:r>
      <w:r w:rsidR="0096458F" w:rsidRPr="00A0310B">
        <w:rPr>
          <w:sz w:val="22"/>
        </w:rPr>
        <w:t xml:space="preserve">dvised </w:t>
      </w:r>
      <w:r w:rsidR="0096458F">
        <w:rPr>
          <w:sz w:val="22"/>
        </w:rPr>
        <w:t>that</w:t>
      </w:r>
      <w:r w:rsidR="0096458F" w:rsidRPr="00A0310B">
        <w:rPr>
          <w:sz w:val="22"/>
        </w:rPr>
        <w:t xml:space="preserve"> </w:t>
      </w:r>
      <w:ins w:id="1859" w:author="Sai Praneetha Bhaskaruni" w:date="2022-03-25T12:37:00Z">
        <w:r w:rsidR="00AC2708">
          <w:rPr>
            <w:sz w:val="22"/>
          </w:rPr>
          <w:t xml:space="preserve">authentication </w:t>
        </w:r>
      </w:ins>
      <w:del w:id="1860" w:author="Sai Praneetha Bhaskaruni" w:date="2022-03-25T12:37:00Z">
        <w:r w:rsidR="0096458F" w:rsidRPr="00A0310B" w:rsidDel="00AC2708">
          <w:rPr>
            <w:sz w:val="22"/>
          </w:rPr>
          <w:delText xml:space="preserve">personal </w:delText>
        </w:r>
      </w:del>
      <w:r w:rsidR="0096458F" w:rsidRPr="00A0310B">
        <w:rPr>
          <w:sz w:val="22"/>
        </w:rPr>
        <w:t>credential</w:t>
      </w:r>
      <w:r w:rsidR="0096458F">
        <w:rPr>
          <w:sz w:val="22"/>
        </w:rPr>
        <w:t>s</w:t>
      </w:r>
      <w:r w:rsidR="0096458F" w:rsidRPr="00A0310B">
        <w:rPr>
          <w:sz w:val="22"/>
        </w:rPr>
        <w:t xml:space="preserve"> </w:t>
      </w:r>
      <w:r w:rsidR="0096458F">
        <w:rPr>
          <w:sz w:val="22"/>
        </w:rPr>
        <w:t xml:space="preserve">should not be shared </w:t>
      </w:r>
      <w:r w:rsidR="0096458F" w:rsidRPr="00A0310B">
        <w:rPr>
          <w:sz w:val="22"/>
        </w:rPr>
        <w:t>with anyone</w:t>
      </w:r>
      <w:ins w:id="1861" w:author="Sai Praneetha Bhaskaruni" w:date="2022-03-25T12:37:00Z">
        <w:r w:rsidR="00AC2708">
          <w:rPr>
            <w:sz w:val="22"/>
          </w:rPr>
          <w:t xml:space="preserve"> who is not </w:t>
        </w:r>
      </w:ins>
      <w:ins w:id="1862" w:author="Sai Praneetha Bhaskaruni" w:date="2022-03-25T12:38:00Z">
        <w:r w:rsidR="00AC2708">
          <w:rPr>
            <w:sz w:val="22"/>
          </w:rPr>
          <w:t xml:space="preserve">HDO </w:t>
        </w:r>
      </w:ins>
      <w:ins w:id="1863" w:author="Sai Praneetha Bhaskaruni" w:date="2022-03-25T12:37:00Z">
        <w:r w:rsidR="00AC2708">
          <w:rPr>
            <w:sz w:val="22"/>
          </w:rPr>
          <w:t>related</w:t>
        </w:r>
      </w:ins>
      <w:r w:rsidR="0096458F">
        <w:rPr>
          <w:sz w:val="22"/>
        </w:rPr>
        <w:t>.</w:t>
      </w:r>
    </w:p>
    <w:p w14:paraId="3B19F444" w14:textId="79551A40" w:rsidR="00672B7E" w:rsidRPr="00180992" w:rsidRDefault="00BC546B" w:rsidP="004C52FA">
      <w:pPr>
        <w:pStyle w:val="Heading1"/>
      </w:pPr>
      <w:bookmarkStart w:id="1864" w:name="_Toc108268276"/>
      <w:r>
        <w:rPr>
          <w:sz w:val="40"/>
        </w:rPr>
        <w:t>2</w:t>
      </w:r>
      <w:r w:rsidR="00BB0397">
        <w:rPr>
          <w:sz w:val="40"/>
        </w:rPr>
        <w:t>7</w:t>
      </w:r>
      <w:r w:rsidR="00672B7E" w:rsidRPr="00180992">
        <w:rPr>
          <w:color w:val="FFCC66"/>
          <w:sz w:val="40"/>
        </w:rPr>
        <w:t xml:space="preserve"> </w:t>
      </w:r>
      <w:r w:rsidR="001A0B74" w:rsidRPr="001A0B74">
        <w:t>Physical Locks</w:t>
      </w:r>
      <w:bookmarkEnd w:id="1864"/>
    </w:p>
    <w:p w14:paraId="21CCD2DC" w14:textId="78E90DC2" w:rsidR="00672B7E" w:rsidRDefault="0060199F" w:rsidP="0060199F">
      <w:pPr>
        <w:ind w:firstLine="0"/>
      </w:pPr>
      <w:r>
        <w:rPr>
          <w:b/>
          <w:i/>
          <w:sz w:val="22"/>
        </w:rPr>
        <w:t>Recommendation for customer (HDO)</w:t>
      </w:r>
      <w:r w:rsidRPr="00530651">
        <w:rPr>
          <w:b/>
          <w:i/>
          <w:sz w:val="22"/>
        </w:rPr>
        <w:t>:</w:t>
      </w:r>
      <w:r w:rsidRPr="00CA58F3">
        <w:rPr>
          <w:sz w:val="22"/>
        </w:rPr>
        <w:t xml:space="preserve"> </w:t>
      </w:r>
      <w:r w:rsidR="0096458F">
        <w:rPr>
          <w:sz w:val="22"/>
        </w:rPr>
        <w:t xml:space="preserve">The </w:t>
      </w:r>
      <w:r w:rsidRPr="0060199F">
        <w:rPr>
          <w:sz w:val="22"/>
        </w:rPr>
        <w:t xml:space="preserve">Tablet is placed inside </w:t>
      </w:r>
      <w:r w:rsidR="0096458F">
        <w:rPr>
          <w:sz w:val="22"/>
        </w:rPr>
        <w:t>an</w:t>
      </w:r>
      <w:r w:rsidR="0096458F" w:rsidRPr="0060199F">
        <w:rPr>
          <w:sz w:val="22"/>
        </w:rPr>
        <w:t xml:space="preserve"> </w:t>
      </w:r>
      <w:r w:rsidRPr="0060199F">
        <w:rPr>
          <w:sz w:val="22"/>
        </w:rPr>
        <w:t>enclosure. Access to t</w:t>
      </w:r>
      <w:r w:rsidR="0096458F">
        <w:rPr>
          <w:sz w:val="22"/>
        </w:rPr>
        <w:t>he T</w:t>
      </w:r>
      <w:r w:rsidRPr="0060199F">
        <w:rPr>
          <w:sz w:val="22"/>
        </w:rPr>
        <w:t>ablet is only provid</w:t>
      </w:r>
      <w:r>
        <w:rPr>
          <w:sz w:val="22"/>
        </w:rPr>
        <w:t xml:space="preserve">ed to Stryker Service Personnel. </w:t>
      </w:r>
      <w:r w:rsidRPr="0060199F">
        <w:rPr>
          <w:sz w:val="22"/>
        </w:rPr>
        <w:t xml:space="preserve">The management of physical security aspects of the HDO's IT system, networks and other configuration items is a key responsibility of the HDO's </w:t>
      </w:r>
      <w:del w:id="1865" w:author="Sai Praneetha Bhaskaruni" w:date="2022-03-24T17:30:00Z">
        <w:r w:rsidRPr="0060199F" w:rsidDel="00D35D93">
          <w:rPr>
            <w:sz w:val="22"/>
          </w:rPr>
          <w:delText xml:space="preserve"> </w:delText>
        </w:r>
      </w:del>
      <w:r w:rsidRPr="0060199F">
        <w:rPr>
          <w:sz w:val="22"/>
        </w:rPr>
        <w:t>IT network management.</w:t>
      </w:r>
    </w:p>
    <w:p w14:paraId="2429538D" w14:textId="2BBB27D4" w:rsidR="00E623C3" w:rsidRDefault="00E623C3">
      <w:pPr>
        <w:spacing w:after="0" w:line="292" w:lineRule="auto"/>
        <w:ind w:left="0" w:right="7" w:firstLine="0"/>
        <w:rPr>
          <w:b/>
          <w:i/>
        </w:rPr>
      </w:pPr>
    </w:p>
    <w:p w14:paraId="45F3BDA4" w14:textId="4831638F" w:rsidR="00A22982" w:rsidRDefault="00A22982">
      <w:pPr>
        <w:spacing w:after="0" w:line="292" w:lineRule="auto"/>
        <w:ind w:left="0" w:right="7" w:firstLine="0"/>
        <w:rPr>
          <w:b/>
          <w:i/>
        </w:rPr>
      </w:pPr>
    </w:p>
    <w:p w14:paraId="19345575" w14:textId="47645F00" w:rsidR="00A22982" w:rsidRDefault="00A22982">
      <w:pPr>
        <w:spacing w:after="0" w:line="292" w:lineRule="auto"/>
        <w:ind w:left="0" w:right="7" w:firstLine="0"/>
        <w:rPr>
          <w:b/>
          <w:i/>
        </w:rPr>
      </w:pPr>
    </w:p>
    <w:p w14:paraId="0B8CE1FE" w14:textId="5A6C3BCC" w:rsidR="009B05B1" w:rsidRDefault="009B05B1">
      <w:pPr>
        <w:spacing w:after="0" w:line="292" w:lineRule="auto"/>
        <w:ind w:left="0" w:right="7" w:firstLine="0"/>
        <w:rPr>
          <w:b/>
          <w:i/>
        </w:rPr>
      </w:pPr>
    </w:p>
    <w:p w14:paraId="053EE66B" w14:textId="39B62BBB" w:rsidR="007B0A35" w:rsidRDefault="007B0A35">
      <w:pPr>
        <w:spacing w:after="0" w:line="292" w:lineRule="auto"/>
        <w:ind w:left="0" w:right="7" w:firstLine="0"/>
        <w:rPr>
          <w:b/>
          <w:i/>
        </w:rPr>
      </w:pPr>
    </w:p>
    <w:p w14:paraId="1CB86D04" w14:textId="77777777" w:rsidR="007B0A35" w:rsidRDefault="007B0A35">
      <w:pPr>
        <w:spacing w:after="0" w:line="292" w:lineRule="auto"/>
        <w:ind w:left="0" w:right="7" w:firstLine="0"/>
        <w:rPr>
          <w:b/>
          <w:i/>
        </w:rPr>
      </w:pPr>
    </w:p>
    <w:p w14:paraId="58D37F39" w14:textId="7735633F" w:rsidR="009B05B1" w:rsidRDefault="009B05B1">
      <w:pPr>
        <w:spacing w:after="0" w:line="292" w:lineRule="auto"/>
        <w:ind w:left="0" w:right="7" w:firstLine="0"/>
        <w:rPr>
          <w:b/>
          <w:i/>
        </w:rPr>
      </w:pPr>
    </w:p>
    <w:p w14:paraId="562D611F" w14:textId="182A0B2F" w:rsidR="009B05B1" w:rsidRDefault="009B05B1">
      <w:pPr>
        <w:spacing w:after="0" w:line="292" w:lineRule="auto"/>
        <w:ind w:left="0" w:right="7" w:firstLine="0"/>
        <w:rPr>
          <w:b/>
          <w:i/>
        </w:rPr>
      </w:pPr>
    </w:p>
    <w:p w14:paraId="1FFBCC9D" w14:textId="7616F87F" w:rsidR="009B05B1" w:rsidRDefault="009B05B1">
      <w:pPr>
        <w:spacing w:after="0" w:line="292" w:lineRule="auto"/>
        <w:ind w:left="0" w:right="7" w:firstLine="0"/>
        <w:rPr>
          <w:b/>
          <w:i/>
        </w:rPr>
      </w:pPr>
    </w:p>
    <w:p w14:paraId="6A482582" w14:textId="1684CB9E" w:rsidR="009B05B1" w:rsidRDefault="009B05B1">
      <w:pPr>
        <w:spacing w:after="0" w:line="292" w:lineRule="auto"/>
        <w:ind w:left="0" w:right="7" w:firstLine="0"/>
        <w:rPr>
          <w:b/>
          <w:i/>
        </w:rPr>
      </w:pPr>
    </w:p>
    <w:p w14:paraId="7F842F28" w14:textId="6F757775" w:rsidR="009B05B1" w:rsidRDefault="009B05B1">
      <w:pPr>
        <w:spacing w:after="0" w:line="292" w:lineRule="auto"/>
        <w:ind w:left="0" w:right="7" w:firstLine="0"/>
        <w:rPr>
          <w:b/>
          <w:i/>
        </w:rPr>
      </w:pPr>
    </w:p>
    <w:p w14:paraId="0874BBEB" w14:textId="282E3EAE" w:rsidR="009B05B1" w:rsidRDefault="009B05B1">
      <w:pPr>
        <w:spacing w:after="0" w:line="292" w:lineRule="auto"/>
        <w:ind w:left="0" w:right="7" w:firstLine="0"/>
        <w:rPr>
          <w:b/>
          <w:i/>
        </w:rPr>
      </w:pPr>
    </w:p>
    <w:p w14:paraId="112758D4" w14:textId="5760A1CB" w:rsidR="009B05B1" w:rsidRDefault="009B05B1">
      <w:pPr>
        <w:spacing w:after="0" w:line="292" w:lineRule="auto"/>
        <w:ind w:left="0" w:right="7" w:firstLine="0"/>
        <w:rPr>
          <w:b/>
          <w:i/>
        </w:rPr>
      </w:pPr>
    </w:p>
    <w:p w14:paraId="312BCE93" w14:textId="6B1D6550" w:rsidR="009B05B1" w:rsidRDefault="009B05B1">
      <w:pPr>
        <w:spacing w:after="0" w:line="292" w:lineRule="auto"/>
        <w:ind w:left="0" w:right="7" w:firstLine="0"/>
        <w:rPr>
          <w:b/>
          <w:i/>
        </w:rPr>
      </w:pPr>
    </w:p>
    <w:p w14:paraId="61C4AC8A" w14:textId="0573371D" w:rsidR="009B05B1" w:rsidRDefault="009B05B1">
      <w:pPr>
        <w:spacing w:after="0" w:line="292" w:lineRule="auto"/>
        <w:ind w:left="0" w:right="7" w:firstLine="0"/>
        <w:rPr>
          <w:b/>
          <w:i/>
        </w:rPr>
      </w:pPr>
    </w:p>
    <w:p w14:paraId="30160956" w14:textId="5A55A0C0" w:rsidR="009B05B1" w:rsidRDefault="009B05B1">
      <w:pPr>
        <w:spacing w:after="0" w:line="292" w:lineRule="auto"/>
        <w:ind w:left="0" w:right="7" w:firstLine="0"/>
        <w:rPr>
          <w:b/>
          <w:i/>
        </w:rPr>
      </w:pPr>
    </w:p>
    <w:p w14:paraId="2204D638" w14:textId="50B9258B" w:rsidR="009B05B1" w:rsidRDefault="009B05B1">
      <w:pPr>
        <w:spacing w:after="0" w:line="292" w:lineRule="auto"/>
        <w:ind w:left="0" w:right="7" w:firstLine="0"/>
        <w:rPr>
          <w:b/>
          <w:i/>
        </w:rPr>
      </w:pPr>
    </w:p>
    <w:p w14:paraId="69E21CA3" w14:textId="66C8B710" w:rsidR="009B05B1" w:rsidRDefault="009B05B1">
      <w:pPr>
        <w:spacing w:after="0" w:line="292" w:lineRule="auto"/>
        <w:ind w:left="0" w:right="7" w:firstLine="0"/>
        <w:rPr>
          <w:b/>
          <w:i/>
        </w:rPr>
      </w:pPr>
    </w:p>
    <w:p w14:paraId="3D23D1F4" w14:textId="6D3FAD83" w:rsidR="009B05B1" w:rsidRDefault="009B05B1">
      <w:pPr>
        <w:spacing w:after="0" w:line="292" w:lineRule="auto"/>
        <w:ind w:left="0" w:right="7" w:firstLine="0"/>
        <w:rPr>
          <w:b/>
          <w:i/>
        </w:rPr>
      </w:pPr>
    </w:p>
    <w:p w14:paraId="3EF06297" w14:textId="641E4C28" w:rsidR="009B05B1" w:rsidRDefault="009B05B1">
      <w:pPr>
        <w:spacing w:after="0" w:line="292" w:lineRule="auto"/>
        <w:ind w:left="0" w:right="7" w:firstLine="0"/>
        <w:rPr>
          <w:b/>
          <w:i/>
        </w:rPr>
      </w:pPr>
    </w:p>
    <w:p w14:paraId="795C8FAE" w14:textId="558BB68F" w:rsidR="009B05B1" w:rsidRDefault="009B05B1">
      <w:pPr>
        <w:spacing w:after="0" w:line="292" w:lineRule="auto"/>
        <w:ind w:left="0" w:right="7" w:firstLine="0"/>
        <w:rPr>
          <w:b/>
          <w:i/>
        </w:rPr>
      </w:pPr>
    </w:p>
    <w:p w14:paraId="6BE75C92" w14:textId="64CBB3B9" w:rsidR="009B05B1" w:rsidRDefault="009B05B1">
      <w:pPr>
        <w:spacing w:after="0" w:line="292" w:lineRule="auto"/>
        <w:ind w:left="0" w:right="7" w:firstLine="0"/>
        <w:rPr>
          <w:b/>
          <w:i/>
        </w:rPr>
      </w:pPr>
    </w:p>
    <w:p w14:paraId="75BAA8D7" w14:textId="0CEAC3C6" w:rsidR="009B05B1" w:rsidRDefault="009B05B1">
      <w:pPr>
        <w:spacing w:after="0" w:line="292" w:lineRule="auto"/>
        <w:ind w:left="0" w:right="7" w:firstLine="0"/>
        <w:rPr>
          <w:b/>
          <w:i/>
        </w:rPr>
      </w:pPr>
    </w:p>
    <w:p w14:paraId="256530A3" w14:textId="16CD9DF0" w:rsidR="007B0A35" w:rsidRDefault="007B0A35">
      <w:pPr>
        <w:spacing w:after="0" w:line="292" w:lineRule="auto"/>
        <w:ind w:left="0" w:right="7" w:firstLine="0"/>
        <w:rPr>
          <w:b/>
          <w:i/>
        </w:rPr>
      </w:pPr>
    </w:p>
    <w:p w14:paraId="6930C019" w14:textId="30506F9E" w:rsidR="007B0A35" w:rsidRDefault="007B0A35">
      <w:pPr>
        <w:spacing w:after="0" w:line="292" w:lineRule="auto"/>
        <w:ind w:left="0" w:right="7" w:firstLine="0"/>
        <w:rPr>
          <w:b/>
          <w:i/>
        </w:rPr>
      </w:pPr>
    </w:p>
    <w:p w14:paraId="18D6CE1A" w14:textId="77777777" w:rsidR="007B0A35" w:rsidRDefault="007B0A35">
      <w:pPr>
        <w:spacing w:after="0" w:line="292" w:lineRule="auto"/>
        <w:ind w:left="0" w:right="7" w:firstLine="0"/>
        <w:rPr>
          <w:b/>
          <w:i/>
        </w:rPr>
      </w:pPr>
    </w:p>
    <w:p w14:paraId="066BC210" w14:textId="099B89A8" w:rsidR="009B05B1" w:rsidRDefault="009B05B1">
      <w:pPr>
        <w:spacing w:after="0" w:line="292" w:lineRule="auto"/>
        <w:ind w:left="0" w:right="7" w:firstLine="0"/>
        <w:rPr>
          <w:b/>
          <w:i/>
        </w:rPr>
      </w:pPr>
    </w:p>
    <w:p w14:paraId="2EFC9865" w14:textId="3BF6035C" w:rsidR="009B05B1" w:rsidRDefault="009B05B1">
      <w:pPr>
        <w:spacing w:after="0" w:line="292" w:lineRule="auto"/>
        <w:ind w:left="0" w:right="7" w:firstLine="0"/>
        <w:rPr>
          <w:b/>
          <w:i/>
        </w:rPr>
      </w:pPr>
    </w:p>
    <w:p w14:paraId="67EBABF3" w14:textId="3F6D4650" w:rsidR="009B05B1" w:rsidRDefault="009B05B1">
      <w:pPr>
        <w:spacing w:after="0" w:line="292" w:lineRule="auto"/>
        <w:ind w:left="0" w:right="7" w:firstLine="0"/>
        <w:rPr>
          <w:b/>
          <w:i/>
        </w:rPr>
      </w:pPr>
    </w:p>
    <w:p w14:paraId="5E2F4619" w14:textId="77777777" w:rsidR="009B05B1" w:rsidRDefault="009B05B1">
      <w:pPr>
        <w:spacing w:after="0" w:line="292" w:lineRule="auto"/>
        <w:ind w:left="0" w:right="7" w:firstLine="0"/>
        <w:rPr>
          <w:b/>
          <w:i/>
        </w:rPr>
      </w:pPr>
    </w:p>
    <w:p w14:paraId="4D62A0FD" w14:textId="77777777" w:rsidR="00A22982" w:rsidRDefault="00A22982">
      <w:pPr>
        <w:spacing w:after="0" w:line="292" w:lineRule="auto"/>
        <w:ind w:left="0" w:right="7" w:firstLine="0"/>
        <w:rPr>
          <w:b/>
          <w:i/>
        </w:rPr>
      </w:pPr>
    </w:p>
    <w:p w14:paraId="3CF05CE0" w14:textId="2B463A92" w:rsidR="00B11510" w:rsidRPr="001A3A39" w:rsidRDefault="00446FC2">
      <w:pPr>
        <w:spacing w:after="0" w:line="292" w:lineRule="auto"/>
        <w:ind w:left="0" w:right="7" w:firstLine="0"/>
        <w:rPr>
          <w:strike/>
        </w:rPr>
      </w:pPr>
      <w:r w:rsidRPr="001A3A39">
        <w:rPr>
          <w:rFonts w:eastAsia="Calibri"/>
          <w:strike/>
          <w:noProof/>
          <w:color w:val="000000"/>
          <w:sz w:val="22"/>
        </w:rPr>
        <w:lastRenderedPageBreak/>
        <mc:AlternateContent>
          <mc:Choice Requires="wpg">
            <w:drawing>
              <wp:anchor distT="0" distB="0" distL="114300" distR="114300" simplePos="0" relativeHeight="251661312" behindDoc="0" locked="0" layoutInCell="1" allowOverlap="1" wp14:anchorId="6F1BDDED" wp14:editId="5AA8ED1F">
                <wp:simplePos x="0" y="0"/>
                <wp:positionH relativeFrom="page">
                  <wp:posOffset>7620</wp:posOffset>
                </wp:positionH>
                <wp:positionV relativeFrom="page">
                  <wp:posOffset>4427221</wp:posOffset>
                </wp:positionV>
                <wp:extent cx="7763257" cy="5173980"/>
                <wp:effectExtent l="0" t="0" r="9525" b="7620"/>
                <wp:wrapTopAndBottom/>
                <wp:docPr id="16132" name="Group 16132"/>
                <wp:cNvGraphicFramePr/>
                <a:graphic xmlns:a="http://schemas.openxmlformats.org/drawingml/2006/main">
                  <a:graphicData uri="http://schemas.microsoft.com/office/word/2010/wordprocessingGroup">
                    <wpg:wgp>
                      <wpg:cNvGrpSpPr/>
                      <wpg:grpSpPr>
                        <a:xfrm>
                          <a:off x="0" y="0"/>
                          <a:ext cx="7763257" cy="5173980"/>
                          <a:chOff x="-3301" y="-139743"/>
                          <a:chExt cx="7763257" cy="2206644"/>
                        </a:xfrm>
                      </wpg:grpSpPr>
                      <pic:pic xmlns:pic="http://schemas.openxmlformats.org/drawingml/2006/picture">
                        <pic:nvPicPr>
                          <pic:cNvPr id="16913" name="Picture 16913"/>
                          <pic:cNvPicPr/>
                        </pic:nvPicPr>
                        <pic:blipFill>
                          <a:blip r:embed="rId28"/>
                          <a:stretch>
                            <a:fillRect/>
                          </a:stretch>
                        </pic:blipFill>
                        <pic:spPr>
                          <a:xfrm>
                            <a:off x="-3301" y="-139743"/>
                            <a:ext cx="7763257" cy="2206644"/>
                          </a:xfrm>
                          <a:prstGeom prst="rect">
                            <a:avLst/>
                          </a:prstGeom>
                        </pic:spPr>
                      </pic:pic>
                      <wps:wsp>
                        <wps:cNvPr id="1050" name="Rectangle 1050"/>
                        <wps:cNvSpPr/>
                        <wps:spPr>
                          <a:xfrm>
                            <a:off x="-3301" y="508192"/>
                            <a:ext cx="7762493" cy="1503411"/>
                          </a:xfrm>
                          <a:prstGeom prst="rect">
                            <a:avLst/>
                          </a:prstGeom>
                          <a:ln>
                            <a:noFill/>
                          </a:ln>
                        </wps:spPr>
                        <wps:txbx>
                          <w:txbxContent>
                            <w:p w14:paraId="1A8A57E6" w14:textId="11650E44" w:rsidR="00DB2291" w:rsidRDefault="00DB2291" w:rsidP="00DB2291">
                              <w:pPr>
                                <w:spacing w:after="0"/>
                                <w:ind w:firstLine="720"/>
                                <w:rPr>
                                  <w:rFonts w:eastAsia="MHei" w:cstheme="minorHAnsi"/>
                                  <w:color w:val="FFFFFF" w:themeColor="background1"/>
                                </w:rPr>
                              </w:pPr>
                              <w:r>
                                <w:rPr>
                                  <w:noProof/>
                                  <w:lang w:val="en-IN" w:eastAsia="en-IN"/>
                                </w:rPr>
                                <w:drawing>
                                  <wp:inline distT="0" distB="0" distL="0" distR="0" wp14:anchorId="6CE0FC93" wp14:editId="0E46843F">
                                    <wp:extent cx="449580" cy="403860"/>
                                    <wp:effectExtent l="0" t="0" r="0" b="0"/>
                                    <wp:docPr id="26" name="Picture 13" descr="Icon&#10;&#10;Description automatically generated">
                                      <a:extLst xmlns:a="http://schemas.openxmlformats.org/drawingml/2006/main">
                                        <a:ext uri="{FF2B5EF4-FFF2-40B4-BE49-F238E27FC236}">
                                          <a16:creationId xmlns:a16="http://schemas.microsoft.com/office/drawing/2014/main" id="{6D58809B-DFF2-43B2-8EC5-714A0C1EB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con&#10;&#10;Description automatically generated">
                                              <a:extLst>
                                                <a:ext uri="{FF2B5EF4-FFF2-40B4-BE49-F238E27FC236}">
                                                  <a16:creationId xmlns:a16="http://schemas.microsoft.com/office/drawing/2014/main" id="{6D58809B-DFF2-43B2-8EC5-714A0C1EB330}"/>
                                                </a:ext>
                                              </a:extLst>
                                            </pic:cNvPr>
                                            <pic:cNvPicPr>
                                              <a:picLocks noChangeAspect="1"/>
                                            </pic:cNvPicPr>
                                          </pic:nvPicPr>
                                          <pic:blipFill rotWithShape="1">
                                            <a:blip r:embed="rId29">
                                              <a:extLst>
                                                <a:ext uri="{BEBA8EAE-BF5A-486C-A8C5-ECC9F3942E4B}">
                                                  <a14:imgProps xmlns:a14="http://schemas.microsoft.com/office/drawing/2010/main">
                                                    <a14:imgLayer r:embed="rId30">
                                                      <a14:imgEffect>
                                                        <a14:backgroundRemoval t="10000" b="90000" l="10000" r="90000"/>
                                                      </a14:imgEffect>
                                                    </a14:imgLayer>
                                                  </a14:imgProps>
                                                </a:ext>
                                              </a:extLst>
                                            </a:blip>
                                            <a:srcRect l="10405" t="-1" r="12862" b="7288"/>
                                            <a:stretch/>
                                          </pic:blipFill>
                                          <pic:spPr bwMode="auto">
                                            <a:xfrm>
                                              <a:off x="0" y="0"/>
                                              <a:ext cx="484214" cy="434972"/>
                                            </a:xfrm>
                                            <a:prstGeom prst="rect">
                                              <a:avLst/>
                                            </a:prstGeom>
                                            <a:ln>
                                              <a:noFill/>
                                            </a:ln>
                                            <a:extLst>
                                              <a:ext uri="{53640926-AAD7-44D8-BBD7-CCE9431645EC}">
                                                <a14:shadowObscured xmlns:a14="http://schemas.microsoft.com/office/drawing/2010/main"/>
                                              </a:ext>
                                            </a:extLst>
                                          </pic:spPr>
                                        </pic:pic>
                                      </a:graphicData>
                                    </a:graphic>
                                  </wp:inline>
                                </w:drawing>
                              </w:r>
                            </w:p>
                            <w:p w14:paraId="5CB11AFC" w14:textId="77777777" w:rsidR="00DB2291" w:rsidRDefault="00DB2291" w:rsidP="00DB2291">
                              <w:pPr>
                                <w:spacing w:after="0"/>
                                <w:ind w:firstLine="720"/>
                                <w:rPr>
                                  <w:rFonts w:eastAsia="MHei" w:cstheme="minorHAnsi"/>
                                  <w:color w:val="FFFFFF" w:themeColor="background1"/>
                                </w:rPr>
                              </w:pPr>
                            </w:p>
                            <w:p w14:paraId="2162C00C" w14:textId="485AC129" w:rsidR="00DB2291" w:rsidRPr="00600830" w:rsidRDefault="00DB2291" w:rsidP="00DB2291">
                              <w:pPr>
                                <w:spacing w:after="0"/>
                                <w:ind w:firstLine="720"/>
                                <w:rPr>
                                  <w:rFonts w:eastAsia="MHei" w:cstheme="minorHAnsi"/>
                                  <w:color w:val="FFFFFF" w:themeColor="background1"/>
                                </w:rPr>
                              </w:pPr>
                              <w:r w:rsidRPr="00600830">
                                <w:rPr>
                                  <w:rFonts w:eastAsia="MHei" w:cstheme="minorHAnsi"/>
                                  <w:color w:val="FFFFFF" w:themeColor="background1"/>
                                </w:rPr>
                                <w:t>Stryker Global Technology Center Pvt</w:t>
                              </w:r>
                              <w:r>
                                <w:rPr>
                                  <w:rFonts w:eastAsia="MHei" w:cstheme="minorHAnsi"/>
                                  <w:color w:val="FFFFFF" w:themeColor="background1"/>
                                </w:rPr>
                                <w:t xml:space="preserve"> </w:t>
                              </w:r>
                              <w:r w:rsidRPr="00600830">
                                <w:rPr>
                                  <w:rFonts w:eastAsia="MHei" w:cstheme="minorHAnsi"/>
                                  <w:color w:val="FFFFFF" w:themeColor="background1"/>
                                </w:rPr>
                                <w:t>Ltd,</w:t>
                              </w:r>
                            </w:p>
                            <w:p w14:paraId="646E612E" w14:textId="77777777" w:rsidR="00DB2291" w:rsidRPr="00600830" w:rsidRDefault="00DB2291" w:rsidP="00DB2291">
                              <w:pPr>
                                <w:spacing w:after="0"/>
                                <w:ind w:firstLine="720"/>
                                <w:rPr>
                                  <w:rFonts w:eastAsia="MHei" w:cstheme="minorHAnsi"/>
                                  <w:color w:val="FFFFFF" w:themeColor="background1"/>
                                </w:rPr>
                              </w:pPr>
                              <w:r w:rsidRPr="00600830">
                                <w:rPr>
                                  <w:rFonts w:eastAsia="MHei" w:cstheme="minorHAnsi"/>
                                  <w:color w:val="FFFFFF" w:themeColor="background1"/>
                                </w:rPr>
                                <w:t>Vatika Business Park,</w:t>
                              </w:r>
                              <w:r>
                                <w:rPr>
                                  <w:rFonts w:eastAsia="MHei" w:cstheme="minorHAnsi"/>
                                  <w:color w:val="FFFFFF" w:themeColor="background1"/>
                                </w:rPr>
                                <w:t xml:space="preserve"> </w:t>
                              </w:r>
                              <w:r w:rsidRPr="00600830">
                                <w:rPr>
                                  <w:rFonts w:eastAsia="MHei" w:cstheme="minorHAnsi"/>
                                  <w:color w:val="FFFFFF" w:themeColor="background1"/>
                                </w:rPr>
                                <w:t>10</w:t>
                              </w:r>
                              <w:r w:rsidRPr="00600830">
                                <w:rPr>
                                  <w:rFonts w:eastAsia="MHei" w:cstheme="minorHAnsi"/>
                                  <w:color w:val="FFFFFF" w:themeColor="background1"/>
                                  <w:vertAlign w:val="superscript"/>
                                </w:rPr>
                                <w:t>th</w:t>
                              </w:r>
                              <w:r w:rsidRPr="00600830">
                                <w:rPr>
                                  <w:rFonts w:eastAsia="MHei" w:cstheme="minorHAnsi"/>
                                  <w:color w:val="FFFFFF" w:themeColor="background1"/>
                                </w:rPr>
                                <w:t xml:space="preserve"> Floor, Block two,</w:t>
                              </w:r>
                            </w:p>
                            <w:p w14:paraId="7992FB3F" w14:textId="77777777" w:rsidR="00DB2291" w:rsidRPr="00600830" w:rsidRDefault="00DB2291" w:rsidP="00DB2291">
                              <w:pPr>
                                <w:spacing w:after="0"/>
                                <w:ind w:firstLine="720"/>
                                <w:rPr>
                                  <w:rFonts w:eastAsia="MHei" w:cstheme="minorHAnsi"/>
                                  <w:color w:val="FFFFFF" w:themeColor="background1"/>
                                </w:rPr>
                              </w:pPr>
                              <w:r w:rsidRPr="00600830">
                                <w:rPr>
                                  <w:rFonts w:eastAsia="MHei" w:cstheme="minorHAnsi"/>
                                  <w:color w:val="FFFFFF" w:themeColor="background1"/>
                                </w:rPr>
                                <w:t>Sohna-Gurgaon Rd, Sector 49, Gurugram</w:t>
                              </w:r>
                            </w:p>
                            <w:p w14:paraId="16BDA26A" w14:textId="77777777" w:rsidR="00DB2291" w:rsidRPr="00600830" w:rsidRDefault="00DB2291" w:rsidP="00DB2291">
                              <w:pPr>
                                <w:spacing w:after="0"/>
                                <w:ind w:firstLine="720"/>
                                <w:rPr>
                                  <w:rFonts w:eastAsia="MHei" w:cstheme="minorHAnsi"/>
                                  <w:color w:val="FFFFFF" w:themeColor="background1"/>
                                </w:rPr>
                              </w:pPr>
                              <w:r w:rsidRPr="00600830">
                                <w:rPr>
                                  <w:rFonts w:eastAsia="MHei" w:cstheme="minorHAnsi"/>
                                  <w:color w:val="FFFFFF" w:themeColor="background1"/>
                                </w:rPr>
                                <w:t>Haryana 122002</w:t>
                              </w:r>
                              <w:r>
                                <w:rPr>
                                  <w:rFonts w:eastAsia="MHei" w:cstheme="minorHAnsi"/>
                                  <w:color w:val="FFFFFF" w:themeColor="background1"/>
                                </w:rPr>
                                <w:t>, India</w:t>
                              </w:r>
                            </w:p>
                            <w:p w14:paraId="040C802C" w14:textId="77777777" w:rsidR="00DB2291" w:rsidRPr="00600830" w:rsidRDefault="00DB2291" w:rsidP="00DB2291">
                              <w:pPr>
                                <w:spacing w:after="0"/>
                                <w:rPr>
                                  <w:rFonts w:eastAsia="MHei" w:cstheme="minorHAnsi"/>
                                  <w:color w:val="FFFFFF" w:themeColor="background1"/>
                                  <w:szCs w:val="20"/>
                                </w:rPr>
                              </w:pPr>
                            </w:p>
                            <w:p w14:paraId="6E9DCC48" w14:textId="77777777" w:rsidR="00DB2291" w:rsidRPr="00600830" w:rsidRDefault="00DB2291" w:rsidP="00DB2291">
                              <w:pPr>
                                <w:spacing w:after="0"/>
                                <w:ind w:firstLine="720"/>
                                <w:rPr>
                                  <w:rFonts w:eastAsia="MHei" w:cstheme="minorHAnsi"/>
                                  <w:color w:val="FFFFFF" w:themeColor="background1"/>
                                </w:rPr>
                              </w:pPr>
                              <w:r w:rsidRPr="00600830">
                                <w:rPr>
                                  <w:rFonts w:eastAsia="MHei" w:cstheme="minorHAnsi"/>
                                  <w:b/>
                                  <w:bCs/>
                                  <w:color w:val="FFFFFF" w:themeColor="background1"/>
                                </w:rPr>
                                <w:t>Manufactured at</w:t>
                              </w:r>
                              <w:r w:rsidRPr="00600830">
                                <w:rPr>
                                  <w:rFonts w:eastAsia="MHei" w:cstheme="minorHAnsi"/>
                                  <w:color w:val="FFFFFF" w:themeColor="background1"/>
                                </w:rPr>
                                <w:t xml:space="preserve">: </w:t>
                              </w:r>
                            </w:p>
                            <w:p w14:paraId="36B2DE1E" w14:textId="77777777" w:rsidR="00DB2291" w:rsidRPr="00807F62" w:rsidRDefault="00DB2291" w:rsidP="00DB2291">
                              <w:pPr>
                                <w:spacing w:after="0"/>
                                <w:ind w:firstLine="720"/>
                                <w:rPr>
                                  <w:rFonts w:eastAsia="MHei" w:cstheme="minorHAnsi"/>
                                  <w:color w:val="FFFFFF" w:themeColor="background1"/>
                                </w:rPr>
                              </w:pPr>
                              <w:r w:rsidRPr="00807F62">
                                <w:rPr>
                                  <w:rFonts w:eastAsia="MHei" w:cstheme="minorHAnsi"/>
                                  <w:color w:val="FFFFFF" w:themeColor="background1"/>
                                </w:rPr>
                                <w:t xml:space="preserve">Plot </w:t>
                              </w:r>
                              <w:r>
                                <w:rPr>
                                  <w:rFonts w:eastAsia="MHei" w:cstheme="minorHAnsi"/>
                                  <w:color w:val="FFFFFF" w:themeColor="background1"/>
                                </w:rPr>
                                <w:t xml:space="preserve">No. </w:t>
                              </w:r>
                              <w:r w:rsidRPr="00807F62">
                                <w:rPr>
                                  <w:rFonts w:eastAsia="MHei" w:cstheme="minorHAnsi"/>
                                  <w:color w:val="FFFFFF" w:themeColor="background1"/>
                                </w:rPr>
                                <w:t>130, 4th Phase KIADB Industrial Area</w:t>
                              </w:r>
                            </w:p>
                            <w:p w14:paraId="06FFF766" w14:textId="77777777" w:rsidR="00DB2291" w:rsidRPr="00807F62" w:rsidRDefault="00DB2291" w:rsidP="00DB2291">
                              <w:pPr>
                                <w:spacing w:after="0"/>
                                <w:ind w:firstLine="720"/>
                                <w:rPr>
                                  <w:rFonts w:eastAsia="MHei" w:cstheme="minorHAnsi"/>
                                  <w:color w:val="FFFFFF" w:themeColor="background1"/>
                                </w:rPr>
                              </w:pPr>
                              <w:r w:rsidRPr="00807F62">
                                <w:rPr>
                                  <w:rFonts w:eastAsia="MHei" w:cstheme="minorHAnsi"/>
                                  <w:color w:val="FFFFFF" w:themeColor="background1"/>
                                </w:rPr>
                                <w:t>Bommasandra-Jigani Link Road</w:t>
                              </w:r>
                              <w:r>
                                <w:rPr>
                                  <w:rFonts w:eastAsia="MHei" w:cstheme="minorHAnsi"/>
                                  <w:color w:val="FFFFFF" w:themeColor="background1"/>
                                </w:rPr>
                                <w:t>,</w:t>
                              </w:r>
                              <w:r w:rsidRPr="00807F62">
                                <w:rPr>
                                  <w:rFonts w:eastAsia="MHei" w:cstheme="minorHAnsi"/>
                                  <w:color w:val="FFFFFF" w:themeColor="background1"/>
                                </w:rPr>
                                <w:t xml:space="preserve"> Bangalore</w:t>
                              </w:r>
                              <w:r>
                                <w:rPr>
                                  <w:rFonts w:eastAsia="MHei" w:cstheme="minorHAnsi"/>
                                  <w:color w:val="FFFFFF" w:themeColor="background1"/>
                                </w:rPr>
                                <w:t>, Karnataka</w:t>
                              </w:r>
                              <w:r w:rsidRPr="00807F62">
                                <w:rPr>
                                  <w:rFonts w:eastAsia="MHei" w:cstheme="minorHAnsi"/>
                                  <w:color w:val="FFFFFF" w:themeColor="background1"/>
                                </w:rPr>
                                <w:t xml:space="preserve"> 560 099</w:t>
                              </w:r>
                              <w:r>
                                <w:rPr>
                                  <w:rFonts w:eastAsia="MHei" w:cstheme="minorHAnsi"/>
                                  <w:color w:val="FFFFFF" w:themeColor="background1"/>
                                </w:rPr>
                                <w:t>,</w:t>
                              </w:r>
                              <w:r w:rsidRPr="00807F62">
                                <w:rPr>
                                  <w:rFonts w:eastAsia="MHei" w:cstheme="minorHAnsi"/>
                                  <w:color w:val="FFFFFF" w:themeColor="background1"/>
                                </w:rPr>
                                <w:t xml:space="preserve"> I</w:t>
                              </w:r>
                              <w:r>
                                <w:rPr>
                                  <w:rFonts w:eastAsia="MHei" w:cstheme="minorHAnsi"/>
                                  <w:color w:val="FFFFFF" w:themeColor="background1"/>
                                </w:rPr>
                                <w:t xml:space="preserve">ndia </w:t>
                              </w:r>
                            </w:p>
                            <w:p w14:paraId="24C2B702" w14:textId="77777777" w:rsidR="00DB2291" w:rsidRPr="00600830" w:rsidRDefault="00DB2291" w:rsidP="00DB2291">
                              <w:pPr>
                                <w:spacing w:after="0"/>
                                <w:rPr>
                                  <w:rFonts w:eastAsia="MHei" w:cstheme="minorHAnsi"/>
                                  <w:color w:val="FFFFFF" w:themeColor="background1"/>
                                  <w:szCs w:val="20"/>
                                </w:rPr>
                              </w:pPr>
                            </w:p>
                            <w:p w14:paraId="5CF38EFB" w14:textId="77777777" w:rsidR="00DB2291" w:rsidRPr="00600830" w:rsidRDefault="00DB2291" w:rsidP="00DB2291">
                              <w:pPr>
                                <w:spacing w:after="0"/>
                                <w:ind w:firstLine="720"/>
                                <w:rPr>
                                  <w:rFonts w:eastAsia="MHei" w:cstheme="minorHAnsi"/>
                                  <w:color w:val="FFFFFF" w:themeColor="background1"/>
                                </w:rPr>
                              </w:pPr>
                              <w:r w:rsidRPr="00600830">
                                <w:rPr>
                                  <w:rFonts w:eastAsia="MHei" w:cstheme="minorHAnsi"/>
                                  <w:b/>
                                  <w:bCs/>
                                  <w:color w:val="FFFFFF" w:themeColor="background1"/>
                                </w:rPr>
                                <w:t>Marketed and Distributed by</w:t>
                              </w:r>
                              <w:r w:rsidRPr="00600830">
                                <w:rPr>
                                  <w:rFonts w:eastAsia="MHei" w:cstheme="minorHAnsi"/>
                                  <w:color w:val="FFFFFF" w:themeColor="background1"/>
                                </w:rPr>
                                <w:t xml:space="preserve">: </w:t>
                              </w:r>
                            </w:p>
                            <w:p w14:paraId="06C1296D" w14:textId="77777777" w:rsidR="00DB2291" w:rsidRPr="00600830" w:rsidRDefault="00DB2291" w:rsidP="00DB2291">
                              <w:pPr>
                                <w:spacing w:after="0"/>
                                <w:ind w:firstLine="720"/>
                                <w:rPr>
                                  <w:rFonts w:eastAsia="MHei" w:cstheme="minorHAnsi"/>
                                  <w:color w:val="FFFFFF" w:themeColor="background1"/>
                                </w:rPr>
                              </w:pPr>
                              <w:r w:rsidRPr="00600830">
                                <w:rPr>
                                  <w:rFonts w:eastAsia="MHei" w:cstheme="minorHAnsi"/>
                                  <w:color w:val="FFFFFF" w:themeColor="background1"/>
                                </w:rPr>
                                <w:t>Stryker India Pvt.Ltd. India</w:t>
                              </w:r>
                            </w:p>
                            <w:p w14:paraId="3B5EDFD6" w14:textId="77777777" w:rsidR="00DB2291" w:rsidRPr="00600830" w:rsidRDefault="00DB2291" w:rsidP="00DB2291">
                              <w:pPr>
                                <w:spacing w:after="0"/>
                                <w:ind w:firstLine="720"/>
                                <w:rPr>
                                  <w:rFonts w:eastAsia="MHei" w:cstheme="minorHAnsi"/>
                                  <w:color w:val="FFFFFF" w:themeColor="background1"/>
                                </w:rPr>
                              </w:pPr>
                              <w:r w:rsidRPr="00A3641C">
                                <w:rPr>
                                  <w:rFonts w:eastAsia="MHei" w:cstheme="minorHAnsi"/>
                                  <w:color w:val="FFFFFF" w:themeColor="background1"/>
                                </w:rPr>
                                <w:t xml:space="preserve">Customer care No.: </w:t>
                              </w:r>
                              <w:r w:rsidRPr="00A3641C">
                                <w:rPr>
                                  <w:b/>
                                  <w:bCs/>
                                  <w:color w:val="FFFFFF" w:themeColor="background1"/>
                                </w:rPr>
                                <w:t>1800-103-8030</w:t>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p>
                            <w:p w14:paraId="41BDF925" w14:textId="77777777" w:rsidR="00DB2291" w:rsidRDefault="00DB2291" w:rsidP="00DB2291">
                              <w:pPr>
                                <w:spacing w:after="0"/>
                                <w:ind w:firstLine="720"/>
                                <w:rPr>
                                  <w:color w:val="FFFFFF" w:themeColor="background1"/>
                                </w:rPr>
                              </w:pPr>
                              <w:r w:rsidRPr="00600830">
                                <w:rPr>
                                  <w:rFonts w:eastAsia="MHei" w:cstheme="minorHAnsi"/>
                                  <w:color w:val="FFFFFF" w:themeColor="background1"/>
                                </w:rPr>
                                <w:t xml:space="preserve">Email Id: </w:t>
                              </w:r>
                              <w:r w:rsidRPr="00A3641C">
                                <w:rPr>
                                  <w:rFonts w:eastAsia="MHei" w:cstheme="minorHAnsi"/>
                                  <w:color w:val="FFFFFF" w:themeColor="background1"/>
                                </w:rPr>
                                <w:t>service.india@stryker.com</w:t>
                              </w:r>
                            </w:p>
                            <w:p w14:paraId="300BE991" w14:textId="77777777" w:rsidR="00DB2291" w:rsidRDefault="00DB2291" w:rsidP="00DB2291">
                              <w:pPr>
                                <w:spacing w:after="0"/>
                                <w:ind w:firstLine="720"/>
                                <w:rPr>
                                  <w:color w:val="FFFFFF" w:themeColor="background1"/>
                                </w:rPr>
                              </w:pPr>
                            </w:p>
                            <w:p w14:paraId="540C3372" w14:textId="77777777" w:rsidR="00DB2291" w:rsidRDefault="00DB2291" w:rsidP="00DB2291">
                              <w:pPr>
                                <w:spacing w:after="0"/>
                                <w:ind w:firstLine="720"/>
                                <w:jc w:val="right"/>
                                <w:rPr>
                                  <w:color w:val="FFFFFF" w:themeColor="background1"/>
                                </w:rPr>
                              </w:pP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noProof/>
                                </w:rPr>
                                <w:drawing>
                                  <wp:inline distT="0" distB="0" distL="0" distR="0" wp14:anchorId="731E7919" wp14:editId="7318A85E">
                                    <wp:extent cx="1466557" cy="365760"/>
                                    <wp:effectExtent l="0" t="0" r="0" b="0"/>
                                    <wp:docPr id="1442608918" name="Picture 14426089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08918" name="Picture 1442608918" descr="A picture containing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9750" cy="366556"/>
                                            </a:xfrm>
                                            <a:prstGeom prst="rect">
                                              <a:avLst/>
                                            </a:prstGeom>
                                          </pic:spPr>
                                        </pic:pic>
                                      </a:graphicData>
                                    </a:graphic>
                                  </wp:inline>
                                </w:drawing>
                              </w:r>
                            </w:p>
                            <w:p w14:paraId="32C780CE" w14:textId="006798EF" w:rsidR="007B0A35" w:rsidRDefault="007B0A35">
                              <w:pPr>
                                <w:spacing w:after="160" w:line="259" w:lineRule="auto"/>
                                <w:ind w:left="0" w:firstLine="0"/>
                                <w:jc w:val="left"/>
                              </w:pPr>
                            </w:p>
                          </w:txbxContent>
                        </wps:txbx>
                        <wps:bodyPr horzOverflow="overflow" vert="horz" lIns="0" tIns="0" rIns="0" bIns="0" rtlCol="0">
                          <a:noAutofit/>
                        </wps:bodyPr>
                      </wps:wsp>
                      <wps:wsp>
                        <wps:cNvPr id="1056" name="Rectangle 1056"/>
                        <wps:cNvSpPr/>
                        <wps:spPr>
                          <a:xfrm>
                            <a:off x="521355" y="0"/>
                            <a:ext cx="1898718" cy="158766"/>
                          </a:xfrm>
                          <a:prstGeom prst="rect">
                            <a:avLst/>
                          </a:prstGeom>
                          <a:ln>
                            <a:noFill/>
                          </a:ln>
                        </wps:spPr>
                        <wps:txbx>
                          <w:txbxContent>
                            <w:p w14:paraId="1F177B0C" w14:textId="77777777" w:rsidR="007B0A35" w:rsidRPr="00DB2291" w:rsidRDefault="007B0A35">
                              <w:pPr>
                                <w:spacing w:after="160" w:line="259" w:lineRule="auto"/>
                                <w:ind w:left="0" w:firstLine="0"/>
                                <w:jc w:val="left"/>
                                <w:rPr>
                                  <w:strike/>
                                </w:rPr>
                              </w:pPr>
                              <w:r w:rsidRPr="00DB2291">
                                <w:rPr>
                                  <w:i/>
                                  <w:strike/>
                                  <w:highlight w:val="yellow"/>
                                </w:rPr>
                                <w:t>Copyright © 2022 Stryker</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F1BDDED" id="Group 16132" o:spid="_x0000_s1028" style="position:absolute;left:0;text-align:left;margin-left:.6pt;margin-top:348.6pt;width:611.3pt;height:407.4pt;z-index:251661312;mso-position-horizontal-relative:page;mso-position-vertical-relative:page;mso-width-relative:margin;mso-height-relative:margin" coordorigin="-33,-1397" coordsize="77632,22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13" o:spid="_x0000_s1029" type="#_x0000_t75" style="position:absolute;left:-33;top:-1397;width:77632;height:2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">
                  <v:imagedata r:id="rId31" o:title=""/>
                </v:shape>
                <v:rect id="Rectangle 1050" o:spid="_x0000_s1030" style="position:absolute;left:-33;top:5081;width:77624;height:1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1A8A57E6" w14:textId="11650E44" w:rsidR="00DB2291" w:rsidRDefault="00DB2291" w:rsidP="00DB2291">
                        <w:pPr>
                          <w:spacing w:after="0"/>
                          <w:ind w:firstLine="720"/>
                          <w:rPr>
                            <w:rFonts w:eastAsia="MHei" w:cstheme="minorHAnsi"/>
                            <w:color w:val="FFFFFF" w:themeColor="background1"/>
                          </w:rPr>
                        </w:pPr>
                        <w:r>
                          <w:rPr>
                            <w:noProof/>
                            <w:lang w:val="en-IN" w:eastAsia="en-IN"/>
                          </w:rPr>
                          <w:drawing>
                            <wp:inline distT="0" distB="0" distL="0" distR="0" wp14:anchorId="6CE0FC93" wp14:editId="0E46843F">
                              <wp:extent cx="449580" cy="403860"/>
                              <wp:effectExtent l="0" t="0" r="0" b="0"/>
                              <wp:docPr id="26" name="Picture 13" descr="Icon&#10;&#10;Description automatically generated">
                                <a:extLst xmlns:a="http://schemas.openxmlformats.org/drawingml/2006/main">
                                  <a:ext uri="{FF2B5EF4-FFF2-40B4-BE49-F238E27FC236}">
                                    <a16:creationId xmlns:a16="http://schemas.microsoft.com/office/drawing/2014/main" id="{6D58809B-DFF2-43B2-8EC5-714A0C1EB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con&#10;&#10;Description automatically generated">
                                        <a:extLst>
                                          <a:ext uri="{FF2B5EF4-FFF2-40B4-BE49-F238E27FC236}">
                                            <a16:creationId xmlns:a16="http://schemas.microsoft.com/office/drawing/2014/main" id="{6D58809B-DFF2-43B2-8EC5-714A0C1EB330}"/>
                                          </a:ext>
                                        </a:extLst>
                                      </pic:cNvPr>
                                      <pic:cNvPicPr>
                                        <a:picLocks noChangeAspect="1"/>
                                      </pic:cNvPicPr>
                                    </pic:nvPicPr>
                                    <pic:blipFill rotWithShape="1">
                                      <a:blip r:embed="rId29">
                                        <a:extLst>
                                          <a:ext uri="{BEBA8EAE-BF5A-486C-A8C5-ECC9F3942E4B}">
                                            <a14:imgProps xmlns:a14="http://schemas.microsoft.com/office/drawing/2010/main">
                                              <a14:imgLayer r:embed="rId30">
                                                <a14:imgEffect>
                                                  <a14:backgroundRemoval t="10000" b="90000" l="10000" r="90000"/>
                                                </a14:imgEffect>
                                              </a14:imgLayer>
                                            </a14:imgProps>
                                          </a:ext>
                                        </a:extLst>
                                      </a:blip>
                                      <a:srcRect l="10405" t="-1" r="12862" b="7288"/>
                                      <a:stretch/>
                                    </pic:blipFill>
                                    <pic:spPr bwMode="auto">
                                      <a:xfrm>
                                        <a:off x="0" y="0"/>
                                        <a:ext cx="484214" cy="434972"/>
                                      </a:xfrm>
                                      <a:prstGeom prst="rect">
                                        <a:avLst/>
                                      </a:prstGeom>
                                      <a:ln>
                                        <a:noFill/>
                                      </a:ln>
                                      <a:extLst>
                                        <a:ext uri="{53640926-AAD7-44D8-BBD7-CCE9431645EC}">
                                          <a14:shadowObscured xmlns:a14="http://schemas.microsoft.com/office/drawing/2010/main"/>
                                        </a:ext>
                                      </a:extLst>
                                    </pic:spPr>
                                  </pic:pic>
                                </a:graphicData>
                              </a:graphic>
                            </wp:inline>
                          </w:drawing>
                        </w:r>
                      </w:p>
                      <w:p w14:paraId="5CB11AFC" w14:textId="77777777" w:rsidR="00DB2291" w:rsidRDefault="00DB2291" w:rsidP="00DB2291">
                        <w:pPr>
                          <w:spacing w:after="0"/>
                          <w:ind w:firstLine="720"/>
                          <w:rPr>
                            <w:rFonts w:eastAsia="MHei" w:cstheme="minorHAnsi"/>
                            <w:color w:val="FFFFFF" w:themeColor="background1"/>
                          </w:rPr>
                        </w:pPr>
                      </w:p>
                      <w:p w14:paraId="2162C00C" w14:textId="485AC129" w:rsidR="00DB2291" w:rsidRPr="00600830" w:rsidRDefault="00DB2291" w:rsidP="00DB2291">
                        <w:pPr>
                          <w:spacing w:after="0"/>
                          <w:ind w:firstLine="720"/>
                          <w:rPr>
                            <w:rFonts w:eastAsia="MHei" w:cstheme="minorHAnsi"/>
                            <w:color w:val="FFFFFF" w:themeColor="background1"/>
                          </w:rPr>
                        </w:pPr>
                        <w:r w:rsidRPr="00600830">
                          <w:rPr>
                            <w:rFonts w:eastAsia="MHei" w:cstheme="minorHAnsi"/>
                            <w:color w:val="FFFFFF" w:themeColor="background1"/>
                          </w:rPr>
                          <w:t>Stryker Global Technology Center Pvt</w:t>
                        </w:r>
                        <w:r>
                          <w:rPr>
                            <w:rFonts w:eastAsia="MHei" w:cstheme="minorHAnsi"/>
                            <w:color w:val="FFFFFF" w:themeColor="background1"/>
                          </w:rPr>
                          <w:t xml:space="preserve"> </w:t>
                        </w:r>
                        <w:r w:rsidRPr="00600830">
                          <w:rPr>
                            <w:rFonts w:eastAsia="MHei" w:cstheme="minorHAnsi"/>
                            <w:color w:val="FFFFFF" w:themeColor="background1"/>
                          </w:rPr>
                          <w:t>Ltd,</w:t>
                        </w:r>
                      </w:p>
                      <w:p w14:paraId="646E612E" w14:textId="77777777" w:rsidR="00DB2291" w:rsidRPr="00600830" w:rsidRDefault="00DB2291" w:rsidP="00DB2291">
                        <w:pPr>
                          <w:spacing w:after="0"/>
                          <w:ind w:firstLine="720"/>
                          <w:rPr>
                            <w:rFonts w:eastAsia="MHei" w:cstheme="minorHAnsi"/>
                            <w:color w:val="FFFFFF" w:themeColor="background1"/>
                          </w:rPr>
                        </w:pPr>
                        <w:r w:rsidRPr="00600830">
                          <w:rPr>
                            <w:rFonts w:eastAsia="MHei" w:cstheme="minorHAnsi"/>
                            <w:color w:val="FFFFFF" w:themeColor="background1"/>
                          </w:rPr>
                          <w:t>Vatika Business Park,</w:t>
                        </w:r>
                        <w:r>
                          <w:rPr>
                            <w:rFonts w:eastAsia="MHei" w:cstheme="minorHAnsi"/>
                            <w:color w:val="FFFFFF" w:themeColor="background1"/>
                          </w:rPr>
                          <w:t xml:space="preserve"> </w:t>
                        </w:r>
                        <w:r w:rsidRPr="00600830">
                          <w:rPr>
                            <w:rFonts w:eastAsia="MHei" w:cstheme="minorHAnsi"/>
                            <w:color w:val="FFFFFF" w:themeColor="background1"/>
                          </w:rPr>
                          <w:t>10</w:t>
                        </w:r>
                        <w:r w:rsidRPr="00600830">
                          <w:rPr>
                            <w:rFonts w:eastAsia="MHei" w:cstheme="minorHAnsi"/>
                            <w:color w:val="FFFFFF" w:themeColor="background1"/>
                            <w:vertAlign w:val="superscript"/>
                          </w:rPr>
                          <w:t>th</w:t>
                        </w:r>
                        <w:r w:rsidRPr="00600830">
                          <w:rPr>
                            <w:rFonts w:eastAsia="MHei" w:cstheme="minorHAnsi"/>
                            <w:color w:val="FFFFFF" w:themeColor="background1"/>
                          </w:rPr>
                          <w:t xml:space="preserve"> Floor, Block two,</w:t>
                        </w:r>
                      </w:p>
                      <w:p w14:paraId="7992FB3F" w14:textId="77777777" w:rsidR="00DB2291" w:rsidRPr="00600830" w:rsidRDefault="00DB2291" w:rsidP="00DB2291">
                        <w:pPr>
                          <w:spacing w:after="0"/>
                          <w:ind w:firstLine="720"/>
                          <w:rPr>
                            <w:rFonts w:eastAsia="MHei" w:cstheme="minorHAnsi"/>
                            <w:color w:val="FFFFFF" w:themeColor="background1"/>
                          </w:rPr>
                        </w:pPr>
                        <w:r w:rsidRPr="00600830">
                          <w:rPr>
                            <w:rFonts w:eastAsia="MHei" w:cstheme="minorHAnsi"/>
                            <w:color w:val="FFFFFF" w:themeColor="background1"/>
                          </w:rPr>
                          <w:t>Sohna-Gurgaon Rd, Sector 49, Gurugram</w:t>
                        </w:r>
                      </w:p>
                      <w:p w14:paraId="16BDA26A" w14:textId="77777777" w:rsidR="00DB2291" w:rsidRPr="00600830" w:rsidRDefault="00DB2291" w:rsidP="00DB2291">
                        <w:pPr>
                          <w:spacing w:after="0"/>
                          <w:ind w:firstLine="720"/>
                          <w:rPr>
                            <w:rFonts w:eastAsia="MHei" w:cstheme="minorHAnsi"/>
                            <w:color w:val="FFFFFF" w:themeColor="background1"/>
                          </w:rPr>
                        </w:pPr>
                        <w:r w:rsidRPr="00600830">
                          <w:rPr>
                            <w:rFonts w:eastAsia="MHei" w:cstheme="minorHAnsi"/>
                            <w:color w:val="FFFFFF" w:themeColor="background1"/>
                          </w:rPr>
                          <w:t>Haryana 122002</w:t>
                        </w:r>
                        <w:r>
                          <w:rPr>
                            <w:rFonts w:eastAsia="MHei" w:cstheme="minorHAnsi"/>
                            <w:color w:val="FFFFFF" w:themeColor="background1"/>
                          </w:rPr>
                          <w:t>, India</w:t>
                        </w:r>
                      </w:p>
                      <w:p w14:paraId="040C802C" w14:textId="77777777" w:rsidR="00DB2291" w:rsidRPr="00600830" w:rsidRDefault="00DB2291" w:rsidP="00DB2291">
                        <w:pPr>
                          <w:spacing w:after="0"/>
                          <w:rPr>
                            <w:rFonts w:eastAsia="MHei" w:cstheme="minorHAnsi"/>
                            <w:color w:val="FFFFFF" w:themeColor="background1"/>
                            <w:szCs w:val="20"/>
                          </w:rPr>
                        </w:pPr>
                      </w:p>
                      <w:p w14:paraId="6E9DCC48" w14:textId="77777777" w:rsidR="00DB2291" w:rsidRPr="00600830" w:rsidRDefault="00DB2291" w:rsidP="00DB2291">
                        <w:pPr>
                          <w:spacing w:after="0"/>
                          <w:ind w:firstLine="720"/>
                          <w:rPr>
                            <w:rFonts w:eastAsia="MHei" w:cstheme="minorHAnsi"/>
                            <w:color w:val="FFFFFF" w:themeColor="background1"/>
                          </w:rPr>
                        </w:pPr>
                        <w:r w:rsidRPr="00600830">
                          <w:rPr>
                            <w:rFonts w:eastAsia="MHei" w:cstheme="minorHAnsi"/>
                            <w:b/>
                            <w:bCs/>
                            <w:color w:val="FFFFFF" w:themeColor="background1"/>
                          </w:rPr>
                          <w:t>Manufactured at</w:t>
                        </w:r>
                        <w:r w:rsidRPr="00600830">
                          <w:rPr>
                            <w:rFonts w:eastAsia="MHei" w:cstheme="minorHAnsi"/>
                            <w:color w:val="FFFFFF" w:themeColor="background1"/>
                          </w:rPr>
                          <w:t xml:space="preserve">: </w:t>
                        </w:r>
                      </w:p>
                      <w:p w14:paraId="36B2DE1E" w14:textId="77777777" w:rsidR="00DB2291" w:rsidRPr="00807F62" w:rsidRDefault="00DB2291" w:rsidP="00DB2291">
                        <w:pPr>
                          <w:spacing w:after="0"/>
                          <w:ind w:firstLine="720"/>
                          <w:rPr>
                            <w:rFonts w:eastAsia="MHei" w:cstheme="minorHAnsi"/>
                            <w:color w:val="FFFFFF" w:themeColor="background1"/>
                          </w:rPr>
                        </w:pPr>
                        <w:r w:rsidRPr="00807F62">
                          <w:rPr>
                            <w:rFonts w:eastAsia="MHei" w:cstheme="minorHAnsi"/>
                            <w:color w:val="FFFFFF" w:themeColor="background1"/>
                          </w:rPr>
                          <w:t xml:space="preserve">Plot </w:t>
                        </w:r>
                        <w:r>
                          <w:rPr>
                            <w:rFonts w:eastAsia="MHei" w:cstheme="minorHAnsi"/>
                            <w:color w:val="FFFFFF" w:themeColor="background1"/>
                          </w:rPr>
                          <w:t xml:space="preserve">No. </w:t>
                        </w:r>
                        <w:r w:rsidRPr="00807F62">
                          <w:rPr>
                            <w:rFonts w:eastAsia="MHei" w:cstheme="minorHAnsi"/>
                            <w:color w:val="FFFFFF" w:themeColor="background1"/>
                          </w:rPr>
                          <w:t>130, 4th Phase KIADB Industrial Area</w:t>
                        </w:r>
                      </w:p>
                      <w:p w14:paraId="06FFF766" w14:textId="77777777" w:rsidR="00DB2291" w:rsidRPr="00807F62" w:rsidRDefault="00DB2291" w:rsidP="00DB2291">
                        <w:pPr>
                          <w:spacing w:after="0"/>
                          <w:ind w:firstLine="720"/>
                          <w:rPr>
                            <w:rFonts w:eastAsia="MHei" w:cstheme="minorHAnsi"/>
                            <w:color w:val="FFFFFF" w:themeColor="background1"/>
                          </w:rPr>
                        </w:pPr>
                        <w:r w:rsidRPr="00807F62">
                          <w:rPr>
                            <w:rFonts w:eastAsia="MHei" w:cstheme="minorHAnsi"/>
                            <w:color w:val="FFFFFF" w:themeColor="background1"/>
                          </w:rPr>
                          <w:t>Bommasandra-Jigani Link Road</w:t>
                        </w:r>
                        <w:r>
                          <w:rPr>
                            <w:rFonts w:eastAsia="MHei" w:cstheme="minorHAnsi"/>
                            <w:color w:val="FFFFFF" w:themeColor="background1"/>
                          </w:rPr>
                          <w:t>,</w:t>
                        </w:r>
                        <w:r w:rsidRPr="00807F62">
                          <w:rPr>
                            <w:rFonts w:eastAsia="MHei" w:cstheme="minorHAnsi"/>
                            <w:color w:val="FFFFFF" w:themeColor="background1"/>
                          </w:rPr>
                          <w:t xml:space="preserve"> Bangalore</w:t>
                        </w:r>
                        <w:r>
                          <w:rPr>
                            <w:rFonts w:eastAsia="MHei" w:cstheme="minorHAnsi"/>
                            <w:color w:val="FFFFFF" w:themeColor="background1"/>
                          </w:rPr>
                          <w:t>, Karnataka</w:t>
                        </w:r>
                        <w:r w:rsidRPr="00807F62">
                          <w:rPr>
                            <w:rFonts w:eastAsia="MHei" w:cstheme="minorHAnsi"/>
                            <w:color w:val="FFFFFF" w:themeColor="background1"/>
                          </w:rPr>
                          <w:t xml:space="preserve"> 560 099</w:t>
                        </w:r>
                        <w:r>
                          <w:rPr>
                            <w:rFonts w:eastAsia="MHei" w:cstheme="minorHAnsi"/>
                            <w:color w:val="FFFFFF" w:themeColor="background1"/>
                          </w:rPr>
                          <w:t>,</w:t>
                        </w:r>
                        <w:r w:rsidRPr="00807F62">
                          <w:rPr>
                            <w:rFonts w:eastAsia="MHei" w:cstheme="minorHAnsi"/>
                            <w:color w:val="FFFFFF" w:themeColor="background1"/>
                          </w:rPr>
                          <w:t xml:space="preserve"> I</w:t>
                        </w:r>
                        <w:r>
                          <w:rPr>
                            <w:rFonts w:eastAsia="MHei" w:cstheme="minorHAnsi"/>
                            <w:color w:val="FFFFFF" w:themeColor="background1"/>
                          </w:rPr>
                          <w:t xml:space="preserve">ndia </w:t>
                        </w:r>
                      </w:p>
                      <w:p w14:paraId="24C2B702" w14:textId="77777777" w:rsidR="00DB2291" w:rsidRPr="00600830" w:rsidRDefault="00DB2291" w:rsidP="00DB2291">
                        <w:pPr>
                          <w:spacing w:after="0"/>
                          <w:rPr>
                            <w:rFonts w:eastAsia="MHei" w:cstheme="minorHAnsi"/>
                            <w:color w:val="FFFFFF" w:themeColor="background1"/>
                            <w:szCs w:val="20"/>
                          </w:rPr>
                        </w:pPr>
                      </w:p>
                      <w:p w14:paraId="5CF38EFB" w14:textId="77777777" w:rsidR="00DB2291" w:rsidRPr="00600830" w:rsidRDefault="00DB2291" w:rsidP="00DB2291">
                        <w:pPr>
                          <w:spacing w:after="0"/>
                          <w:ind w:firstLine="720"/>
                          <w:rPr>
                            <w:rFonts w:eastAsia="MHei" w:cstheme="minorHAnsi"/>
                            <w:color w:val="FFFFFF" w:themeColor="background1"/>
                          </w:rPr>
                        </w:pPr>
                        <w:r w:rsidRPr="00600830">
                          <w:rPr>
                            <w:rFonts w:eastAsia="MHei" w:cstheme="minorHAnsi"/>
                            <w:b/>
                            <w:bCs/>
                            <w:color w:val="FFFFFF" w:themeColor="background1"/>
                          </w:rPr>
                          <w:t>Marketed and Distributed by</w:t>
                        </w:r>
                        <w:r w:rsidRPr="00600830">
                          <w:rPr>
                            <w:rFonts w:eastAsia="MHei" w:cstheme="minorHAnsi"/>
                            <w:color w:val="FFFFFF" w:themeColor="background1"/>
                          </w:rPr>
                          <w:t xml:space="preserve">: </w:t>
                        </w:r>
                      </w:p>
                      <w:p w14:paraId="06C1296D" w14:textId="77777777" w:rsidR="00DB2291" w:rsidRPr="00600830" w:rsidRDefault="00DB2291" w:rsidP="00DB2291">
                        <w:pPr>
                          <w:spacing w:after="0"/>
                          <w:ind w:firstLine="720"/>
                          <w:rPr>
                            <w:rFonts w:eastAsia="MHei" w:cstheme="minorHAnsi"/>
                            <w:color w:val="FFFFFF" w:themeColor="background1"/>
                          </w:rPr>
                        </w:pPr>
                        <w:r w:rsidRPr="00600830">
                          <w:rPr>
                            <w:rFonts w:eastAsia="MHei" w:cstheme="minorHAnsi"/>
                            <w:color w:val="FFFFFF" w:themeColor="background1"/>
                          </w:rPr>
                          <w:t>Stryker India Pvt.Ltd. India</w:t>
                        </w:r>
                      </w:p>
                      <w:p w14:paraId="3B5EDFD6" w14:textId="77777777" w:rsidR="00DB2291" w:rsidRPr="00600830" w:rsidRDefault="00DB2291" w:rsidP="00DB2291">
                        <w:pPr>
                          <w:spacing w:after="0"/>
                          <w:ind w:firstLine="720"/>
                          <w:rPr>
                            <w:rFonts w:eastAsia="MHei" w:cstheme="minorHAnsi"/>
                            <w:color w:val="FFFFFF" w:themeColor="background1"/>
                          </w:rPr>
                        </w:pPr>
                        <w:r w:rsidRPr="00A3641C">
                          <w:rPr>
                            <w:rFonts w:eastAsia="MHei" w:cstheme="minorHAnsi"/>
                            <w:color w:val="FFFFFF" w:themeColor="background1"/>
                          </w:rPr>
                          <w:t xml:space="preserve">Customer care No.: </w:t>
                        </w:r>
                        <w:r w:rsidRPr="00A3641C">
                          <w:rPr>
                            <w:b/>
                            <w:bCs/>
                            <w:color w:val="FFFFFF" w:themeColor="background1"/>
                          </w:rPr>
                          <w:t>1800-103-8030</w:t>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p>
                      <w:p w14:paraId="41BDF925" w14:textId="77777777" w:rsidR="00DB2291" w:rsidRDefault="00DB2291" w:rsidP="00DB2291">
                        <w:pPr>
                          <w:spacing w:after="0"/>
                          <w:ind w:firstLine="720"/>
                          <w:rPr>
                            <w:color w:val="FFFFFF" w:themeColor="background1"/>
                          </w:rPr>
                        </w:pPr>
                        <w:r w:rsidRPr="00600830">
                          <w:rPr>
                            <w:rFonts w:eastAsia="MHei" w:cstheme="minorHAnsi"/>
                            <w:color w:val="FFFFFF" w:themeColor="background1"/>
                          </w:rPr>
                          <w:t xml:space="preserve">Email Id: </w:t>
                        </w:r>
                        <w:r w:rsidRPr="00A3641C">
                          <w:rPr>
                            <w:rFonts w:eastAsia="MHei" w:cstheme="minorHAnsi"/>
                            <w:color w:val="FFFFFF" w:themeColor="background1"/>
                          </w:rPr>
                          <w:t>service.india@stryker.com</w:t>
                        </w:r>
                      </w:p>
                      <w:p w14:paraId="300BE991" w14:textId="77777777" w:rsidR="00DB2291" w:rsidRDefault="00DB2291" w:rsidP="00DB2291">
                        <w:pPr>
                          <w:spacing w:after="0"/>
                          <w:ind w:firstLine="720"/>
                          <w:rPr>
                            <w:color w:val="FFFFFF" w:themeColor="background1"/>
                          </w:rPr>
                        </w:pPr>
                      </w:p>
                      <w:p w14:paraId="540C3372" w14:textId="77777777" w:rsidR="00DB2291" w:rsidRDefault="00DB2291" w:rsidP="00DB2291">
                        <w:pPr>
                          <w:spacing w:after="0"/>
                          <w:ind w:firstLine="720"/>
                          <w:jc w:val="right"/>
                          <w:rPr>
                            <w:color w:val="FFFFFF" w:themeColor="background1"/>
                          </w:rPr>
                        </w:pP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noProof/>
                          </w:rPr>
                          <w:drawing>
                            <wp:inline distT="0" distB="0" distL="0" distR="0" wp14:anchorId="731E7919" wp14:editId="7318A85E">
                              <wp:extent cx="1466557" cy="365760"/>
                              <wp:effectExtent l="0" t="0" r="0" b="0"/>
                              <wp:docPr id="1442608918" name="Picture 14426089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08918" name="Picture 1442608918" descr="A picture containing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9750" cy="366556"/>
                                      </a:xfrm>
                                      <a:prstGeom prst="rect">
                                        <a:avLst/>
                                      </a:prstGeom>
                                    </pic:spPr>
                                  </pic:pic>
                                </a:graphicData>
                              </a:graphic>
                            </wp:inline>
                          </w:drawing>
                        </w:r>
                      </w:p>
                      <w:p w14:paraId="32C780CE" w14:textId="006798EF" w:rsidR="007B0A35" w:rsidRDefault="007B0A35">
                        <w:pPr>
                          <w:spacing w:after="160" w:line="259" w:lineRule="auto"/>
                          <w:ind w:left="0" w:firstLine="0"/>
                          <w:jc w:val="left"/>
                        </w:pPr>
                      </w:p>
                    </w:txbxContent>
                  </v:textbox>
                </v:rect>
                <v:rect id="Rectangle 1056" o:spid="_x0000_s1031" style="position:absolute;left:5213;width:1898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1F177B0C" w14:textId="77777777" w:rsidR="007B0A35" w:rsidRPr="00DB2291" w:rsidRDefault="007B0A35">
                        <w:pPr>
                          <w:spacing w:after="160" w:line="259" w:lineRule="auto"/>
                          <w:ind w:left="0" w:firstLine="0"/>
                          <w:jc w:val="left"/>
                          <w:rPr>
                            <w:strike/>
                          </w:rPr>
                        </w:pPr>
                        <w:r w:rsidRPr="00DB2291">
                          <w:rPr>
                            <w:i/>
                            <w:strike/>
                            <w:highlight w:val="yellow"/>
                          </w:rPr>
                          <w:t>Copyright © 2022 Stryker</w:t>
                        </w:r>
                      </w:p>
                    </w:txbxContent>
                  </v:textbox>
                </v:rect>
                <w10:wrap type="topAndBottom" anchorx="page" anchory="page"/>
              </v:group>
            </w:pict>
          </mc:Fallback>
        </mc:AlternateContent>
      </w:r>
      <w:r w:rsidRPr="001A3A39">
        <w:rPr>
          <w:b/>
          <w:i/>
          <w:strike/>
        </w:rPr>
        <w:t xml:space="preserve">Stryker Corporation or its divisions or other corporate affiliated entities own, use or have applied for the following trademarks or service marks: </w:t>
      </w:r>
      <w:r w:rsidR="00057E9B" w:rsidRPr="001A3A39">
        <w:rPr>
          <w:b/>
          <w:i/>
          <w:strike/>
        </w:rPr>
        <w:t>SmartMedic</w:t>
      </w:r>
      <w:r w:rsidR="000F2BAB" w:rsidRPr="001A3A39">
        <w:rPr>
          <w:b/>
          <w:i/>
          <w:strike/>
        </w:rPr>
        <w:t xml:space="preserve"> Solution</w:t>
      </w:r>
      <w:r w:rsidRPr="001A3A39">
        <w:rPr>
          <w:b/>
          <w:i/>
          <w:strike/>
        </w:rPr>
        <w:t xml:space="preserve">. All other trademarks are trademarks of their respective owners or </w:t>
      </w:r>
      <w:commentRangeStart w:id="1866"/>
      <w:commentRangeStart w:id="1867"/>
      <w:r w:rsidRPr="001A3A39">
        <w:rPr>
          <w:b/>
          <w:i/>
          <w:strike/>
        </w:rPr>
        <w:t>holders</w:t>
      </w:r>
      <w:commentRangeEnd w:id="1866"/>
      <w:r w:rsidR="00E61800" w:rsidRPr="001A3A39">
        <w:rPr>
          <w:rStyle w:val="CommentReference"/>
          <w:strike/>
        </w:rPr>
        <w:commentReference w:id="1866"/>
      </w:r>
      <w:commentRangeEnd w:id="1867"/>
      <w:r w:rsidR="00DB2291">
        <w:rPr>
          <w:rStyle w:val="CommentReference"/>
        </w:rPr>
        <w:commentReference w:id="1867"/>
      </w:r>
      <w:r w:rsidRPr="001A3A39">
        <w:rPr>
          <w:b/>
          <w:i/>
          <w:strike/>
        </w:rPr>
        <w:t>.</w:t>
      </w:r>
    </w:p>
    <w:sectPr w:rsidR="00B11510" w:rsidRPr="001A3A39" w:rsidSect="00713AD1">
      <w:headerReference w:type="default" r:id="rId32"/>
      <w:footerReference w:type="even" r:id="rId33"/>
      <w:footerReference w:type="default" r:id="rId34"/>
      <w:footerReference w:type="first" r:id="rId35"/>
      <w:pgSz w:w="12240" w:h="15840"/>
      <w:pgMar w:top="833" w:right="824" w:bottom="792" w:left="831" w:header="720" w:footer="422"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1" w:author="T Londhe, Vinod (Contractor)" w:date="2022-07-19T11:04:00Z" w:initials="TLV(">
    <w:p w14:paraId="5EA4FC30" w14:textId="1B16436D" w:rsidR="009B4D8B" w:rsidRDefault="009B4D8B">
      <w:pPr>
        <w:pStyle w:val="CommentText"/>
      </w:pPr>
      <w:r>
        <w:rPr>
          <w:rStyle w:val="CommentReference"/>
        </w:rPr>
        <w:annotationRef/>
      </w:r>
      <w:r>
        <w:t xml:space="preserve">Remove this Symbol with Trademark, </w:t>
      </w:r>
    </w:p>
  </w:comment>
  <w:comment w:id="132" w:author="T Londhe, Vinod (Contractor)" w:date="2022-07-09T13:25:00Z" w:initials="TLV(">
    <w:p w14:paraId="74D89077" w14:textId="77777777" w:rsidR="006249E5" w:rsidRDefault="006249E5">
      <w:pPr>
        <w:pStyle w:val="CommentText"/>
      </w:pPr>
      <w:r>
        <w:rPr>
          <w:rStyle w:val="CommentReference"/>
        </w:rPr>
        <w:annotationRef/>
      </w:r>
      <w:r>
        <w:t>Remove TM Symbol</w:t>
      </w:r>
      <w:r w:rsidR="00B97846">
        <w:t xml:space="preserve"> </w:t>
      </w:r>
    </w:p>
    <w:p w14:paraId="3FE995EA" w14:textId="0E94BC53" w:rsidR="00B97846" w:rsidRDefault="00B97846">
      <w:pPr>
        <w:pStyle w:val="CommentText"/>
      </w:pPr>
      <w:r>
        <w:t xml:space="preserve">Remove TM symbol from Struker logo- Use below logo </w:t>
      </w:r>
      <w:r w:rsidR="004A540C">
        <w:t xml:space="preserve">– Added Stryer Logo on top side RHS corner in header to print in all pages. </w:t>
      </w:r>
    </w:p>
    <w:p w14:paraId="636CD517" w14:textId="77777777" w:rsidR="00560731" w:rsidRDefault="00560731">
      <w:pPr>
        <w:pStyle w:val="CommentText"/>
      </w:pPr>
    </w:p>
    <w:p w14:paraId="709B41BC" w14:textId="3D0728BA" w:rsidR="00560731" w:rsidRDefault="00560731">
      <w:pPr>
        <w:pStyle w:val="CommentText"/>
      </w:pPr>
      <w:r>
        <w:rPr>
          <w:noProof/>
        </w:rPr>
        <w:drawing>
          <wp:inline distT="0" distB="0" distL="0" distR="0" wp14:anchorId="56B244A1" wp14:editId="0FFFC542">
            <wp:extent cx="1466557" cy="36576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08918" name="Picture 1442608918" descr="A picture containing text&#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69750" cy="366556"/>
                    </a:xfrm>
                    <a:prstGeom prst="rect">
                      <a:avLst/>
                    </a:prstGeom>
                  </pic:spPr>
                </pic:pic>
              </a:graphicData>
            </a:graphic>
          </wp:inline>
        </w:drawing>
      </w:r>
    </w:p>
  </w:comment>
  <w:comment w:id="147" w:author="T Londhe, Vinod (Contractor)" w:date="2022-07-19T11:12:00Z" w:initials="TLV(">
    <w:p w14:paraId="7577FD44" w14:textId="44BB8E30" w:rsidR="004C52FA" w:rsidRDefault="004C52FA">
      <w:pPr>
        <w:pStyle w:val="CommentText"/>
      </w:pPr>
      <w:r>
        <w:rPr>
          <w:rStyle w:val="CommentReference"/>
        </w:rPr>
        <w:annotationRef/>
      </w:r>
      <w:r>
        <w:t>Reduced font size and formatting done</w:t>
      </w:r>
    </w:p>
  </w:comment>
  <w:comment w:id="148" w:author="T Londhe, Vinod (Contractor)" w:date="2022-07-20T18:18:00Z" w:initials="TLV(">
    <w:p w14:paraId="1563C86A" w14:textId="5751C218" w:rsidR="00C57404" w:rsidRDefault="00C57404" w:rsidP="00520046">
      <w:pPr>
        <w:pStyle w:val="CommentText"/>
        <w:ind w:left="0" w:firstLine="0"/>
      </w:pPr>
      <w:r>
        <w:rPr>
          <w:rStyle w:val="CommentReference"/>
        </w:rPr>
        <w:annotationRef/>
      </w:r>
    </w:p>
  </w:comment>
  <w:comment w:id="349" w:author="T Londhe, Vinod (Contractor)" w:date="2022-07-20T18:06:00Z" w:initials="TLV(">
    <w:p w14:paraId="45BDD362" w14:textId="1B006A14" w:rsidR="004B0F05" w:rsidRDefault="004B0F05">
      <w:pPr>
        <w:pStyle w:val="CommentText"/>
      </w:pPr>
      <w:r>
        <w:rPr>
          <w:rStyle w:val="CommentReference"/>
        </w:rPr>
        <w:annotationRef/>
      </w:r>
      <w:r>
        <w:t>If definition it is not used in the document we can remove them</w:t>
      </w:r>
    </w:p>
  </w:comment>
  <w:comment w:id="381" w:author="Sai Praneetha Bhaskaruni" w:date="2022-07-14T11:08:00Z" w:initials="SPB">
    <w:p w14:paraId="68BFB8DD" w14:textId="77777777" w:rsidR="00B50F5C" w:rsidRDefault="00B50F5C" w:rsidP="00B50F5C">
      <w:pPr>
        <w:pStyle w:val="CommentText"/>
        <w:ind w:left="0" w:firstLine="0"/>
      </w:pPr>
      <w:r>
        <w:rPr>
          <w:rStyle w:val="CommentReference"/>
        </w:rPr>
        <w:annotationRef/>
      </w:r>
      <w:r>
        <w:rPr>
          <w:rStyle w:val="CommentReference"/>
        </w:rPr>
        <w:annotationRef/>
      </w:r>
      <w:r>
        <w:t>Referring to EU. Correct or not?</w:t>
      </w:r>
    </w:p>
    <w:p w14:paraId="62F37F41" w14:textId="77777777" w:rsidR="005076B9" w:rsidRDefault="005076B9" w:rsidP="00B50F5C">
      <w:pPr>
        <w:pStyle w:val="CommentText"/>
        <w:ind w:left="0" w:firstLine="0"/>
      </w:pPr>
    </w:p>
    <w:p w14:paraId="166D8C1B" w14:textId="00BCE02A" w:rsidR="005076B9" w:rsidRPr="005076B9" w:rsidRDefault="005076B9" w:rsidP="00B50F5C">
      <w:pPr>
        <w:pStyle w:val="CommentText"/>
        <w:ind w:left="0" w:firstLine="0"/>
      </w:pPr>
      <w:r>
        <w:t>Checked with Sreejith remove the yellow highlighted strikethrough and replace with text”</w:t>
      </w:r>
      <w:r w:rsidRPr="005076B9">
        <w:rPr>
          <w:rFonts w:ascii="Segoe UI" w:hAnsi="Segoe UI" w:cs="Segoe UI"/>
          <w:color w:val="242424"/>
          <w:sz w:val="21"/>
          <w:szCs w:val="21"/>
          <w:shd w:val="clear" w:color="auto" w:fill="FFFFFF"/>
        </w:rPr>
        <w:t xml:space="preserve"> </w:t>
      </w:r>
      <w:r>
        <w:rPr>
          <w:rFonts w:ascii="Segoe UI" w:hAnsi="Segoe UI" w:cs="Segoe UI"/>
          <w:color w:val="242424"/>
          <w:sz w:val="21"/>
          <w:szCs w:val="21"/>
          <w:shd w:val="clear" w:color="auto" w:fill="FFFFFF"/>
        </w:rPr>
        <w:t>Entity</w:t>
      </w:r>
      <w:r>
        <w:rPr>
          <w:rFonts w:ascii="Segoe UI" w:hAnsi="Segoe UI" w:cs="Segoe UI"/>
          <w:color w:val="242424"/>
          <w:shd w:val="clear" w:color="auto" w:fill="FFFFFF"/>
        </w:rPr>
        <w:t> with legal authority to design, manufacture, package and label the product or device before it is placed on the market”</w:t>
      </w:r>
    </w:p>
  </w:comment>
  <w:comment w:id="382" w:author="T Londhe, Vinod (Contractor)" w:date="2022-07-20T16:53:00Z" w:initials="TLV(">
    <w:p w14:paraId="33209099" w14:textId="568EB3E9" w:rsidR="00AA6718" w:rsidRDefault="00AA6718">
      <w:pPr>
        <w:pStyle w:val="CommentText"/>
      </w:pPr>
      <w:r>
        <w:rPr>
          <w:rStyle w:val="CommentReference"/>
        </w:rPr>
        <w:annotationRef/>
      </w:r>
      <w:r>
        <w:t>Remove references</w:t>
      </w:r>
    </w:p>
  </w:comment>
  <w:comment w:id="383" w:author="T Londhe, Vinod (Contractor)" w:date="2022-07-19T11:36:00Z" w:initials="TLV(">
    <w:p w14:paraId="6D60BAC2" w14:textId="77777777" w:rsidR="004360DD" w:rsidRDefault="004360DD">
      <w:pPr>
        <w:pStyle w:val="CommentText"/>
      </w:pPr>
      <w:r>
        <w:rPr>
          <w:rStyle w:val="CommentReference"/>
        </w:rPr>
        <w:annotationRef/>
      </w:r>
      <w:r>
        <w:t>Refer to Device??</w:t>
      </w:r>
    </w:p>
    <w:p w14:paraId="4F67A3BE" w14:textId="761F6394" w:rsidR="004360DD" w:rsidRDefault="004360DD">
      <w:pPr>
        <w:pStyle w:val="CommentText"/>
      </w:pPr>
      <w:r>
        <w:t>We can remove this – not required</w:t>
      </w:r>
    </w:p>
  </w:comment>
  <w:comment w:id="384" w:author="T Londhe, Vinod (Contractor)" w:date="2022-07-19T11:36:00Z" w:initials="TLV(">
    <w:p w14:paraId="2D3C2B1D" w14:textId="7C885884" w:rsidR="004360DD" w:rsidRDefault="004360DD">
      <w:pPr>
        <w:pStyle w:val="CommentText"/>
      </w:pPr>
      <w:r>
        <w:rPr>
          <w:rStyle w:val="CommentReference"/>
        </w:rPr>
        <w:annotationRef/>
      </w:r>
      <w:r>
        <w:t xml:space="preserve">TBC what is COTS Check if needs to include </w:t>
      </w:r>
    </w:p>
  </w:comment>
  <w:comment w:id="420" w:author="T Londhe, Vinod (Contractor)" w:date="2022-07-09T13:34:00Z" w:initials="TLV(">
    <w:p w14:paraId="5A5B35EA" w14:textId="77777777" w:rsidR="000B7BFF" w:rsidRDefault="000B7BFF">
      <w:pPr>
        <w:pStyle w:val="CommentText"/>
      </w:pPr>
      <w:r>
        <w:rPr>
          <w:rStyle w:val="CommentReference"/>
        </w:rPr>
        <w:annotationRef/>
      </w:r>
      <w:r>
        <w:t>Please add below details as per Product Label</w:t>
      </w:r>
    </w:p>
    <w:p w14:paraId="3A74B4C0" w14:textId="77777777" w:rsidR="000B7BFF" w:rsidRDefault="000B7BFF">
      <w:pPr>
        <w:pStyle w:val="CommentText"/>
      </w:pPr>
    </w:p>
    <w:p w14:paraId="34C3C377" w14:textId="77777777" w:rsidR="000B7BFF" w:rsidRDefault="000B7BFF" w:rsidP="000B7BFF">
      <w:pPr>
        <w:spacing w:after="0"/>
        <w:ind w:firstLine="720"/>
        <w:rPr>
          <w:rFonts w:asciiTheme="minorHAnsi" w:eastAsia="MHei" w:hAnsiTheme="minorHAnsi" w:cstheme="minorHAnsi"/>
          <w:color w:val="FFFFFF" w:themeColor="background1"/>
        </w:rPr>
      </w:pPr>
      <w:r>
        <w:rPr>
          <w:rFonts w:eastAsia="MHei" w:cstheme="minorHAnsi"/>
          <w:color w:val="FFFFFF" w:themeColor="background1"/>
        </w:rPr>
        <w:t>Stryker Global Technology Center Pvt Ltd,</w:t>
      </w:r>
    </w:p>
    <w:p w14:paraId="552E8385" w14:textId="77777777" w:rsidR="000B7BFF" w:rsidRDefault="000B7BFF" w:rsidP="000B7BFF">
      <w:pPr>
        <w:spacing w:after="0"/>
        <w:ind w:firstLine="720"/>
        <w:rPr>
          <w:rFonts w:eastAsia="MHei" w:cstheme="minorHAnsi"/>
          <w:color w:val="FFFFFF" w:themeColor="background1"/>
        </w:rPr>
      </w:pPr>
      <w:r>
        <w:rPr>
          <w:rFonts w:eastAsia="MHei" w:cstheme="minorHAnsi"/>
          <w:color w:val="FFFFFF" w:themeColor="background1"/>
        </w:rPr>
        <w:t>Vatika Business Park, 10</w:t>
      </w:r>
      <w:r>
        <w:rPr>
          <w:rFonts w:eastAsia="MHei" w:cstheme="minorHAnsi"/>
          <w:color w:val="FFFFFF" w:themeColor="background1"/>
          <w:vertAlign w:val="superscript"/>
        </w:rPr>
        <w:t>th</w:t>
      </w:r>
      <w:r>
        <w:rPr>
          <w:rFonts w:eastAsia="MHei" w:cstheme="minorHAnsi"/>
          <w:color w:val="FFFFFF" w:themeColor="background1"/>
        </w:rPr>
        <w:t xml:space="preserve"> Floor, Block two,</w:t>
      </w:r>
    </w:p>
    <w:p w14:paraId="7478769B" w14:textId="77777777" w:rsidR="000B7BFF" w:rsidRDefault="000B7BFF" w:rsidP="000B7BFF">
      <w:pPr>
        <w:spacing w:after="0"/>
        <w:ind w:firstLine="720"/>
        <w:rPr>
          <w:rFonts w:eastAsia="MHei" w:cstheme="minorHAnsi"/>
          <w:color w:val="FFFFFF" w:themeColor="background1"/>
        </w:rPr>
      </w:pPr>
      <w:r>
        <w:rPr>
          <w:rFonts w:eastAsia="MHei" w:cstheme="minorHAnsi"/>
          <w:color w:val="FFFFFF" w:themeColor="background1"/>
        </w:rPr>
        <w:t>Sohna-Gurgaon Rd, Sector 49, Gurugram</w:t>
      </w:r>
    </w:p>
    <w:p w14:paraId="4C6B0AB9" w14:textId="77777777" w:rsidR="000B7BFF" w:rsidRDefault="000B7BFF" w:rsidP="000B7BFF">
      <w:pPr>
        <w:spacing w:after="0"/>
        <w:ind w:firstLine="720"/>
        <w:rPr>
          <w:rFonts w:eastAsia="MHei" w:cstheme="minorHAnsi"/>
          <w:color w:val="FFFFFF" w:themeColor="background1"/>
        </w:rPr>
      </w:pPr>
      <w:r>
        <w:rPr>
          <w:rFonts w:eastAsia="MHei" w:cstheme="minorHAnsi"/>
          <w:color w:val="FFFFFF" w:themeColor="background1"/>
        </w:rPr>
        <w:t>Haryana 122002, India</w:t>
      </w:r>
    </w:p>
    <w:p w14:paraId="33C021F4" w14:textId="3D4FD394" w:rsidR="000B7BFF" w:rsidRDefault="000B7BFF">
      <w:pPr>
        <w:pStyle w:val="CommentText"/>
      </w:pPr>
    </w:p>
  </w:comment>
  <w:comment w:id="446" w:author="T Londhe, Vinod (Contractor)" w:date="2022-07-09T13:40:00Z" w:initials="TLV(">
    <w:p w14:paraId="58CB3976" w14:textId="3E323AD9" w:rsidR="00F855A6" w:rsidRDefault="00F855A6">
      <w:pPr>
        <w:pStyle w:val="CommentText"/>
      </w:pPr>
      <w:r>
        <w:rPr>
          <w:rStyle w:val="CommentReference"/>
        </w:rPr>
        <w:annotationRef/>
      </w:r>
      <w:r>
        <w:t xml:space="preserve">Do not use Vital data in document. Description added as per SmartMedic other documents. Remove strikethrough </w:t>
      </w:r>
    </w:p>
  </w:comment>
  <w:comment w:id="510" w:author="Sai Praneetha Bhaskaruni" w:date="2022-07-08T14:09:00Z" w:initials="SPB">
    <w:p w14:paraId="4E0704BA" w14:textId="1E56F837" w:rsidR="00167413" w:rsidRDefault="00167413">
      <w:pPr>
        <w:pStyle w:val="CommentText"/>
      </w:pPr>
      <w:r>
        <w:rPr>
          <w:rStyle w:val="CommentReference"/>
        </w:rPr>
        <w:annotationRef/>
      </w:r>
      <w:r>
        <w:t>Info needed from Vinod</w:t>
      </w:r>
    </w:p>
  </w:comment>
  <w:comment w:id="511" w:author="T Londhe, Vinod (Contractor)" w:date="2022-07-09T13:32:00Z" w:initials="TLV(">
    <w:p w14:paraId="3315F6F7" w14:textId="6DBC8C46" w:rsidR="00C42663" w:rsidRDefault="00C42663">
      <w:pPr>
        <w:pStyle w:val="CommentText"/>
      </w:pPr>
      <w:r>
        <w:rPr>
          <w:rStyle w:val="CommentReference"/>
        </w:rPr>
        <w:annotationRef/>
      </w:r>
      <w:r>
        <w:t xml:space="preserve">Updated remove the strikethrough information </w:t>
      </w:r>
    </w:p>
  </w:comment>
  <w:comment w:id="601" w:author="T Londhe, Vinod (Contractor)" w:date="2022-07-09T13:41:00Z" w:initials="TLV(">
    <w:p w14:paraId="0E846F41" w14:textId="797DD381" w:rsidR="00F855A6" w:rsidRDefault="00F855A6">
      <w:pPr>
        <w:pStyle w:val="CommentText"/>
      </w:pPr>
      <w:r>
        <w:rPr>
          <w:rStyle w:val="CommentReference"/>
        </w:rPr>
        <w:annotationRef/>
      </w:r>
      <w:r>
        <w:t>Reove device word</w:t>
      </w:r>
    </w:p>
  </w:comment>
  <w:comment w:id="655" w:author="T Londhe, Vinod (Contractor)" w:date="2022-07-09T13:43:00Z" w:initials="TLV(">
    <w:p w14:paraId="582C6578" w14:textId="5E4684A2" w:rsidR="002D4CA4" w:rsidRDefault="002D4CA4">
      <w:pPr>
        <w:pStyle w:val="CommentText"/>
      </w:pPr>
      <w:r>
        <w:rPr>
          <w:rStyle w:val="CommentReference"/>
        </w:rPr>
        <w:annotationRef/>
      </w:r>
      <w:r>
        <w:t>Updated as per IFU, Remove strikethrough info</w:t>
      </w:r>
    </w:p>
  </w:comment>
  <w:comment w:id="756" w:author="T Londhe, Vinod (Contractor)" w:date="2022-07-19T12:07:00Z" w:initials="TLV(">
    <w:p w14:paraId="40255E5A" w14:textId="3CEFE5BA" w:rsidR="00AD6999" w:rsidRDefault="00AD6999">
      <w:pPr>
        <w:pStyle w:val="CommentText"/>
      </w:pPr>
      <w:r>
        <w:rPr>
          <w:rStyle w:val="CommentReference"/>
        </w:rPr>
        <w:annotationRef/>
      </w:r>
      <w:r>
        <w:t>Need to link with page # to refer customer care #, check if IFU reference needs to add</w:t>
      </w:r>
    </w:p>
  </w:comment>
  <w:comment w:id="765" w:author="T Londhe, Vinod (Contractor)" w:date="2022-07-19T11:39:00Z" w:initials="TLV(">
    <w:p w14:paraId="1BA1F296" w14:textId="43D7F5A0" w:rsidR="004360DD" w:rsidRDefault="004360DD" w:rsidP="00177C63">
      <w:pPr>
        <w:pStyle w:val="CommentText"/>
      </w:pPr>
      <w:r>
        <w:rPr>
          <w:rStyle w:val="CommentReference"/>
        </w:rPr>
        <w:annotationRef/>
      </w:r>
      <w:r w:rsidR="00177C63">
        <w:t>Add items definition check IFU</w:t>
      </w:r>
    </w:p>
  </w:comment>
  <w:comment w:id="819" w:author="T Londhe, Vinod (Contractor)" w:date="2022-07-19T11:39:00Z" w:initials="TLV(">
    <w:p w14:paraId="5F64B270" w14:textId="504F4A65" w:rsidR="004360DD" w:rsidRDefault="004360DD">
      <w:pPr>
        <w:pStyle w:val="CommentText"/>
      </w:pPr>
      <w:r>
        <w:rPr>
          <w:rStyle w:val="CommentReference"/>
        </w:rPr>
        <w:annotationRef/>
      </w:r>
      <w:r>
        <w:t>Remove safety word</w:t>
      </w:r>
    </w:p>
  </w:comment>
  <w:comment w:id="928" w:author="T Londhe, Vinod (Contractor)" w:date="2022-07-20T18:12:00Z" w:initials="TLV(">
    <w:p w14:paraId="0C3EA64E" w14:textId="4B63D095" w:rsidR="00177C63" w:rsidRDefault="00177C63">
      <w:pPr>
        <w:pStyle w:val="CommentText"/>
      </w:pPr>
      <w:r>
        <w:rPr>
          <w:rStyle w:val="CommentReference"/>
        </w:rPr>
        <w:annotationRef/>
      </w:r>
      <w:r>
        <w:t>Check Sad for assets trust boundaries for security latest image</w:t>
      </w:r>
      <w:r w:rsidR="00FE2DA9">
        <w:t>- Check with Deepak</w:t>
      </w:r>
    </w:p>
  </w:comment>
  <w:comment w:id="944" w:author="T Londhe, Vinod (Contractor)" w:date="2022-07-19T11:41:00Z" w:initials="TLV(">
    <w:p w14:paraId="27CA36AF" w14:textId="77777777" w:rsidR="00E4422C" w:rsidRDefault="00E4422C">
      <w:pPr>
        <w:pStyle w:val="CommentText"/>
      </w:pPr>
      <w:r>
        <w:rPr>
          <w:rStyle w:val="CommentReference"/>
        </w:rPr>
        <w:annotationRef/>
      </w:r>
      <w:r>
        <w:t>TBC what is the difference in section 3.5 and 3.6</w:t>
      </w:r>
    </w:p>
    <w:p w14:paraId="12C0CF5A" w14:textId="77777777" w:rsidR="00E4422C" w:rsidRDefault="00E4422C">
      <w:pPr>
        <w:pStyle w:val="CommentText"/>
      </w:pPr>
    </w:p>
    <w:p w14:paraId="416B90C5" w14:textId="13A096AB" w:rsidR="00E4422C" w:rsidRDefault="00E4422C">
      <w:pPr>
        <w:pStyle w:val="CommentText"/>
      </w:pPr>
    </w:p>
  </w:comment>
  <w:comment w:id="950" w:author="T Londhe, Vinod (Contractor)" w:date="2022-07-19T11:43:00Z" w:initials="TLV(">
    <w:p w14:paraId="2EBF9FCB" w14:textId="53C75388" w:rsidR="00E4422C" w:rsidRDefault="00E4422C">
      <w:pPr>
        <w:pStyle w:val="CommentText"/>
      </w:pPr>
      <w:r>
        <w:rPr>
          <w:rStyle w:val="CommentReference"/>
        </w:rPr>
        <w:annotationRef/>
      </w:r>
      <w:r>
        <w:t>Rewording for calculation word</w:t>
      </w:r>
    </w:p>
  </w:comment>
  <w:comment w:id="958" w:author="T Londhe, Vinod (Contractor)" w:date="2022-07-09T13:50:00Z" w:initials="TLV(">
    <w:p w14:paraId="6A4A63FE" w14:textId="6E3D95AE" w:rsidR="00E35E69" w:rsidRDefault="00E35E69">
      <w:pPr>
        <w:pStyle w:val="CommentText"/>
      </w:pPr>
      <w:r>
        <w:rPr>
          <w:rStyle w:val="CommentReference"/>
        </w:rPr>
        <w:annotationRef/>
      </w:r>
      <w:r>
        <w:t>Remove Vital data and revisit to update</w:t>
      </w:r>
      <w:r w:rsidR="00745B52">
        <w:t xml:space="preserve"> whole section 3.6</w:t>
      </w:r>
    </w:p>
  </w:comment>
  <w:comment w:id="962" w:author="T Londhe, Vinod (Contractor)" w:date="2022-07-19T11:56:00Z" w:initials="TLV(">
    <w:p w14:paraId="7A998219" w14:textId="5B1F30FA" w:rsidR="001A008C" w:rsidRDefault="001A008C">
      <w:pPr>
        <w:pStyle w:val="CommentText"/>
      </w:pPr>
      <w:r>
        <w:rPr>
          <w:rStyle w:val="CommentReference"/>
        </w:rPr>
        <w:annotationRef/>
      </w:r>
      <w:r>
        <w:t>Check solutions word</w:t>
      </w:r>
    </w:p>
  </w:comment>
  <w:comment w:id="970" w:author="T Londhe, Vinod (Contractor)" w:date="2022-07-19T11:43:00Z" w:initials="TLV(">
    <w:p w14:paraId="20DC77AD" w14:textId="22C15C3E" w:rsidR="00E4422C" w:rsidRDefault="00E4422C">
      <w:pPr>
        <w:pStyle w:val="CommentText"/>
      </w:pPr>
      <w:r>
        <w:rPr>
          <w:rStyle w:val="CommentReference"/>
        </w:rPr>
        <w:annotationRef/>
      </w:r>
      <w:r>
        <w:t>Rephrase for current health condition of the patient instead use “helps to monitor weight, weight trend and patient turn” information on NSA- Check with Deepak</w:t>
      </w:r>
    </w:p>
  </w:comment>
  <w:comment w:id="1047" w:author="T Londhe, Vinod (Contractor)" w:date="2022-07-19T11:49:00Z" w:initials="TLV(">
    <w:p w14:paraId="5BEDF127" w14:textId="75F33664" w:rsidR="00811679" w:rsidRDefault="00811679">
      <w:pPr>
        <w:pStyle w:val="CommentText"/>
      </w:pPr>
      <w:r>
        <w:rPr>
          <w:rStyle w:val="CommentReference"/>
        </w:rPr>
        <w:annotationRef/>
      </w:r>
      <w:r>
        <w:t>Check repeated text form section 5. Use only training related info</w:t>
      </w:r>
    </w:p>
  </w:comment>
  <w:comment w:id="1057" w:author="T Londhe, Vinod (Contractor)" w:date="2022-07-19T11:55:00Z" w:initials="TLV(">
    <w:p w14:paraId="79EC29C0" w14:textId="023BD1CE" w:rsidR="00E916AF" w:rsidRDefault="00E916AF">
      <w:pPr>
        <w:pStyle w:val="CommentText"/>
      </w:pPr>
      <w:r>
        <w:rPr>
          <w:rStyle w:val="CommentReference"/>
        </w:rPr>
        <w:annotationRef/>
      </w:r>
      <w:r>
        <w:t xml:space="preserve">TBC if this protocols are okay to specify here. </w:t>
      </w:r>
    </w:p>
  </w:comment>
  <w:comment w:id="1064" w:author="T Londhe, Vinod (Contractor)" w:date="2022-07-19T11:57:00Z" w:initials="TLV(">
    <w:p w14:paraId="56A6DF01" w14:textId="4A835A18" w:rsidR="001A008C" w:rsidRDefault="001A008C">
      <w:pPr>
        <w:pStyle w:val="CommentText"/>
      </w:pPr>
      <w:r>
        <w:rPr>
          <w:rStyle w:val="CommentReference"/>
        </w:rPr>
        <w:annotationRef/>
      </w:r>
      <w:r>
        <w:t>TBC word “verification and validation”</w:t>
      </w:r>
    </w:p>
  </w:comment>
  <w:comment w:id="1866" w:author="T Londhe, Vinod (Contractor)" w:date="2022-07-09T13:55:00Z" w:initials="TLV(">
    <w:p w14:paraId="74FC8924" w14:textId="00548E11" w:rsidR="00E61800" w:rsidRDefault="00E61800">
      <w:pPr>
        <w:pStyle w:val="CommentText"/>
      </w:pPr>
      <w:r>
        <w:rPr>
          <w:rStyle w:val="CommentReference"/>
        </w:rPr>
        <w:annotationRef/>
      </w:r>
      <w:r>
        <w:t>Check if we need to add all address similar to IFU- Refer below Snap</w:t>
      </w:r>
    </w:p>
    <w:p w14:paraId="46DAD3EE" w14:textId="1B688C46" w:rsidR="00E61800" w:rsidRDefault="00E61800">
      <w:pPr>
        <w:pStyle w:val="CommentText"/>
      </w:pPr>
    </w:p>
    <w:p w14:paraId="14DA15FA" w14:textId="7D781CD1" w:rsidR="00E61800" w:rsidRDefault="00E61800">
      <w:pPr>
        <w:pStyle w:val="CommentText"/>
      </w:pPr>
      <w:r>
        <w:t>Check if Copyright can be used- TBC with Sreejith</w:t>
      </w:r>
    </w:p>
    <w:p w14:paraId="37ABD35F" w14:textId="77777777" w:rsidR="00E61800" w:rsidRDefault="00E61800">
      <w:pPr>
        <w:pStyle w:val="CommentText"/>
      </w:pPr>
    </w:p>
    <w:p w14:paraId="65BBB2B6" w14:textId="16019CF8" w:rsidR="00E61800" w:rsidRDefault="00E61800">
      <w:pPr>
        <w:pStyle w:val="CommentText"/>
      </w:pPr>
    </w:p>
  </w:comment>
  <w:comment w:id="1867" w:author="T Londhe, Vinod (Contractor)" w:date="2022-07-19T12:05:00Z" w:initials="TLV(">
    <w:p w14:paraId="1D9DB793" w14:textId="46EA1A3E" w:rsidR="00DB2291" w:rsidRDefault="00DB2291">
      <w:pPr>
        <w:pStyle w:val="CommentText"/>
      </w:pPr>
      <w:r>
        <w:rPr>
          <w:rStyle w:val="CommentReference"/>
        </w:rPr>
        <w:annotationRef/>
      </w:r>
      <w:r>
        <w:t>Address and last cover page update</w:t>
      </w:r>
      <w:r w:rsidR="0091488D">
        <w:t>d</w:t>
      </w:r>
      <w:r>
        <w:t xml:space="preserve"> in line with IFU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A4FC30" w15:done="0"/>
  <w15:commentEx w15:paraId="709B41BC" w15:done="0"/>
  <w15:commentEx w15:paraId="7577FD44" w15:done="0"/>
  <w15:commentEx w15:paraId="1563C86A" w15:done="0"/>
  <w15:commentEx w15:paraId="45BDD362" w15:done="0"/>
  <w15:commentEx w15:paraId="166D8C1B" w15:done="0"/>
  <w15:commentEx w15:paraId="33209099" w15:done="0"/>
  <w15:commentEx w15:paraId="4F67A3BE" w15:done="0"/>
  <w15:commentEx w15:paraId="2D3C2B1D" w15:done="0"/>
  <w15:commentEx w15:paraId="33C021F4" w15:done="0"/>
  <w15:commentEx w15:paraId="58CB3976" w15:done="0"/>
  <w15:commentEx w15:paraId="4E0704BA" w15:done="0"/>
  <w15:commentEx w15:paraId="3315F6F7" w15:paraIdParent="4E0704BA" w15:done="0"/>
  <w15:commentEx w15:paraId="0E846F41" w15:done="0"/>
  <w15:commentEx w15:paraId="582C6578" w15:done="0"/>
  <w15:commentEx w15:paraId="40255E5A" w15:done="0"/>
  <w15:commentEx w15:paraId="1BA1F296" w15:done="0"/>
  <w15:commentEx w15:paraId="5F64B270" w15:done="0"/>
  <w15:commentEx w15:paraId="0C3EA64E" w15:done="0"/>
  <w15:commentEx w15:paraId="416B90C5" w15:done="0"/>
  <w15:commentEx w15:paraId="2EBF9FCB" w15:done="0"/>
  <w15:commentEx w15:paraId="6A4A63FE" w15:done="0"/>
  <w15:commentEx w15:paraId="7A998219" w15:done="0"/>
  <w15:commentEx w15:paraId="20DC77AD" w15:done="0"/>
  <w15:commentEx w15:paraId="5BEDF127" w15:done="0"/>
  <w15:commentEx w15:paraId="79EC29C0" w15:done="0"/>
  <w15:commentEx w15:paraId="56A6DF01" w15:done="0"/>
  <w15:commentEx w15:paraId="65BBB2B6" w15:done="0"/>
  <w15:commentEx w15:paraId="1D9DB793" w15:paraIdParent="65BBB2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10E3B" w16cex:dateUtc="2022-07-19T05:34:00Z"/>
  <w16cex:commentExtensible w16cex:durableId="2674004E" w16cex:dateUtc="2022-07-09T07:55:00Z"/>
  <w16cex:commentExtensible w16cex:durableId="26811014" w16cex:dateUtc="2022-07-19T05:42:00Z"/>
  <w16cex:commentExtensible w16cex:durableId="2682C582" w16cex:dateUtc="2022-07-20T12:48:00Z"/>
  <w16cex:commentExtensible w16cex:durableId="2682C28C" w16cex:dateUtc="2022-07-20T12:36:00Z"/>
  <w16cex:commentExtensible w16cex:durableId="267A77A1" w16cex:dateUtc="2022-07-14T05:38:00Z"/>
  <w16cex:commentExtensible w16cex:durableId="2682B17F" w16cex:dateUtc="2022-07-20T11:23:00Z"/>
  <w16cex:commentExtensible w16cex:durableId="268115A6" w16cex:dateUtc="2022-07-19T06:06:00Z"/>
  <w16cex:commentExtensible w16cex:durableId="268115D9" w16cex:dateUtc="2022-07-19T06:06:00Z"/>
  <w16cex:commentExtensible w16cex:durableId="26740250" w16cex:dateUtc="2022-07-09T08:04:00Z"/>
  <w16cex:commentExtensible w16cex:durableId="267403CC" w16cex:dateUtc="2022-07-09T08:10:00Z"/>
  <w16cex:commentExtensible w16cex:durableId="2674002B" w16cex:dateUtc="2022-07-08T08:39:00Z"/>
  <w16cex:commentExtensible w16cex:durableId="267401FB" w16cex:dateUtc="2022-07-09T08:02:00Z"/>
  <w16cex:commentExtensible w16cex:durableId="2674040F" w16cex:dateUtc="2022-07-09T08:11:00Z"/>
  <w16cex:commentExtensible w16cex:durableId="2674047F" w16cex:dateUtc="2022-07-09T08:13:00Z"/>
  <w16cex:commentExtensible w16cex:durableId="26811D05" w16cex:dateUtc="2022-07-19T06:37:00Z"/>
  <w16cex:commentExtensible w16cex:durableId="26811660" w16cex:dateUtc="2022-07-19T06:09:00Z"/>
  <w16cex:commentExtensible w16cex:durableId="2681168F" w16cex:dateUtc="2022-07-19T06:09:00Z"/>
  <w16cex:commentExtensible w16cex:durableId="2682C3FA" w16cex:dateUtc="2022-07-20T12:42:00Z"/>
  <w16cex:commentExtensible w16cex:durableId="26811705" w16cex:dateUtc="2022-07-19T06:11:00Z"/>
  <w16cex:commentExtensible w16cex:durableId="2681175C" w16cex:dateUtc="2022-07-19T06:13:00Z"/>
  <w16cex:commentExtensible w16cex:durableId="2674061D" w16cex:dateUtc="2022-07-09T08:20:00Z"/>
  <w16cex:commentExtensible w16cex:durableId="26811A5F" w16cex:dateUtc="2022-07-19T06:26:00Z"/>
  <w16cex:commentExtensible w16cex:durableId="26811775" w16cex:dateUtc="2022-07-19T06:13:00Z"/>
  <w16cex:commentExtensible w16cex:durableId="268118D6" w16cex:dateUtc="2022-07-19T06:19:00Z"/>
  <w16cex:commentExtensible w16cex:durableId="26811A24" w16cex:dateUtc="2022-07-19T06:25:00Z"/>
  <w16cex:commentExtensible w16cex:durableId="26811A8D" w16cex:dateUtc="2022-07-19T06:27:00Z"/>
  <w16cex:commentExtensible w16cex:durableId="2674075F" w16cex:dateUtc="2022-07-09T08:25:00Z"/>
  <w16cex:commentExtensible w16cex:durableId="26811C92" w16cex:dateUtc="2022-07-19T0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A4FC30" w16cid:durableId="26810E3B"/>
  <w16cid:commentId w16cid:paraId="709B41BC" w16cid:durableId="2674004E"/>
  <w16cid:commentId w16cid:paraId="7577FD44" w16cid:durableId="26811014"/>
  <w16cid:commentId w16cid:paraId="1563C86A" w16cid:durableId="2682C582"/>
  <w16cid:commentId w16cid:paraId="45BDD362" w16cid:durableId="2682C28C"/>
  <w16cid:commentId w16cid:paraId="166D8C1B" w16cid:durableId="267A77A1"/>
  <w16cid:commentId w16cid:paraId="33209099" w16cid:durableId="2682B17F"/>
  <w16cid:commentId w16cid:paraId="4F67A3BE" w16cid:durableId="268115A6"/>
  <w16cid:commentId w16cid:paraId="2D3C2B1D" w16cid:durableId="268115D9"/>
  <w16cid:commentId w16cid:paraId="33C021F4" w16cid:durableId="26740250"/>
  <w16cid:commentId w16cid:paraId="58CB3976" w16cid:durableId="267403CC"/>
  <w16cid:commentId w16cid:paraId="4E0704BA" w16cid:durableId="2674002B"/>
  <w16cid:commentId w16cid:paraId="3315F6F7" w16cid:durableId="267401FB"/>
  <w16cid:commentId w16cid:paraId="0E846F41" w16cid:durableId="2674040F"/>
  <w16cid:commentId w16cid:paraId="582C6578" w16cid:durableId="2674047F"/>
  <w16cid:commentId w16cid:paraId="40255E5A" w16cid:durableId="26811D05"/>
  <w16cid:commentId w16cid:paraId="1BA1F296" w16cid:durableId="26811660"/>
  <w16cid:commentId w16cid:paraId="5F64B270" w16cid:durableId="2681168F"/>
  <w16cid:commentId w16cid:paraId="0C3EA64E" w16cid:durableId="2682C3FA"/>
  <w16cid:commentId w16cid:paraId="416B90C5" w16cid:durableId="26811705"/>
  <w16cid:commentId w16cid:paraId="2EBF9FCB" w16cid:durableId="2681175C"/>
  <w16cid:commentId w16cid:paraId="6A4A63FE" w16cid:durableId="2674061D"/>
  <w16cid:commentId w16cid:paraId="7A998219" w16cid:durableId="26811A5F"/>
  <w16cid:commentId w16cid:paraId="20DC77AD" w16cid:durableId="26811775"/>
  <w16cid:commentId w16cid:paraId="5BEDF127" w16cid:durableId="268118D6"/>
  <w16cid:commentId w16cid:paraId="79EC29C0" w16cid:durableId="26811A24"/>
  <w16cid:commentId w16cid:paraId="56A6DF01" w16cid:durableId="26811A8D"/>
  <w16cid:commentId w16cid:paraId="65BBB2B6" w16cid:durableId="2674075F"/>
  <w16cid:commentId w16cid:paraId="1D9DB793" w16cid:durableId="26811C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B38E2" w14:textId="77777777" w:rsidR="003E0B76" w:rsidRDefault="003E0B76">
      <w:pPr>
        <w:spacing w:after="0" w:line="240" w:lineRule="auto"/>
      </w:pPr>
      <w:r>
        <w:separator/>
      </w:r>
    </w:p>
  </w:endnote>
  <w:endnote w:type="continuationSeparator" w:id="0">
    <w:p w14:paraId="0EB60B65" w14:textId="77777777" w:rsidR="003E0B76" w:rsidRDefault="003E0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umanist Slabserif 712 Std Roma">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HP Simplified Light">
    <w:altName w:val="Calibri"/>
    <w:charset w:val="00"/>
    <w:family w:val="swiss"/>
    <w:pitch w:val="variable"/>
    <w:sig w:usb0="A00000AF" w:usb1="5000205B" w:usb2="00000000" w:usb3="00000000" w:csb0="00000093" w:csb1="00000000"/>
  </w:font>
  <w:font w:name="Roboto">
    <w:charset w:val="00"/>
    <w:family w:val="auto"/>
    <w:pitch w:val="variable"/>
    <w:sig w:usb0="E00002FF" w:usb1="5000205B" w:usb2="00000020" w:usb3="00000000" w:csb0="0000019F" w:csb1="00000000"/>
  </w:font>
  <w:font w:name="MHei">
    <w:altName w:val="Arial Unicode MS"/>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3D887" w14:textId="77777777" w:rsidR="007B0A35" w:rsidRDefault="007B0A35">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870" w:author="T Londhe, Vinod (Contractor)" w:date="2022-07-09T13:30:00Z"/>
  <w:sdt>
    <w:sdtPr>
      <w:id w:val="-1654904649"/>
      <w:docPartObj>
        <w:docPartGallery w:val="Page Numbers (Bottom of Page)"/>
        <w:docPartUnique/>
      </w:docPartObj>
    </w:sdtPr>
    <w:sdtEndPr/>
    <w:sdtContent>
      <w:customXmlInsRangeEnd w:id="1870"/>
      <w:customXmlInsRangeStart w:id="1871" w:author="T Londhe, Vinod (Contractor)" w:date="2022-07-09T13:30:00Z"/>
      <w:sdt>
        <w:sdtPr>
          <w:id w:val="-1769616900"/>
          <w:docPartObj>
            <w:docPartGallery w:val="Page Numbers (Top of Page)"/>
            <w:docPartUnique/>
          </w:docPartObj>
        </w:sdtPr>
        <w:sdtEndPr/>
        <w:sdtContent>
          <w:customXmlInsRangeEnd w:id="1871"/>
          <w:p w14:paraId="300D5B91" w14:textId="77777777" w:rsidR="00690C44" w:rsidRDefault="00690C44">
            <w:pPr>
              <w:pStyle w:val="Footer"/>
              <w:jc w:val="right"/>
              <w:rPr>
                <w:ins w:id="1872" w:author="T Londhe, Vinod (Contractor)" w:date="2022-07-09T13:30:00Z"/>
              </w:rPr>
            </w:pPr>
            <w:ins w:id="1873" w:author="T Londhe, Vinod (Contractor)" w:date="2022-07-09T13:30:00Z">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ins>
          </w:p>
          <w:customXmlInsRangeStart w:id="1874" w:author="T Londhe, Vinod (Contractor)" w:date="2022-07-09T13:30:00Z"/>
        </w:sdtContent>
      </w:sdt>
      <w:customXmlInsRangeEnd w:id="1874"/>
      <w:customXmlInsRangeStart w:id="1875" w:author="T Londhe, Vinod (Contractor)" w:date="2022-07-09T13:30:00Z"/>
    </w:sdtContent>
  </w:sdt>
  <w:customXmlInsRangeEnd w:id="1875"/>
  <w:p w14:paraId="44417E11" w14:textId="1423B721" w:rsidR="00560731" w:rsidRDefault="00560731">
    <w:pPr>
      <w:spacing w:after="0" w:line="259" w:lineRule="auto"/>
      <w:ind w:left="0" w:right="439" w:firstLine="0"/>
      <w:jc w:val="left"/>
      <w:pPrChange w:id="1876" w:author="T Londhe, Vinod (Contractor)" w:date="2022-07-09T13:58:00Z">
        <w:pPr>
          <w:spacing w:after="0" w:line="259" w:lineRule="auto"/>
          <w:ind w:left="0" w:right="439" w:firstLine="0"/>
          <w:jc w:val="center"/>
        </w:pPr>
      </w:pPrChange>
    </w:pPr>
    <w:ins w:id="1877" w:author="T Londhe, Vinod (Contractor)" w:date="2022-07-09T13:58:00Z">
      <w:r>
        <w:t xml:space="preserve">Document Number D0010200115 Rev 00 </w:t>
      </w:r>
    </w:ins>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BD83" w14:textId="77777777" w:rsidR="007B0A35" w:rsidRDefault="007B0A35">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A79BF" w14:textId="77777777" w:rsidR="003E0B76" w:rsidRDefault="003E0B76">
      <w:pPr>
        <w:spacing w:after="0" w:line="240" w:lineRule="auto"/>
      </w:pPr>
      <w:r>
        <w:separator/>
      </w:r>
    </w:p>
  </w:footnote>
  <w:footnote w:type="continuationSeparator" w:id="0">
    <w:p w14:paraId="0EE721E8" w14:textId="77777777" w:rsidR="003E0B76" w:rsidRDefault="003E0B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CE804" w14:textId="3010DBAA" w:rsidR="004A540C" w:rsidRDefault="004A540C">
    <w:pPr>
      <w:pStyle w:val="Header"/>
      <w:jc w:val="right"/>
      <w:pPrChange w:id="1868" w:author="T Londhe, Vinod (Contractor)" w:date="2022-07-09T14:00:00Z">
        <w:pPr>
          <w:pStyle w:val="Header"/>
        </w:pPr>
      </w:pPrChange>
    </w:pPr>
    <w:ins w:id="1869" w:author="T Londhe, Vinod (Contractor)" w:date="2022-07-09T14:00:00Z">
      <w:r>
        <w:rPr>
          <w:noProof/>
        </w:rPr>
        <w:drawing>
          <wp:inline distT="0" distB="0" distL="0" distR="0" wp14:anchorId="11C7D184" wp14:editId="39BD76BE">
            <wp:extent cx="1466557" cy="36576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08918" name="Picture 1442608918" descr="A picture containing text&#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69750" cy="366556"/>
                    </a:xfrm>
                    <a:prstGeom prst="rect">
                      <a:avLst/>
                    </a:prstGeom>
                  </pic:spPr>
                </pic:pic>
              </a:graphicData>
            </a:graphic>
          </wp:inline>
        </w:drawing>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7D2E"/>
    <w:multiLevelType w:val="hybridMultilevel"/>
    <w:tmpl w:val="2264B6F0"/>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 w15:restartNumberingAfterBreak="0">
    <w:nsid w:val="018A294D"/>
    <w:multiLevelType w:val="hybridMultilevel"/>
    <w:tmpl w:val="6FBE4B06"/>
    <w:lvl w:ilvl="0" w:tplc="DAEAD9D6">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2" w15:restartNumberingAfterBreak="0">
    <w:nsid w:val="05431644"/>
    <w:multiLevelType w:val="hybridMultilevel"/>
    <w:tmpl w:val="AFA84B1E"/>
    <w:lvl w:ilvl="0" w:tplc="28C2DD60">
      <w:numFmt w:val="bullet"/>
      <w:lvlText w:val="•"/>
      <w:lvlJc w:val="left"/>
      <w:pPr>
        <w:ind w:left="846" w:hanging="600"/>
      </w:pPr>
      <w:rPr>
        <w:rFonts w:ascii="Arial" w:eastAsia="Arial" w:hAnsi="Arial" w:cs="Aria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3" w15:restartNumberingAfterBreak="0">
    <w:nsid w:val="0FD05B74"/>
    <w:multiLevelType w:val="hybridMultilevel"/>
    <w:tmpl w:val="80B42028"/>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074BD3"/>
    <w:multiLevelType w:val="hybridMultilevel"/>
    <w:tmpl w:val="27A6795A"/>
    <w:lvl w:ilvl="0" w:tplc="81D08CD4">
      <w:numFmt w:val="bullet"/>
      <w:lvlText w:val="•"/>
      <w:lvlJc w:val="left"/>
      <w:pPr>
        <w:ind w:left="1069"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E2F72"/>
    <w:multiLevelType w:val="hybridMultilevel"/>
    <w:tmpl w:val="0FE2C9D4"/>
    <w:lvl w:ilvl="0" w:tplc="92BEF07A">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6" w15:restartNumberingAfterBreak="0">
    <w:nsid w:val="205B6AFC"/>
    <w:multiLevelType w:val="hybridMultilevel"/>
    <w:tmpl w:val="76B439B2"/>
    <w:lvl w:ilvl="0" w:tplc="5DECBF8A">
      <w:start w:val="1"/>
      <w:numFmt w:val="lowerLetter"/>
      <w:lvlText w:val="%1."/>
      <w:lvlJc w:val="left"/>
      <w:pPr>
        <w:ind w:left="475" w:hanging="360"/>
      </w:pPr>
      <w:rPr>
        <w:rFonts w:hint="default"/>
      </w:rPr>
    </w:lvl>
    <w:lvl w:ilvl="1" w:tplc="C590DA12">
      <w:start w:val="1"/>
      <w:numFmt w:val="decimal"/>
      <w:lvlText w:val="%2."/>
      <w:lvlJc w:val="left"/>
      <w:pPr>
        <w:ind w:left="1195" w:hanging="360"/>
      </w:pPr>
      <w:rPr>
        <w:rFonts w:hint="default"/>
      </w:r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7" w15:restartNumberingAfterBreak="0">
    <w:nsid w:val="32B61F84"/>
    <w:multiLevelType w:val="hybridMultilevel"/>
    <w:tmpl w:val="71B8008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DA7F65"/>
    <w:multiLevelType w:val="hybridMultilevel"/>
    <w:tmpl w:val="1C6A9082"/>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9" w15:restartNumberingAfterBreak="0">
    <w:nsid w:val="34CF29EE"/>
    <w:multiLevelType w:val="hybridMultilevel"/>
    <w:tmpl w:val="8152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9D0D3B"/>
    <w:multiLevelType w:val="hybridMultilevel"/>
    <w:tmpl w:val="85FA3AA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1" w15:restartNumberingAfterBreak="0">
    <w:nsid w:val="363F4800"/>
    <w:multiLevelType w:val="hybridMultilevel"/>
    <w:tmpl w:val="CBEC9182"/>
    <w:lvl w:ilvl="0" w:tplc="9DD80818">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2" w15:restartNumberingAfterBreak="0">
    <w:nsid w:val="3DF4758F"/>
    <w:multiLevelType w:val="hybridMultilevel"/>
    <w:tmpl w:val="EF2AC140"/>
    <w:lvl w:ilvl="0" w:tplc="04090001">
      <w:start w:val="1"/>
      <w:numFmt w:val="bullet"/>
      <w:lvlText w:val=""/>
      <w:lvlJc w:val="left"/>
      <w:pPr>
        <w:ind w:left="475" w:hanging="360"/>
      </w:pPr>
      <w:rPr>
        <w:rFonts w:ascii="Symbol" w:hAnsi="Symbol" w:hint="default"/>
      </w:rPr>
    </w:lvl>
    <w:lvl w:ilvl="1" w:tplc="04090003">
      <w:start w:val="1"/>
      <w:numFmt w:val="bullet"/>
      <w:lvlText w:val="o"/>
      <w:lvlJc w:val="left"/>
      <w:pPr>
        <w:ind w:left="1195" w:hanging="360"/>
      </w:pPr>
      <w:rPr>
        <w:rFonts w:ascii="Courier New" w:hAnsi="Courier New" w:cs="Courier New" w:hint="default"/>
      </w:rPr>
    </w:lvl>
    <w:lvl w:ilvl="2" w:tplc="04090005" w:tentative="1">
      <w:start w:val="1"/>
      <w:numFmt w:val="bullet"/>
      <w:lvlText w:val=""/>
      <w:lvlJc w:val="left"/>
      <w:pPr>
        <w:ind w:left="1915" w:hanging="360"/>
      </w:pPr>
      <w:rPr>
        <w:rFonts w:ascii="Wingdings" w:hAnsi="Wingdings" w:hint="default"/>
      </w:rPr>
    </w:lvl>
    <w:lvl w:ilvl="3" w:tplc="04090001" w:tentative="1">
      <w:start w:val="1"/>
      <w:numFmt w:val="bullet"/>
      <w:lvlText w:val=""/>
      <w:lvlJc w:val="left"/>
      <w:pPr>
        <w:ind w:left="2635" w:hanging="360"/>
      </w:pPr>
      <w:rPr>
        <w:rFonts w:ascii="Symbol" w:hAnsi="Symbol" w:hint="default"/>
      </w:rPr>
    </w:lvl>
    <w:lvl w:ilvl="4" w:tplc="04090003" w:tentative="1">
      <w:start w:val="1"/>
      <w:numFmt w:val="bullet"/>
      <w:lvlText w:val="o"/>
      <w:lvlJc w:val="left"/>
      <w:pPr>
        <w:ind w:left="3355" w:hanging="360"/>
      </w:pPr>
      <w:rPr>
        <w:rFonts w:ascii="Courier New" w:hAnsi="Courier New" w:cs="Courier New" w:hint="default"/>
      </w:rPr>
    </w:lvl>
    <w:lvl w:ilvl="5" w:tplc="04090005" w:tentative="1">
      <w:start w:val="1"/>
      <w:numFmt w:val="bullet"/>
      <w:lvlText w:val=""/>
      <w:lvlJc w:val="left"/>
      <w:pPr>
        <w:ind w:left="4075" w:hanging="360"/>
      </w:pPr>
      <w:rPr>
        <w:rFonts w:ascii="Wingdings" w:hAnsi="Wingdings" w:hint="default"/>
      </w:rPr>
    </w:lvl>
    <w:lvl w:ilvl="6" w:tplc="04090001" w:tentative="1">
      <w:start w:val="1"/>
      <w:numFmt w:val="bullet"/>
      <w:lvlText w:val=""/>
      <w:lvlJc w:val="left"/>
      <w:pPr>
        <w:ind w:left="4795" w:hanging="360"/>
      </w:pPr>
      <w:rPr>
        <w:rFonts w:ascii="Symbol" w:hAnsi="Symbol" w:hint="default"/>
      </w:rPr>
    </w:lvl>
    <w:lvl w:ilvl="7" w:tplc="04090003" w:tentative="1">
      <w:start w:val="1"/>
      <w:numFmt w:val="bullet"/>
      <w:lvlText w:val="o"/>
      <w:lvlJc w:val="left"/>
      <w:pPr>
        <w:ind w:left="5515" w:hanging="360"/>
      </w:pPr>
      <w:rPr>
        <w:rFonts w:ascii="Courier New" w:hAnsi="Courier New" w:cs="Courier New" w:hint="default"/>
      </w:rPr>
    </w:lvl>
    <w:lvl w:ilvl="8" w:tplc="04090005" w:tentative="1">
      <w:start w:val="1"/>
      <w:numFmt w:val="bullet"/>
      <w:lvlText w:val=""/>
      <w:lvlJc w:val="left"/>
      <w:pPr>
        <w:ind w:left="6235" w:hanging="360"/>
      </w:pPr>
      <w:rPr>
        <w:rFonts w:ascii="Wingdings" w:hAnsi="Wingdings" w:hint="default"/>
      </w:rPr>
    </w:lvl>
  </w:abstractNum>
  <w:abstractNum w:abstractNumId="13" w15:restartNumberingAfterBreak="0">
    <w:nsid w:val="3F015D38"/>
    <w:multiLevelType w:val="hybridMultilevel"/>
    <w:tmpl w:val="6B8C59D2"/>
    <w:lvl w:ilvl="0" w:tplc="28C2DD60">
      <w:numFmt w:val="bullet"/>
      <w:lvlText w:val="•"/>
      <w:lvlJc w:val="left"/>
      <w:pPr>
        <w:ind w:left="723" w:hanging="600"/>
      </w:pPr>
      <w:rPr>
        <w:rFonts w:ascii="Arial" w:eastAsia="Arial" w:hAnsi="Arial" w:cs="Arial" w:hint="default"/>
      </w:rPr>
    </w:lvl>
    <w:lvl w:ilvl="1" w:tplc="04090003" w:tentative="1">
      <w:start w:val="1"/>
      <w:numFmt w:val="bullet"/>
      <w:lvlText w:val="o"/>
      <w:lvlJc w:val="left"/>
      <w:pPr>
        <w:ind w:left="1203" w:hanging="360"/>
      </w:pPr>
      <w:rPr>
        <w:rFonts w:ascii="Courier New" w:hAnsi="Courier New" w:cs="Courier New" w:hint="default"/>
      </w:rPr>
    </w:lvl>
    <w:lvl w:ilvl="2" w:tplc="04090005" w:tentative="1">
      <w:start w:val="1"/>
      <w:numFmt w:val="bullet"/>
      <w:lvlText w:val=""/>
      <w:lvlJc w:val="left"/>
      <w:pPr>
        <w:ind w:left="1923" w:hanging="360"/>
      </w:pPr>
      <w:rPr>
        <w:rFonts w:ascii="Wingdings" w:hAnsi="Wingdings" w:hint="default"/>
      </w:rPr>
    </w:lvl>
    <w:lvl w:ilvl="3" w:tplc="04090001" w:tentative="1">
      <w:start w:val="1"/>
      <w:numFmt w:val="bullet"/>
      <w:lvlText w:val=""/>
      <w:lvlJc w:val="left"/>
      <w:pPr>
        <w:ind w:left="2643" w:hanging="360"/>
      </w:pPr>
      <w:rPr>
        <w:rFonts w:ascii="Symbol" w:hAnsi="Symbol" w:hint="default"/>
      </w:rPr>
    </w:lvl>
    <w:lvl w:ilvl="4" w:tplc="04090003" w:tentative="1">
      <w:start w:val="1"/>
      <w:numFmt w:val="bullet"/>
      <w:lvlText w:val="o"/>
      <w:lvlJc w:val="left"/>
      <w:pPr>
        <w:ind w:left="3363" w:hanging="360"/>
      </w:pPr>
      <w:rPr>
        <w:rFonts w:ascii="Courier New" w:hAnsi="Courier New" w:cs="Courier New" w:hint="default"/>
      </w:rPr>
    </w:lvl>
    <w:lvl w:ilvl="5" w:tplc="04090005" w:tentative="1">
      <w:start w:val="1"/>
      <w:numFmt w:val="bullet"/>
      <w:lvlText w:val=""/>
      <w:lvlJc w:val="left"/>
      <w:pPr>
        <w:ind w:left="4083" w:hanging="360"/>
      </w:pPr>
      <w:rPr>
        <w:rFonts w:ascii="Wingdings" w:hAnsi="Wingdings" w:hint="default"/>
      </w:rPr>
    </w:lvl>
    <w:lvl w:ilvl="6" w:tplc="04090001" w:tentative="1">
      <w:start w:val="1"/>
      <w:numFmt w:val="bullet"/>
      <w:lvlText w:val=""/>
      <w:lvlJc w:val="left"/>
      <w:pPr>
        <w:ind w:left="4803" w:hanging="360"/>
      </w:pPr>
      <w:rPr>
        <w:rFonts w:ascii="Symbol" w:hAnsi="Symbol" w:hint="default"/>
      </w:rPr>
    </w:lvl>
    <w:lvl w:ilvl="7" w:tplc="04090003" w:tentative="1">
      <w:start w:val="1"/>
      <w:numFmt w:val="bullet"/>
      <w:lvlText w:val="o"/>
      <w:lvlJc w:val="left"/>
      <w:pPr>
        <w:ind w:left="5523" w:hanging="360"/>
      </w:pPr>
      <w:rPr>
        <w:rFonts w:ascii="Courier New" w:hAnsi="Courier New" w:cs="Courier New" w:hint="default"/>
      </w:rPr>
    </w:lvl>
    <w:lvl w:ilvl="8" w:tplc="04090005" w:tentative="1">
      <w:start w:val="1"/>
      <w:numFmt w:val="bullet"/>
      <w:lvlText w:val=""/>
      <w:lvlJc w:val="left"/>
      <w:pPr>
        <w:ind w:left="6243" w:hanging="360"/>
      </w:pPr>
      <w:rPr>
        <w:rFonts w:ascii="Wingdings" w:hAnsi="Wingdings" w:hint="default"/>
      </w:rPr>
    </w:lvl>
  </w:abstractNum>
  <w:abstractNum w:abstractNumId="14" w15:restartNumberingAfterBreak="0">
    <w:nsid w:val="40AF38EA"/>
    <w:multiLevelType w:val="hybridMultilevel"/>
    <w:tmpl w:val="6072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A76A4"/>
    <w:multiLevelType w:val="hybridMultilevel"/>
    <w:tmpl w:val="2872F156"/>
    <w:lvl w:ilvl="0" w:tplc="831AE1C0">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6" w15:restartNumberingAfterBreak="0">
    <w:nsid w:val="44C200DB"/>
    <w:multiLevelType w:val="hybridMultilevel"/>
    <w:tmpl w:val="07CEDEDC"/>
    <w:lvl w:ilvl="0" w:tplc="F8A09B7A">
      <w:start w:val="1"/>
      <w:numFmt w:val="decimal"/>
      <w:lvlText w:val="%1."/>
      <w:lvlJc w:val="left"/>
      <w:pPr>
        <w:ind w:left="475" w:hanging="360"/>
      </w:pPr>
      <w:rPr>
        <w:rFonts w:hint="default"/>
      </w:rPr>
    </w:lvl>
    <w:lvl w:ilvl="1" w:tplc="40090019" w:tentative="1">
      <w:start w:val="1"/>
      <w:numFmt w:val="lowerLetter"/>
      <w:lvlText w:val="%2."/>
      <w:lvlJc w:val="left"/>
      <w:pPr>
        <w:ind w:left="1195" w:hanging="360"/>
      </w:pPr>
    </w:lvl>
    <w:lvl w:ilvl="2" w:tplc="4009001B" w:tentative="1">
      <w:start w:val="1"/>
      <w:numFmt w:val="lowerRoman"/>
      <w:lvlText w:val="%3."/>
      <w:lvlJc w:val="right"/>
      <w:pPr>
        <w:ind w:left="1915" w:hanging="180"/>
      </w:pPr>
    </w:lvl>
    <w:lvl w:ilvl="3" w:tplc="4009000F" w:tentative="1">
      <w:start w:val="1"/>
      <w:numFmt w:val="decimal"/>
      <w:lvlText w:val="%4."/>
      <w:lvlJc w:val="left"/>
      <w:pPr>
        <w:ind w:left="2635" w:hanging="360"/>
      </w:pPr>
    </w:lvl>
    <w:lvl w:ilvl="4" w:tplc="40090019" w:tentative="1">
      <w:start w:val="1"/>
      <w:numFmt w:val="lowerLetter"/>
      <w:lvlText w:val="%5."/>
      <w:lvlJc w:val="left"/>
      <w:pPr>
        <w:ind w:left="3355" w:hanging="360"/>
      </w:pPr>
    </w:lvl>
    <w:lvl w:ilvl="5" w:tplc="4009001B" w:tentative="1">
      <w:start w:val="1"/>
      <w:numFmt w:val="lowerRoman"/>
      <w:lvlText w:val="%6."/>
      <w:lvlJc w:val="right"/>
      <w:pPr>
        <w:ind w:left="4075" w:hanging="180"/>
      </w:pPr>
    </w:lvl>
    <w:lvl w:ilvl="6" w:tplc="4009000F" w:tentative="1">
      <w:start w:val="1"/>
      <w:numFmt w:val="decimal"/>
      <w:lvlText w:val="%7."/>
      <w:lvlJc w:val="left"/>
      <w:pPr>
        <w:ind w:left="4795" w:hanging="360"/>
      </w:pPr>
    </w:lvl>
    <w:lvl w:ilvl="7" w:tplc="40090019" w:tentative="1">
      <w:start w:val="1"/>
      <w:numFmt w:val="lowerLetter"/>
      <w:lvlText w:val="%8."/>
      <w:lvlJc w:val="left"/>
      <w:pPr>
        <w:ind w:left="5515" w:hanging="360"/>
      </w:pPr>
    </w:lvl>
    <w:lvl w:ilvl="8" w:tplc="4009001B" w:tentative="1">
      <w:start w:val="1"/>
      <w:numFmt w:val="lowerRoman"/>
      <w:lvlText w:val="%9."/>
      <w:lvlJc w:val="right"/>
      <w:pPr>
        <w:ind w:left="6235" w:hanging="180"/>
      </w:pPr>
    </w:lvl>
  </w:abstractNum>
  <w:abstractNum w:abstractNumId="17" w15:restartNumberingAfterBreak="0">
    <w:nsid w:val="4C8E3995"/>
    <w:multiLevelType w:val="hybridMultilevel"/>
    <w:tmpl w:val="A85E88B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F6215C1"/>
    <w:multiLevelType w:val="hybridMultilevel"/>
    <w:tmpl w:val="6B68DEAE"/>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19" w15:restartNumberingAfterBreak="0">
    <w:nsid w:val="5C712CCA"/>
    <w:multiLevelType w:val="hybridMultilevel"/>
    <w:tmpl w:val="0582886A"/>
    <w:lvl w:ilvl="0" w:tplc="04090001">
      <w:start w:val="1"/>
      <w:numFmt w:val="bullet"/>
      <w:lvlText w:val=""/>
      <w:lvlJc w:val="left"/>
      <w:pPr>
        <w:ind w:left="112" w:hanging="720"/>
      </w:pPr>
      <w:rPr>
        <w:rFonts w:ascii="Symbol" w:hAnsi="Symbol" w:hint="default"/>
      </w:rPr>
    </w:lvl>
    <w:lvl w:ilvl="1" w:tplc="04090003" w:tentative="1">
      <w:start w:val="1"/>
      <w:numFmt w:val="bullet"/>
      <w:lvlText w:val="o"/>
      <w:lvlJc w:val="left"/>
      <w:pPr>
        <w:ind w:left="112" w:hanging="360"/>
      </w:pPr>
      <w:rPr>
        <w:rFonts w:ascii="Courier New" w:hAnsi="Courier New" w:cs="Courier New" w:hint="default"/>
      </w:rPr>
    </w:lvl>
    <w:lvl w:ilvl="2" w:tplc="04090005" w:tentative="1">
      <w:start w:val="1"/>
      <w:numFmt w:val="bullet"/>
      <w:lvlText w:val=""/>
      <w:lvlJc w:val="left"/>
      <w:pPr>
        <w:ind w:left="832" w:hanging="360"/>
      </w:pPr>
      <w:rPr>
        <w:rFonts w:ascii="Wingdings" w:hAnsi="Wingdings" w:hint="default"/>
      </w:rPr>
    </w:lvl>
    <w:lvl w:ilvl="3" w:tplc="04090001" w:tentative="1">
      <w:start w:val="1"/>
      <w:numFmt w:val="bullet"/>
      <w:lvlText w:val=""/>
      <w:lvlJc w:val="left"/>
      <w:pPr>
        <w:ind w:left="1552" w:hanging="360"/>
      </w:pPr>
      <w:rPr>
        <w:rFonts w:ascii="Symbol" w:hAnsi="Symbol" w:hint="default"/>
      </w:rPr>
    </w:lvl>
    <w:lvl w:ilvl="4" w:tplc="04090003" w:tentative="1">
      <w:start w:val="1"/>
      <w:numFmt w:val="bullet"/>
      <w:lvlText w:val="o"/>
      <w:lvlJc w:val="left"/>
      <w:pPr>
        <w:ind w:left="2272" w:hanging="360"/>
      </w:pPr>
      <w:rPr>
        <w:rFonts w:ascii="Courier New" w:hAnsi="Courier New" w:cs="Courier New" w:hint="default"/>
      </w:rPr>
    </w:lvl>
    <w:lvl w:ilvl="5" w:tplc="04090005" w:tentative="1">
      <w:start w:val="1"/>
      <w:numFmt w:val="bullet"/>
      <w:lvlText w:val=""/>
      <w:lvlJc w:val="left"/>
      <w:pPr>
        <w:ind w:left="2992" w:hanging="360"/>
      </w:pPr>
      <w:rPr>
        <w:rFonts w:ascii="Wingdings" w:hAnsi="Wingdings" w:hint="default"/>
      </w:rPr>
    </w:lvl>
    <w:lvl w:ilvl="6" w:tplc="04090001" w:tentative="1">
      <w:start w:val="1"/>
      <w:numFmt w:val="bullet"/>
      <w:lvlText w:val=""/>
      <w:lvlJc w:val="left"/>
      <w:pPr>
        <w:ind w:left="3712" w:hanging="360"/>
      </w:pPr>
      <w:rPr>
        <w:rFonts w:ascii="Symbol" w:hAnsi="Symbol" w:hint="default"/>
      </w:rPr>
    </w:lvl>
    <w:lvl w:ilvl="7" w:tplc="04090003" w:tentative="1">
      <w:start w:val="1"/>
      <w:numFmt w:val="bullet"/>
      <w:lvlText w:val="o"/>
      <w:lvlJc w:val="left"/>
      <w:pPr>
        <w:ind w:left="4432" w:hanging="360"/>
      </w:pPr>
      <w:rPr>
        <w:rFonts w:ascii="Courier New" w:hAnsi="Courier New" w:cs="Courier New" w:hint="default"/>
      </w:rPr>
    </w:lvl>
    <w:lvl w:ilvl="8" w:tplc="04090005" w:tentative="1">
      <w:start w:val="1"/>
      <w:numFmt w:val="bullet"/>
      <w:lvlText w:val=""/>
      <w:lvlJc w:val="left"/>
      <w:pPr>
        <w:ind w:left="5152" w:hanging="360"/>
      </w:pPr>
      <w:rPr>
        <w:rFonts w:ascii="Wingdings" w:hAnsi="Wingdings" w:hint="default"/>
      </w:rPr>
    </w:lvl>
  </w:abstractNum>
  <w:abstractNum w:abstractNumId="20" w15:restartNumberingAfterBreak="0">
    <w:nsid w:val="61233AD3"/>
    <w:multiLevelType w:val="hybridMultilevel"/>
    <w:tmpl w:val="C6F05EDC"/>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1" w15:restartNumberingAfterBreak="0">
    <w:nsid w:val="66F63BD3"/>
    <w:multiLevelType w:val="hybridMultilevel"/>
    <w:tmpl w:val="783E69A6"/>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2" w15:restartNumberingAfterBreak="0">
    <w:nsid w:val="68641BB1"/>
    <w:multiLevelType w:val="hybridMultilevel"/>
    <w:tmpl w:val="32D469F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3" w15:restartNumberingAfterBreak="0">
    <w:nsid w:val="76600FD5"/>
    <w:multiLevelType w:val="hybridMultilevel"/>
    <w:tmpl w:val="3618B5AA"/>
    <w:lvl w:ilvl="0" w:tplc="04090001">
      <w:start w:val="1"/>
      <w:numFmt w:val="bullet"/>
      <w:lvlText w:val=""/>
      <w:lvlJc w:val="left"/>
      <w:pPr>
        <w:ind w:left="846" w:hanging="60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24" w15:restartNumberingAfterBreak="0">
    <w:nsid w:val="77BD6C60"/>
    <w:multiLevelType w:val="hybridMultilevel"/>
    <w:tmpl w:val="DBF0358E"/>
    <w:lvl w:ilvl="0" w:tplc="04090001">
      <w:start w:val="1"/>
      <w:numFmt w:val="bullet"/>
      <w:lvlText w:val=""/>
      <w:lvlJc w:val="left"/>
      <w:pPr>
        <w:ind w:left="1435" w:hanging="70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036B9F"/>
    <w:multiLevelType w:val="hybridMultilevel"/>
    <w:tmpl w:val="C504AB4E"/>
    <w:lvl w:ilvl="0" w:tplc="FA264C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ED1644D"/>
    <w:multiLevelType w:val="hybridMultilevel"/>
    <w:tmpl w:val="2E4698B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num w:numId="1">
    <w:abstractNumId w:val="9"/>
  </w:num>
  <w:num w:numId="2">
    <w:abstractNumId w:val="26"/>
  </w:num>
  <w:num w:numId="3">
    <w:abstractNumId w:val="14"/>
  </w:num>
  <w:num w:numId="4">
    <w:abstractNumId w:val="19"/>
  </w:num>
  <w:num w:numId="5">
    <w:abstractNumId w:val="17"/>
  </w:num>
  <w:num w:numId="6">
    <w:abstractNumId w:val="24"/>
  </w:num>
  <w:num w:numId="7">
    <w:abstractNumId w:val="3"/>
  </w:num>
  <w:num w:numId="8">
    <w:abstractNumId w:val="7"/>
  </w:num>
  <w:num w:numId="9">
    <w:abstractNumId w:val="21"/>
  </w:num>
  <w:num w:numId="10">
    <w:abstractNumId w:val="18"/>
  </w:num>
  <w:num w:numId="11">
    <w:abstractNumId w:val="13"/>
  </w:num>
  <w:num w:numId="12">
    <w:abstractNumId w:val="2"/>
  </w:num>
  <w:num w:numId="13">
    <w:abstractNumId w:val="23"/>
  </w:num>
  <w:num w:numId="14">
    <w:abstractNumId w:val="4"/>
  </w:num>
  <w:num w:numId="15">
    <w:abstractNumId w:val="10"/>
  </w:num>
  <w:num w:numId="16">
    <w:abstractNumId w:val="11"/>
  </w:num>
  <w:num w:numId="17">
    <w:abstractNumId w:val="0"/>
  </w:num>
  <w:num w:numId="18">
    <w:abstractNumId w:val="1"/>
  </w:num>
  <w:num w:numId="19">
    <w:abstractNumId w:val="20"/>
  </w:num>
  <w:num w:numId="20">
    <w:abstractNumId w:val="6"/>
  </w:num>
  <w:num w:numId="21">
    <w:abstractNumId w:val="8"/>
  </w:num>
  <w:num w:numId="22">
    <w:abstractNumId w:val="5"/>
  </w:num>
  <w:num w:numId="23">
    <w:abstractNumId w:val="12"/>
  </w:num>
  <w:num w:numId="24">
    <w:abstractNumId w:val="15"/>
  </w:num>
  <w:num w:numId="25">
    <w:abstractNumId w:val="22"/>
  </w:num>
  <w:num w:numId="26">
    <w:abstractNumId w:val="16"/>
  </w:num>
  <w:num w:numId="27">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 Londhe, Vinod (Contractor)">
    <w15:presenceInfo w15:providerId="AD" w15:userId="S::vinod.londhe@stryker.com::742cc54c-91ac-4c40-ba11-80d692a0346e"/>
  </w15:person>
  <w15:person w15:author="Sai Praneetha Bhaskaruni">
    <w15:presenceInfo w15:providerId="AD" w15:userId="S::praneetha.bhaskaruni@ltts.com::48ebe0ba-01a1-4a38-a734-61898a0c90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510"/>
    <w:rsid w:val="000019BA"/>
    <w:rsid w:val="000034DA"/>
    <w:rsid w:val="000062B9"/>
    <w:rsid w:val="000100F8"/>
    <w:rsid w:val="00012081"/>
    <w:rsid w:val="00014365"/>
    <w:rsid w:val="00016491"/>
    <w:rsid w:val="00021F28"/>
    <w:rsid w:val="000228CB"/>
    <w:rsid w:val="00023077"/>
    <w:rsid w:val="000256C4"/>
    <w:rsid w:val="000347A6"/>
    <w:rsid w:val="00034F09"/>
    <w:rsid w:val="00036E19"/>
    <w:rsid w:val="000407D5"/>
    <w:rsid w:val="0004162A"/>
    <w:rsid w:val="000445E6"/>
    <w:rsid w:val="000453EB"/>
    <w:rsid w:val="00047624"/>
    <w:rsid w:val="0005228E"/>
    <w:rsid w:val="00053915"/>
    <w:rsid w:val="00055890"/>
    <w:rsid w:val="000577BB"/>
    <w:rsid w:val="00057E9B"/>
    <w:rsid w:val="00062208"/>
    <w:rsid w:val="00062F09"/>
    <w:rsid w:val="00063EAC"/>
    <w:rsid w:val="00064410"/>
    <w:rsid w:val="000648DE"/>
    <w:rsid w:val="0006579D"/>
    <w:rsid w:val="000707AF"/>
    <w:rsid w:val="00071A4F"/>
    <w:rsid w:val="000722E1"/>
    <w:rsid w:val="00073141"/>
    <w:rsid w:val="000818FD"/>
    <w:rsid w:val="000828CC"/>
    <w:rsid w:val="000916BA"/>
    <w:rsid w:val="000952F6"/>
    <w:rsid w:val="00096B48"/>
    <w:rsid w:val="000A0E6D"/>
    <w:rsid w:val="000A1471"/>
    <w:rsid w:val="000A1A34"/>
    <w:rsid w:val="000A4D74"/>
    <w:rsid w:val="000B23E5"/>
    <w:rsid w:val="000B3FEC"/>
    <w:rsid w:val="000B6BBA"/>
    <w:rsid w:val="000B7BFF"/>
    <w:rsid w:val="000C27CA"/>
    <w:rsid w:val="000C38E9"/>
    <w:rsid w:val="000C3A22"/>
    <w:rsid w:val="000C3E6F"/>
    <w:rsid w:val="000D00CD"/>
    <w:rsid w:val="000D3778"/>
    <w:rsid w:val="000E209E"/>
    <w:rsid w:val="000E26BC"/>
    <w:rsid w:val="000E3808"/>
    <w:rsid w:val="000F0365"/>
    <w:rsid w:val="000F24D0"/>
    <w:rsid w:val="000F2BAB"/>
    <w:rsid w:val="000F303D"/>
    <w:rsid w:val="000F680D"/>
    <w:rsid w:val="001017E6"/>
    <w:rsid w:val="001057F9"/>
    <w:rsid w:val="00106899"/>
    <w:rsid w:val="00110D86"/>
    <w:rsid w:val="00111C42"/>
    <w:rsid w:val="00111FEA"/>
    <w:rsid w:val="0011497D"/>
    <w:rsid w:val="0012151E"/>
    <w:rsid w:val="00121959"/>
    <w:rsid w:val="00122E0E"/>
    <w:rsid w:val="00123604"/>
    <w:rsid w:val="00123781"/>
    <w:rsid w:val="00123A91"/>
    <w:rsid w:val="00126854"/>
    <w:rsid w:val="00133097"/>
    <w:rsid w:val="00133647"/>
    <w:rsid w:val="00136059"/>
    <w:rsid w:val="001506C5"/>
    <w:rsid w:val="001509F8"/>
    <w:rsid w:val="00152F4E"/>
    <w:rsid w:val="0015441E"/>
    <w:rsid w:val="00154A4A"/>
    <w:rsid w:val="00156074"/>
    <w:rsid w:val="001568FD"/>
    <w:rsid w:val="00160455"/>
    <w:rsid w:val="001612F9"/>
    <w:rsid w:val="00162503"/>
    <w:rsid w:val="00164113"/>
    <w:rsid w:val="00165154"/>
    <w:rsid w:val="00166379"/>
    <w:rsid w:val="001668FA"/>
    <w:rsid w:val="00167413"/>
    <w:rsid w:val="00170C62"/>
    <w:rsid w:val="00177C63"/>
    <w:rsid w:val="00180992"/>
    <w:rsid w:val="00184769"/>
    <w:rsid w:val="00186FE3"/>
    <w:rsid w:val="001903AB"/>
    <w:rsid w:val="0019059A"/>
    <w:rsid w:val="001967B5"/>
    <w:rsid w:val="00196D3F"/>
    <w:rsid w:val="001A008C"/>
    <w:rsid w:val="001A05AD"/>
    <w:rsid w:val="001A0B74"/>
    <w:rsid w:val="001A0CFF"/>
    <w:rsid w:val="001A17F8"/>
    <w:rsid w:val="001A2F1B"/>
    <w:rsid w:val="001A3A39"/>
    <w:rsid w:val="001A3B81"/>
    <w:rsid w:val="001A4AC6"/>
    <w:rsid w:val="001A66C4"/>
    <w:rsid w:val="001A7DD4"/>
    <w:rsid w:val="001B0076"/>
    <w:rsid w:val="001B0D28"/>
    <w:rsid w:val="001B11E2"/>
    <w:rsid w:val="001B1DD6"/>
    <w:rsid w:val="001B7488"/>
    <w:rsid w:val="001B7967"/>
    <w:rsid w:val="001C336C"/>
    <w:rsid w:val="001D10C8"/>
    <w:rsid w:val="001D2C81"/>
    <w:rsid w:val="001D3155"/>
    <w:rsid w:val="001D3FE9"/>
    <w:rsid w:val="001D5133"/>
    <w:rsid w:val="001D5400"/>
    <w:rsid w:val="001D7BCD"/>
    <w:rsid w:val="001E14F1"/>
    <w:rsid w:val="001E1BF7"/>
    <w:rsid w:val="001E2670"/>
    <w:rsid w:val="001E3266"/>
    <w:rsid w:val="001E359D"/>
    <w:rsid w:val="001E486B"/>
    <w:rsid w:val="001E5A37"/>
    <w:rsid w:val="001F0AA8"/>
    <w:rsid w:val="001F3EEE"/>
    <w:rsid w:val="00203005"/>
    <w:rsid w:val="0020364C"/>
    <w:rsid w:val="002041FD"/>
    <w:rsid w:val="00205437"/>
    <w:rsid w:val="00206323"/>
    <w:rsid w:val="00210FA1"/>
    <w:rsid w:val="00211574"/>
    <w:rsid w:val="00211957"/>
    <w:rsid w:val="002121C1"/>
    <w:rsid w:val="00212F26"/>
    <w:rsid w:val="0021448F"/>
    <w:rsid w:val="00214C7D"/>
    <w:rsid w:val="00220475"/>
    <w:rsid w:val="00220728"/>
    <w:rsid w:val="00223984"/>
    <w:rsid w:val="002264ED"/>
    <w:rsid w:val="00227FB6"/>
    <w:rsid w:val="0023274C"/>
    <w:rsid w:val="00232794"/>
    <w:rsid w:val="00232810"/>
    <w:rsid w:val="0023405C"/>
    <w:rsid w:val="0023424E"/>
    <w:rsid w:val="002346F3"/>
    <w:rsid w:val="002400A6"/>
    <w:rsid w:val="002404A6"/>
    <w:rsid w:val="0024252A"/>
    <w:rsid w:val="0024471B"/>
    <w:rsid w:val="002471F7"/>
    <w:rsid w:val="0024796E"/>
    <w:rsid w:val="00251099"/>
    <w:rsid w:val="0025291F"/>
    <w:rsid w:val="0025484A"/>
    <w:rsid w:val="002631D3"/>
    <w:rsid w:val="00264018"/>
    <w:rsid w:val="00267278"/>
    <w:rsid w:val="002708C3"/>
    <w:rsid w:val="002720BA"/>
    <w:rsid w:val="00275C89"/>
    <w:rsid w:val="0028295F"/>
    <w:rsid w:val="002849CB"/>
    <w:rsid w:val="00291FBD"/>
    <w:rsid w:val="002927CE"/>
    <w:rsid w:val="002937E9"/>
    <w:rsid w:val="00297F12"/>
    <w:rsid w:val="002A02FB"/>
    <w:rsid w:val="002A2CDF"/>
    <w:rsid w:val="002A6172"/>
    <w:rsid w:val="002A6CC6"/>
    <w:rsid w:val="002B3E40"/>
    <w:rsid w:val="002C05FB"/>
    <w:rsid w:val="002C109E"/>
    <w:rsid w:val="002C5DFF"/>
    <w:rsid w:val="002D12FE"/>
    <w:rsid w:val="002D30EC"/>
    <w:rsid w:val="002D4CA4"/>
    <w:rsid w:val="002E1A2E"/>
    <w:rsid w:val="002F258F"/>
    <w:rsid w:val="002F3256"/>
    <w:rsid w:val="002F3773"/>
    <w:rsid w:val="002F3F9F"/>
    <w:rsid w:val="002F4C33"/>
    <w:rsid w:val="002F5F30"/>
    <w:rsid w:val="002F70F4"/>
    <w:rsid w:val="002F7BB0"/>
    <w:rsid w:val="003104BE"/>
    <w:rsid w:val="00313D59"/>
    <w:rsid w:val="00314D56"/>
    <w:rsid w:val="003163E2"/>
    <w:rsid w:val="00322B1C"/>
    <w:rsid w:val="00322EEC"/>
    <w:rsid w:val="00322F92"/>
    <w:rsid w:val="0032339C"/>
    <w:rsid w:val="00324C51"/>
    <w:rsid w:val="00330CF0"/>
    <w:rsid w:val="00331164"/>
    <w:rsid w:val="00333F9D"/>
    <w:rsid w:val="00334E5B"/>
    <w:rsid w:val="00336DD4"/>
    <w:rsid w:val="003371AD"/>
    <w:rsid w:val="00340E18"/>
    <w:rsid w:val="0034174E"/>
    <w:rsid w:val="00341798"/>
    <w:rsid w:val="00342903"/>
    <w:rsid w:val="00344798"/>
    <w:rsid w:val="00345975"/>
    <w:rsid w:val="00347905"/>
    <w:rsid w:val="00357872"/>
    <w:rsid w:val="00360020"/>
    <w:rsid w:val="00360833"/>
    <w:rsid w:val="00363DD4"/>
    <w:rsid w:val="00364E05"/>
    <w:rsid w:val="00365063"/>
    <w:rsid w:val="00365EA2"/>
    <w:rsid w:val="003704E9"/>
    <w:rsid w:val="00370C9D"/>
    <w:rsid w:val="00371AF7"/>
    <w:rsid w:val="00371E91"/>
    <w:rsid w:val="00373223"/>
    <w:rsid w:val="003761D0"/>
    <w:rsid w:val="003762F1"/>
    <w:rsid w:val="00380047"/>
    <w:rsid w:val="003810C7"/>
    <w:rsid w:val="0038228F"/>
    <w:rsid w:val="00383A69"/>
    <w:rsid w:val="0038508A"/>
    <w:rsid w:val="00385939"/>
    <w:rsid w:val="00385B17"/>
    <w:rsid w:val="003876E4"/>
    <w:rsid w:val="0039299E"/>
    <w:rsid w:val="0039434D"/>
    <w:rsid w:val="00395299"/>
    <w:rsid w:val="003965E9"/>
    <w:rsid w:val="00397208"/>
    <w:rsid w:val="0039732F"/>
    <w:rsid w:val="00397A56"/>
    <w:rsid w:val="003A2A1E"/>
    <w:rsid w:val="003A2A93"/>
    <w:rsid w:val="003A3893"/>
    <w:rsid w:val="003A404A"/>
    <w:rsid w:val="003A467C"/>
    <w:rsid w:val="003A5A28"/>
    <w:rsid w:val="003A5B27"/>
    <w:rsid w:val="003A63A8"/>
    <w:rsid w:val="003A7650"/>
    <w:rsid w:val="003B150B"/>
    <w:rsid w:val="003B7461"/>
    <w:rsid w:val="003C1A6B"/>
    <w:rsid w:val="003C5230"/>
    <w:rsid w:val="003D05A9"/>
    <w:rsid w:val="003D318A"/>
    <w:rsid w:val="003D3346"/>
    <w:rsid w:val="003D4100"/>
    <w:rsid w:val="003D6BE3"/>
    <w:rsid w:val="003E0356"/>
    <w:rsid w:val="003E0B76"/>
    <w:rsid w:val="003E1C00"/>
    <w:rsid w:val="003E5BF1"/>
    <w:rsid w:val="003F15BA"/>
    <w:rsid w:val="003F1B54"/>
    <w:rsid w:val="003F21F0"/>
    <w:rsid w:val="004042AA"/>
    <w:rsid w:val="00411EB1"/>
    <w:rsid w:val="00412C93"/>
    <w:rsid w:val="00413585"/>
    <w:rsid w:val="00414BC1"/>
    <w:rsid w:val="00417C23"/>
    <w:rsid w:val="004206CF"/>
    <w:rsid w:val="00420F77"/>
    <w:rsid w:val="0042207C"/>
    <w:rsid w:val="00422D5F"/>
    <w:rsid w:val="00423417"/>
    <w:rsid w:val="00424545"/>
    <w:rsid w:val="00424661"/>
    <w:rsid w:val="00425B12"/>
    <w:rsid w:val="004277C2"/>
    <w:rsid w:val="0043013C"/>
    <w:rsid w:val="00430D0C"/>
    <w:rsid w:val="004310DC"/>
    <w:rsid w:val="00433947"/>
    <w:rsid w:val="004360DD"/>
    <w:rsid w:val="0043692A"/>
    <w:rsid w:val="004379B3"/>
    <w:rsid w:val="004427F8"/>
    <w:rsid w:val="004433EC"/>
    <w:rsid w:val="004435FB"/>
    <w:rsid w:val="00446FC2"/>
    <w:rsid w:val="00452453"/>
    <w:rsid w:val="00452CD5"/>
    <w:rsid w:val="0045319A"/>
    <w:rsid w:val="004534D1"/>
    <w:rsid w:val="00453CB9"/>
    <w:rsid w:val="0045569B"/>
    <w:rsid w:val="004579A7"/>
    <w:rsid w:val="0046229A"/>
    <w:rsid w:val="004631FC"/>
    <w:rsid w:val="00464E52"/>
    <w:rsid w:val="00466E69"/>
    <w:rsid w:val="00466EBF"/>
    <w:rsid w:val="00470058"/>
    <w:rsid w:val="00472561"/>
    <w:rsid w:val="00472FE3"/>
    <w:rsid w:val="0047483C"/>
    <w:rsid w:val="00476ACE"/>
    <w:rsid w:val="00481465"/>
    <w:rsid w:val="00481651"/>
    <w:rsid w:val="00482A8D"/>
    <w:rsid w:val="0048496B"/>
    <w:rsid w:val="004864E1"/>
    <w:rsid w:val="00487281"/>
    <w:rsid w:val="00490B10"/>
    <w:rsid w:val="0049154D"/>
    <w:rsid w:val="004931DE"/>
    <w:rsid w:val="004A2E7E"/>
    <w:rsid w:val="004A369C"/>
    <w:rsid w:val="004A4625"/>
    <w:rsid w:val="004A540C"/>
    <w:rsid w:val="004A5829"/>
    <w:rsid w:val="004A596D"/>
    <w:rsid w:val="004B0F05"/>
    <w:rsid w:val="004B2019"/>
    <w:rsid w:val="004B4C0D"/>
    <w:rsid w:val="004B7446"/>
    <w:rsid w:val="004B763F"/>
    <w:rsid w:val="004C3300"/>
    <w:rsid w:val="004C52FA"/>
    <w:rsid w:val="004C551C"/>
    <w:rsid w:val="004D6878"/>
    <w:rsid w:val="004E0989"/>
    <w:rsid w:val="004E399B"/>
    <w:rsid w:val="004E4A36"/>
    <w:rsid w:val="004E5F82"/>
    <w:rsid w:val="004E605C"/>
    <w:rsid w:val="004F1D5B"/>
    <w:rsid w:val="004F2B56"/>
    <w:rsid w:val="004F49EA"/>
    <w:rsid w:val="004F78D0"/>
    <w:rsid w:val="0050028D"/>
    <w:rsid w:val="00502CA4"/>
    <w:rsid w:val="00504464"/>
    <w:rsid w:val="005076B9"/>
    <w:rsid w:val="00507FEB"/>
    <w:rsid w:val="005114EF"/>
    <w:rsid w:val="00512AB3"/>
    <w:rsid w:val="00514449"/>
    <w:rsid w:val="0051482E"/>
    <w:rsid w:val="00516470"/>
    <w:rsid w:val="005165C2"/>
    <w:rsid w:val="00516798"/>
    <w:rsid w:val="00520046"/>
    <w:rsid w:val="00521022"/>
    <w:rsid w:val="005222E4"/>
    <w:rsid w:val="00525CBD"/>
    <w:rsid w:val="00525CD6"/>
    <w:rsid w:val="00530651"/>
    <w:rsid w:val="00531ABB"/>
    <w:rsid w:val="0053269E"/>
    <w:rsid w:val="005336AF"/>
    <w:rsid w:val="00533772"/>
    <w:rsid w:val="00535DC8"/>
    <w:rsid w:val="00536289"/>
    <w:rsid w:val="00537DF9"/>
    <w:rsid w:val="00540EAF"/>
    <w:rsid w:val="005453FB"/>
    <w:rsid w:val="0054542D"/>
    <w:rsid w:val="00546187"/>
    <w:rsid w:val="00546CF0"/>
    <w:rsid w:val="00547F95"/>
    <w:rsid w:val="00550E2F"/>
    <w:rsid w:val="0055154C"/>
    <w:rsid w:val="005544C5"/>
    <w:rsid w:val="00554BC7"/>
    <w:rsid w:val="00554C2F"/>
    <w:rsid w:val="00560731"/>
    <w:rsid w:val="00561071"/>
    <w:rsid w:val="0056333E"/>
    <w:rsid w:val="00564437"/>
    <w:rsid w:val="00564EC3"/>
    <w:rsid w:val="00565D73"/>
    <w:rsid w:val="00566E16"/>
    <w:rsid w:val="00567DD4"/>
    <w:rsid w:val="00571D2D"/>
    <w:rsid w:val="005733E7"/>
    <w:rsid w:val="0057369E"/>
    <w:rsid w:val="00574715"/>
    <w:rsid w:val="00575BAA"/>
    <w:rsid w:val="0057721F"/>
    <w:rsid w:val="00581ED3"/>
    <w:rsid w:val="00584303"/>
    <w:rsid w:val="00585FA0"/>
    <w:rsid w:val="00595D74"/>
    <w:rsid w:val="00597A74"/>
    <w:rsid w:val="005A1BAA"/>
    <w:rsid w:val="005A456F"/>
    <w:rsid w:val="005B0938"/>
    <w:rsid w:val="005B1A4E"/>
    <w:rsid w:val="005B1AF8"/>
    <w:rsid w:val="005B4EDA"/>
    <w:rsid w:val="005B5243"/>
    <w:rsid w:val="005B5557"/>
    <w:rsid w:val="005C1504"/>
    <w:rsid w:val="005C197A"/>
    <w:rsid w:val="005C3D7D"/>
    <w:rsid w:val="005C5CDA"/>
    <w:rsid w:val="005C6286"/>
    <w:rsid w:val="005D0FD5"/>
    <w:rsid w:val="005D128F"/>
    <w:rsid w:val="005D68B3"/>
    <w:rsid w:val="005E2F74"/>
    <w:rsid w:val="005E5BCD"/>
    <w:rsid w:val="005E63B6"/>
    <w:rsid w:val="005E6EAE"/>
    <w:rsid w:val="005E7549"/>
    <w:rsid w:val="005F03CF"/>
    <w:rsid w:val="005F11DC"/>
    <w:rsid w:val="005F2590"/>
    <w:rsid w:val="005F3210"/>
    <w:rsid w:val="005F4833"/>
    <w:rsid w:val="005F7457"/>
    <w:rsid w:val="0060199F"/>
    <w:rsid w:val="00605EA8"/>
    <w:rsid w:val="00610E12"/>
    <w:rsid w:val="00613989"/>
    <w:rsid w:val="006149D4"/>
    <w:rsid w:val="006213F4"/>
    <w:rsid w:val="006249E5"/>
    <w:rsid w:val="006265EF"/>
    <w:rsid w:val="00626895"/>
    <w:rsid w:val="00632DB3"/>
    <w:rsid w:val="006334EF"/>
    <w:rsid w:val="00634B13"/>
    <w:rsid w:val="0064471F"/>
    <w:rsid w:val="00652F15"/>
    <w:rsid w:val="006535CF"/>
    <w:rsid w:val="00654253"/>
    <w:rsid w:val="006557BC"/>
    <w:rsid w:val="00655D96"/>
    <w:rsid w:val="00656013"/>
    <w:rsid w:val="00657D6C"/>
    <w:rsid w:val="00660562"/>
    <w:rsid w:val="0066064D"/>
    <w:rsid w:val="0066556F"/>
    <w:rsid w:val="00666A67"/>
    <w:rsid w:val="00667CBF"/>
    <w:rsid w:val="00670407"/>
    <w:rsid w:val="00672B7E"/>
    <w:rsid w:val="00675C95"/>
    <w:rsid w:val="00676F6A"/>
    <w:rsid w:val="006778CE"/>
    <w:rsid w:val="00683884"/>
    <w:rsid w:val="006841B5"/>
    <w:rsid w:val="00685F9D"/>
    <w:rsid w:val="006869F8"/>
    <w:rsid w:val="00690603"/>
    <w:rsid w:val="00690C44"/>
    <w:rsid w:val="0069156D"/>
    <w:rsid w:val="00691A12"/>
    <w:rsid w:val="00691BAC"/>
    <w:rsid w:val="006957FC"/>
    <w:rsid w:val="006A3400"/>
    <w:rsid w:val="006A4F19"/>
    <w:rsid w:val="006A7758"/>
    <w:rsid w:val="006B0398"/>
    <w:rsid w:val="006B0BE7"/>
    <w:rsid w:val="006C714B"/>
    <w:rsid w:val="006D05D4"/>
    <w:rsid w:val="006D1389"/>
    <w:rsid w:val="006D4B6A"/>
    <w:rsid w:val="006E0AE6"/>
    <w:rsid w:val="006E2844"/>
    <w:rsid w:val="006E38F9"/>
    <w:rsid w:val="006E3CA9"/>
    <w:rsid w:val="006E416A"/>
    <w:rsid w:val="006E5BC3"/>
    <w:rsid w:val="006E5CCF"/>
    <w:rsid w:val="006E7661"/>
    <w:rsid w:val="006F087C"/>
    <w:rsid w:val="006F446A"/>
    <w:rsid w:val="006F4D28"/>
    <w:rsid w:val="006F64E4"/>
    <w:rsid w:val="006F6599"/>
    <w:rsid w:val="00703257"/>
    <w:rsid w:val="00703264"/>
    <w:rsid w:val="0070430F"/>
    <w:rsid w:val="00706416"/>
    <w:rsid w:val="00710A55"/>
    <w:rsid w:val="00711E91"/>
    <w:rsid w:val="007130F5"/>
    <w:rsid w:val="00713979"/>
    <w:rsid w:val="00713AD1"/>
    <w:rsid w:val="00715F19"/>
    <w:rsid w:val="00716008"/>
    <w:rsid w:val="00720AF0"/>
    <w:rsid w:val="00721202"/>
    <w:rsid w:val="00722B4E"/>
    <w:rsid w:val="0072454F"/>
    <w:rsid w:val="00726F3A"/>
    <w:rsid w:val="00727866"/>
    <w:rsid w:val="00730E11"/>
    <w:rsid w:val="00731BEE"/>
    <w:rsid w:val="00732D46"/>
    <w:rsid w:val="00745B52"/>
    <w:rsid w:val="00746075"/>
    <w:rsid w:val="007539B4"/>
    <w:rsid w:val="007558B4"/>
    <w:rsid w:val="007561CF"/>
    <w:rsid w:val="007577FA"/>
    <w:rsid w:val="00761083"/>
    <w:rsid w:val="00764581"/>
    <w:rsid w:val="00766ACE"/>
    <w:rsid w:val="00770BC7"/>
    <w:rsid w:val="007727F9"/>
    <w:rsid w:val="00773097"/>
    <w:rsid w:val="00775E82"/>
    <w:rsid w:val="007800E1"/>
    <w:rsid w:val="007804B4"/>
    <w:rsid w:val="00783D66"/>
    <w:rsid w:val="00784A0C"/>
    <w:rsid w:val="00785BB3"/>
    <w:rsid w:val="00785D7C"/>
    <w:rsid w:val="00786CC8"/>
    <w:rsid w:val="00786E4B"/>
    <w:rsid w:val="007878F2"/>
    <w:rsid w:val="0079086F"/>
    <w:rsid w:val="0079596F"/>
    <w:rsid w:val="007A1581"/>
    <w:rsid w:val="007A21A2"/>
    <w:rsid w:val="007A3515"/>
    <w:rsid w:val="007A3D1F"/>
    <w:rsid w:val="007A4D9C"/>
    <w:rsid w:val="007A61D6"/>
    <w:rsid w:val="007B0A35"/>
    <w:rsid w:val="007B2E79"/>
    <w:rsid w:val="007B77A4"/>
    <w:rsid w:val="007C2354"/>
    <w:rsid w:val="007C7669"/>
    <w:rsid w:val="007D3176"/>
    <w:rsid w:val="007D42FB"/>
    <w:rsid w:val="007D6D24"/>
    <w:rsid w:val="007D7224"/>
    <w:rsid w:val="007E00A9"/>
    <w:rsid w:val="007E21B6"/>
    <w:rsid w:val="007E2EBF"/>
    <w:rsid w:val="007E440C"/>
    <w:rsid w:val="007E7299"/>
    <w:rsid w:val="007E7D3C"/>
    <w:rsid w:val="007F160A"/>
    <w:rsid w:val="007F5969"/>
    <w:rsid w:val="007F721E"/>
    <w:rsid w:val="007F775E"/>
    <w:rsid w:val="007F77BB"/>
    <w:rsid w:val="00800C34"/>
    <w:rsid w:val="00801A19"/>
    <w:rsid w:val="00802104"/>
    <w:rsid w:val="008027F0"/>
    <w:rsid w:val="00806D20"/>
    <w:rsid w:val="00811312"/>
    <w:rsid w:val="00811679"/>
    <w:rsid w:val="008117FD"/>
    <w:rsid w:val="008123C2"/>
    <w:rsid w:val="00817846"/>
    <w:rsid w:val="008229B2"/>
    <w:rsid w:val="00822C8A"/>
    <w:rsid w:val="00830E48"/>
    <w:rsid w:val="00830FDF"/>
    <w:rsid w:val="008328CE"/>
    <w:rsid w:val="00832C6A"/>
    <w:rsid w:val="00833A7A"/>
    <w:rsid w:val="00834080"/>
    <w:rsid w:val="0083659D"/>
    <w:rsid w:val="00836AB8"/>
    <w:rsid w:val="00837653"/>
    <w:rsid w:val="00842126"/>
    <w:rsid w:val="008423E6"/>
    <w:rsid w:val="0084352C"/>
    <w:rsid w:val="008439FB"/>
    <w:rsid w:val="008446BA"/>
    <w:rsid w:val="00850204"/>
    <w:rsid w:val="008531F3"/>
    <w:rsid w:val="00854EBF"/>
    <w:rsid w:val="00863271"/>
    <w:rsid w:val="00865087"/>
    <w:rsid w:val="00865C02"/>
    <w:rsid w:val="00866667"/>
    <w:rsid w:val="00866BB7"/>
    <w:rsid w:val="00867710"/>
    <w:rsid w:val="00872A62"/>
    <w:rsid w:val="00873F94"/>
    <w:rsid w:val="00875204"/>
    <w:rsid w:val="0087568D"/>
    <w:rsid w:val="0088084E"/>
    <w:rsid w:val="00882D25"/>
    <w:rsid w:val="00882E10"/>
    <w:rsid w:val="0088391A"/>
    <w:rsid w:val="00884017"/>
    <w:rsid w:val="00886DED"/>
    <w:rsid w:val="00890190"/>
    <w:rsid w:val="00890D44"/>
    <w:rsid w:val="008918B3"/>
    <w:rsid w:val="00893540"/>
    <w:rsid w:val="00895567"/>
    <w:rsid w:val="00895AA2"/>
    <w:rsid w:val="00897907"/>
    <w:rsid w:val="008A1EEC"/>
    <w:rsid w:val="008A2F16"/>
    <w:rsid w:val="008A37C9"/>
    <w:rsid w:val="008A463B"/>
    <w:rsid w:val="008A554A"/>
    <w:rsid w:val="008B066D"/>
    <w:rsid w:val="008B06B8"/>
    <w:rsid w:val="008B2521"/>
    <w:rsid w:val="008B26B1"/>
    <w:rsid w:val="008B2F5F"/>
    <w:rsid w:val="008B473D"/>
    <w:rsid w:val="008C2F5B"/>
    <w:rsid w:val="008C39CF"/>
    <w:rsid w:val="008C54DD"/>
    <w:rsid w:val="008D2256"/>
    <w:rsid w:val="008D31C7"/>
    <w:rsid w:val="008D5E9A"/>
    <w:rsid w:val="008E1245"/>
    <w:rsid w:val="008E40B8"/>
    <w:rsid w:val="008E4820"/>
    <w:rsid w:val="008E4FAD"/>
    <w:rsid w:val="008E5364"/>
    <w:rsid w:val="008E5887"/>
    <w:rsid w:val="008E7DA8"/>
    <w:rsid w:val="008F26EB"/>
    <w:rsid w:val="008F3B7B"/>
    <w:rsid w:val="008F40DB"/>
    <w:rsid w:val="008F5F36"/>
    <w:rsid w:val="008F7448"/>
    <w:rsid w:val="008F7671"/>
    <w:rsid w:val="0090276D"/>
    <w:rsid w:val="00905E95"/>
    <w:rsid w:val="00906714"/>
    <w:rsid w:val="0090757F"/>
    <w:rsid w:val="00907A2E"/>
    <w:rsid w:val="00911495"/>
    <w:rsid w:val="00912736"/>
    <w:rsid w:val="009127D7"/>
    <w:rsid w:val="0091488D"/>
    <w:rsid w:val="00916BDB"/>
    <w:rsid w:val="009174FE"/>
    <w:rsid w:val="00921F37"/>
    <w:rsid w:val="00927689"/>
    <w:rsid w:val="0093088B"/>
    <w:rsid w:val="009345AF"/>
    <w:rsid w:val="00935AC3"/>
    <w:rsid w:val="00935BDA"/>
    <w:rsid w:val="00937413"/>
    <w:rsid w:val="00940504"/>
    <w:rsid w:val="009405C7"/>
    <w:rsid w:val="00942172"/>
    <w:rsid w:val="00943479"/>
    <w:rsid w:val="0094388D"/>
    <w:rsid w:val="00944B14"/>
    <w:rsid w:val="009510C4"/>
    <w:rsid w:val="00953F6C"/>
    <w:rsid w:val="0095447F"/>
    <w:rsid w:val="00960CBE"/>
    <w:rsid w:val="0096201E"/>
    <w:rsid w:val="009632E0"/>
    <w:rsid w:val="0096458F"/>
    <w:rsid w:val="009645B6"/>
    <w:rsid w:val="00964A46"/>
    <w:rsid w:val="00967BB4"/>
    <w:rsid w:val="009713AF"/>
    <w:rsid w:val="00973480"/>
    <w:rsid w:val="00975BCC"/>
    <w:rsid w:val="009802E4"/>
    <w:rsid w:val="00980FE7"/>
    <w:rsid w:val="00981FC5"/>
    <w:rsid w:val="0098472B"/>
    <w:rsid w:val="009866FD"/>
    <w:rsid w:val="00993912"/>
    <w:rsid w:val="00993A34"/>
    <w:rsid w:val="00993A75"/>
    <w:rsid w:val="009941E4"/>
    <w:rsid w:val="00994743"/>
    <w:rsid w:val="00996052"/>
    <w:rsid w:val="00996641"/>
    <w:rsid w:val="00997731"/>
    <w:rsid w:val="009A649C"/>
    <w:rsid w:val="009A6C94"/>
    <w:rsid w:val="009A72B8"/>
    <w:rsid w:val="009B05B1"/>
    <w:rsid w:val="009B0E95"/>
    <w:rsid w:val="009B1F29"/>
    <w:rsid w:val="009B371F"/>
    <w:rsid w:val="009B38BA"/>
    <w:rsid w:val="009B4ACC"/>
    <w:rsid w:val="009B4D8B"/>
    <w:rsid w:val="009B5858"/>
    <w:rsid w:val="009C179A"/>
    <w:rsid w:val="009C1D22"/>
    <w:rsid w:val="009C20F2"/>
    <w:rsid w:val="009C51C4"/>
    <w:rsid w:val="009C5FC2"/>
    <w:rsid w:val="009D235E"/>
    <w:rsid w:val="009D28D9"/>
    <w:rsid w:val="009D4859"/>
    <w:rsid w:val="009E060D"/>
    <w:rsid w:val="009E0D38"/>
    <w:rsid w:val="009E2145"/>
    <w:rsid w:val="009E34EB"/>
    <w:rsid w:val="009E3DCF"/>
    <w:rsid w:val="009E5451"/>
    <w:rsid w:val="009F060A"/>
    <w:rsid w:val="009F2B4C"/>
    <w:rsid w:val="009F7CFC"/>
    <w:rsid w:val="00A0136E"/>
    <w:rsid w:val="00A01928"/>
    <w:rsid w:val="00A0310B"/>
    <w:rsid w:val="00A048E4"/>
    <w:rsid w:val="00A11897"/>
    <w:rsid w:val="00A13764"/>
    <w:rsid w:val="00A161BD"/>
    <w:rsid w:val="00A1657E"/>
    <w:rsid w:val="00A17C31"/>
    <w:rsid w:val="00A20032"/>
    <w:rsid w:val="00A20273"/>
    <w:rsid w:val="00A20835"/>
    <w:rsid w:val="00A21FF9"/>
    <w:rsid w:val="00A22198"/>
    <w:rsid w:val="00A22982"/>
    <w:rsid w:val="00A22A57"/>
    <w:rsid w:val="00A22D1B"/>
    <w:rsid w:val="00A24F9D"/>
    <w:rsid w:val="00A25720"/>
    <w:rsid w:val="00A25D19"/>
    <w:rsid w:val="00A30DD4"/>
    <w:rsid w:val="00A33214"/>
    <w:rsid w:val="00A349EE"/>
    <w:rsid w:val="00A3696B"/>
    <w:rsid w:val="00A405C1"/>
    <w:rsid w:val="00A44105"/>
    <w:rsid w:val="00A44AFE"/>
    <w:rsid w:val="00A51153"/>
    <w:rsid w:val="00A5118F"/>
    <w:rsid w:val="00A52B9D"/>
    <w:rsid w:val="00A535D2"/>
    <w:rsid w:val="00A53BA8"/>
    <w:rsid w:val="00A55C9B"/>
    <w:rsid w:val="00A60B45"/>
    <w:rsid w:val="00A63141"/>
    <w:rsid w:val="00A63C6F"/>
    <w:rsid w:val="00A63DA5"/>
    <w:rsid w:val="00A6421A"/>
    <w:rsid w:val="00A654AE"/>
    <w:rsid w:val="00A66FC9"/>
    <w:rsid w:val="00A67D47"/>
    <w:rsid w:val="00A703F5"/>
    <w:rsid w:val="00A76B2E"/>
    <w:rsid w:val="00A806A0"/>
    <w:rsid w:val="00A82590"/>
    <w:rsid w:val="00A84EED"/>
    <w:rsid w:val="00A850F1"/>
    <w:rsid w:val="00A85A8F"/>
    <w:rsid w:val="00A87EE4"/>
    <w:rsid w:val="00A9030B"/>
    <w:rsid w:val="00A92A28"/>
    <w:rsid w:val="00AA0178"/>
    <w:rsid w:val="00AA2471"/>
    <w:rsid w:val="00AA3C1A"/>
    <w:rsid w:val="00AA5543"/>
    <w:rsid w:val="00AA6718"/>
    <w:rsid w:val="00AA747A"/>
    <w:rsid w:val="00AA7526"/>
    <w:rsid w:val="00AB18BF"/>
    <w:rsid w:val="00AB252B"/>
    <w:rsid w:val="00AB5C3B"/>
    <w:rsid w:val="00AB7E35"/>
    <w:rsid w:val="00AC1E1D"/>
    <w:rsid w:val="00AC2708"/>
    <w:rsid w:val="00AC29E3"/>
    <w:rsid w:val="00AC2A72"/>
    <w:rsid w:val="00AC4DC2"/>
    <w:rsid w:val="00AC5D53"/>
    <w:rsid w:val="00AC62C7"/>
    <w:rsid w:val="00AC66DF"/>
    <w:rsid w:val="00AD292A"/>
    <w:rsid w:val="00AD4E7C"/>
    <w:rsid w:val="00AD65DC"/>
    <w:rsid w:val="00AD6999"/>
    <w:rsid w:val="00AD69D0"/>
    <w:rsid w:val="00AD70BB"/>
    <w:rsid w:val="00AD7A61"/>
    <w:rsid w:val="00AE057E"/>
    <w:rsid w:val="00AE2388"/>
    <w:rsid w:val="00AE557C"/>
    <w:rsid w:val="00AF019A"/>
    <w:rsid w:val="00AF077E"/>
    <w:rsid w:val="00AF1DEB"/>
    <w:rsid w:val="00AF53C2"/>
    <w:rsid w:val="00B008D0"/>
    <w:rsid w:val="00B023E6"/>
    <w:rsid w:val="00B03952"/>
    <w:rsid w:val="00B0516B"/>
    <w:rsid w:val="00B06430"/>
    <w:rsid w:val="00B11510"/>
    <w:rsid w:val="00B12CF3"/>
    <w:rsid w:val="00B17841"/>
    <w:rsid w:val="00B20C97"/>
    <w:rsid w:val="00B26EF8"/>
    <w:rsid w:val="00B273C6"/>
    <w:rsid w:val="00B30930"/>
    <w:rsid w:val="00B3307B"/>
    <w:rsid w:val="00B35CF1"/>
    <w:rsid w:val="00B36473"/>
    <w:rsid w:val="00B37652"/>
    <w:rsid w:val="00B41D30"/>
    <w:rsid w:val="00B50831"/>
    <w:rsid w:val="00B50F5C"/>
    <w:rsid w:val="00B61361"/>
    <w:rsid w:val="00B623F4"/>
    <w:rsid w:val="00B6253A"/>
    <w:rsid w:val="00B65E06"/>
    <w:rsid w:val="00B71BD9"/>
    <w:rsid w:val="00B7517A"/>
    <w:rsid w:val="00B7548E"/>
    <w:rsid w:val="00B82AFF"/>
    <w:rsid w:val="00B852A9"/>
    <w:rsid w:val="00B90C08"/>
    <w:rsid w:val="00B923B4"/>
    <w:rsid w:val="00B95391"/>
    <w:rsid w:val="00B97536"/>
    <w:rsid w:val="00B97846"/>
    <w:rsid w:val="00BA1743"/>
    <w:rsid w:val="00BA1747"/>
    <w:rsid w:val="00BA4461"/>
    <w:rsid w:val="00BA5FC4"/>
    <w:rsid w:val="00BA75BA"/>
    <w:rsid w:val="00BB0397"/>
    <w:rsid w:val="00BB34E9"/>
    <w:rsid w:val="00BB5CF6"/>
    <w:rsid w:val="00BB6454"/>
    <w:rsid w:val="00BC1354"/>
    <w:rsid w:val="00BC2B73"/>
    <w:rsid w:val="00BC3603"/>
    <w:rsid w:val="00BC3E8E"/>
    <w:rsid w:val="00BC546B"/>
    <w:rsid w:val="00BC7807"/>
    <w:rsid w:val="00BD0FF3"/>
    <w:rsid w:val="00BD11D3"/>
    <w:rsid w:val="00BD1EA5"/>
    <w:rsid w:val="00BD544F"/>
    <w:rsid w:val="00BD6925"/>
    <w:rsid w:val="00BD6A01"/>
    <w:rsid w:val="00BE0884"/>
    <w:rsid w:val="00BE5C63"/>
    <w:rsid w:val="00BF1538"/>
    <w:rsid w:val="00BF53C3"/>
    <w:rsid w:val="00BF65D5"/>
    <w:rsid w:val="00C028C5"/>
    <w:rsid w:val="00C02949"/>
    <w:rsid w:val="00C0317F"/>
    <w:rsid w:val="00C0382A"/>
    <w:rsid w:val="00C03BFE"/>
    <w:rsid w:val="00C058E9"/>
    <w:rsid w:val="00C11DBF"/>
    <w:rsid w:val="00C13164"/>
    <w:rsid w:val="00C1623E"/>
    <w:rsid w:val="00C16584"/>
    <w:rsid w:val="00C21AFF"/>
    <w:rsid w:val="00C24ED6"/>
    <w:rsid w:val="00C335C4"/>
    <w:rsid w:val="00C42663"/>
    <w:rsid w:val="00C42CE4"/>
    <w:rsid w:val="00C4338D"/>
    <w:rsid w:val="00C447F5"/>
    <w:rsid w:val="00C44E93"/>
    <w:rsid w:val="00C45889"/>
    <w:rsid w:val="00C50743"/>
    <w:rsid w:val="00C51FDC"/>
    <w:rsid w:val="00C537D4"/>
    <w:rsid w:val="00C560D4"/>
    <w:rsid w:val="00C57404"/>
    <w:rsid w:val="00C60C3E"/>
    <w:rsid w:val="00C60F1D"/>
    <w:rsid w:val="00C65554"/>
    <w:rsid w:val="00C65F24"/>
    <w:rsid w:val="00C70E75"/>
    <w:rsid w:val="00C749CD"/>
    <w:rsid w:val="00C76FE7"/>
    <w:rsid w:val="00C80B5A"/>
    <w:rsid w:val="00C8187A"/>
    <w:rsid w:val="00C8399E"/>
    <w:rsid w:val="00C84756"/>
    <w:rsid w:val="00C86741"/>
    <w:rsid w:val="00C87669"/>
    <w:rsid w:val="00C929EE"/>
    <w:rsid w:val="00CA0409"/>
    <w:rsid w:val="00CA14E8"/>
    <w:rsid w:val="00CA2BCF"/>
    <w:rsid w:val="00CA58F3"/>
    <w:rsid w:val="00CA5A24"/>
    <w:rsid w:val="00CB64FF"/>
    <w:rsid w:val="00CB7080"/>
    <w:rsid w:val="00CB7821"/>
    <w:rsid w:val="00CC1180"/>
    <w:rsid w:val="00CC30B4"/>
    <w:rsid w:val="00CC3883"/>
    <w:rsid w:val="00CC49E8"/>
    <w:rsid w:val="00CC78D5"/>
    <w:rsid w:val="00CC7B6D"/>
    <w:rsid w:val="00CD012C"/>
    <w:rsid w:val="00CD42A5"/>
    <w:rsid w:val="00CD7EB0"/>
    <w:rsid w:val="00CD7FFB"/>
    <w:rsid w:val="00CE00D5"/>
    <w:rsid w:val="00CE0A5D"/>
    <w:rsid w:val="00CE4932"/>
    <w:rsid w:val="00CE6745"/>
    <w:rsid w:val="00CE6E66"/>
    <w:rsid w:val="00CE7365"/>
    <w:rsid w:val="00CF3222"/>
    <w:rsid w:val="00CF40BB"/>
    <w:rsid w:val="00CF66FD"/>
    <w:rsid w:val="00D0130A"/>
    <w:rsid w:val="00D01949"/>
    <w:rsid w:val="00D03A96"/>
    <w:rsid w:val="00D03F92"/>
    <w:rsid w:val="00D04165"/>
    <w:rsid w:val="00D04758"/>
    <w:rsid w:val="00D066D2"/>
    <w:rsid w:val="00D06D54"/>
    <w:rsid w:val="00D07E0A"/>
    <w:rsid w:val="00D1241E"/>
    <w:rsid w:val="00D12C8B"/>
    <w:rsid w:val="00D13A03"/>
    <w:rsid w:val="00D1683A"/>
    <w:rsid w:val="00D20A1F"/>
    <w:rsid w:val="00D24168"/>
    <w:rsid w:val="00D26B1A"/>
    <w:rsid w:val="00D26E41"/>
    <w:rsid w:val="00D30676"/>
    <w:rsid w:val="00D30A1D"/>
    <w:rsid w:val="00D31F3A"/>
    <w:rsid w:val="00D33319"/>
    <w:rsid w:val="00D336F1"/>
    <w:rsid w:val="00D33B08"/>
    <w:rsid w:val="00D35D93"/>
    <w:rsid w:val="00D40347"/>
    <w:rsid w:val="00D42400"/>
    <w:rsid w:val="00D429B4"/>
    <w:rsid w:val="00D43301"/>
    <w:rsid w:val="00D45FF8"/>
    <w:rsid w:val="00D55307"/>
    <w:rsid w:val="00D62C16"/>
    <w:rsid w:val="00D65244"/>
    <w:rsid w:val="00D71148"/>
    <w:rsid w:val="00D767F0"/>
    <w:rsid w:val="00D90C4F"/>
    <w:rsid w:val="00D91131"/>
    <w:rsid w:val="00D960D1"/>
    <w:rsid w:val="00D9649E"/>
    <w:rsid w:val="00D97D1A"/>
    <w:rsid w:val="00D97E25"/>
    <w:rsid w:val="00DA2062"/>
    <w:rsid w:val="00DA3F04"/>
    <w:rsid w:val="00DA435B"/>
    <w:rsid w:val="00DA6931"/>
    <w:rsid w:val="00DB0437"/>
    <w:rsid w:val="00DB2291"/>
    <w:rsid w:val="00DB55F8"/>
    <w:rsid w:val="00DB5F89"/>
    <w:rsid w:val="00DB7A93"/>
    <w:rsid w:val="00DC055D"/>
    <w:rsid w:val="00DC200E"/>
    <w:rsid w:val="00DC6245"/>
    <w:rsid w:val="00DC7632"/>
    <w:rsid w:val="00DD029C"/>
    <w:rsid w:val="00DD0EC9"/>
    <w:rsid w:val="00DD123E"/>
    <w:rsid w:val="00DD1817"/>
    <w:rsid w:val="00DD1FA6"/>
    <w:rsid w:val="00DD2E96"/>
    <w:rsid w:val="00DD654A"/>
    <w:rsid w:val="00DD7300"/>
    <w:rsid w:val="00DE00BC"/>
    <w:rsid w:val="00DE11A5"/>
    <w:rsid w:val="00DE3039"/>
    <w:rsid w:val="00DE5CAB"/>
    <w:rsid w:val="00DE6261"/>
    <w:rsid w:val="00DF4EEE"/>
    <w:rsid w:val="00DF6E81"/>
    <w:rsid w:val="00DF7007"/>
    <w:rsid w:val="00DF7F45"/>
    <w:rsid w:val="00E0102D"/>
    <w:rsid w:val="00E01474"/>
    <w:rsid w:val="00E02E43"/>
    <w:rsid w:val="00E05FF2"/>
    <w:rsid w:val="00E123DF"/>
    <w:rsid w:val="00E13FF2"/>
    <w:rsid w:val="00E160E5"/>
    <w:rsid w:val="00E16BE0"/>
    <w:rsid w:val="00E205E2"/>
    <w:rsid w:val="00E214C7"/>
    <w:rsid w:val="00E21A18"/>
    <w:rsid w:val="00E24600"/>
    <w:rsid w:val="00E2528A"/>
    <w:rsid w:val="00E25530"/>
    <w:rsid w:val="00E25942"/>
    <w:rsid w:val="00E26E58"/>
    <w:rsid w:val="00E26F4E"/>
    <w:rsid w:val="00E30ABF"/>
    <w:rsid w:val="00E30CD1"/>
    <w:rsid w:val="00E315E7"/>
    <w:rsid w:val="00E320C2"/>
    <w:rsid w:val="00E33F76"/>
    <w:rsid w:val="00E34081"/>
    <w:rsid w:val="00E34881"/>
    <w:rsid w:val="00E3549F"/>
    <w:rsid w:val="00E35E69"/>
    <w:rsid w:val="00E36D00"/>
    <w:rsid w:val="00E37EFD"/>
    <w:rsid w:val="00E41F5C"/>
    <w:rsid w:val="00E42579"/>
    <w:rsid w:val="00E43B74"/>
    <w:rsid w:val="00E4422C"/>
    <w:rsid w:val="00E45092"/>
    <w:rsid w:val="00E46163"/>
    <w:rsid w:val="00E500C8"/>
    <w:rsid w:val="00E51022"/>
    <w:rsid w:val="00E53596"/>
    <w:rsid w:val="00E54A5D"/>
    <w:rsid w:val="00E5681A"/>
    <w:rsid w:val="00E61800"/>
    <w:rsid w:val="00E623C3"/>
    <w:rsid w:val="00E62410"/>
    <w:rsid w:val="00E63347"/>
    <w:rsid w:val="00E701E7"/>
    <w:rsid w:val="00E70817"/>
    <w:rsid w:val="00E722DC"/>
    <w:rsid w:val="00E724A3"/>
    <w:rsid w:val="00E76957"/>
    <w:rsid w:val="00E817DF"/>
    <w:rsid w:val="00E817EF"/>
    <w:rsid w:val="00E8193F"/>
    <w:rsid w:val="00E822D8"/>
    <w:rsid w:val="00E8403D"/>
    <w:rsid w:val="00E846E8"/>
    <w:rsid w:val="00E90136"/>
    <w:rsid w:val="00E916AF"/>
    <w:rsid w:val="00E924E7"/>
    <w:rsid w:val="00E929B7"/>
    <w:rsid w:val="00E92C84"/>
    <w:rsid w:val="00E965BC"/>
    <w:rsid w:val="00E968D1"/>
    <w:rsid w:val="00E96E75"/>
    <w:rsid w:val="00EA0403"/>
    <w:rsid w:val="00EA1B8C"/>
    <w:rsid w:val="00EA7227"/>
    <w:rsid w:val="00EA7697"/>
    <w:rsid w:val="00EB02CA"/>
    <w:rsid w:val="00EB0EFC"/>
    <w:rsid w:val="00EB1AE4"/>
    <w:rsid w:val="00EB1B90"/>
    <w:rsid w:val="00EB466D"/>
    <w:rsid w:val="00EC0C40"/>
    <w:rsid w:val="00EC210C"/>
    <w:rsid w:val="00EC421A"/>
    <w:rsid w:val="00EC45E8"/>
    <w:rsid w:val="00EC5F56"/>
    <w:rsid w:val="00EC659A"/>
    <w:rsid w:val="00ED00D6"/>
    <w:rsid w:val="00ED017A"/>
    <w:rsid w:val="00ED0767"/>
    <w:rsid w:val="00ED12FB"/>
    <w:rsid w:val="00ED1D82"/>
    <w:rsid w:val="00ED2450"/>
    <w:rsid w:val="00ED251B"/>
    <w:rsid w:val="00ED30F2"/>
    <w:rsid w:val="00ED7FC7"/>
    <w:rsid w:val="00EE0D3E"/>
    <w:rsid w:val="00EE65B0"/>
    <w:rsid w:val="00EE6850"/>
    <w:rsid w:val="00EE7088"/>
    <w:rsid w:val="00EF0668"/>
    <w:rsid w:val="00EF067B"/>
    <w:rsid w:val="00EF444B"/>
    <w:rsid w:val="00EF457A"/>
    <w:rsid w:val="00EF472F"/>
    <w:rsid w:val="00EF74C9"/>
    <w:rsid w:val="00F02CE6"/>
    <w:rsid w:val="00F04E91"/>
    <w:rsid w:val="00F0684A"/>
    <w:rsid w:val="00F11329"/>
    <w:rsid w:val="00F121B8"/>
    <w:rsid w:val="00F140ED"/>
    <w:rsid w:val="00F2119D"/>
    <w:rsid w:val="00F2567F"/>
    <w:rsid w:val="00F26623"/>
    <w:rsid w:val="00F26D63"/>
    <w:rsid w:val="00F270A1"/>
    <w:rsid w:val="00F31F43"/>
    <w:rsid w:val="00F329F1"/>
    <w:rsid w:val="00F33361"/>
    <w:rsid w:val="00F3364C"/>
    <w:rsid w:val="00F33749"/>
    <w:rsid w:val="00F36D57"/>
    <w:rsid w:val="00F37BB1"/>
    <w:rsid w:val="00F427CF"/>
    <w:rsid w:val="00F4361A"/>
    <w:rsid w:val="00F44B25"/>
    <w:rsid w:val="00F61C1D"/>
    <w:rsid w:val="00F61FD9"/>
    <w:rsid w:val="00F624D0"/>
    <w:rsid w:val="00F67788"/>
    <w:rsid w:val="00F7030F"/>
    <w:rsid w:val="00F71FA5"/>
    <w:rsid w:val="00F762DF"/>
    <w:rsid w:val="00F76DDE"/>
    <w:rsid w:val="00F80C06"/>
    <w:rsid w:val="00F839E8"/>
    <w:rsid w:val="00F855A6"/>
    <w:rsid w:val="00F922A0"/>
    <w:rsid w:val="00F93A5F"/>
    <w:rsid w:val="00F95EC1"/>
    <w:rsid w:val="00F96FB6"/>
    <w:rsid w:val="00FA1A16"/>
    <w:rsid w:val="00FA2AD3"/>
    <w:rsid w:val="00FA7311"/>
    <w:rsid w:val="00FB1742"/>
    <w:rsid w:val="00FB43CB"/>
    <w:rsid w:val="00FB4A5F"/>
    <w:rsid w:val="00FB6763"/>
    <w:rsid w:val="00FB69E5"/>
    <w:rsid w:val="00FC5392"/>
    <w:rsid w:val="00FD336D"/>
    <w:rsid w:val="00FD6E1A"/>
    <w:rsid w:val="00FE2DA9"/>
    <w:rsid w:val="00FE74A2"/>
    <w:rsid w:val="00FF1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B5371"/>
  <w15:docId w15:val="{6B52136E-6EF3-483E-8C9A-640F2C990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758"/>
    <w:pPr>
      <w:spacing w:after="23" w:line="269" w:lineRule="auto"/>
      <w:ind w:left="123" w:hanging="10"/>
      <w:jc w:val="both"/>
    </w:pPr>
    <w:rPr>
      <w:rFonts w:ascii="Arial" w:eastAsia="Arial" w:hAnsi="Arial" w:cs="Arial"/>
      <w:color w:val="181717"/>
      <w:sz w:val="20"/>
    </w:rPr>
  </w:style>
  <w:style w:type="paragraph" w:styleId="Heading1">
    <w:name w:val="heading 1"/>
    <w:link w:val="Heading1Char"/>
    <w:autoRedefine/>
    <w:uiPriority w:val="9"/>
    <w:unhideWhenUsed/>
    <w:qFormat/>
    <w:rsid w:val="004C52FA"/>
    <w:pPr>
      <w:keepNext/>
      <w:keepLines/>
      <w:spacing w:after="0" w:line="240" w:lineRule="auto"/>
      <w:ind w:left="123" w:hanging="10"/>
      <w:jc w:val="both"/>
      <w:outlineLvl w:val="0"/>
    </w:pPr>
    <w:rPr>
      <w:rFonts w:ascii="Arial" w:eastAsia="Arial" w:hAnsi="Arial" w:cs="Arial"/>
      <w:b/>
      <w:color w:val="FCC566"/>
    </w:rPr>
  </w:style>
  <w:style w:type="paragraph" w:styleId="Heading2">
    <w:name w:val="heading 2"/>
    <w:next w:val="Normal"/>
    <w:link w:val="Heading2Char"/>
    <w:uiPriority w:val="9"/>
    <w:unhideWhenUsed/>
    <w:qFormat/>
    <w:pPr>
      <w:keepNext/>
      <w:keepLines/>
      <w:shd w:val="clear" w:color="auto" w:fill="EEECEB"/>
      <w:spacing w:after="138"/>
      <w:ind w:left="237" w:hanging="10"/>
      <w:outlineLvl w:val="1"/>
    </w:pPr>
    <w:rPr>
      <w:rFonts w:ascii="Arial" w:eastAsia="Arial" w:hAnsi="Arial" w:cs="Arial"/>
      <w:b/>
      <w:color w:val="181717"/>
      <w:sz w:val="28"/>
    </w:rPr>
  </w:style>
  <w:style w:type="paragraph" w:styleId="Heading3">
    <w:name w:val="heading 3"/>
    <w:next w:val="Normal"/>
    <w:link w:val="Heading3Char"/>
    <w:uiPriority w:val="9"/>
    <w:unhideWhenUsed/>
    <w:qFormat/>
    <w:pPr>
      <w:keepNext/>
      <w:keepLines/>
      <w:spacing w:after="211"/>
      <w:ind w:left="10" w:right="432" w:hanging="10"/>
      <w:jc w:val="center"/>
      <w:outlineLvl w:val="2"/>
    </w:pPr>
    <w:rPr>
      <w:rFonts w:ascii="Arial" w:eastAsia="Arial" w:hAnsi="Arial" w:cs="Arial"/>
      <w:b/>
      <w:color w:val="18171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181717"/>
      <w:sz w:val="24"/>
    </w:rPr>
  </w:style>
  <w:style w:type="character" w:customStyle="1" w:styleId="Heading2Char">
    <w:name w:val="Heading 2 Char"/>
    <w:link w:val="Heading2"/>
    <w:uiPriority w:val="9"/>
    <w:rPr>
      <w:rFonts w:ascii="Arial" w:eastAsia="Arial" w:hAnsi="Arial" w:cs="Arial"/>
      <w:b/>
      <w:color w:val="181717"/>
      <w:sz w:val="28"/>
    </w:rPr>
  </w:style>
  <w:style w:type="character" w:customStyle="1" w:styleId="Heading1Char">
    <w:name w:val="Heading 1 Char"/>
    <w:link w:val="Heading1"/>
    <w:uiPriority w:val="9"/>
    <w:rsid w:val="004C52FA"/>
    <w:rPr>
      <w:rFonts w:ascii="Arial" w:eastAsia="Arial" w:hAnsi="Arial" w:cs="Arial"/>
      <w:b/>
      <w:color w:val="FCC56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C6245"/>
    <w:pPr>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AA3C1A"/>
    <w:pPr>
      <w:tabs>
        <w:tab w:val="right" w:leader="dot" w:pos="10790"/>
      </w:tabs>
      <w:spacing w:after="0" w:line="276" w:lineRule="auto"/>
      <w:ind w:left="0" w:firstLine="432"/>
      <w:jc w:val="left"/>
    </w:pPr>
    <w:rPr>
      <w:rFonts w:eastAsiaTheme="minorEastAsia" w:cs="Times New Roman"/>
      <w:b/>
      <w:color w:val="auto"/>
      <w:sz w:val="24"/>
    </w:rPr>
  </w:style>
  <w:style w:type="paragraph" w:styleId="TOC1">
    <w:name w:val="toc 1"/>
    <w:basedOn w:val="Normal"/>
    <w:next w:val="Normal"/>
    <w:autoRedefine/>
    <w:uiPriority w:val="39"/>
    <w:unhideWhenUsed/>
    <w:rsid w:val="007B0A35"/>
    <w:pPr>
      <w:tabs>
        <w:tab w:val="right" w:leader="dot" w:pos="10790"/>
      </w:tabs>
      <w:spacing w:after="0" w:line="276" w:lineRule="auto"/>
      <w:ind w:left="360" w:hanging="360"/>
      <w:jc w:val="left"/>
    </w:pPr>
    <w:rPr>
      <w:rFonts w:eastAsiaTheme="minorEastAsia" w:cs="Times New Roman"/>
      <w:b/>
      <w:color w:val="auto"/>
      <w:sz w:val="28"/>
    </w:rPr>
  </w:style>
  <w:style w:type="paragraph" w:styleId="TOC3">
    <w:name w:val="toc 3"/>
    <w:basedOn w:val="Normal"/>
    <w:next w:val="Normal"/>
    <w:autoRedefine/>
    <w:uiPriority w:val="39"/>
    <w:unhideWhenUsed/>
    <w:rsid w:val="00DC6245"/>
    <w:pPr>
      <w:spacing w:after="100" w:line="259" w:lineRule="auto"/>
      <w:ind w:left="440" w:firstLine="0"/>
      <w:jc w:val="left"/>
    </w:pPr>
    <w:rPr>
      <w:rFonts w:asciiTheme="minorHAnsi" w:eastAsiaTheme="minorEastAsia" w:hAnsiTheme="minorHAnsi" w:cs="Times New Roman"/>
      <w:color w:val="auto"/>
      <w:sz w:val="22"/>
    </w:rPr>
  </w:style>
  <w:style w:type="paragraph" w:styleId="Header">
    <w:name w:val="header"/>
    <w:basedOn w:val="Normal"/>
    <w:link w:val="HeaderChar"/>
    <w:uiPriority w:val="99"/>
    <w:unhideWhenUsed/>
    <w:rsid w:val="00DC6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245"/>
    <w:rPr>
      <w:rFonts w:ascii="Arial" w:eastAsia="Arial" w:hAnsi="Arial" w:cs="Arial"/>
      <w:color w:val="181717"/>
      <w:sz w:val="20"/>
    </w:rPr>
  </w:style>
  <w:style w:type="paragraph" w:styleId="Footer">
    <w:name w:val="footer"/>
    <w:basedOn w:val="Normal"/>
    <w:link w:val="FooterChar"/>
    <w:uiPriority w:val="99"/>
    <w:unhideWhenUsed/>
    <w:rsid w:val="00DC6245"/>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DC6245"/>
    <w:rPr>
      <w:rFonts w:cs="Times New Roman"/>
    </w:rPr>
  </w:style>
  <w:style w:type="paragraph" w:styleId="Title">
    <w:name w:val="Title"/>
    <w:basedOn w:val="Normal"/>
    <w:next w:val="Normal"/>
    <w:link w:val="TitleChar"/>
    <w:uiPriority w:val="10"/>
    <w:qFormat/>
    <w:rsid w:val="00412C9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12C9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46FC2"/>
    <w:rPr>
      <w:color w:val="0563C1" w:themeColor="hyperlink"/>
      <w:u w:val="single"/>
    </w:rPr>
  </w:style>
  <w:style w:type="paragraph" w:styleId="ListParagraph">
    <w:name w:val="List Paragraph"/>
    <w:basedOn w:val="Normal"/>
    <w:link w:val="ListParagraphChar"/>
    <w:uiPriority w:val="34"/>
    <w:qFormat/>
    <w:rsid w:val="00784A0C"/>
    <w:pPr>
      <w:ind w:left="720"/>
      <w:contextualSpacing/>
    </w:pPr>
  </w:style>
  <w:style w:type="character" w:customStyle="1" w:styleId="ListParagraphChar">
    <w:name w:val="List Paragraph Char"/>
    <w:basedOn w:val="DefaultParagraphFont"/>
    <w:link w:val="ListParagraph"/>
    <w:uiPriority w:val="34"/>
    <w:locked/>
    <w:rsid w:val="00170C62"/>
    <w:rPr>
      <w:rFonts w:ascii="Arial" w:eastAsia="Arial" w:hAnsi="Arial" w:cs="Arial"/>
      <w:color w:val="181717"/>
      <w:sz w:val="20"/>
    </w:rPr>
  </w:style>
  <w:style w:type="paragraph" w:customStyle="1" w:styleId="FormInstructions">
    <w:name w:val="Form Instructions"/>
    <w:basedOn w:val="Normal"/>
    <w:qFormat/>
    <w:rsid w:val="00487281"/>
    <w:pPr>
      <w:spacing w:after="0" w:line="240" w:lineRule="auto"/>
      <w:ind w:left="0" w:firstLine="0"/>
      <w:jc w:val="left"/>
    </w:pPr>
    <w:rPr>
      <w:rFonts w:ascii="Calibri" w:eastAsia="Calibri" w:hAnsi="Calibri" w:cs="Times New Roman"/>
      <w:i/>
      <w:vanish/>
      <w:color w:val="548DD4"/>
      <w:sz w:val="18"/>
    </w:rPr>
  </w:style>
  <w:style w:type="paragraph" w:styleId="NormalWeb">
    <w:name w:val="Normal (Web)"/>
    <w:basedOn w:val="Normal"/>
    <w:uiPriority w:val="99"/>
    <w:semiHidden/>
    <w:unhideWhenUsed/>
    <w:rsid w:val="001506C5"/>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012081"/>
    <w:rPr>
      <w:sz w:val="16"/>
      <w:szCs w:val="16"/>
    </w:rPr>
  </w:style>
  <w:style w:type="paragraph" w:styleId="CommentText">
    <w:name w:val="annotation text"/>
    <w:basedOn w:val="Normal"/>
    <w:link w:val="CommentTextChar"/>
    <w:uiPriority w:val="99"/>
    <w:unhideWhenUsed/>
    <w:rsid w:val="00012081"/>
    <w:pPr>
      <w:spacing w:line="240" w:lineRule="auto"/>
    </w:pPr>
    <w:rPr>
      <w:szCs w:val="20"/>
    </w:rPr>
  </w:style>
  <w:style w:type="character" w:customStyle="1" w:styleId="CommentTextChar">
    <w:name w:val="Comment Text Char"/>
    <w:basedOn w:val="DefaultParagraphFont"/>
    <w:link w:val="CommentText"/>
    <w:uiPriority w:val="99"/>
    <w:rsid w:val="00012081"/>
    <w:rPr>
      <w:rFonts w:ascii="Arial" w:eastAsia="Arial" w:hAnsi="Arial" w:cs="Arial"/>
      <w:color w:val="181717"/>
      <w:sz w:val="20"/>
      <w:szCs w:val="20"/>
    </w:rPr>
  </w:style>
  <w:style w:type="paragraph" w:styleId="CommentSubject">
    <w:name w:val="annotation subject"/>
    <w:basedOn w:val="CommentText"/>
    <w:next w:val="CommentText"/>
    <w:link w:val="CommentSubjectChar"/>
    <w:uiPriority w:val="99"/>
    <w:semiHidden/>
    <w:unhideWhenUsed/>
    <w:rsid w:val="00012081"/>
    <w:rPr>
      <w:b/>
      <w:bCs/>
    </w:rPr>
  </w:style>
  <w:style w:type="character" w:customStyle="1" w:styleId="CommentSubjectChar">
    <w:name w:val="Comment Subject Char"/>
    <w:basedOn w:val="CommentTextChar"/>
    <w:link w:val="CommentSubject"/>
    <w:uiPriority w:val="99"/>
    <w:semiHidden/>
    <w:rsid w:val="00012081"/>
    <w:rPr>
      <w:rFonts w:ascii="Arial" w:eastAsia="Arial" w:hAnsi="Arial" w:cs="Arial"/>
      <w:b/>
      <w:bCs/>
      <w:color w:val="181717"/>
      <w:sz w:val="20"/>
      <w:szCs w:val="20"/>
    </w:rPr>
  </w:style>
  <w:style w:type="paragraph" w:styleId="BalloonText">
    <w:name w:val="Balloon Text"/>
    <w:basedOn w:val="Normal"/>
    <w:link w:val="BalloonTextChar"/>
    <w:uiPriority w:val="99"/>
    <w:semiHidden/>
    <w:unhideWhenUsed/>
    <w:rsid w:val="000120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081"/>
    <w:rPr>
      <w:rFonts w:ascii="Segoe UI" w:eastAsia="Arial" w:hAnsi="Segoe UI" w:cs="Segoe UI"/>
      <w:color w:val="181717"/>
      <w:sz w:val="18"/>
      <w:szCs w:val="18"/>
    </w:rPr>
  </w:style>
  <w:style w:type="paragraph" w:styleId="Revision">
    <w:name w:val="Revision"/>
    <w:hidden/>
    <w:uiPriority w:val="99"/>
    <w:semiHidden/>
    <w:rsid w:val="00DD123E"/>
    <w:pPr>
      <w:spacing w:after="0" w:line="240" w:lineRule="auto"/>
    </w:pPr>
    <w:rPr>
      <w:rFonts w:ascii="Arial" w:eastAsia="Arial" w:hAnsi="Arial" w:cs="Arial"/>
      <w:color w:val="181717"/>
      <w:sz w:val="20"/>
    </w:rPr>
  </w:style>
  <w:style w:type="character" w:styleId="Strong">
    <w:name w:val="Strong"/>
    <w:basedOn w:val="DefaultParagraphFont"/>
    <w:uiPriority w:val="22"/>
    <w:qFormat/>
    <w:rsid w:val="006557BC"/>
    <w:rPr>
      <w:b/>
      <w:bCs/>
    </w:rPr>
  </w:style>
  <w:style w:type="character" w:styleId="UnresolvedMention">
    <w:name w:val="Unresolved Mention"/>
    <w:basedOn w:val="DefaultParagraphFont"/>
    <w:uiPriority w:val="99"/>
    <w:semiHidden/>
    <w:unhideWhenUsed/>
    <w:rsid w:val="00365063"/>
    <w:rPr>
      <w:color w:val="605E5C"/>
      <w:shd w:val="clear" w:color="auto" w:fill="E1DFDD"/>
    </w:rPr>
  </w:style>
  <w:style w:type="table" w:styleId="TableGrid0">
    <w:name w:val="Table Grid"/>
    <w:basedOn w:val="TableNormal"/>
    <w:uiPriority w:val="39"/>
    <w:rsid w:val="00C02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04424">
      <w:bodyDiv w:val="1"/>
      <w:marLeft w:val="0"/>
      <w:marRight w:val="0"/>
      <w:marTop w:val="0"/>
      <w:marBottom w:val="0"/>
      <w:divBdr>
        <w:top w:val="none" w:sz="0" w:space="0" w:color="auto"/>
        <w:left w:val="none" w:sz="0" w:space="0" w:color="auto"/>
        <w:bottom w:val="none" w:sz="0" w:space="0" w:color="auto"/>
        <w:right w:val="none" w:sz="0" w:space="0" w:color="auto"/>
      </w:divBdr>
    </w:div>
    <w:div w:id="540553026">
      <w:bodyDiv w:val="1"/>
      <w:marLeft w:val="0"/>
      <w:marRight w:val="0"/>
      <w:marTop w:val="0"/>
      <w:marBottom w:val="0"/>
      <w:divBdr>
        <w:top w:val="none" w:sz="0" w:space="0" w:color="auto"/>
        <w:left w:val="none" w:sz="0" w:space="0" w:color="auto"/>
        <w:bottom w:val="none" w:sz="0" w:space="0" w:color="auto"/>
        <w:right w:val="none" w:sz="0" w:space="0" w:color="auto"/>
      </w:divBdr>
    </w:div>
    <w:div w:id="550770294">
      <w:bodyDiv w:val="1"/>
      <w:marLeft w:val="0"/>
      <w:marRight w:val="0"/>
      <w:marTop w:val="0"/>
      <w:marBottom w:val="0"/>
      <w:divBdr>
        <w:top w:val="none" w:sz="0" w:space="0" w:color="auto"/>
        <w:left w:val="none" w:sz="0" w:space="0" w:color="auto"/>
        <w:bottom w:val="none" w:sz="0" w:space="0" w:color="auto"/>
        <w:right w:val="none" w:sz="0" w:space="0" w:color="auto"/>
      </w:divBdr>
    </w:div>
    <w:div w:id="803040994">
      <w:bodyDiv w:val="1"/>
      <w:marLeft w:val="0"/>
      <w:marRight w:val="0"/>
      <w:marTop w:val="0"/>
      <w:marBottom w:val="0"/>
      <w:divBdr>
        <w:top w:val="none" w:sz="0" w:space="0" w:color="auto"/>
        <w:left w:val="none" w:sz="0" w:space="0" w:color="auto"/>
        <w:bottom w:val="none" w:sz="0" w:space="0" w:color="auto"/>
        <w:right w:val="none" w:sz="0" w:space="0" w:color="auto"/>
      </w:divBdr>
    </w:div>
    <w:div w:id="1507792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2.png"/><Relationship Id="rId21" Type="http://schemas.microsoft.com/office/2007/relationships/hdphoto" Target="media/hdphoto1.wdp"/><Relationship Id="rId34" Type="http://schemas.openxmlformats.org/officeDocument/2006/relationships/footer" Target="footer2.xml"/><Relationship Id="rId7" Type="http://schemas.openxmlformats.org/officeDocument/2006/relationships/endnotes" Target="endnotes.xml"/><Relationship Id="rId12" Type="http://schemas.microsoft.com/office/2016/09/relationships/commentsIds" Target="commentsIds.xml"/><Relationship Id="rId25" Type="http://schemas.openxmlformats.org/officeDocument/2006/relationships/image" Target="media/image11.jp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ec.europa.eu/health/md_sector/overview_en" TargetMode="External"/><Relationship Id="rId32" Type="http://schemas.openxmlformats.org/officeDocument/2006/relationships/header" Target="header1.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jpeg"/><Relationship Id="rId30" Type="http://schemas.microsoft.com/office/2007/relationships/hdphoto" Target="media/hdphoto2.wdp"/><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11F61-02C3-4252-BD14-DD4957015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20</Pages>
  <Words>8270</Words>
  <Characters>47142</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Arunesh Mishra</dc:creator>
  <cp:keywords/>
  <cp:lastModifiedBy>Sai Praneetha Bhaskaruni</cp:lastModifiedBy>
  <cp:revision>14</cp:revision>
  <cp:lastPrinted>2022-02-22T11:03:00Z</cp:lastPrinted>
  <dcterms:created xsi:type="dcterms:W3CDTF">2022-07-19T06:39:00Z</dcterms:created>
  <dcterms:modified xsi:type="dcterms:W3CDTF">2022-08-02T12:58:00Z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993bd6-1ede-4830-9dba-3224251d6855_Enabled">
    <vt:lpwstr>true</vt:lpwstr>
  </property>
  <property fmtid="{D5CDD505-2E9C-101B-9397-08002B2CF9AE}" pid="3" name="MSIP_Label_40993bd6-1ede-4830-9dba-3224251d6855_SetDate">
    <vt:lpwstr>2022-02-21T09:57:27Z</vt:lpwstr>
  </property>
  <property fmtid="{D5CDD505-2E9C-101B-9397-08002B2CF9AE}" pid="4" name="MSIP_Label_40993bd6-1ede-4830-9dba-3224251d6855_Method">
    <vt:lpwstr>Privileged</vt:lpwstr>
  </property>
  <property fmtid="{D5CDD505-2E9C-101B-9397-08002B2CF9AE}" pid="5" name="MSIP_Label_40993bd6-1ede-4830-9dba-3224251d6855_Name">
    <vt:lpwstr>Business</vt:lpwstr>
  </property>
  <property fmtid="{D5CDD505-2E9C-101B-9397-08002B2CF9AE}" pid="6" name="MSIP_Label_40993bd6-1ede-4830-9dba-3224251d6855_SiteId">
    <vt:lpwstr>311b3378-8e8a-4b5e-a33f-e80a3d8ba60a</vt:lpwstr>
  </property>
  <property fmtid="{D5CDD505-2E9C-101B-9397-08002B2CF9AE}" pid="7" name="MSIP_Label_40993bd6-1ede-4830-9dba-3224251d6855_ActionId">
    <vt:lpwstr>c48d68ba-1961-43d9-b182-011d148db6b9</vt:lpwstr>
  </property>
  <property fmtid="{D5CDD505-2E9C-101B-9397-08002B2CF9AE}" pid="8" name="MSIP_Label_40993bd6-1ede-4830-9dba-3224251d6855_ContentBits">
    <vt:lpwstr>0</vt:lpwstr>
  </property>
</Properties>
</file>