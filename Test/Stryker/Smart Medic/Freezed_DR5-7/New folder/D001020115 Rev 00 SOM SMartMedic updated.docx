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Default="00560731" w:rsidP="00DC6245">
      <w:pPr>
        <w:spacing w:after="616" w:line="259" w:lineRule="auto"/>
        <w:ind w:left="576" w:firstLine="0"/>
        <w:jc w:val="right"/>
        <w:rPr>
          <w:ins w:id="0" w:author="T Londhe, Vinod (Contractor)" w:date="2022-07-09T13:58:00Z"/>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 w:author="T Londhe, Vinod (Contractor)" w:date="2022-07-09T14:05:00Z">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3145"/>
        <w:gridCol w:w="2970"/>
        <w:tblGridChange w:id="2">
          <w:tblGrid>
            <w:gridCol w:w="2400"/>
            <w:gridCol w:w="4836"/>
          </w:tblGrid>
        </w:tblGridChange>
      </w:tblGrid>
      <w:tr w:rsidR="005F3210" w14:paraId="10FBD39C" w14:textId="64B1F745" w:rsidTr="001B0D28">
        <w:trPr>
          <w:trHeight w:val="350"/>
          <w:trPrChange w:id="3" w:author="T Londhe, Vinod (Contractor)" w:date="2022-07-09T14:05:00Z">
            <w:trPr>
              <w:trHeight w:val="720"/>
            </w:trPr>
          </w:trPrChange>
        </w:trPr>
        <w:tc>
          <w:tcPr>
            <w:tcW w:w="3145" w:type="dxa"/>
            <w:tcPrChange w:id="4" w:author="T Londhe, Vinod (Contractor)" w:date="2022-07-09T14:05:00Z">
              <w:tcPr>
                <w:tcW w:w="2400" w:type="dxa"/>
              </w:tcPr>
            </w:tcPrChange>
          </w:tcPr>
          <w:p w14:paraId="5E3777CD" w14:textId="0FE8D6F9" w:rsidR="005F3210" w:rsidRDefault="005F3210" w:rsidP="005F3210">
            <w:pPr>
              <w:spacing w:after="160" w:line="259" w:lineRule="auto"/>
              <w:ind w:left="0" w:firstLine="0"/>
              <w:jc w:val="left"/>
            </w:pPr>
            <w:ins w:id="5" w:author="T Londhe, Vinod (Contractor)" w:date="2022-07-09T14:04:00Z">
              <w:r>
                <w:t>Document Title</w:t>
              </w:r>
            </w:ins>
          </w:p>
        </w:tc>
        <w:tc>
          <w:tcPr>
            <w:tcW w:w="2970" w:type="dxa"/>
            <w:tcPrChange w:id="6" w:author="T Londhe, Vinod (Contractor)" w:date="2022-07-09T14:05:00Z">
              <w:tcPr>
                <w:tcW w:w="4836" w:type="dxa"/>
              </w:tcPr>
            </w:tcPrChange>
          </w:tcPr>
          <w:p w14:paraId="1A6806F5" w14:textId="57CBB6B9" w:rsidR="005F3210" w:rsidRDefault="005F3210" w:rsidP="005F3210">
            <w:pPr>
              <w:spacing w:after="160" w:line="259" w:lineRule="auto"/>
              <w:ind w:left="0" w:firstLine="0"/>
              <w:jc w:val="left"/>
            </w:pPr>
            <w:ins w:id="7" w:author="T Londhe, Vinod (Contractor)" w:date="2022-07-09T14:04:00Z">
              <w:r>
                <w:t>Security Operation Man</w:t>
              </w:r>
            </w:ins>
            <w:ins w:id="8" w:author="T Londhe, Vinod (Contractor)" w:date="2022-07-09T14:05:00Z">
              <w:r w:rsidR="001B0D28">
                <w:t>u</w:t>
              </w:r>
            </w:ins>
            <w:ins w:id="9" w:author="T Londhe, Vinod (Contractor)" w:date="2022-07-09T14:04:00Z">
              <w:r>
                <w:t xml:space="preserve">al </w:t>
              </w:r>
            </w:ins>
          </w:p>
        </w:tc>
      </w:tr>
      <w:tr w:rsidR="005F3210" w14:paraId="2841A90A" w14:textId="77777777" w:rsidTr="001B0D28">
        <w:trPr>
          <w:trHeight w:val="431"/>
          <w:ins w:id="10" w:author="T Londhe, Vinod (Contractor)" w:date="2022-07-09T14:03:00Z"/>
          <w:trPrChange w:id="11" w:author="T Londhe, Vinod (Contractor)" w:date="2022-07-09T14:05:00Z">
            <w:trPr>
              <w:trHeight w:val="720"/>
            </w:trPr>
          </w:trPrChange>
        </w:trPr>
        <w:tc>
          <w:tcPr>
            <w:tcW w:w="3145" w:type="dxa"/>
            <w:tcPrChange w:id="12" w:author="T Londhe, Vinod (Contractor)" w:date="2022-07-09T14:05:00Z">
              <w:tcPr>
                <w:tcW w:w="2400" w:type="dxa"/>
              </w:tcPr>
            </w:tcPrChange>
          </w:tcPr>
          <w:p w14:paraId="4F14CDDB" w14:textId="79C93AE5" w:rsidR="005F3210" w:rsidRDefault="005F3210" w:rsidP="005F3210">
            <w:pPr>
              <w:spacing w:after="160" w:line="259" w:lineRule="auto"/>
              <w:ind w:left="0" w:firstLine="0"/>
              <w:jc w:val="left"/>
              <w:rPr>
                <w:ins w:id="13" w:author="T Londhe, Vinod (Contractor)" w:date="2022-07-09T14:03:00Z"/>
              </w:rPr>
            </w:pPr>
            <w:ins w:id="14" w:author="T Londhe, Vinod (Contractor)" w:date="2022-07-09T14:04:00Z">
              <w:r>
                <w:t>Document Number / Rev</w:t>
              </w:r>
            </w:ins>
          </w:p>
        </w:tc>
        <w:tc>
          <w:tcPr>
            <w:tcW w:w="2970" w:type="dxa"/>
            <w:tcPrChange w:id="15" w:author="T Londhe, Vinod (Contractor)" w:date="2022-07-09T14:05:00Z">
              <w:tcPr>
                <w:tcW w:w="4836" w:type="dxa"/>
              </w:tcPr>
            </w:tcPrChange>
          </w:tcPr>
          <w:p w14:paraId="6C2A27B1" w14:textId="37E553A9" w:rsidR="005F3210" w:rsidRDefault="005F3210" w:rsidP="005F3210">
            <w:pPr>
              <w:spacing w:after="160" w:line="259" w:lineRule="auto"/>
              <w:ind w:left="0" w:firstLine="0"/>
              <w:jc w:val="left"/>
              <w:rPr>
                <w:ins w:id="16" w:author="T Londhe, Vinod (Contractor)" w:date="2022-07-09T14:03:00Z"/>
              </w:rPr>
            </w:pPr>
            <w:ins w:id="17" w:author="T Londhe, Vinod (Contractor)" w:date="2022-07-09T14:04:00Z">
              <w:r>
                <w:t>D001020115 Rev 01</w:t>
              </w:r>
            </w:ins>
          </w:p>
        </w:tc>
      </w:tr>
      <w:tr w:rsidR="008C54DD" w14:paraId="6F0E1A60" w14:textId="77777777" w:rsidTr="001B0D28">
        <w:trPr>
          <w:trHeight w:val="323"/>
          <w:ins w:id="18" w:author="T Londhe, Vinod (Contractor)" w:date="2022-07-09T14:03:00Z"/>
          <w:trPrChange w:id="19" w:author="T Londhe, Vinod (Contractor)" w:date="2022-07-09T14:05:00Z">
            <w:trPr>
              <w:trHeight w:val="720"/>
            </w:trPr>
          </w:trPrChange>
        </w:trPr>
        <w:tc>
          <w:tcPr>
            <w:tcW w:w="3145" w:type="dxa"/>
            <w:tcPrChange w:id="20" w:author="T Londhe, Vinod (Contractor)" w:date="2022-07-09T14:05:00Z">
              <w:tcPr>
                <w:tcW w:w="2400" w:type="dxa"/>
              </w:tcPr>
            </w:tcPrChange>
          </w:tcPr>
          <w:p w14:paraId="1A87F696" w14:textId="6F2441A6" w:rsidR="008C54DD" w:rsidRDefault="008C54DD" w:rsidP="008C54DD">
            <w:pPr>
              <w:spacing w:after="160" w:line="259" w:lineRule="auto"/>
              <w:ind w:left="0" w:firstLine="0"/>
              <w:jc w:val="left"/>
              <w:rPr>
                <w:ins w:id="21" w:author="T Londhe, Vinod (Contractor)" w:date="2022-07-09T14:03:00Z"/>
              </w:rPr>
            </w:pPr>
            <w:ins w:id="22" w:author="T Londhe, Vinod (Contractor)" w:date="2022-07-09T14:04:00Z">
              <w:r>
                <w:rPr>
                  <w:rFonts w:cstheme="minorHAnsi"/>
                  <w:color w:val="000000" w:themeColor="text1"/>
                </w:rPr>
                <w:t>Project Title:</w:t>
              </w:r>
            </w:ins>
          </w:p>
        </w:tc>
        <w:tc>
          <w:tcPr>
            <w:tcW w:w="2970" w:type="dxa"/>
            <w:tcPrChange w:id="23" w:author="T Londhe, Vinod (Contractor)" w:date="2022-07-09T14:05:00Z">
              <w:tcPr>
                <w:tcW w:w="4836" w:type="dxa"/>
              </w:tcPr>
            </w:tcPrChange>
          </w:tcPr>
          <w:p w14:paraId="6D0B8C31" w14:textId="5CF76EF8" w:rsidR="008C54DD" w:rsidRDefault="008C54DD" w:rsidP="008C54DD">
            <w:pPr>
              <w:spacing w:after="160" w:line="259" w:lineRule="auto"/>
              <w:ind w:left="0" w:firstLine="0"/>
              <w:jc w:val="left"/>
              <w:rPr>
                <w:ins w:id="24" w:author="T Londhe, Vinod (Contractor)" w:date="2022-07-09T14:03:00Z"/>
              </w:rPr>
            </w:pPr>
            <w:ins w:id="25" w:author="T Londhe, Vinod (Contractor)" w:date="2022-07-09T14:04:00Z">
              <w:r>
                <w:rPr>
                  <w:rFonts w:cstheme="minorHAnsi"/>
                  <w:color w:val="000000" w:themeColor="text1"/>
                </w:rPr>
                <w:t>SmartMedic Phase II</w:t>
              </w:r>
            </w:ins>
          </w:p>
        </w:tc>
      </w:tr>
      <w:tr w:rsidR="008C54DD" w14:paraId="572E821D" w14:textId="77777777" w:rsidTr="001B0D28">
        <w:trPr>
          <w:trHeight w:val="314"/>
          <w:ins w:id="26" w:author="T Londhe, Vinod (Contractor)" w:date="2022-07-09T14:03:00Z"/>
          <w:trPrChange w:id="27" w:author="T Londhe, Vinod (Contractor)" w:date="2022-07-09T14:05:00Z">
            <w:trPr>
              <w:trHeight w:val="720"/>
            </w:trPr>
          </w:trPrChange>
        </w:trPr>
        <w:tc>
          <w:tcPr>
            <w:tcW w:w="3145" w:type="dxa"/>
            <w:tcPrChange w:id="28" w:author="T Londhe, Vinod (Contractor)" w:date="2022-07-09T14:05:00Z">
              <w:tcPr>
                <w:tcW w:w="2400" w:type="dxa"/>
              </w:tcPr>
            </w:tcPrChange>
          </w:tcPr>
          <w:p w14:paraId="2F4AA3D0" w14:textId="1B690F11" w:rsidR="008C54DD" w:rsidRDefault="008C54DD" w:rsidP="008C54DD">
            <w:pPr>
              <w:spacing w:after="160" w:line="259" w:lineRule="auto"/>
              <w:ind w:left="0" w:firstLine="0"/>
              <w:jc w:val="left"/>
              <w:rPr>
                <w:ins w:id="29" w:author="T Londhe, Vinod (Contractor)" w:date="2022-07-09T14:03:00Z"/>
              </w:rPr>
            </w:pPr>
            <w:ins w:id="30" w:author="T Londhe, Vinod (Contractor)" w:date="2022-07-09T14:04:00Z">
              <w:r>
                <w:rPr>
                  <w:rFonts w:cstheme="minorHAnsi"/>
                  <w:color w:val="000000" w:themeColor="text1"/>
                </w:rPr>
                <w:t>DHF Number:</w:t>
              </w:r>
            </w:ins>
          </w:p>
        </w:tc>
        <w:tc>
          <w:tcPr>
            <w:tcW w:w="2970" w:type="dxa"/>
            <w:tcPrChange w:id="31" w:author="T Londhe, Vinod (Contractor)" w:date="2022-07-09T14:05:00Z">
              <w:tcPr>
                <w:tcW w:w="4836" w:type="dxa"/>
              </w:tcPr>
            </w:tcPrChange>
          </w:tcPr>
          <w:p w14:paraId="5D7B1DAE" w14:textId="2873B307" w:rsidR="008C54DD" w:rsidRDefault="008C54DD" w:rsidP="008C54DD">
            <w:pPr>
              <w:spacing w:after="160" w:line="259" w:lineRule="auto"/>
              <w:ind w:left="0" w:firstLine="0"/>
              <w:jc w:val="left"/>
              <w:rPr>
                <w:ins w:id="32" w:author="T Londhe, Vinod (Contractor)" w:date="2022-07-09T14:03:00Z"/>
              </w:rPr>
            </w:pPr>
            <w:ins w:id="33" w:author="T Londhe, Vinod (Contractor)" w:date="2022-07-09T14:04:00Z">
              <w:r>
                <w:rPr>
                  <w:rFonts w:cstheme="minorHAnsi"/>
                  <w:color w:val="000000" w:themeColor="text1"/>
                </w:rPr>
                <w:t>SGTC-NPD-001-02  </w:t>
              </w:r>
            </w:ins>
          </w:p>
        </w:tc>
      </w:tr>
      <w:tr w:rsidR="008C54DD" w14:paraId="65F5ABBA" w14:textId="77777777" w:rsidTr="001B0D28">
        <w:trPr>
          <w:trHeight w:val="404"/>
          <w:ins w:id="34" w:author="T Londhe, Vinod (Contractor)" w:date="2022-07-09T14:03:00Z"/>
          <w:trPrChange w:id="35" w:author="T Londhe, Vinod (Contractor)" w:date="2022-07-09T14:05:00Z">
            <w:trPr>
              <w:trHeight w:val="720"/>
            </w:trPr>
          </w:trPrChange>
        </w:trPr>
        <w:tc>
          <w:tcPr>
            <w:tcW w:w="3145" w:type="dxa"/>
            <w:tcPrChange w:id="36" w:author="T Londhe, Vinod (Contractor)" w:date="2022-07-09T14:05:00Z">
              <w:tcPr>
                <w:tcW w:w="2400" w:type="dxa"/>
              </w:tcPr>
            </w:tcPrChange>
          </w:tcPr>
          <w:p w14:paraId="5A9F5AE3" w14:textId="79A7E1B1" w:rsidR="008C54DD" w:rsidRDefault="008C54DD" w:rsidP="008C54DD">
            <w:pPr>
              <w:spacing w:after="160" w:line="259" w:lineRule="auto"/>
              <w:ind w:left="0" w:firstLine="0"/>
              <w:jc w:val="left"/>
              <w:rPr>
                <w:ins w:id="37" w:author="T Londhe, Vinod (Contractor)" w:date="2022-07-09T14:03:00Z"/>
              </w:rPr>
            </w:pPr>
            <w:ins w:id="38" w:author="T Londhe, Vinod (Contractor)" w:date="2022-07-09T14:04:00Z">
              <w:r>
                <w:rPr>
                  <w:rFonts w:cstheme="minorHAnsi"/>
                  <w:color w:val="000000" w:themeColor="text1"/>
                </w:rPr>
                <w:t>Project Number:</w:t>
              </w:r>
            </w:ins>
          </w:p>
        </w:tc>
        <w:tc>
          <w:tcPr>
            <w:tcW w:w="2970" w:type="dxa"/>
            <w:tcPrChange w:id="39" w:author="T Londhe, Vinod (Contractor)" w:date="2022-07-09T14:05:00Z">
              <w:tcPr>
                <w:tcW w:w="4836" w:type="dxa"/>
              </w:tcPr>
            </w:tcPrChange>
          </w:tcPr>
          <w:p w14:paraId="2E6EA67C" w14:textId="388A2E73" w:rsidR="008C54DD" w:rsidRDefault="008C54DD" w:rsidP="008C54DD">
            <w:pPr>
              <w:spacing w:after="160" w:line="259" w:lineRule="auto"/>
              <w:ind w:left="0" w:firstLine="0"/>
              <w:jc w:val="left"/>
              <w:rPr>
                <w:ins w:id="40" w:author="T Londhe, Vinod (Contractor)" w:date="2022-07-09T14:03:00Z"/>
              </w:rPr>
            </w:pPr>
            <w:ins w:id="41" w:author="T Londhe, Vinod (Contractor)" w:date="2022-07-09T14:04:00Z">
              <w:r>
                <w:rPr>
                  <w:rFonts w:cstheme="minorHAnsi"/>
                  <w:color w:val="000000" w:themeColor="text1"/>
                </w:rPr>
                <w:t>SGTC-NPD-001  </w:t>
              </w:r>
            </w:ins>
          </w:p>
        </w:tc>
      </w:tr>
      <w:tr w:rsidR="008C54DD" w:rsidDel="003E0356" w14:paraId="7DD84F55" w14:textId="19D7F45C" w:rsidTr="001B0D28">
        <w:trPr>
          <w:trHeight w:val="3144"/>
          <w:del w:id="42" w:author="T Londhe, Vinod (Contractor)" w:date="2022-07-09T14:03:00Z"/>
          <w:trPrChange w:id="43" w:author="T Londhe, Vinod (Contractor)" w:date="2022-07-09T14:05:00Z">
            <w:trPr>
              <w:trHeight w:val="3144"/>
            </w:trPr>
          </w:trPrChange>
        </w:trPr>
        <w:tc>
          <w:tcPr>
            <w:tcW w:w="3145" w:type="dxa"/>
            <w:tcPrChange w:id="44" w:author="T Londhe, Vinod (Contractor)" w:date="2022-07-09T14:05:00Z">
              <w:tcPr>
                <w:tcW w:w="2400" w:type="dxa"/>
              </w:tcPr>
            </w:tcPrChange>
          </w:tcPr>
          <w:p w14:paraId="12DCA996" w14:textId="2824C207" w:rsidR="008C54DD" w:rsidDel="003E0356" w:rsidRDefault="008C54DD" w:rsidP="008C54DD">
            <w:pPr>
              <w:spacing w:after="160" w:line="259" w:lineRule="auto"/>
              <w:ind w:left="0" w:firstLine="0"/>
              <w:jc w:val="left"/>
              <w:rPr>
                <w:del w:id="45" w:author="T Londhe, Vinod (Contractor)" w:date="2022-07-09T14:03:00Z"/>
              </w:rPr>
            </w:pPr>
            <w:proofErr w:type="spellStart"/>
            <w:ins w:id="46" w:author="T Londhe, Vinod (Contractor)" w:date="2022-07-09T14:04:00Z">
              <w:r>
                <w:rPr>
                  <w:rFonts w:cstheme="minorHAnsi"/>
                  <w:color w:val="000000" w:themeColor="text1"/>
                </w:rPr>
                <w:t>Product:</w:t>
              </w:r>
            </w:ins>
          </w:p>
        </w:tc>
        <w:tc>
          <w:tcPr>
            <w:tcW w:w="2970" w:type="dxa"/>
            <w:tcPrChange w:id="47" w:author="T Londhe, Vinod (Contractor)" w:date="2022-07-09T14:05:00Z">
              <w:tcPr>
                <w:tcW w:w="4836" w:type="dxa"/>
              </w:tcPr>
            </w:tcPrChange>
          </w:tcPr>
          <w:p w14:paraId="36628D6D" w14:textId="25344EA0" w:rsidR="008C54DD" w:rsidDel="003E0356" w:rsidRDefault="008C54DD" w:rsidP="008C54DD">
            <w:pPr>
              <w:spacing w:after="160" w:line="259" w:lineRule="auto"/>
              <w:ind w:left="0" w:firstLine="0"/>
              <w:jc w:val="left"/>
              <w:rPr>
                <w:del w:id="48" w:author="T Londhe, Vinod (Contractor)" w:date="2022-07-09T14:03:00Z"/>
              </w:rPr>
            </w:pPr>
            <w:ins w:id="49" w:author="T Londhe, Vinod (Contractor)" w:date="2022-07-09T14:04:00Z">
              <w:r>
                <w:rPr>
                  <w:rFonts w:cstheme="minorHAnsi"/>
                  <w:color w:val="000000" w:themeColor="text1"/>
                </w:rPr>
                <w:t>SmartMedic</w:t>
              </w:r>
            </w:ins>
          </w:p>
        </w:tc>
      </w:tr>
    </w:tbl>
    <w:tbl>
      <w:tblPr>
        <w:tblStyle w:val="TableGrid0"/>
        <w:tblpPr w:leftFromText="180" w:rightFromText="180" w:vertAnchor="text" w:horzAnchor="margin" w:tblpY="6289"/>
        <w:tblW w:w="0" w:type="auto"/>
        <w:tblLook w:val="04A0" w:firstRow="1" w:lastRow="0" w:firstColumn="1" w:lastColumn="0" w:noHBand="0" w:noVBand="1"/>
        <w:tblPrChange w:id="50" w:author="T Londhe, Vinod (Contractor)" w:date="2022-07-09T14:08:00Z">
          <w:tblPr>
            <w:tblStyle w:val="TableGrid0"/>
            <w:tblpPr w:leftFromText="180" w:rightFromText="180" w:vertAnchor="text" w:horzAnchor="margin" w:tblpY="6289"/>
            <w:tblW w:w="0" w:type="auto"/>
            <w:tblLook w:val="04A0" w:firstRow="1" w:lastRow="0" w:firstColumn="1" w:lastColumn="0" w:noHBand="0" w:noVBand="1"/>
          </w:tblPr>
        </w:tblPrChange>
      </w:tblPr>
      <w:tblGrid>
        <w:gridCol w:w="2785"/>
        <w:gridCol w:w="2502"/>
        <w:gridCol w:w="2644"/>
        <w:gridCol w:w="2644"/>
        <w:tblGridChange w:id="51">
          <w:tblGrid>
            <w:gridCol w:w="2643"/>
            <w:gridCol w:w="142"/>
            <w:gridCol w:w="2502"/>
            <w:gridCol w:w="2644"/>
            <w:gridCol w:w="2644"/>
          </w:tblGrid>
        </w:tblGridChange>
      </w:tblGrid>
      <w:tr w:rsidR="00D03A96" w14:paraId="0F30F72E" w14:textId="77777777" w:rsidTr="00EE7088">
        <w:trPr>
          <w:ins w:id="52" w:author="T Londhe, Vinod (Contractor)" w:date="2022-07-09T14:07:00Z"/>
        </w:trPr>
        <w:tc>
          <w:tcPr>
            <w:tcW w:w="10575" w:type="dxa"/>
            <w:gridSpan w:val="4"/>
            <w:shd w:val="clear" w:color="auto" w:fill="E2EFD9" w:themeFill="accent6" w:themeFillTint="33"/>
            <w:vAlign w:val="center"/>
            <w:tcPrChange w:id="53" w:author="T Londhe, Vinod (Contractor)" w:date="2022-07-09T14:08:00Z">
              <w:tcPr>
                <w:tcW w:w="10575" w:type="dxa"/>
                <w:gridSpan w:val="5"/>
                <w:vAlign w:val="center"/>
              </w:tcPr>
            </w:tcPrChange>
          </w:tcPr>
          <w:p w14:paraId="4CD7D5C6" w14:textId="7C791147" w:rsidR="00D03A96" w:rsidRPr="00EE7088" w:rsidRDefault="00D03A96">
            <w:pPr>
              <w:tabs>
                <w:tab w:val="left" w:pos="300"/>
                <w:tab w:val="left" w:pos="3688"/>
              </w:tabs>
              <w:spacing w:before="60" w:after="60" w:line="259" w:lineRule="auto"/>
              <w:ind w:left="0" w:firstLine="0"/>
              <w:jc w:val="left"/>
              <w:rPr>
                <w:ins w:id="54" w:author="T Londhe, Vinod (Contractor)" w:date="2022-07-09T14:07:00Z"/>
                <w:rFonts w:ascii="Humanist Slabserif 712 Std Roma" w:eastAsiaTheme="minorHAnsi" w:hAnsi="Humanist Slabserif 712 Std Roma" w:cstheme="minorBidi"/>
                <w:color w:val="000000" w:themeColor="text1"/>
                <w:rPrChange w:id="55" w:author="T Londhe, Vinod (Contractor)" w:date="2022-07-09T14:08:00Z">
                  <w:rPr>
                    <w:ins w:id="56" w:author="T Londhe, Vinod (Contractor)" w:date="2022-07-09T14:07:00Z"/>
                  </w:rPr>
                </w:rPrChange>
              </w:rPr>
              <w:pPrChange w:id="57" w:author="T Londhe, Vinod (Contractor)" w:date="2022-07-09T14:07:00Z">
                <w:pPr>
                  <w:framePr w:hSpace="180" w:wrap="around" w:vAnchor="text" w:hAnchor="margin" w:y="6289"/>
                  <w:spacing w:after="160" w:line="259" w:lineRule="auto"/>
                  <w:ind w:left="0" w:firstLine="0"/>
                  <w:jc w:val="left"/>
                </w:pPr>
              </w:pPrChange>
            </w:pPr>
            <w:ins w:id="58" w:author="T Londhe, Vinod (Contractor)" w:date="2022-07-09T14:07:00Z">
              <w:r w:rsidRPr="004631FC">
                <w:rPr>
                  <w:rFonts w:ascii="Humanist Slabserif 712 Std Roma" w:eastAsiaTheme="minorHAnsi" w:hAnsi="Humanist Slabserif 712 Std Roma" w:cstheme="minorBidi"/>
                  <w:color w:val="000000" w:themeColor="text1"/>
                  <w:rPrChange w:id="59" w:author="T Londhe, Vinod (Contractor)" w:date="2022-07-09T14:07:00Z">
                    <w:rPr>
                      <w:rFonts w:ascii="Humanist Slabserif 712 Std Roma" w:hAnsi="Humanist Slabserif 712 Std Roma"/>
                      <w:color w:val="000000" w:themeColor="text1"/>
                    </w:rPr>
                  </w:rPrChange>
                </w:rPr>
                <w:t>Approv</w:t>
              </w:r>
              <w:proofErr w:type="spellEnd"/>
              <w:r w:rsidRPr="004631FC">
                <w:rPr>
                  <w:rFonts w:ascii="Humanist Slabserif 712 Std Roma" w:eastAsiaTheme="minorHAnsi" w:hAnsi="Humanist Slabserif 712 Std Roma" w:cstheme="minorBidi"/>
                  <w:color w:val="000000" w:themeColor="text1"/>
                  <w:rPrChange w:id="60" w:author="T Londhe, Vinod (Contractor)" w:date="2022-07-09T14:07:00Z">
                    <w:rPr>
                      <w:rFonts w:ascii="Humanist Slabserif 712 Std Roma" w:hAnsi="Humanist Slabserif 712 Std Roma"/>
                      <w:color w:val="000000" w:themeColor="text1"/>
                    </w:rPr>
                  </w:rPrChange>
                </w:rPr>
                <w:t>als</w:t>
              </w:r>
            </w:ins>
          </w:p>
        </w:tc>
      </w:tr>
      <w:tr w:rsidR="0039299E" w14:paraId="0F98871D" w14:textId="77777777" w:rsidTr="000D3778">
        <w:trPr>
          <w:ins w:id="61" w:author="T Londhe, Vinod (Contractor)" w:date="2022-07-09T14:07:00Z"/>
        </w:trPr>
        <w:tc>
          <w:tcPr>
            <w:tcW w:w="2785" w:type="dxa"/>
            <w:shd w:val="clear" w:color="auto" w:fill="D9D9D9" w:themeFill="background1" w:themeFillShade="D9"/>
            <w:vAlign w:val="center"/>
          </w:tcPr>
          <w:p w14:paraId="648768EA" w14:textId="208D7134" w:rsidR="002C5DFF" w:rsidRDefault="002C5DFF" w:rsidP="002C5DFF">
            <w:pPr>
              <w:spacing w:after="160" w:line="259" w:lineRule="auto"/>
              <w:ind w:left="0" w:firstLine="0"/>
              <w:jc w:val="left"/>
              <w:rPr>
                <w:ins w:id="62" w:author="T Londhe, Vinod (Contractor)" w:date="2022-07-09T14:07:00Z"/>
              </w:rPr>
            </w:pPr>
            <w:ins w:id="63" w:author="T Londhe, Vinod (Contractor)" w:date="2022-07-09T14:07:00Z">
              <w:r w:rsidRPr="00167CB9">
                <w:rPr>
                  <w:rFonts w:ascii="Humanist Slabserif 712 Std Roma" w:hAnsi="Humanist Slabserif 712 Std Roma"/>
                  <w:color w:val="000000" w:themeColor="text1"/>
                </w:rPr>
                <w:t>Approver (Role)</w:t>
              </w:r>
            </w:ins>
          </w:p>
        </w:tc>
        <w:tc>
          <w:tcPr>
            <w:tcW w:w="2502" w:type="dxa"/>
            <w:shd w:val="clear" w:color="auto" w:fill="D9D9D9" w:themeFill="background1" w:themeFillShade="D9"/>
            <w:vAlign w:val="center"/>
          </w:tcPr>
          <w:p w14:paraId="39D0C49B" w14:textId="6D3C98B3" w:rsidR="002C5DFF" w:rsidRPr="00EE7088" w:rsidRDefault="002C5DFF">
            <w:pPr>
              <w:tabs>
                <w:tab w:val="left" w:pos="300"/>
                <w:tab w:val="left" w:pos="3688"/>
              </w:tabs>
              <w:spacing w:before="60" w:after="60" w:line="259" w:lineRule="auto"/>
              <w:ind w:left="0" w:firstLine="0"/>
              <w:jc w:val="left"/>
              <w:rPr>
                <w:ins w:id="64" w:author="T Londhe, Vinod (Contractor)" w:date="2022-07-09T14:07:00Z"/>
                <w:rFonts w:ascii="Humanist Slabserif 712 Std Roma" w:eastAsiaTheme="minorHAnsi" w:hAnsi="Humanist Slabserif 712 Std Roma" w:cstheme="minorBidi"/>
                <w:color w:val="000000" w:themeColor="text1"/>
                <w:rPrChange w:id="65" w:author="T Londhe, Vinod (Contractor)" w:date="2022-07-09T14:08:00Z">
                  <w:rPr>
                    <w:ins w:id="66" w:author="T Londhe, Vinod (Contractor)" w:date="2022-07-09T14:07:00Z"/>
                  </w:rPr>
                </w:rPrChange>
              </w:rPr>
              <w:pPrChange w:id="67" w:author="T Londhe, Vinod (Contractor)" w:date="2022-07-09T14:08:00Z">
                <w:pPr>
                  <w:framePr w:hSpace="180" w:wrap="around" w:vAnchor="text" w:hAnchor="margin" w:y="6289"/>
                  <w:spacing w:after="160" w:line="259" w:lineRule="auto"/>
                  <w:ind w:left="0" w:firstLine="0"/>
                  <w:jc w:val="left"/>
                </w:pPr>
              </w:pPrChange>
            </w:pPr>
            <w:ins w:id="68" w:author="T Londhe, Vinod (Contractor)" w:date="2022-07-09T14:07:00Z">
              <w:r w:rsidRPr="00EE7088">
                <w:rPr>
                  <w:rFonts w:ascii="Humanist Slabserif 712 Std Roma" w:eastAsiaTheme="minorHAnsi" w:hAnsi="Humanist Slabserif 712 Std Roma" w:cstheme="minorBidi"/>
                  <w:color w:val="000000" w:themeColor="text1"/>
                  <w:rPrChange w:id="69" w:author="T Londhe, Vinod (Contractor)" w:date="2022-07-09T14:08:00Z">
                    <w:rPr>
                      <w:rFonts w:ascii="Humanist Slabserif 712 Std Roma" w:hAnsi="Humanist Slabserif 712 Std Roma"/>
                      <w:color w:val="000000" w:themeColor="text1"/>
                    </w:rPr>
                  </w:rPrChange>
                </w:rPr>
                <w:t>Name</w:t>
              </w:r>
            </w:ins>
          </w:p>
        </w:tc>
        <w:tc>
          <w:tcPr>
            <w:tcW w:w="2644" w:type="dxa"/>
            <w:shd w:val="clear" w:color="auto" w:fill="D9D9D9" w:themeFill="background1" w:themeFillShade="D9"/>
            <w:vAlign w:val="center"/>
          </w:tcPr>
          <w:p w14:paraId="191341DB" w14:textId="48BB0FCD" w:rsidR="002C5DFF" w:rsidRPr="00EE7088" w:rsidRDefault="002C5DFF">
            <w:pPr>
              <w:tabs>
                <w:tab w:val="left" w:pos="300"/>
                <w:tab w:val="left" w:pos="3688"/>
              </w:tabs>
              <w:spacing w:before="60" w:after="60" w:line="259" w:lineRule="auto"/>
              <w:ind w:left="0" w:firstLine="0"/>
              <w:jc w:val="left"/>
              <w:rPr>
                <w:ins w:id="70" w:author="T Londhe, Vinod (Contractor)" w:date="2022-07-09T14:07:00Z"/>
                <w:rFonts w:ascii="Humanist Slabserif 712 Std Roma" w:eastAsiaTheme="minorHAnsi" w:hAnsi="Humanist Slabserif 712 Std Roma" w:cstheme="minorBidi"/>
                <w:color w:val="000000" w:themeColor="text1"/>
                <w:rPrChange w:id="71" w:author="T Londhe, Vinod (Contractor)" w:date="2022-07-09T14:08:00Z">
                  <w:rPr>
                    <w:ins w:id="72" w:author="T Londhe, Vinod (Contractor)" w:date="2022-07-09T14:07:00Z"/>
                  </w:rPr>
                </w:rPrChange>
              </w:rPr>
              <w:pPrChange w:id="73" w:author="T Londhe, Vinod (Contractor)" w:date="2022-07-09T14:08:00Z">
                <w:pPr>
                  <w:framePr w:hSpace="180" w:wrap="around" w:vAnchor="text" w:hAnchor="margin" w:y="6289"/>
                  <w:spacing w:after="160" w:line="259" w:lineRule="auto"/>
                  <w:ind w:left="0" w:firstLine="0"/>
                  <w:jc w:val="left"/>
                </w:pPr>
              </w:pPrChange>
            </w:pPr>
            <w:ins w:id="74" w:author="T Londhe, Vinod (Contractor)" w:date="2022-07-09T14:07:00Z">
              <w:r w:rsidRPr="00EE7088">
                <w:rPr>
                  <w:rFonts w:ascii="Humanist Slabserif 712 Std Roma" w:eastAsiaTheme="minorHAnsi" w:hAnsi="Humanist Slabserif 712 Std Roma" w:cstheme="minorBidi"/>
                  <w:color w:val="000000" w:themeColor="text1"/>
                  <w:rPrChange w:id="75" w:author="T Londhe, Vinod (Contractor)" w:date="2022-07-09T14:08:00Z">
                    <w:rPr>
                      <w:rFonts w:ascii="Humanist Slabserif 712 Std Roma" w:hAnsi="Humanist Slabserif 712 Std Roma"/>
                      <w:color w:val="000000" w:themeColor="text1"/>
                    </w:rPr>
                  </w:rPrChange>
                </w:rPr>
                <w:t>Signature</w:t>
              </w:r>
            </w:ins>
          </w:p>
        </w:tc>
        <w:tc>
          <w:tcPr>
            <w:tcW w:w="2644" w:type="dxa"/>
            <w:shd w:val="clear" w:color="auto" w:fill="D9D9D9" w:themeFill="background1" w:themeFillShade="D9"/>
            <w:vAlign w:val="center"/>
          </w:tcPr>
          <w:p w14:paraId="12D23658" w14:textId="4B5A0037" w:rsidR="002C5DFF" w:rsidRPr="00EE7088" w:rsidRDefault="002C5DFF">
            <w:pPr>
              <w:tabs>
                <w:tab w:val="left" w:pos="300"/>
                <w:tab w:val="left" w:pos="3688"/>
              </w:tabs>
              <w:spacing w:before="60" w:after="60" w:line="259" w:lineRule="auto"/>
              <w:ind w:left="0" w:firstLine="0"/>
              <w:jc w:val="left"/>
              <w:rPr>
                <w:ins w:id="76" w:author="T Londhe, Vinod (Contractor)" w:date="2022-07-09T14:07:00Z"/>
                <w:rFonts w:ascii="Humanist Slabserif 712 Std Roma" w:eastAsiaTheme="minorHAnsi" w:hAnsi="Humanist Slabserif 712 Std Roma" w:cstheme="minorBidi"/>
                <w:color w:val="000000" w:themeColor="text1"/>
                <w:rPrChange w:id="77" w:author="T Londhe, Vinod (Contractor)" w:date="2022-07-09T14:08:00Z">
                  <w:rPr>
                    <w:ins w:id="78" w:author="T Londhe, Vinod (Contractor)" w:date="2022-07-09T14:07:00Z"/>
                  </w:rPr>
                </w:rPrChange>
              </w:rPr>
              <w:pPrChange w:id="79" w:author="T Londhe, Vinod (Contractor)" w:date="2022-07-09T14:08:00Z">
                <w:pPr>
                  <w:framePr w:hSpace="180" w:wrap="around" w:vAnchor="text" w:hAnchor="margin" w:y="6289"/>
                  <w:spacing w:after="160" w:line="259" w:lineRule="auto"/>
                  <w:ind w:left="0" w:firstLine="0"/>
                  <w:jc w:val="left"/>
                </w:pPr>
              </w:pPrChange>
            </w:pPr>
            <w:ins w:id="80" w:author="T Londhe, Vinod (Contractor)" w:date="2022-07-09T14:07:00Z">
              <w:r w:rsidRPr="00EE7088">
                <w:rPr>
                  <w:rFonts w:ascii="Humanist Slabserif 712 Std Roma" w:eastAsiaTheme="minorHAnsi" w:hAnsi="Humanist Slabserif 712 Std Roma" w:cstheme="minorBidi"/>
                  <w:color w:val="000000" w:themeColor="text1"/>
                  <w:rPrChange w:id="81" w:author="T Londhe, Vinod (Contractor)" w:date="2022-07-09T14:08:00Z">
                    <w:rPr>
                      <w:rFonts w:ascii="Humanist Slabserif 712 Std Roma" w:hAnsi="Humanist Slabserif 712 Std Roma"/>
                      <w:color w:val="000000" w:themeColor="text1"/>
                    </w:rPr>
                  </w:rPrChange>
                </w:rPr>
                <w:t>Date</w:t>
              </w:r>
            </w:ins>
          </w:p>
        </w:tc>
      </w:tr>
      <w:tr w:rsidR="000D3778" w14:paraId="63A414FB" w14:textId="77777777" w:rsidTr="000D3778">
        <w:trPr>
          <w:ins w:id="82" w:author="T Londhe, Vinod (Contractor)" w:date="2022-07-09T14:07:00Z"/>
        </w:trPr>
        <w:tc>
          <w:tcPr>
            <w:tcW w:w="2785" w:type="dxa"/>
            <w:vAlign w:val="center"/>
            <w:tcPrChange w:id="83" w:author="T Londhe, Vinod (Contractor)" w:date="2022-07-09T14:09:00Z">
              <w:tcPr>
                <w:tcW w:w="2643" w:type="dxa"/>
              </w:tcPr>
            </w:tcPrChange>
          </w:tcPr>
          <w:p w14:paraId="0E330350" w14:textId="6BDDF8FD" w:rsidR="000D3778" w:rsidRDefault="000D3778" w:rsidP="000D3778">
            <w:pPr>
              <w:spacing w:after="160" w:line="259" w:lineRule="auto"/>
              <w:ind w:left="0" w:firstLine="0"/>
              <w:jc w:val="left"/>
              <w:rPr>
                <w:ins w:id="84" w:author="T Londhe, Vinod (Contractor)" w:date="2022-07-09T14:07:00Z"/>
              </w:rPr>
            </w:pPr>
            <w:ins w:id="85" w:author="T Londhe, Vinod (Contractor)" w:date="2022-07-09T14:09:00Z">
              <w:r>
                <w:rPr>
                  <w:rFonts w:ascii="Humanist Slabserif 712 Std Roma" w:hAnsi="Humanist Slabserif 712 Std Roma"/>
                  <w:color w:val="000000" w:themeColor="text1"/>
                </w:rPr>
                <w:t>Design Engineering R&amp;D (Software)</w:t>
              </w:r>
            </w:ins>
          </w:p>
        </w:tc>
        <w:tc>
          <w:tcPr>
            <w:tcW w:w="2502" w:type="dxa"/>
            <w:vAlign w:val="center"/>
            <w:tcPrChange w:id="86" w:author="T Londhe, Vinod (Contractor)" w:date="2022-07-09T14:09:00Z">
              <w:tcPr>
                <w:tcW w:w="2644" w:type="dxa"/>
                <w:gridSpan w:val="2"/>
              </w:tcPr>
            </w:tcPrChange>
          </w:tcPr>
          <w:p w14:paraId="5612D4B9" w14:textId="3DA5FC1E" w:rsidR="000D3778" w:rsidRDefault="000D3778" w:rsidP="000D3778">
            <w:pPr>
              <w:spacing w:after="160" w:line="259" w:lineRule="auto"/>
              <w:ind w:left="0" w:firstLine="0"/>
              <w:jc w:val="left"/>
              <w:rPr>
                <w:ins w:id="87" w:author="T Londhe, Vinod (Contractor)" w:date="2022-07-09T14:07:00Z"/>
              </w:rPr>
            </w:pPr>
            <w:ins w:id="88" w:author="T Londhe, Vinod (Contractor)" w:date="2022-07-09T14:09:00Z">
              <w:r>
                <w:rPr>
                  <w:rFonts w:ascii="Humanist Slabserif 712 Std Roma" w:hAnsi="Humanist Slabserif 712 Std Roma"/>
                  <w:color w:val="000000" w:themeColor="text1"/>
                </w:rPr>
                <w:t>Deepak Sharma</w:t>
              </w:r>
            </w:ins>
          </w:p>
        </w:tc>
        <w:tc>
          <w:tcPr>
            <w:tcW w:w="2644" w:type="dxa"/>
            <w:vAlign w:val="center"/>
            <w:tcPrChange w:id="89" w:author="T Londhe, Vinod (Contractor)" w:date="2022-07-09T14:09:00Z">
              <w:tcPr>
                <w:tcW w:w="2644" w:type="dxa"/>
              </w:tcPr>
            </w:tcPrChange>
          </w:tcPr>
          <w:p w14:paraId="2B77B40B" w14:textId="6D71B810" w:rsidR="000D3778" w:rsidRDefault="000D3778" w:rsidP="000D3778">
            <w:pPr>
              <w:spacing w:after="160" w:line="259" w:lineRule="auto"/>
              <w:ind w:left="0" w:firstLine="0"/>
              <w:jc w:val="left"/>
              <w:rPr>
                <w:ins w:id="90" w:author="T Londhe, Vinod (Contractor)" w:date="2022-07-09T14:07:00Z"/>
              </w:rPr>
            </w:pPr>
          </w:p>
        </w:tc>
        <w:tc>
          <w:tcPr>
            <w:tcW w:w="2644" w:type="dxa"/>
            <w:vAlign w:val="center"/>
            <w:tcPrChange w:id="91" w:author="T Londhe, Vinod (Contractor)" w:date="2022-07-09T14:09:00Z">
              <w:tcPr>
                <w:tcW w:w="2644" w:type="dxa"/>
              </w:tcPr>
            </w:tcPrChange>
          </w:tcPr>
          <w:p w14:paraId="2A42E6FC" w14:textId="22533700" w:rsidR="000D3778" w:rsidRDefault="000D3778" w:rsidP="000D3778">
            <w:pPr>
              <w:spacing w:after="160" w:line="259" w:lineRule="auto"/>
              <w:ind w:left="0" w:firstLine="0"/>
              <w:jc w:val="left"/>
              <w:rPr>
                <w:ins w:id="92" w:author="T Londhe, Vinod (Contractor)" w:date="2022-07-09T14:07:00Z"/>
              </w:rPr>
            </w:pPr>
          </w:p>
        </w:tc>
      </w:tr>
      <w:tr w:rsidR="000D3778" w14:paraId="7088D788" w14:textId="77777777" w:rsidTr="00EA7227">
        <w:trPr>
          <w:trHeight w:val="569"/>
          <w:ins w:id="93" w:author="T Londhe, Vinod (Contractor)" w:date="2022-07-09T14:07:00Z"/>
        </w:trPr>
        <w:tc>
          <w:tcPr>
            <w:tcW w:w="2785" w:type="dxa"/>
            <w:vAlign w:val="center"/>
            <w:tcPrChange w:id="94" w:author="T Londhe, Vinod (Contractor)" w:date="2022-07-09T14:09:00Z">
              <w:tcPr>
                <w:tcW w:w="2643" w:type="dxa"/>
                <w:vAlign w:val="center"/>
              </w:tcPr>
            </w:tcPrChange>
          </w:tcPr>
          <w:p w14:paraId="5FC190B6" w14:textId="3127BA91" w:rsidR="000D3778" w:rsidRDefault="00EA7227" w:rsidP="000D3778">
            <w:pPr>
              <w:spacing w:after="160" w:line="259" w:lineRule="auto"/>
              <w:ind w:left="0" w:firstLine="0"/>
              <w:jc w:val="left"/>
              <w:rPr>
                <w:ins w:id="95"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Test Engineering</w:t>
            </w:r>
          </w:p>
        </w:tc>
        <w:tc>
          <w:tcPr>
            <w:tcW w:w="2502" w:type="dxa"/>
            <w:vAlign w:val="center"/>
            <w:tcPrChange w:id="96" w:author="T Londhe, Vinod (Contractor)" w:date="2022-07-09T14:09:00Z">
              <w:tcPr>
                <w:tcW w:w="2644" w:type="dxa"/>
                <w:gridSpan w:val="2"/>
                <w:vAlign w:val="center"/>
              </w:tcPr>
            </w:tcPrChange>
          </w:tcPr>
          <w:p w14:paraId="1FD98F0E" w14:textId="61DDBED8" w:rsidR="000D3778" w:rsidRDefault="00EA7227" w:rsidP="000D3778">
            <w:pPr>
              <w:spacing w:after="160" w:line="259" w:lineRule="auto"/>
              <w:ind w:left="0" w:firstLine="0"/>
              <w:jc w:val="left"/>
              <w:rPr>
                <w:ins w:id="97" w:author="T Londhe, Vinod (Contractor)" w:date="2022-07-09T14:07:00Z"/>
                <w:rFonts w:ascii="Humanist Slabserif 712 Std Roma" w:hAnsi="Humanist Slabserif 712 Std Roma"/>
                <w:color w:val="000000" w:themeColor="text1"/>
              </w:rPr>
            </w:pPr>
            <w:r>
              <w:rPr>
                <w:rFonts w:ascii="Humanist Slabserif 712 Std Roma" w:hAnsi="Humanist Slabserif 712 Std Roma"/>
                <w:color w:val="000000" w:themeColor="text1"/>
              </w:rPr>
              <w:t>Pragya Nidhi</w:t>
            </w:r>
          </w:p>
        </w:tc>
        <w:tc>
          <w:tcPr>
            <w:tcW w:w="2644" w:type="dxa"/>
            <w:vAlign w:val="center"/>
            <w:tcPrChange w:id="98" w:author="T Londhe, Vinod (Contractor)" w:date="2022-07-09T14:09:00Z">
              <w:tcPr>
                <w:tcW w:w="2644" w:type="dxa"/>
                <w:vAlign w:val="center"/>
              </w:tcPr>
            </w:tcPrChange>
          </w:tcPr>
          <w:p w14:paraId="7851C601" w14:textId="77777777" w:rsidR="000D3778" w:rsidRDefault="000D3778" w:rsidP="000D3778">
            <w:pPr>
              <w:spacing w:after="160" w:line="259" w:lineRule="auto"/>
              <w:ind w:left="0" w:firstLine="0"/>
              <w:jc w:val="left"/>
              <w:rPr>
                <w:ins w:id="99" w:author="T Londhe, Vinod (Contractor)" w:date="2022-07-09T14:07:00Z"/>
              </w:rPr>
            </w:pPr>
          </w:p>
        </w:tc>
        <w:tc>
          <w:tcPr>
            <w:tcW w:w="2644" w:type="dxa"/>
            <w:vAlign w:val="center"/>
            <w:tcPrChange w:id="100" w:author="T Londhe, Vinod (Contractor)" w:date="2022-07-09T14:09:00Z">
              <w:tcPr>
                <w:tcW w:w="2644" w:type="dxa"/>
                <w:vAlign w:val="center"/>
              </w:tcPr>
            </w:tcPrChange>
          </w:tcPr>
          <w:p w14:paraId="7425FDDC" w14:textId="77777777" w:rsidR="000D3778" w:rsidRDefault="000D3778" w:rsidP="000D3778">
            <w:pPr>
              <w:spacing w:after="160" w:line="259" w:lineRule="auto"/>
              <w:ind w:left="0" w:firstLine="0"/>
              <w:jc w:val="left"/>
              <w:rPr>
                <w:ins w:id="101" w:author="T Londhe, Vinod (Contractor)" w:date="2022-07-09T14:07:00Z"/>
              </w:rPr>
            </w:pPr>
          </w:p>
        </w:tc>
      </w:tr>
      <w:tr w:rsidR="000D3778" w14:paraId="026D39DA" w14:textId="77777777" w:rsidTr="00EA7227">
        <w:trPr>
          <w:trHeight w:val="623"/>
          <w:ins w:id="102" w:author="T Londhe, Vinod (Contractor)" w:date="2022-07-09T14:07:00Z"/>
        </w:trPr>
        <w:tc>
          <w:tcPr>
            <w:tcW w:w="2785" w:type="dxa"/>
            <w:vAlign w:val="center"/>
            <w:tcPrChange w:id="103" w:author="T Londhe, Vinod (Contractor)" w:date="2022-07-09T14:09:00Z">
              <w:tcPr>
                <w:tcW w:w="2643" w:type="dxa"/>
                <w:vAlign w:val="center"/>
              </w:tcPr>
            </w:tcPrChange>
          </w:tcPr>
          <w:p w14:paraId="3E4811EF" w14:textId="33511788" w:rsidR="000D3778" w:rsidRDefault="000D3778" w:rsidP="000D3778">
            <w:pPr>
              <w:spacing w:after="160" w:line="259" w:lineRule="auto"/>
              <w:ind w:left="0" w:firstLine="0"/>
              <w:jc w:val="left"/>
              <w:rPr>
                <w:ins w:id="104" w:author="T Londhe, Vinod (Contractor)" w:date="2022-07-09T14:07:00Z"/>
                <w:rFonts w:ascii="Humanist Slabserif 712 Std Roma" w:hAnsi="Humanist Slabserif 712 Std Roma"/>
                <w:color w:val="000000" w:themeColor="text1"/>
              </w:rPr>
            </w:pPr>
            <w:ins w:id="105" w:author="T Londhe, Vinod (Contractor)" w:date="2022-07-09T14:07:00Z">
              <w:r>
                <w:rPr>
                  <w:rFonts w:ascii="Humanist Slabserif 712 Std Roma" w:hAnsi="Humanist Slabserif 712 Std Roma"/>
                  <w:color w:val="000000" w:themeColor="text1"/>
                </w:rPr>
                <w:t xml:space="preserve">Advance Quality Engineer </w:t>
              </w:r>
            </w:ins>
          </w:p>
        </w:tc>
        <w:tc>
          <w:tcPr>
            <w:tcW w:w="2502" w:type="dxa"/>
            <w:vAlign w:val="center"/>
            <w:tcPrChange w:id="106" w:author="T Londhe, Vinod (Contractor)" w:date="2022-07-09T14:09:00Z">
              <w:tcPr>
                <w:tcW w:w="2644" w:type="dxa"/>
                <w:gridSpan w:val="2"/>
                <w:vAlign w:val="center"/>
              </w:tcPr>
            </w:tcPrChange>
          </w:tcPr>
          <w:p w14:paraId="6DE4E081" w14:textId="49008880" w:rsidR="000D3778" w:rsidRDefault="000D3778" w:rsidP="000D3778">
            <w:pPr>
              <w:spacing w:after="160" w:line="259" w:lineRule="auto"/>
              <w:ind w:left="0" w:firstLine="0"/>
              <w:jc w:val="left"/>
              <w:rPr>
                <w:ins w:id="107" w:author="T Londhe, Vinod (Contractor)" w:date="2022-07-09T14:07:00Z"/>
                <w:rFonts w:ascii="Humanist Slabserif 712 Std Roma" w:hAnsi="Humanist Slabserif 712 Std Roma"/>
                <w:color w:val="000000" w:themeColor="text1"/>
              </w:rPr>
            </w:pPr>
            <w:ins w:id="108" w:author="T Londhe, Vinod (Contractor)" w:date="2022-07-09T14:07:00Z">
              <w:r>
                <w:rPr>
                  <w:rFonts w:ascii="Humanist Slabserif 712 Std Roma" w:hAnsi="Humanist Slabserif 712 Std Roma"/>
                  <w:color w:val="000000" w:themeColor="text1"/>
                </w:rPr>
                <w:t xml:space="preserve">Sreejith Viswam </w:t>
              </w:r>
            </w:ins>
          </w:p>
        </w:tc>
        <w:tc>
          <w:tcPr>
            <w:tcW w:w="2644" w:type="dxa"/>
            <w:vAlign w:val="center"/>
            <w:tcPrChange w:id="109" w:author="T Londhe, Vinod (Contractor)" w:date="2022-07-09T14:09:00Z">
              <w:tcPr>
                <w:tcW w:w="2644" w:type="dxa"/>
                <w:vAlign w:val="center"/>
              </w:tcPr>
            </w:tcPrChange>
          </w:tcPr>
          <w:p w14:paraId="0085972C" w14:textId="77777777" w:rsidR="000D3778" w:rsidRDefault="000D3778" w:rsidP="000D3778">
            <w:pPr>
              <w:spacing w:after="160" w:line="259" w:lineRule="auto"/>
              <w:ind w:left="0" w:firstLine="0"/>
              <w:jc w:val="left"/>
              <w:rPr>
                <w:ins w:id="110" w:author="T Londhe, Vinod (Contractor)" w:date="2022-07-09T14:07:00Z"/>
              </w:rPr>
            </w:pPr>
          </w:p>
        </w:tc>
        <w:tc>
          <w:tcPr>
            <w:tcW w:w="2644" w:type="dxa"/>
            <w:vAlign w:val="center"/>
            <w:tcPrChange w:id="111" w:author="T Londhe, Vinod (Contractor)" w:date="2022-07-09T14:09:00Z">
              <w:tcPr>
                <w:tcW w:w="2644" w:type="dxa"/>
                <w:vAlign w:val="center"/>
              </w:tcPr>
            </w:tcPrChange>
          </w:tcPr>
          <w:p w14:paraId="20053273" w14:textId="77777777" w:rsidR="000D3778" w:rsidRDefault="000D3778" w:rsidP="000D3778">
            <w:pPr>
              <w:spacing w:after="160" w:line="259" w:lineRule="auto"/>
              <w:ind w:left="0" w:firstLine="0"/>
              <w:jc w:val="left"/>
              <w:rPr>
                <w:ins w:id="112" w:author="T Londhe, Vinod (Contractor)" w:date="2022-07-09T14:07:00Z"/>
              </w:rPr>
            </w:pPr>
          </w:p>
        </w:tc>
      </w:tr>
      <w:tr w:rsidR="000D3778" w14:paraId="63A30C30" w14:textId="77777777" w:rsidTr="00EA7227">
        <w:trPr>
          <w:trHeight w:val="623"/>
          <w:ins w:id="113" w:author="T Londhe, Vinod (Contractor)" w:date="2022-07-09T14:08:00Z"/>
        </w:trPr>
        <w:tc>
          <w:tcPr>
            <w:tcW w:w="2785" w:type="dxa"/>
            <w:vAlign w:val="center"/>
            <w:tcPrChange w:id="114" w:author="T Londhe, Vinod (Contractor)" w:date="2022-07-09T14:09:00Z">
              <w:tcPr>
                <w:tcW w:w="2643" w:type="dxa"/>
                <w:vAlign w:val="center"/>
              </w:tcPr>
            </w:tcPrChange>
          </w:tcPr>
          <w:p w14:paraId="0C42ECC6" w14:textId="4D1CA665" w:rsidR="000D3778" w:rsidRDefault="000D3778" w:rsidP="000D3778">
            <w:pPr>
              <w:spacing w:after="160" w:line="259" w:lineRule="auto"/>
              <w:ind w:left="0" w:firstLine="0"/>
              <w:jc w:val="left"/>
              <w:rPr>
                <w:ins w:id="115" w:author="T Londhe, Vinod (Contractor)" w:date="2022-07-09T14:08:00Z"/>
                <w:rFonts w:ascii="Humanist Slabserif 712 Std Roma" w:hAnsi="Humanist Slabserif 712 Std Roma"/>
                <w:color w:val="000000" w:themeColor="text1"/>
              </w:rPr>
            </w:pPr>
            <w:ins w:id="116" w:author="T Londhe, Vinod (Contractor)" w:date="2022-07-09T14:08:00Z">
              <w:r>
                <w:rPr>
                  <w:rFonts w:ascii="Humanist Slabserif 712 Std Roma" w:hAnsi="Humanist Slabserif 712 Std Roma"/>
                  <w:color w:val="000000" w:themeColor="text1"/>
                </w:rPr>
                <w:t>Regulatory Affairs</w:t>
              </w:r>
            </w:ins>
          </w:p>
        </w:tc>
        <w:tc>
          <w:tcPr>
            <w:tcW w:w="2502" w:type="dxa"/>
            <w:vAlign w:val="center"/>
            <w:tcPrChange w:id="117" w:author="T Londhe, Vinod (Contractor)" w:date="2022-07-09T14:09:00Z">
              <w:tcPr>
                <w:tcW w:w="2644" w:type="dxa"/>
                <w:gridSpan w:val="2"/>
                <w:vAlign w:val="center"/>
              </w:tcPr>
            </w:tcPrChange>
          </w:tcPr>
          <w:p w14:paraId="7E821854" w14:textId="5F284DC0" w:rsidR="000D3778" w:rsidRDefault="000D3778" w:rsidP="000D3778">
            <w:pPr>
              <w:spacing w:after="160" w:line="259" w:lineRule="auto"/>
              <w:ind w:left="0" w:firstLine="0"/>
              <w:jc w:val="left"/>
              <w:rPr>
                <w:ins w:id="118" w:author="T Londhe, Vinod (Contractor)" w:date="2022-07-09T14:08:00Z"/>
                <w:rFonts w:ascii="Humanist Slabserif 712 Std Roma" w:hAnsi="Humanist Slabserif 712 Std Roma"/>
                <w:color w:val="000000" w:themeColor="text1"/>
              </w:rPr>
            </w:pPr>
            <w:ins w:id="119" w:author="T Londhe, Vinod (Contractor)" w:date="2022-07-09T14:08:00Z">
              <w:r>
                <w:rPr>
                  <w:rFonts w:ascii="Humanist Slabserif 712 Std Roma" w:hAnsi="Humanist Slabserif 712 Std Roma"/>
                  <w:color w:val="000000" w:themeColor="text1"/>
                </w:rPr>
                <w:t xml:space="preserve">Sreejith Viswam </w:t>
              </w:r>
            </w:ins>
          </w:p>
        </w:tc>
        <w:tc>
          <w:tcPr>
            <w:tcW w:w="2644" w:type="dxa"/>
            <w:vAlign w:val="center"/>
            <w:tcPrChange w:id="120" w:author="T Londhe, Vinod (Contractor)" w:date="2022-07-09T14:09:00Z">
              <w:tcPr>
                <w:tcW w:w="2644" w:type="dxa"/>
                <w:vAlign w:val="center"/>
              </w:tcPr>
            </w:tcPrChange>
          </w:tcPr>
          <w:p w14:paraId="5FEC5BC1" w14:textId="1BD2A721" w:rsidR="000D3778" w:rsidRDefault="000D3778" w:rsidP="000D3778">
            <w:pPr>
              <w:spacing w:after="160" w:line="259" w:lineRule="auto"/>
              <w:ind w:left="0" w:firstLine="0"/>
              <w:jc w:val="left"/>
              <w:rPr>
                <w:ins w:id="121" w:author="T Londhe, Vinod (Contractor)" w:date="2022-07-09T14:08:00Z"/>
              </w:rPr>
            </w:pPr>
          </w:p>
        </w:tc>
        <w:tc>
          <w:tcPr>
            <w:tcW w:w="2644" w:type="dxa"/>
            <w:vAlign w:val="center"/>
            <w:tcPrChange w:id="122" w:author="T Londhe, Vinod (Contractor)" w:date="2022-07-09T14:09:00Z">
              <w:tcPr>
                <w:tcW w:w="2644" w:type="dxa"/>
                <w:vAlign w:val="center"/>
              </w:tcPr>
            </w:tcPrChange>
          </w:tcPr>
          <w:p w14:paraId="0988E417" w14:textId="6FFEC4D9" w:rsidR="000D3778" w:rsidRDefault="000D3778" w:rsidP="000D3778">
            <w:pPr>
              <w:spacing w:after="160" w:line="259" w:lineRule="auto"/>
              <w:ind w:left="0" w:firstLine="0"/>
              <w:jc w:val="left"/>
              <w:rPr>
                <w:ins w:id="123" w:author="T Londhe, Vinod (Contractor)" w:date="2022-07-09T14:08:00Z"/>
              </w:rPr>
            </w:pPr>
          </w:p>
        </w:tc>
      </w:tr>
      <w:tr w:rsidR="005E2F74" w14:paraId="7B7C7253" w14:textId="77777777" w:rsidTr="00EA7227">
        <w:trPr>
          <w:trHeight w:val="623"/>
          <w:ins w:id="124" w:author="T Londhe, Vinod (Contractor)" w:date="2022-07-09T14:09:00Z"/>
        </w:trPr>
        <w:tc>
          <w:tcPr>
            <w:tcW w:w="2785" w:type="dxa"/>
            <w:vAlign w:val="center"/>
          </w:tcPr>
          <w:p w14:paraId="14BF96D4" w14:textId="20B97CFC" w:rsidR="005E2F74" w:rsidRDefault="00EA7227" w:rsidP="005E2F74">
            <w:pPr>
              <w:spacing w:after="160" w:line="259" w:lineRule="auto"/>
              <w:ind w:left="0" w:firstLine="0"/>
              <w:jc w:val="left"/>
              <w:rPr>
                <w:ins w:id="125"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Vikram Puri</w:t>
            </w:r>
          </w:p>
        </w:tc>
        <w:tc>
          <w:tcPr>
            <w:tcW w:w="2502" w:type="dxa"/>
            <w:vAlign w:val="center"/>
          </w:tcPr>
          <w:p w14:paraId="1509F2E6" w14:textId="029A1C71" w:rsidR="005E2F74" w:rsidRDefault="00EA7227" w:rsidP="005E2F74">
            <w:pPr>
              <w:spacing w:after="160" w:line="259" w:lineRule="auto"/>
              <w:ind w:left="0" w:firstLine="0"/>
              <w:jc w:val="left"/>
              <w:rPr>
                <w:ins w:id="126" w:author="T Londhe, Vinod (Contractor)" w:date="2022-07-09T14:09:00Z"/>
                <w:rFonts w:ascii="Humanist Slabserif 712 Std Roma" w:hAnsi="Humanist Slabserif 712 Std Roma"/>
                <w:color w:val="000000" w:themeColor="text1"/>
              </w:rPr>
            </w:pPr>
            <w:r>
              <w:rPr>
                <w:rFonts w:ascii="Humanist Slabserif 712 Std Roma" w:hAnsi="Humanist Slabserif 712 Std Roma"/>
                <w:color w:val="000000" w:themeColor="text1"/>
              </w:rPr>
              <w:t>Advanced Operations</w:t>
            </w:r>
          </w:p>
        </w:tc>
        <w:tc>
          <w:tcPr>
            <w:tcW w:w="2644" w:type="dxa"/>
            <w:vAlign w:val="center"/>
          </w:tcPr>
          <w:p w14:paraId="39B817A7" w14:textId="77777777" w:rsidR="005E2F74" w:rsidRDefault="005E2F74" w:rsidP="005E2F74">
            <w:pPr>
              <w:spacing w:after="160" w:line="259" w:lineRule="auto"/>
              <w:ind w:left="0" w:firstLine="0"/>
              <w:jc w:val="left"/>
              <w:rPr>
                <w:ins w:id="127" w:author="T Londhe, Vinod (Contractor)" w:date="2022-07-09T14:09:00Z"/>
              </w:rPr>
            </w:pPr>
          </w:p>
        </w:tc>
        <w:tc>
          <w:tcPr>
            <w:tcW w:w="2644" w:type="dxa"/>
            <w:vAlign w:val="center"/>
          </w:tcPr>
          <w:p w14:paraId="6670410D" w14:textId="77777777" w:rsidR="005E2F74" w:rsidRDefault="005E2F74" w:rsidP="005E2F74">
            <w:pPr>
              <w:spacing w:after="160" w:line="259" w:lineRule="auto"/>
              <w:ind w:left="0" w:firstLine="0"/>
              <w:jc w:val="left"/>
              <w:rPr>
                <w:ins w:id="128" w:author="T Londhe, Vinod (Contractor)" w:date="2022-07-09T14:09:00Z"/>
              </w:rPr>
            </w:pPr>
          </w:p>
        </w:tc>
      </w:tr>
    </w:tbl>
    <w:p w14:paraId="119755BC" w14:textId="77777777" w:rsidR="00C02949" w:rsidRDefault="00342903">
      <w:pPr>
        <w:spacing w:after="160" w:line="259" w:lineRule="auto"/>
        <w:ind w:left="0" w:firstLine="0"/>
        <w:jc w:val="left"/>
        <w:rPr>
          <w:ins w:id="129" w:author="T Londhe, Vinod (Contractor)" w:date="2022-07-09T14:06:00Z"/>
        </w:rPr>
      </w:pPr>
      <w:ins w:id="130" w:author="T Londhe, Vinod (Contractor)" w:date="2022-07-09T14:00:00Z">
        <w:r>
          <w:rPr>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ins>
      <w:ins w:id="131" w:author="T Londhe, Vinod (Contractor)" w:date="2022-07-09T13:58:00Z">
        <w:r w:rsidR="00560731">
          <w:br w:type="page"/>
        </w:r>
      </w:ins>
    </w:p>
    <w:p w14:paraId="36DE2ED3" w14:textId="7C551901" w:rsidR="00B11510" w:rsidRDefault="00DC6245" w:rsidP="00DC6245">
      <w:pPr>
        <w:spacing w:after="616" w:line="259" w:lineRule="auto"/>
        <w:ind w:left="576" w:firstLine="0"/>
        <w:jc w:val="right"/>
      </w:pPr>
      <w:r>
        <w:rPr>
          <w:noProof/>
        </w:rPr>
        <w:lastRenderedPageBreak/>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p>
    <w:p w14:paraId="04B7256E" w14:textId="1076E8F9" w:rsidR="00B11510" w:rsidRDefault="00057E9B">
      <w:pPr>
        <w:spacing w:after="231" w:line="259" w:lineRule="auto"/>
        <w:ind w:left="569" w:firstLine="0"/>
        <w:jc w:val="left"/>
      </w:pPr>
      <w:r>
        <w:rPr>
          <w:b/>
          <w:sz w:val="52"/>
        </w:rPr>
        <w:t>SmartMedic</w:t>
      </w:r>
      <w:commentRangeStart w:id="132"/>
      <w:del w:id="133" w:author="Sai Praneetha Bhaskaruni" w:date="2022-07-12T13:09:00Z">
        <w:r w:rsidR="00DC6245" w:rsidDel="00313D59">
          <w:rPr>
            <w:b/>
            <w:sz w:val="52"/>
          </w:rPr>
          <w:delText>™</w:delText>
        </w:r>
        <w:commentRangeEnd w:id="132"/>
        <w:r w:rsidR="006249E5" w:rsidDel="00313D59">
          <w:rPr>
            <w:rStyle w:val="CommentReference"/>
          </w:rPr>
          <w:commentReference w:id="132"/>
        </w:r>
      </w:del>
      <w:r w:rsidR="000F2BAB">
        <w:rPr>
          <w:b/>
          <w:sz w:val="52"/>
        </w:rPr>
        <w:t xml:space="preserve"> </w:t>
      </w:r>
    </w:p>
    <w:p w14:paraId="01239919" w14:textId="215DE650" w:rsidR="00B11510" w:rsidRDefault="006249E5">
      <w:pPr>
        <w:spacing w:after="0" w:line="259" w:lineRule="auto"/>
        <w:ind w:left="569" w:firstLine="0"/>
        <w:jc w:val="left"/>
      </w:pPr>
      <w:ins w:id="134" w:author="Sai Praneetha Bhaskaruni" w:date="2022-07-08T17:11:00Z">
        <w:r w:rsidRPr="0011497D">
          <w:rPr>
            <w:b/>
            <w:noProof/>
            <w:sz w:val="44"/>
          </w:rPr>
          <mc:AlternateContent>
            <mc:Choice Requires="wps">
              <w:drawing>
                <wp:anchor distT="45720" distB="45720" distL="114300" distR="114300" simplePos="0" relativeHeight="251659776" behindDoc="0" locked="0" layoutInCell="1" allowOverlap="1" wp14:anchorId="5C5BC0D8" wp14:editId="0141BB3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4A369C" w:rsidRDefault="0011497D">
                              <w:pPr>
                                <w:rPr>
                                  <w:b/>
                                  <w:bCs/>
                                  <w:sz w:val="22"/>
                                  <w:szCs w:val="24"/>
                                  <w:rPrChange w:id="135" w:author="Sai Praneetha Bhaskaruni" w:date="2022-07-08T17:18:00Z">
                                    <w:rPr/>
                                  </w:rPrChange>
                                </w:rPr>
                              </w:pPr>
                              <w:ins w:id="136" w:author="Sai Praneetha Bhaskaruni" w:date="2022-07-08T17:11:00Z">
                                <w:r w:rsidRPr="004A369C">
                                  <w:rPr>
                                    <w:b/>
                                    <w:bCs/>
                                    <w:sz w:val="22"/>
                                    <w:szCs w:val="24"/>
                                    <w:rPrChange w:id="137" w:author="Sai Praneetha Bhaskaruni" w:date="2022-07-08T17:18:00Z">
                                      <w:rPr/>
                                    </w:rPrChange>
                                  </w:rPr>
                                  <w:t>Reference number:</w:t>
                                </w:r>
                              </w:ins>
                              <w:ins w:id="138" w:author="T Londhe, Vinod (Contractor)" w:date="2022-07-09T13:25:00Z">
                                <w:r w:rsidR="006249E5">
                                  <w:rPr>
                                    <w:b/>
                                    <w:bCs/>
                                    <w:sz w:val="22"/>
                                    <w:szCs w:val="24"/>
                                  </w:rPr>
                                  <w:t xml:space="preserve"> 001-02-A-00-00-00</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4A369C" w:rsidRDefault="0011497D">
                        <w:pPr>
                          <w:rPr>
                            <w:b/>
                            <w:bCs/>
                            <w:sz w:val="22"/>
                            <w:szCs w:val="24"/>
                            <w:rPrChange w:id="139" w:author="Sai Praneetha Bhaskaruni" w:date="2022-07-08T17:18:00Z">
                              <w:rPr/>
                            </w:rPrChange>
                          </w:rPr>
                        </w:pPr>
                        <w:ins w:id="140" w:author="Sai Praneetha Bhaskaruni" w:date="2022-07-08T17:11:00Z">
                          <w:r w:rsidRPr="004A369C">
                            <w:rPr>
                              <w:b/>
                              <w:bCs/>
                              <w:sz w:val="22"/>
                              <w:szCs w:val="24"/>
                              <w:rPrChange w:id="141" w:author="Sai Praneetha Bhaskaruni" w:date="2022-07-08T17:18:00Z">
                                <w:rPr/>
                              </w:rPrChange>
                            </w:rPr>
                            <w:t>Reference number:</w:t>
                          </w:r>
                        </w:ins>
                        <w:ins w:id="142" w:author="T Londhe, Vinod (Contractor)" w:date="2022-07-09T13:25:00Z">
                          <w:r w:rsidR="006249E5">
                            <w:rPr>
                              <w:b/>
                              <w:bCs/>
                              <w:sz w:val="22"/>
                              <w:szCs w:val="24"/>
                            </w:rPr>
                            <w:t xml:space="preserve"> 001-02-A-00-00-00</w:t>
                          </w:r>
                        </w:ins>
                      </w:p>
                    </w:txbxContent>
                  </v:textbox>
                  <w10:wrap type="square"/>
                </v:shape>
              </w:pict>
            </mc:Fallback>
          </mc:AlternateContent>
        </w:r>
      </w:ins>
      <w:ins w:id="143" w:author="Sai Praneetha Bhaskaruni" w:date="2022-07-08T17:05:00Z">
        <w:r w:rsidR="00A654AE">
          <w:rPr>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ins>
      <w:r w:rsidR="00A654AE">
        <w:rPr>
          <w:rFonts w:ascii="Calibri" w:eastAsia="Calibri" w:hAnsi="Calibri"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5"/>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6"/>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D920BAC"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8"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9" o:title=""/>
                </v:shape>
                <w10:wrap type="topAndBottom" anchorx="page" anchory="margin"/>
              </v:group>
            </w:pict>
          </mc:Fallback>
        </mc:AlternateContent>
      </w:r>
      <w:ins w:id="144" w:author="Sai Praneetha Bhaskaruni" w:date="2022-07-08T13:53:00Z">
        <w:r w:rsidR="00A654AE" w:rsidRPr="008A17D4">
          <w:rPr>
            <w:rFonts w:ascii="HP Simplified Light" w:hAnsi="HP Simplified Light"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Pr>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145" w:author="Sai Praneetha Bhaskaruni" w:date="2022-07-08T13:53:00Z">
        <w:r w:rsidR="00DC6245" w:rsidRPr="00DC6245" w:rsidDel="00BA1743">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7C5F9014">
              <wp:simplePos x="0" y="0"/>
              <wp:positionH relativeFrom="column">
                <wp:posOffset>514350</wp:posOffset>
              </wp:positionH>
              <wp:positionV relativeFrom="paragraph">
                <wp:posOffset>2050415</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95750" cy="2513859"/>
                      </a:xfrm>
                      <a:prstGeom prst="rect">
                        <a:avLst/>
                      </a:prstGeom>
                    </pic:spPr>
                  </pic:pic>
                </a:graphicData>
              </a:graphic>
              <wp14:sizeRelH relativeFrom="page">
                <wp14:pctWidth>0</wp14:pctWidth>
              </wp14:sizeRelH>
              <wp14:sizeRelV relativeFrom="page">
                <wp14:pctHeight>0</wp14:pctHeight>
              </wp14:sizeRelV>
            </wp:anchor>
          </w:drawing>
        </w:r>
      </w:del>
      <w:r w:rsidR="00446FC2">
        <w:rPr>
          <w:b/>
          <w:sz w:val="44"/>
        </w:rPr>
        <w:t>Security Operations Manual</w:t>
      </w:r>
      <w:r w:rsidR="00446FC2">
        <w:br w:type="page"/>
      </w:r>
    </w:p>
    <w:sdt>
      <w:sdtPr>
        <w:rPr>
          <w:rFonts w:ascii="Arial" w:eastAsia="Arial" w:hAnsi="Arial" w:cs="Arial"/>
          <w:color w:val="181717"/>
          <w:sz w:val="28"/>
          <w:szCs w:val="22"/>
        </w:rPr>
        <w:id w:val="-1333128351"/>
        <w:docPartObj>
          <w:docPartGallery w:val="Table of Contents"/>
          <w:docPartUnique/>
        </w:docPartObj>
      </w:sdtPr>
      <w:sdtEndPr>
        <w:rPr>
          <w:b/>
          <w:bCs/>
          <w:noProof/>
          <w:sz w:val="24"/>
        </w:rPr>
      </w:sdtEndPr>
      <w:sdtContent>
        <w:p w14:paraId="34DBAB87" w14:textId="77777777" w:rsidR="00446FC2" w:rsidRPr="00C335C4" w:rsidRDefault="00E54A5D">
          <w:pPr>
            <w:pStyle w:val="TOCHeading"/>
            <w:pPrChange w:id="146" w:author="T Londhe, Vinod (Contractor)" w:date="2022-07-09T14:11:00Z">
              <w:pPr>
                <w:pStyle w:val="TOCHeading"/>
                <w:shd w:val="clear" w:color="auto" w:fill="3B3838" w:themeFill="background2" w:themeFillShade="40"/>
                <w:jc w:val="center"/>
              </w:pPr>
            </w:pPrChange>
          </w:pPr>
          <w:r w:rsidRPr="00C335C4">
            <w:t>Table of C</w:t>
          </w:r>
          <w:r w:rsidR="00446FC2" w:rsidRPr="00C335C4">
            <w:t>ontents</w:t>
          </w:r>
        </w:p>
        <w:p w14:paraId="4C50CA41" w14:textId="6C97F89A" w:rsidR="005E2F74" w:rsidRDefault="00016491">
          <w:pPr>
            <w:pStyle w:val="TOC1"/>
            <w:rPr>
              <w:ins w:id="147" w:author="T Londhe, Vinod (Contractor)" w:date="2022-07-09T14:10:00Z"/>
              <w:rFonts w:asciiTheme="minorHAnsi" w:hAnsiTheme="minorHAnsi" w:cstheme="minorBidi"/>
              <w:b w:val="0"/>
              <w:noProof/>
              <w:sz w:val="22"/>
            </w:rPr>
          </w:pPr>
          <w:r>
            <w:fldChar w:fldCharType="begin"/>
          </w:r>
          <w:r>
            <w:instrText xml:space="preserve"> TOC \o "1-3" \h \z \u </w:instrText>
          </w:r>
          <w:r>
            <w:fldChar w:fldCharType="separate"/>
          </w:r>
          <w:ins w:id="148" w:author="T Londhe, Vinod (Contractor)" w:date="2022-07-09T14:10:00Z">
            <w:r w:rsidR="005E2F74" w:rsidRPr="00403FF3">
              <w:rPr>
                <w:rStyle w:val="Hyperlink"/>
                <w:noProof/>
              </w:rPr>
              <w:fldChar w:fldCharType="begin"/>
            </w:r>
            <w:r w:rsidR="005E2F74" w:rsidRPr="00403FF3">
              <w:rPr>
                <w:rStyle w:val="Hyperlink"/>
                <w:noProof/>
              </w:rPr>
              <w:instrText xml:space="preserve"> </w:instrText>
            </w:r>
            <w:r w:rsidR="005E2F74">
              <w:rPr>
                <w:noProof/>
              </w:rPr>
              <w:instrText>HYPERLINK \l "_Toc108268244"</w:instrText>
            </w:r>
            <w:r w:rsidR="005E2F74" w:rsidRPr="00403FF3">
              <w:rPr>
                <w:rStyle w:val="Hyperlink"/>
                <w:noProof/>
              </w:rPr>
              <w:instrText xml:space="preserve"> </w:instrText>
            </w:r>
            <w:r w:rsidR="005E2F74" w:rsidRPr="00403FF3">
              <w:rPr>
                <w:rStyle w:val="Hyperlink"/>
                <w:noProof/>
              </w:rPr>
              <w:fldChar w:fldCharType="separate"/>
            </w:r>
            <w:r w:rsidR="005E2F74" w:rsidRPr="00403FF3">
              <w:rPr>
                <w:rStyle w:val="Hyperlink"/>
                <w:noProof/>
              </w:rPr>
              <w:t>01 Purpose</w:t>
            </w:r>
            <w:r w:rsidR="005E2F74">
              <w:rPr>
                <w:noProof/>
                <w:webHidden/>
              </w:rPr>
              <w:tab/>
            </w:r>
            <w:r w:rsidR="005E2F74">
              <w:rPr>
                <w:noProof/>
                <w:webHidden/>
              </w:rPr>
              <w:fldChar w:fldCharType="begin"/>
            </w:r>
            <w:r w:rsidR="005E2F74">
              <w:rPr>
                <w:noProof/>
                <w:webHidden/>
              </w:rPr>
              <w:instrText xml:space="preserve"> PAGEREF _Toc108268244 \h </w:instrText>
            </w:r>
          </w:ins>
          <w:r w:rsidR="005E2F74">
            <w:rPr>
              <w:noProof/>
              <w:webHidden/>
            </w:rPr>
          </w:r>
          <w:r w:rsidR="005E2F74">
            <w:rPr>
              <w:noProof/>
              <w:webHidden/>
            </w:rPr>
            <w:fldChar w:fldCharType="separate"/>
          </w:r>
          <w:ins w:id="149" w:author="T Londhe, Vinod (Contractor)" w:date="2022-07-09T14:10:00Z">
            <w:r w:rsidR="005E2F74">
              <w:rPr>
                <w:noProof/>
                <w:webHidden/>
              </w:rPr>
              <w:t>4</w:t>
            </w:r>
            <w:r w:rsidR="005E2F74">
              <w:rPr>
                <w:noProof/>
                <w:webHidden/>
              </w:rPr>
              <w:fldChar w:fldCharType="end"/>
            </w:r>
            <w:r w:rsidR="005E2F74" w:rsidRPr="00403FF3">
              <w:rPr>
                <w:rStyle w:val="Hyperlink"/>
                <w:noProof/>
              </w:rPr>
              <w:fldChar w:fldCharType="end"/>
            </w:r>
          </w:ins>
        </w:p>
        <w:p w14:paraId="526BF6D4" w14:textId="5390784E" w:rsidR="005E2F74" w:rsidRDefault="005E2F74">
          <w:pPr>
            <w:pStyle w:val="TOC1"/>
            <w:rPr>
              <w:ins w:id="150" w:author="T Londhe, Vinod (Contractor)" w:date="2022-07-09T14:10:00Z"/>
              <w:rFonts w:asciiTheme="minorHAnsi" w:hAnsiTheme="minorHAnsi" w:cstheme="minorBidi"/>
              <w:b w:val="0"/>
              <w:noProof/>
              <w:sz w:val="22"/>
            </w:rPr>
          </w:pPr>
          <w:ins w:id="15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"_Toc108268245"</w:instrText>
            </w:r>
            <w:r w:rsidRPr="00403FF3">
              <w:rPr>
                <w:rStyle w:val="Hyperlink"/>
                <w:noProof/>
              </w:rPr>
              <w:instrText xml:space="preserve"> </w:instrText>
            </w:r>
            <w:r w:rsidRPr="00403FF3">
              <w:rPr>
                <w:rStyle w:val="Hyperlink"/>
                <w:noProof/>
              </w:rPr>
              <w:fldChar w:fldCharType="separate"/>
            </w:r>
            <w:r w:rsidRPr="00403FF3">
              <w:rPr>
                <w:rStyle w:val="Hyperlink"/>
                <w:noProof/>
              </w:rPr>
              <w:t>02 Definitions</w:t>
            </w:r>
            <w:r>
              <w:rPr>
                <w:noProof/>
                <w:webHidden/>
              </w:rPr>
              <w:tab/>
            </w:r>
            <w:r>
              <w:rPr>
                <w:noProof/>
                <w:webHidden/>
              </w:rPr>
              <w:fldChar w:fldCharType="begin"/>
            </w:r>
            <w:r>
              <w:rPr>
                <w:noProof/>
                <w:webHidden/>
              </w:rPr>
              <w:instrText xml:space="preserve"> PAGEREF _Toc108268245 \h </w:instrText>
            </w:r>
          </w:ins>
          <w:r>
            <w:rPr>
              <w:noProof/>
              <w:webHidden/>
            </w:rPr>
          </w:r>
          <w:r>
            <w:rPr>
              <w:noProof/>
              <w:webHidden/>
            </w:rPr>
            <w:fldChar w:fldCharType="separate"/>
          </w:r>
          <w:ins w:id="152" w:author="T Londhe, Vinod (Contractor)" w:date="2022-07-09T14:10:00Z">
            <w:r>
              <w:rPr>
                <w:noProof/>
                <w:webHidden/>
              </w:rPr>
              <w:t>4</w:t>
            </w:r>
            <w:r>
              <w:rPr>
                <w:noProof/>
                <w:webHidden/>
              </w:rPr>
              <w:fldChar w:fldCharType="end"/>
            </w:r>
            <w:r w:rsidRPr="00403FF3">
              <w:rPr>
                <w:rStyle w:val="Hyperlink"/>
                <w:noProof/>
              </w:rPr>
              <w:fldChar w:fldCharType="end"/>
            </w:r>
          </w:ins>
        </w:p>
        <w:p w14:paraId="12E90D58" w14:textId="13DE80CD" w:rsidR="005E2F74" w:rsidRDefault="005E2F74">
          <w:pPr>
            <w:pStyle w:val="TOC1"/>
            <w:rPr>
              <w:ins w:id="153" w:author="T Londhe, Vinod (Contractor)" w:date="2022-07-09T14:10:00Z"/>
              <w:rFonts w:asciiTheme="minorHAnsi" w:hAnsiTheme="minorHAnsi" w:cstheme="minorBidi"/>
              <w:b w:val="0"/>
              <w:noProof/>
              <w:sz w:val="22"/>
            </w:rPr>
          </w:pPr>
          <w:ins w:id="15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"_Toc108268246"</w:instrText>
            </w:r>
            <w:r w:rsidRPr="00403FF3">
              <w:rPr>
                <w:rStyle w:val="Hyperlink"/>
                <w:noProof/>
              </w:rPr>
              <w:instrText xml:space="preserve"> </w:instrText>
            </w:r>
            <w:r w:rsidRPr="00403FF3">
              <w:rPr>
                <w:rStyle w:val="Hyperlink"/>
                <w:noProof/>
              </w:rPr>
              <w:fldChar w:fldCharType="separate"/>
            </w:r>
            <w:r w:rsidRPr="00403FF3">
              <w:rPr>
                <w:rStyle w:val="Hyperlink"/>
                <w:noProof/>
              </w:rPr>
              <w:t>03 Product Description</w:t>
            </w:r>
            <w:r>
              <w:rPr>
                <w:noProof/>
                <w:webHidden/>
              </w:rPr>
              <w:tab/>
            </w:r>
            <w:r>
              <w:rPr>
                <w:noProof/>
                <w:webHidden/>
              </w:rPr>
              <w:fldChar w:fldCharType="begin"/>
            </w:r>
            <w:r>
              <w:rPr>
                <w:noProof/>
                <w:webHidden/>
              </w:rPr>
              <w:instrText xml:space="preserve"> PAGEREF _Toc108268246 \h </w:instrText>
            </w:r>
          </w:ins>
          <w:r>
            <w:rPr>
              <w:noProof/>
              <w:webHidden/>
            </w:rPr>
          </w:r>
          <w:r>
            <w:rPr>
              <w:noProof/>
              <w:webHidden/>
            </w:rPr>
            <w:fldChar w:fldCharType="separate"/>
          </w:r>
          <w:ins w:id="155" w:author="T Londhe, Vinod (Contractor)" w:date="2022-07-09T14:10:00Z">
            <w:r>
              <w:rPr>
                <w:noProof/>
                <w:webHidden/>
              </w:rPr>
              <w:t>5</w:t>
            </w:r>
            <w:r>
              <w:rPr>
                <w:noProof/>
                <w:webHidden/>
              </w:rPr>
              <w:fldChar w:fldCharType="end"/>
            </w:r>
            <w:r w:rsidRPr="00403FF3">
              <w:rPr>
                <w:rStyle w:val="Hyperlink"/>
                <w:noProof/>
              </w:rPr>
              <w:fldChar w:fldCharType="end"/>
            </w:r>
          </w:ins>
        </w:p>
        <w:p w14:paraId="11B192C8" w14:textId="70694427" w:rsidR="005E2F74" w:rsidRDefault="005E2F74">
          <w:pPr>
            <w:pStyle w:val="TOC2"/>
            <w:rPr>
              <w:ins w:id="156" w:author="T Londhe, Vinod (Contractor)" w:date="2022-07-09T14:10:00Z"/>
              <w:rFonts w:asciiTheme="minorHAnsi" w:hAnsiTheme="minorHAnsi" w:cstheme="minorBidi"/>
              <w:b w:val="0"/>
              <w:noProof/>
              <w:sz w:val="22"/>
            </w:rPr>
          </w:pPr>
          <w:ins w:id="15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"_Toc108268247"</w:instrText>
            </w:r>
            <w:r w:rsidRPr="00403FF3">
              <w:rPr>
                <w:rStyle w:val="Hyperlink"/>
                <w:noProof/>
              </w:rPr>
              <w:instrText xml:space="preserve"> </w:instrText>
            </w:r>
            <w:r w:rsidRPr="00403FF3">
              <w:rPr>
                <w:rStyle w:val="Hyperlink"/>
                <w:noProof/>
              </w:rPr>
              <w:fldChar w:fldCharType="separate"/>
            </w:r>
            <w:r w:rsidRPr="00403FF3">
              <w:rPr>
                <w:rStyle w:val="Hyperlink"/>
                <w:noProof/>
              </w:rPr>
              <w:t>3.1 Device and Manufacturer Identification</w:t>
            </w:r>
            <w:r>
              <w:rPr>
                <w:noProof/>
                <w:webHidden/>
              </w:rPr>
              <w:tab/>
            </w:r>
            <w:r>
              <w:rPr>
                <w:noProof/>
                <w:webHidden/>
              </w:rPr>
              <w:fldChar w:fldCharType="begin"/>
            </w:r>
            <w:r>
              <w:rPr>
                <w:noProof/>
                <w:webHidden/>
              </w:rPr>
              <w:instrText xml:space="preserve"> PAGEREF _Toc108268247 \h </w:instrText>
            </w:r>
          </w:ins>
          <w:r>
            <w:rPr>
              <w:noProof/>
              <w:webHidden/>
            </w:rPr>
          </w:r>
          <w:r>
            <w:rPr>
              <w:noProof/>
              <w:webHidden/>
            </w:rPr>
            <w:fldChar w:fldCharType="separate"/>
          </w:r>
          <w:ins w:id="158" w:author="T Londhe, Vinod (Contractor)" w:date="2022-07-09T14:10:00Z">
            <w:r>
              <w:rPr>
                <w:noProof/>
                <w:webHidden/>
              </w:rPr>
              <w:t>7</w:t>
            </w:r>
            <w:r>
              <w:rPr>
                <w:noProof/>
                <w:webHidden/>
              </w:rPr>
              <w:fldChar w:fldCharType="end"/>
            </w:r>
            <w:r w:rsidRPr="00403FF3">
              <w:rPr>
                <w:rStyle w:val="Hyperlink"/>
                <w:noProof/>
              </w:rPr>
              <w:fldChar w:fldCharType="end"/>
            </w:r>
          </w:ins>
        </w:p>
        <w:p w14:paraId="6458C3C4" w14:textId="31803570" w:rsidR="005E2F74" w:rsidRDefault="005E2F74">
          <w:pPr>
            <w:pStyle w:val="TOC2"/>
            <w:rPr>
              <w:ins w:id="159" w:author="T Londhe, Vinod (Contractor)" w:date="2022-07-09T14:10:00Z"/>
              <w:rFonts w:asciiTheme="minorHAnsi" w:hAnsiTheme="minorHAnsi" w:cstheme="minorBidi"/>
              <w:b w:val="0"/>
              <w:noProof/>
              <w:sz w:val="22"/>
            </w:rPr>
          </w:pPr>
          <w:ins w:id="16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"_Toc108268248"</w:instrText>
            </w:r>
            <w:r w:rsidRPr="00403FF3">
              <w:rPr>
                <w:rStyle w:val="Hyperlink"/>
                <w:noProof/>
              </w:rPr>
              <w:instrText xml:space="preserve"> </w:instrText>
            </w:r>
            <w:r w:rsidRPr="00403FF3">
              <w:rPr>
                <w:rStyle w:val="Hyperlink"/>
                <w:noProof/>
              </w:rPr>
              <w:fldChar w:fldCharType="separate"/>
            </w:r>
            <w:r w:rsidRPr="00403FF3">
              <w:rPr>
                <w:rStyle w:val="Hyperlink"/>
                <w:noProof/>
              </w:rPr>
              <w:t>3.2 Device Intended Use</w:t>
            </w:r>
            <w:r>
              <w:rPr>
                <w:noProof/>
                <w:webHidden/>
              </w:rPr>
              <w:tab/>
            </w:r>
            <w:r>
              <w:rPr>
                <w:noProof/>
                <w:webHidden/>
              </w:rPr>
              <w:fldChar w:fldCharType="begin"/>
            </w:r>
            <w:r>
              <w:rPr>
                <w:noProof/>
                <w:webHidden/>
              </w:rPr>
              <w:instrText xml:space="preserve"> PAGEREF _Toc108268248 \h </w:instrText>
            </w:r>
          </w:ins>
          <w:r>
            <w:rPr>
              <w:noProof/>
              <w:webHidden/>
            </w:rPr>
          </w:r>
          <w:r>
            <w:rPr>
              <w:noProof/>
              <w:webHidden/>
            </w:rPr>
            <w:fldChar w:fldCharType="separate"/>
          </w:r>
          <w:ins w:id="161" w:author="T Londhe, Vinod (Contractor)" w:date="2022-07-09T14:10:00Z">
            <w:r>
              <w:rPr>
                <w:noProof/>
                <w:webHidden/>
              </w:rPr>
              <w:t>7</w:t>
            </w:r>
            <w:r>
              <w:rPr>
                <w:noProof/>
                <w:webHidden/>
              </w:rPr>
              <w:fldChar w:fldCharType="end"/>
            </w:r>
            <w:r w:rsidRPr="00403FF3">
              <w:rPr>
                <w:rStyle w:val="Hyperlink"/>
                <w:noProof/>
              </w:rPr>
              <w:fldChar w:fldCharType="end"/>
            </w:r>
          </w:ins>
        </w:p>
        <w:p w14:paraId="3C5B307D" w14:textId="2A695926" w:rsidR="005E2F74" w:rsidRDefault="005E2F74">
          <w:pPr>
            <w:pStyle w:val="TOC2"/>
            <w:rPr>
              <w:ins w:id="162" w:author="T Londhe, Vinod (Contractor)" w:date="2022-07-09T14:10:00Z"/>
              <w:rFonts w:asciiTheme="minorHAnsi" w:hAnsiTheme="minorHAnsi" w:cstheme="minorBidi"/>
              <w:b w:val="0"/>
              <w:noProof/>
              <w:sz w:val="22"/>
            </w:rPr>
          </w:pPr>
          <w:ins w:id="16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"_Toc108268249"</w:instrText>
            </w:r>
            <w:r w:rsidRPr="00403FF3">
              <w:rPr>
                <w:rStyle w:val="Hyperlink"/>
                <w:noProof/>
              </w:rPr>
              <w:instrText xml:space="preserve"> </w:instrText>
            </w:r>
            <w:r w:rsidRPr="00403FF3">
              <w:rPr>
                <w:rStyle w:val="Hyperlink"/>
                <w:noProof/>
              </w:rPr>
              <w:fldChar w:fldCharType="separate"/>
            </w:r>
            <w:r w:rsidRPr="00403FF3">
              <w:rPr>
                <w:rStyle w:val="Hyperlink"/>
                <w:noProof/>
              </w:rPr>
              <w:t>3.3 Vulnerability Intake and Monitoring</w:t>
            </w:r>
            <w:r>
              <w:rPr>
                <w:noProof/>
                <w:webHidden/>
              </w:rPr>
              <w:tab/>
            </w:r>
            <w:r>
              <w:rPr>
                <w:noProof/>
                <w:webHidden/>
              </w:rPr>
              <w:fldChar w:fldCharType="begin"/>
            </w:r>
            <w:r>
              <w:rPr>
                <w:noProof/>
                <w:webHidden/>
              </w:rPr>
              <w:instrText xml:space="preserve"> PAGEREF _Toc108268249 \h </w:instrText>
            </w:r>
          </w:ins>
          <w:r>
            <w:rPr>
              <w:noProof/>
              <w:webHidden/>
            </w:rPr>
          </w:r>
          <w:r>
            <w:rPr>
              <w:noProof/>
              <w:webHidden/>
            </w:rPr>
            <w:fldChar w:fldCharType="separate"/>
          </w:r>
          <w:ins w:id="164" w:author="T Londhe, Vinod (Contractor)" w:date="2022-07-09T14:10:00Z">
            <w:r>
              <w:rPr>
                <w:noProof/>
                <w:webHidden/>
              </w:rPr>
              <w:t>7</w:t>
            </w:r>
            <w:r>
              <w:rPr>
                <w:noProof/>
                <w:webHidden/>
              </w:rPr>
              <w:fldChar w:fldCharType="end"/>
            </w:r>
            <w:r w:rsidRPr="00403FF3">
              <w:rPr>
                <w:rStyle w:val="Hyperlink"/>
                <w:noProof/>
              </w:rPr>
              <w:fldChar w:fldCharType="end"/>
            </w:r>
          </w:ins>
        </w:p>
        <w:p w14:paraId="115FEFAC" w14:textId="330DBE80" w:rsidR="005E2F74" w:rsidRDefault="005E2F74">
          <w:pPr>
            <w:pStyle w:val="TOC2"/>
            <w:rPr>
              <w:ins w:id="165" w:author="T Londhe, Vinod (Contractor)" w:date="2022-07-09T14:10:00Z"/>
              <w:rFonts w:asciiTheme="minorHAnsi" w:hAnsiTheme="minorHAnsi" w:cstheme="minorBidi"/>
              <w:b w:val="0"/>
              <w:noProof/>
              <w:sz w:val="22"/>
            </w:rPr>
          </w:pPr>
          <w:ins w:id="16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"_Toc108268250"</w:instrText>
            </w:r>
            <w:r w:rsidRPr="00403FF3">
              <w:rPr>
                <w:rStyle w:val="Hyperlink"/>
                <w:noProof/>
              </w:rPr>
              <w:instrText xml:space="preserve"> </w:instrText>
            </w:r>
            <w:r w:rsidRPr="00403FF3">
              <w:rPr>
                <w:rStyle w:val="Hyperlink"/>
                <w:noProof/>
              </w:rPr>
              <w:fldChar w:fldCharType="separate"/>
            </w:r>
            <w:r w:rsidRPr="00403FF3">
              <w:rPr>
                <w:rStyle w:val="Hyperlink"/>
                <w:noProof/>
              </w:rPr>
              <w:t>3.4 System Characterization and System Assets</w:t>
            </w:r>
            <w:r>
              <w:rPr>
                <w:noProof/>
                <w:webHidden/>
              </w:rPr>
              <w:tab/>
            </w:r>
            <w:r>
              <w:rPr>
                <w:noProof/>
                <w:webHidden/>
              </w:rPr>
              <w:fldChar w:fldCharType="begin"/>
            </w:r>
            <w:r>
              <w:rPr>
                <w:noProof/>
                <w:webHidden/>
              </w:rPr>
              <w:instrText xml:space="preserve"> PAGEREF _Toc108268250 \h </w:instrText>
            </w:r>
          </w:ins>
          <w:r>
            <w:rPr>
              <w:noProof/>
              <w:webHidden/>
            </w:rPr>
          </w:r>
          <w:r>
            <w:rPr>
              <w:noProof/>
              <w:webHidden/>
            </w:rPr>
            <w:fldChar w:fldCharType="separate"/>
          </w:r>
          <w:ins w:id="167" w:author="T Londhe, Vinod (Contractor)" w:date="2022-07-09T14:10:00Z">
            <w:r>
              <w:rPr>
                <w:noProof/>
                <w:webHidden/>
              </w:rPr>
              <w:t>8</w:t>
            </w:r>
            <w:r>
              <w:rPr>
                <w:noProof/>
                <w:webHidden/>
              </w:rPr>
              <w:fldChar w:fldCharType="end"/>
            </w:r>
            <w:r w:rsidRPr="00403FF3">
              <w:rPr>
                <w:rStyle w:val="Hyperlink"/>
                <w:noProof/>
              </w:rPr>
              <w:fldChar w:fldCharType="end"/>
            </w:r>
          </w:ins>
        </w:p>
        <w:p w14:paraId="287A5F2B" w14:textId="08163D51" w:rsidR="005E2F74" w:rsidRDefault="005E2F74">
          <w:pPr>
            <w:pStyle w:val="TOC2"/>
            <w:rPr>
              <w:ins w:id="168" w:author="T Londhe, Vinod (Contractor)" w:date="2022-07-09T14:10:00Z"/>
              <w:rFonts w:asciiTheme="minorHAnsi" w:hAnsiTheme="minorHAnsi" w:cstheme="minorBidi"/>
              <w:b w:val="0"/>
              <w:noProof/>
              <w:sz w:val="22"/>
            </w:rPr>
          </w:pPr>
          <w:ins w:id="16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"_Toc108268251"</w:instrText>
            </w:r>
            <w:r w:rsidRPr="00403FF3">
              <w:rPr>
                <w:rStyle w:val="Hyperlink"/>
                <w:noProof/>
              </w:rPr>
              <w:instrText xml:space="preserve"> </w:instrText>
            </w:r>
            <w:r w:rsidRPr="00403FF3">
              <w:rPr>
                <w:rStyle w:val="Hyperlink"/>
                <w:noProof/>
              </w:rPr>
              <w:fldChar w:fldCharType="separate"/>
            </w:r>
            <w:r w:rsidRPr="00403FF3">
              <w:rPr>
                <w:rStyle w:val="Hyperlink"/>
                <w:noProof/>
              </w:rPr>
              <w:t>3.5 System Security Context and Intended Environment</w:t>
            </w:r>
            <w:r>
              <w:rPr>
                <w:noProof/>
                <w:webHidden/>
              </w:rPr>
              <w:tab/>
            </w:r>
            <w:r>
              <w:rPr>
                <w:noProof/>
                <w:webHidden/>
              </w:rPr>
              <w:fldChar w:fldCharType="begin"/>
            </w:r>
            <w:r>
              <w:rPr>
                <w:noProof/>
                <w:webHidden/>
              </w:rPr>
              <w:instrText xml:space="preserve"> PAGEREF _Toc108268251 \h </w:instrText>
            </w:r>
          </w:ins>
          <w:r>
            <w:rPr>
              <w:noProof/>
              <w:webHidden/>
            </w:rPr>
          </w:r>
          <w:r>
            <w:rPr>
              <w:noProof/>
              <w:webHidden/>
            </w:rPr>
            <w:fldChar w:fldCharType="separate"/>
          </w:r>
          <w:ins w:id="170" w:author="T Londhe, Vinod (Contractor)" w:date="2022-07-09T14:10:00Z">
            <w:r>
              <w:rPr>
                <w:noProof/>
                <w:webHidden/>
              </w:rPr>
              <w:t>8</w:t>
            </w:r>
            <w:r>
              <w:rPr>
                <w:noProof/>
                <w:webHidden/>
              </w:rPr>
              <w:fldChar w:fldCharType="end"/>
            </w:r>
            <w:r w:rsidRPr="00403FF3">
              <w:rPr>
                <w:rStyle w:val="Hyperlink"/>
                <w:noProof/>
              </w:rPr>
              <w:fldChar w:fldCharType="end"/>
            </w:r>
          </w:ins>
        </w:p>
        <w:p w14:paraId="79A1CB9C" w14:textId="70937C8C" w:rsidR="005E2F74" w:rsidRDefault="005E2F74">
          <w:pPr>
            <w:pStyle w:val="TOC2"/>
            <w:rPr>
              <w:ins w:id="171" w:author="T Londhe, Vinod (Contractor)" w:date="2022-07-09T14:10:00Z"/>
              <w:rFonts w:asciiTheme="minorHAnsi" w:hAnsiTheme="minorHAnsi" w:cstheme="minorBidi"/>
              <w:b w:val="0"/>
              <w:noProof/>
              <w:sz w:val="22"/>
            </w:rPr>
          </w:pPr>
          <w:ins w:id="17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"_Toc108268252"</w:instrText>
            </w:r>
            <w:r w:rsidRPr="00403FF3">
              <w:rPr>
                <w:rStyle w:val="Hyperlink"/>
                <w:noProof/>
              </w:rPr>
              <w:instrText xml:space="preserve"> </w:instrText>
            </w:r>
            <w:r w:rsidRPr="00403FF3">
              <w:rPr>
                <w:rStyle w:val="Hyperlink"/>
                <w:noProof/>
              </w:rPr>
              <w:fldChar w:fldCharType="separate"/>
            </w:r>
            <w:r w:rsidRPr="00403FF3">
              <w:rPr>
                <w:rStyle w:val="Hyperlink"/>
                <w:noProof/>
              </w:rPr>
              <w:t>3.6 SmartMedic Solution Components</w:t>
            </w:r>
            <w:r>
              <w:rPr>
                <w:noProof/>
                <w:webHidden/>
              </w:rPr>
              <w:tab/>
            </w:r>
            <w:r>
              <w:rPr>
                <w:noProof/>
                <w:webHidden/>
              </w:rPr>
              <w:fldChar w:fldCharType="begin"/>
            </w:r>
            <w:r>
              <w:rPr>
                <w:noProof/>
                <w:webHidden/>
              </w:rPr>
              <w:instrText xml:space="preserve"> PAGEREF _Toc108268252 \h </w:instrText>
            </w:r>
          </w:ins>
          <w:r>
            <w:rPr>
              <w:noProof/>
              <w:webHidden/>
            </w:rPr>
          </w:r>
          <w:r>
            <w:rPr>
              <w:noProof/>
              <w:webHidden/>
            </w:rPr>
            <w:fldChar w:fldCharType="separate"/>
          </w:r>
          <w:ins w:id="173" w:author="T Londhe, Vinod (Contractor)" w:date="2022-07-09T14:10:00Z">
            <w:r>
              <w:rPr>
                <w:noProof/>
                <w:webHidden/>
              </w:rPr>
              <w:t>9</w:t>
            </w:r>
            <w:r>
              <w:rPr>
                <w:noProof/>
                <w:webHidden/>
              </w:rPr>
              <w:fldChar w:fldCharType="end"/>
            </w:r>
            <w:r w:rsidRPr="00403FF3">
              <w:rPr>
                <w:rStyle w:val="Hyperlink"/>
                <w:noProof/>
              </w:rPr>
              <w:fldChar w:fldCharType="end"/>
            </w:r>
          </w:ins>
        </w:p>
        <w:p w14:paraId="4F0D1B74" w14:textId="5E53D784" w:rsidR="005E2F74" w:rsidRDefault="005E2F74">
          <w:pPr>
            <w:pStyle w:val="TOC1"/>
            <w:rPr>
              <w:ins w:id="174" w:author="T Londhe, Vinod (Contractor)" w:date="2022-07-09T14:10:00Z"/>
              <w:rFonts w:asciiTheme="minorHAnsi" w:hAnsiTheme="minorHAnsi" w:cstheme="minorBidi"/>
              <w:b w:val="0"/>
              <w:noProof/>
              <w:sz w:val="22"/>
            </w:rPr>
          </w:pPr>
          <w:ins w:id="17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"_Toc108268253"</w:instrText>
            </w:r>
            <w:r w:rsidRPr="00403FF3">
              <w:rPr>
                <w:rStyle w:val="Hyperlink"/>
                <w:noProof/>
              </w:rPr>
              <w:instrText xml:space="preserve"> </w:instrText>
            </w:r>
            <w:r w:rsidRPr="00403FF3">
              <w:rPr>
                <w:rStyle w:val="Hyperlink"/>
                <w:noProof/>
              </w:rPr>
              <w:fldChar w:fldCharType="separate"/>
            </w:r>
            <w:r w:rsidRPr="00403FF3">
              <w:rPr>
                <w:rStyle w:val="Hyperlink"/>
                <w:noProof/>
              </w:rPr>
              <w:t>04 User Account Management</w:t>
            </w:r>
            <w:r>
              <w:rPr>
                <w:noProof/>
                <w:webHidden/>
              </w:rPr>
              <w:tab/>
            </w:r>
            <w:r>
              <w:rPr>
                <w:noProof/>
                <w:webHidden/>
              </w:rPr>
              <w:fldChar w:fldCharType="begin"/>
            </w:r>
            <w:r>
              <w:rPr>
                <w:noProof/>
                <w:webHidden/>
              </w:rPr>
              <w:instrText xml:space="preserve"> PAGEREF _Toc108268253 \h </w:instrText>
            </w:r>
          </w:ins>
          <w:r>
            <w:rPr>
              <w:noProof/>
              <w:webHidden/>
            </w:rPr>
          </w:r>
          <w:r>
            <w:rPr>
              <w:noProof/>
              <w:webHidden/>
            </w:rPr>
            <w:fldChar w:fldCharType="separate"/>
          </w:r>
          <w:ins w:id="176" w:author="T Londhe, Vinod (Contractor)" w:date="2022-07-09T14:10:00Z">
            <w:r>
              <w:rPr>
                <w:noProof/>
                <w:webHidden/>
              </w:rPr>
              <w:t>10</w:t>
            </w:r>
            <w:r>
              <w:rPr>
                <w:noProof/>
                <w:webHidden/>
              </w:rPr>
              <w:fldChar w:fldCharType="end"/>
            </w:r>
            <w:r w:rsidRPr="00403FF3">
              <w:rPr>
                <w:rStyle w:val="Hyperlink"/>
                <w:noProof/>
              </w:rPr>
              <w:fldChar w:fldCharType="end"/>
            </w:r>
          </w:ins>
        </w:p>
        <w:p w14:paraId="44E30DAD" w14:textId="7472DD9A" w:rsidR="005E2F74" w:rsidRDefault="005E2F74">
          <w:pPr>
            <w:pStyle w:val="TOC1"/>
            <w:rPr>
              <w:ins w:id="177" w:author="T Londhe, Vinod (Contractor)" w:date="2022-07-09T14:10:00Z"/>
              <w:rFonts w:asciiTheme="minorHAnsi" w:hAnsiTheme="minorHAnsi" w:cstheme="minorBidi"/>
              <w:b w:val="0"/>
              <w:noProof/>
              <w:sz w:val="22"/>
            </w:rPr>
          </w:pPr>
          <w:ins w:id="17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"_Toc108268254"</w:instrText>
            </w:r>
            <w:r w:rsidRPr="00403FF3">
              <w:rPr>
                <w:rStyle w:val="Hyperlink"/>
                <w:noProof/>
              </w:rPr>
              <w:instrText xml:space="preserve"> </w:instrText>
            </w:r>
            <w:r w:rsidRPr="00403FF3">
              <w:rPr>
                <w:rStyle w:val="Hyperlink"/>
                <w:noProof/>
              </w:rPr>
              <w:fldChar w:fldCharType="separate"/>
            </w:r>
            <w:r w:rsidRPr="00403FF3">
              <w:rPr>
                <w:rStyle w:val="Hyperlink"/>
                <w:noProof/>
              </w:rPr>
              <w:t>05 Access control policy and management</w:t>
            </w:r>
            <w:r>
              <w:rPr>
                <w:noProof/>
                <w:webHidden/>
              </w:rPr>
              <w:tab/>
            </w:r>
            <w:r>
              <w:rPr>
                <w:noProof/>
                <w:webHidden/>
              </w:rPr>
              <w:fldChar w:fldCharType="begin"/>
            </w:r>
            <w:r>
              <w:rPr>
                <w:noProof/>
                <w:webHidden/>
              </w:rPr>
              <w:instrText xml:space="preserve"> PAGEREF _Toc108268254 \h </w:instrText>
            </w:r>
          </w:ins>
          <w:r>
            <w:rPr>
              <w:noProof/>
              <w:webHidden/>
            </w:rPr>
          </w:r>
          <w:r>
            <w:rPr>
              <w:noProof/>
              <w:webHidden/>
            </w:rPr>
            <w:fldChar w:fldCharType="separate"/>
          </w:r>
          <w:ins w:id="179" w:author="T Londhe, Vinod (Contractor)" w:date="2022-07-09T14:10:00Z">
            <w:r>
              <w:rPr>
                <w:noProof/>
                <w:webHidden/>
              </w:rPr>
              <w:t>10</w:t>
            </w:r>
            <w:r>
              <w:rPr>
                <w:noProof/>
                <w:webHidden/>
              </w:rPr>
              <w:fldChar w:fldCharType="end"/>
            </w:r>
            <w:r w:rsidRPr="00403FF3">
              <w:rPr>
                <w:rStyle w:val="Hyperlink"/>
                <w:noProof/>
              </w:rPr>
              <w:fldChar w:fldCharType="end"/>
            </w:r>
          </w:ins>
        </w:p>
        <w:p w14:paraId="55908C33" w14:textId="4373C690" w:rsidR="005E2F74" w:rsidRDefault="005E2F74">
          <w:pPr>
            <w:pStyle w:val="TOC1"/>
            <w:rPr>
              <w:ins w:id="180" w:author="T Londhe, Vinod (Contractor)" w:date="2022-07-09T14:10:00Z"/>
              <w:rFonts w:asciiTheme="minorHAnsi" w:hAnsiTheme="minorHAnsi" w:cstheme="minorBidi"/>
              <w:b w:val="0"/>
              <w:noProof/>
              <w:sz w:val="22"/>
            </w:rPr>
          </w:pPr>
          <w:ins w:id="18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"_Toc108268255"</w:instrText>
            </w:r>
            <w:r w:rsidRPr="00403FF3">
              <w:rPr>
                <w:rStyle w:val="Hyperlink"/>
                <w:noProof/>
              </w:rPr>
              <w:instrText xml:space="preserve"> </w:instrText>
            </w:r>
            <w:r w:rsidRPr="00403FF3">
              <w:rPr>
                <w:rStyle w:val="Hyperlink"/>
                <w:noProof/>
              </w:rPr>
              <w:fldChar w:fldCharType="separate"/>
            </w:r>
            <w:r w:rsidRPr="00403FF3">
              <w:rPr>
                <w:rStyle w:val="Hyperlink"/>
                <w:noProof/>
              </w:rPr>
              <w:t>06 Security Awareness Training</w:t>
            </w:r>
            <w:r>
              <w:rPr>
                <w:noProof/>
                <w:webHidden/>
              </w:rPr>
              <w:tab/>
            </w:r>
            <w:r>
              <w:rPr>
                <w:noProof/>
                <w:webHidden/>
              </w:rPr>
              <w:fldChar w:fldCharType="begin"/>
            </w:r>
            <w:r>
              <w:rPr>
                <w:noProof/>
                <w:webHidden/>
              </w:rPr>
              <w:instrText xml:space="preserve"> PAGEREF _Toc108268255 \h </w:instrText>
            </w:r>
          </w:ins>
          <w:r>
            <w:rPr>
              <w:noProof/>
              <w:webHidden/>
            </w:rPr>
          </w:r>
          <w:r>
            <w:rPr>
              <w:noProof/>
              <w:webHidden/>
            </w:rPr>
            <w:fldChar w:fldCharType="separate"/>
          </w:r>
          <w:ins w:id="182" w:author="T Londhe, Vinod (Contractor)" w:date="2022-07-09T14:10:00Z">
            <w:r>
              <w:rPr>
                <w:noProof/>
                <w:webHidden/>
              </w:rPr>
              <w:t>10</w:t>
            </w:r>
            <w:r>
              <w:rPr>
                <w:noProof/>
                <w:webHidden/>
              </w:rPr>
              <w:fldChar w:fldCharType="end"/>
            </w:r>
            <w:r w:rsidRPr="00403FF3">
              <w:rPr>
                <w:rStyle w:val="Hyperlink"/>
                <w:noProof/>
              </w:rPr>
              <w:fldChar w:fldCharType="end"/>
            </w:r>
          </w:ins>
        </w:p>
        <w:p w14:paraId="255F5F04" w14:textId="7E23EAC4" w:rsidR="005E2F74" w:rsidRDefault="005E2F74">
          <w:pPr>
            <w:pStyle w:val="TOC1"/>
            <w:rPr>
              <w:ins w:id="183" w:author="T Londhe, Vinod (Contractor)" w:date="2022-07-09T14:10:00Z"/>
              <w:rFonts w:asciiTheme="minorHAnsi" w:hAnsiTheme="minorHAnsi" w:cstheme="minorBidi"/>
              <w:b w:val="0"/>
              <w:noProof/>
              <w:sz w:val="22"/>
            </w:rPr>
          </w:pPr>
          <w:ins w:id="18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"_Toc108268256"</w:instrText>
            </w:r>
            <w:r w:rsidRPr="00403FF3">
              <w:rPr>
                <w:rStyle w:val="Hyperlink"/>
                <w:noProof/>
              </w:rPr>
              <w:instrText xml:space="preserve"> </w:instrText>
            </w:r>
            <w:r w:rsidRPr="00403FF3">
              <w:rPr>
                <w:rStyle w:val="Hyperlink"/>
                <w:noProof/>
              </w:rPr>
              <w:fldChar w:fldCharType="separate"/>
            </w:r>
            <w:r w:rsidRPr="00403FF3">
              <w:rPr>
                <w:rStyle w:val="Hyperlink"/>
                <w:noProof/>
              </w:rPr>
              <w:t>07 Incident Management, Response, Training, Testing, Handling, Monitoring &amp; Reporting</w:t>
            </w:r>
            <w:r>
              <w:rPr>
                <w:noProof/>
                <w:webHidden/>
              </w:rPr>
              <w:tab/>
            </w:r>
            <w:r>
              <w:rPr>
                <w:noProof/>
                <w:webHidden/>
              </w:rPr>
              <w:fldChar w:fldCharType="begin"/>
            </w:r>
            <w:r>
              <w:rPr>
                <w:noProof/>
                <w:webHidden/>
              </w:rPr>
              <w:instrText xml:space="preserve"> PAGEREF _Toc108268256 \h </w:instrText>
            </w:r>
          </w:ins>
          <w:r>
            <w:rPr>
              <w:noProof/>
              <w:webHidden/>
            </w:rPr>
          </w:r>
          <w:r>
            <w:rPr>
              <w:noProof/>
              <w:webHidden/>
            </w:rPr>
            <w:fldChar w:fldCharType="separate"/>
          </w:r>
          <w:ins w:id="185" w:author="T Londhe, Vinod (Contractor)" w:date="2022-07-09T14:10:00Z">
            <w:r>
              <w:rPr>
                <w:noProof/>
                <w:webHidden/>
              </w:rPr>
              <w:t>11</w:t>
            </w:r>
            <w:r>
              <w:rPr>
                <w:noProof/>
                <w:webHidden/>
              </w:rPr>
              <w:fldChar w:fldCharType="end"/>
            </w:r>
            <w:r w:rsidRPr="00403FF3">
              <w:rPr>
                <w:rStyle w:val="Hyperlink"/>
                <w:noProof/>
              </w:rPr>
              <w:fldChar w:fldCharType="end"/>
            </w:r>
          </w:ins>
        </w:p>
        <w:p w14:paraId="56CCD1CD" w14:textId="7E83E037" w:rsidR="005E2F74" w:rsidRDefault="005E2F74">
          <w:pPr>
            <w:pStyle w:val="TOC1"/>
            <w:rPr>
              <w:ins w:id="186" w:author="T Londhe, Vinod (Contractor)" w:date="2022-07-09T14:10:00Z"/>
              <w:rFonts w:asciiTheme="minorHAnsi" w:hAnsiTheme="minorHAnsi" w:cstheme="minorBidi"/>
              <w:b w:val="0"/>
              <w:noProof/>
              <w:sz w:val="22"/>
            </w:rPr>
          </w:pPr>
          <w:ins w:id="18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"_Toc108268257"</w:instrText>
            </w:r>
            <w:r w:rsidRPr="00403FF3">
              <w:rPr>
                <w:rStyle w:val="Hyperlink"/>
                <w:noProof/>
              </w:rPr>
              <w:instrText xml:space="preserve"> </w:instrText>
            </w:r>
            <w:r w:rsidRPr="00403FF3">
              <w:rPr>
                <w:rStyle w:val="Hyperlink"/>
                <w:noProof/>
              </w:rPr>
              <w:fldChar w:fldCharType="separate"/>
            </w:r>
            <w:r w:rsidRPr="00403FF3">
              <w:rPr>
                <w:rStyle w:val="Hyperlink"/>
                <w:noProof/>
              </w:rPr>
              <w:t>08 Contingency Plan: Testing, Maintenance and Training</w:t>
            </w:r>
            <w:r>
              <w:rPr>
                <w:noProof/>
                <w:webHidden/>
              </w:rPr>
              <w:tab/>
            </w:r>
            <w:r>
              <w:rPr>
                <w:noProof/>
                <w:webHidden/>
              </w:rPr>
              <w:fldChar w:fldCharType="begin"/>
            </w:r>
            <w:r>
              <w:rPr>
                <w:noProof/>
                <w:webHidden/>
              </w:rPr>
              <w:instrText xml:space="preserve"> PAGEREF _Toc108268257 \h </w:instrText>
            </w:r>
          </w:ins>
          <w:r>
            <w:rPr>
              <w:noProof/>
              <w:webHidden/>
            </w:rPr>
          </w:r>
          <w:r>
            <w:rPr>
              <w:noProof/>
              <w:webHidden/>
            </w:rPr>
            <w:fldChar w:fldCharType="separate"/>
          </w:r>
          <w:ins w:id="188" w:author="T Londhe, Vinod (Contractor)" w:date="2022-07-09T14:10:00Z">
            <w:r>
              <w:rPr>
                <w:noProof/>
                <w:webHidden/>
              </w:rPr>
              <w:t>12</w:t>
            </w:r>
            <w:r>
              <w:rPr>
                <w:noProof/>
                <w:webHidden/>
              </w:rPr>
              <w:fldChar w:fldCharType="end"/>
            </w:r>
            <w:r w:rsidRPr="00403FF3">
              <w:rPr>
                <w:rStyle w:val="Hyperlink"/>
                <w:noProof/>
              </w:rPr>
              <w:fldChar w:fldCharType="end"/>
            </w:r>
          </w:ins>
        </w:p>
        <w:p w14:paraId="0A998BE7" w14:textId="3674128A" w:rsidR="005E2F74" w:rsidRDefault="005E2F74">
          <w:pPr>
            <w:pStyle w:val="TOC1"/>
            <w:rPr>
              <w:ins w:id="189" w:author="T Londhe, Vinod (Contractor)" w:date="2022-07-09T14:10:00Z"/>
              <w:rFonts w:asciiTheme="minorHAnsi" w:hAnsiTheme="minorHAnsi" w:cstheme="minorBidi"/>
              <w:b w:val="0"/>
              <w:noProof/>
              <w:sz w:val="22"/>
            </w:rPr>
          </w:pPr>
          <w:ins w:id="19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"_Toc108268258"</w:instrText>
            </w:r>
            <w:r w:rsidRPr="00403FF3">
              <w:rPr>
                <w:rStyle w:val="Hyperlink"/>
                <w:noProof/>
              </w:rPr>
              <w:instrText xml:space="preserve"> </w:instrText>
            </w:r>
            <w:r w:rsidRPr="00403FF3">
              <w:rPr>
                <w:rStyle w:val="Hyperlink"/>
                <w:noProof/>
              </w:rPr>
              <w:fldChar w:fldCharType="separate"/>
            </w:r>
            <w:r w:rsidRPr="00403FF3">
              <w:rPr>
                <w:rStyle w:val="Hyperlink"/>
                <w:noProof/>
              </w:rPr>
              <w:t>09 Trustworthiness- CIA Triad &amp; Their Responsibilities</w:t>
            </w:r>
            <w:r>
              <w:rPr>
                <w:noProof/>
                <w:webHidden/>
              </w:rPr>
              <w:tab/>
            </w:r>
            <w:r>
              <w:rPr>
                <w:noProof/>
                <w:webHidden/>
              </w:rPr>
              <w:fldChar w:fldCharType="begin"/>
            </w:r>
            <w:r>
              <w:rPr>
                <w:noProof/>
                <w:webHidden/>
              </w:rPr>
              <w:instrText xml:space="preserve"> PAGEREF _Toc108268258 \h </w:instrText>
            </w:r>
          </w:ins>
          <w:r>
            <w:rPr>
              <w:noProof/>
              <w:webHidden/>
            </w:rPr>
          </w:r>
          <w:r>
            <w:rPr>
              <w:noProof/>
              <w:webHidden/>
            </w:rPr>
            <w:fldChar w:fldCharType="separate"/>
          </w:r>
          <w:ins w:id="191" w:author="T Londhe, Vinod (Contractor)" w:date="2022-07-09T14:10:00Z">
            <w:r>
              <w:rPr>
                <w:noProof/>
                <w:webHidden/>
              </w:rPr>
              <w:t>12</w:t>
            </w:r>
            <w:r>
              <w:rPr>
                <w:noProof/>
                <w:webHidden/>
              </w:rPr>
              <w:fldChar w:fldCharType="end"/>
            </w:r>
            <w:r w:rsidRPr="00403FF3">
              <w:rPr>
                <w:rStyle w:val="Hyperlink"/>
                <w:noProof/>
              </w:rPr>
              <w:fldChar w:fldCharType="end"/>
            </w:r>
          </w:ins>
        </w:p>
        <w:p w14:paraId="3F98DC02" w14:textId="7E65668E" w:rsidR="005E2F74" w:rsidRDefault="005E2F74">
          <w:pPr>
            <w:pStyle w:val="TOC1"/>
            <w:rPr>
              <w:ins w:id="192" w:author="T Londhe, Vinod (Contractor)" w:date="2022-07-09T14:10:00Z"/>
              <w:rFonts w:asciiTheme="minorHAnsi" w:hAnsiTheme="minorHAnsi" w:cstheme="minorBidi"/>
              <w:b w:val="0"/>
              <w:noProof/>
              <w:sz w:val="22"/>
            </w:rPr>
          </w:pPr>
          <w:ins w:id="19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"_Toc108268259"</w:instrText>
            </w:r>
            <w:r w:rsidRPr="00403FF3">
              <w:rPr>
                <w:rStyle w:val="Hyperlink"/>
                <w:noProof/>
              </w:rPr>
              <w:instrText xml:space="preserve"> </w:instrText>
            </w:r>
            <w:r w:rsidRPr="00403FF3">
              <w:rPr>
                <w:rStyle w:val="Hyperlink"/>
                <w:noProof/>
              </w:rPr>
              <w:fldChar w:fldCharType="separate"/>
            </w:r>
            <w:r w:rsidRPr="00403FF3">
              <w:rPr>
                <w:rStyle w:val="Hyperlink"/>
                <w:noProof/>
              </w:rPr>
              <w:t>10 System Maintenance</w:t>
            </w:r>
            <w:r>
              <w:rPr>
                <w:noProof/>
                <w:webHidden/>
              </w:rPr>
              <w:tab/>
            </w:r>
            <w:r>
              <w:rPr>
                <w:noProof/>
                <w:webHidden/>
              </w:rPr>
              <w:fldChar w:fldCharType="begin"/>
            </w:r>
            <w:r>
              <w:rPr>
                <w:noProof/>
                <w:webHidden/>
              </w:rPr>
              <w:instrText xml:space="preserve"> PAGEREF _Toc108268259 \h </w:instrText>
            </w:r>
          </w:ins>
          <w:r>
            <w:rPr>
              <w:noProof/>
              <w:webHidden/>
            </w:rPr>
          </w:r>
          <w:r>
            <w:rPr>
              <w:noProof/>
              <w:webHidden/>
            </w:rPr>
            <w:fldChar w:fldCharType="separate"/>
          </w:r>
          <w:ins w:id="194" w:author="T Londhe, Vinod (Contractor)" w:date="2022-07-09T14:10:00Z">
            <w:r>
              <w:rPr>
                <w:noProof/>
                <w:webHidden/>
              </w:rPr>
              <w:t>13</w:t>
            </w:r>
            <w:r>
              <w:rPr>
                <w:noProof/>
                <w:webHidden/>
              </w:rPr>
              <w:fldChar w:fldCharType="end"/>
            </w:r>
            <w:r w:rsidRPr="00403FF3">
              <w:rPr>
                <w:rStyle w:val="Hyperlink"/>
                <w:noProof/>
              </w:rPr>
              <w:fldChar w:fldCharType="end"/>
            </w:r>
          </w:ins>
        </w:p>
        <w:p w14:paraId="663D1051" w14:textId="63DE6D31" w:rsidR="005E2F74" w:rsidRDefault="005E2F74">
          <w:pPr>
            <w:pStyle w:val="TOC1"/>
            <w:rPr>
              <w:ins w:id="195" w:author="T Londhe, Vinod (Contractor)" w:date="2022-07-09T14:10:00Z"/>
              <w:rFonts w:asciiTheme="minorHAnsi" w:hAnsiTheme="minorHAnsi" w:cstheme="minorBidi"/>
              <w:b w:val="0"/>
              <w:noProof/>
              <w:sz w:val="22"/>
            </w:rPr>
          </w:pPr>
          <w:ins w:id="19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"_Toc108268260"</w:instrText>
            </w:r>
            <w:r w:rsidRPr="00403FF3">
              <w:rPr>
                <w:rStyle w:val="Hyperlink"/>
                <w:noProof/>
              </w:rPr>
              <w:instrText xml:space="preserve"> </w:instrText>
            </w:r>
            <w:r w:rsidRPr="00403FF3">
              <w:rPr>
                <w:rStyle w:val="Hyperlink"/>
                <w:noProof/>
              </w:rPr>
              <w:fldChar w:fldCharType="separate"/>
            </w:r>
            <w:r w:rsidRPr="00403FF3">
              <w:rPr>
                <w:rStyle w:val="Hyperlink"/>
                <w:noProof/>
              </w:rPr>
              <w:t>11 Configuration settings</w:t>
            </w:r>
            <w:r>
              <w:rPr>
                <w:noProof/>
                <w:webHidden/>
              </w:rPr>
              <w:tab/>
            </w:r>
            <w:r>
              <w:rPr>
                <w:noProof/>
                <w:webHidden/>
              </w:rPr>
              <w:fldChar w:fldCharType="begin"/>
            </w:r>
            <w:r>
              <w:rPr>
                <w:noProof/>
                <w:webHidden/>
              </w:rPr>
              <w:instrText xml:space="preserve"> PAGEREF _Toc108268260 \h </w:instrText>
            </w:r>
          </w:ins>
          <w:r>
            <w:rPr>
              <w:noProof/>
              <w:webHidden/>
            </w:rPr>
          </w:r>
          <w:r>
            <w:rPr>
              <w:noProof/>
              <w:webHidden/>
            </w:rPr>
            <w:fldChar w:fldCharType="separate"/>
          </w:r>
          <w:ins w:id="197" w:author="T Londhe, Vinod (Contractor)" w:date="2022-07-09T14:10:00Z">
            <w:r>
              <w:rPr>
                <w:noProof/>
                <w:webHidden/>
              </w:rPr>
              <w:t>13</w:t>
            </w:r>
            <w:r>
              <w:rPr>
                <w:noProof/>
                <w:webHidden/>
              </w:rPr>
              <w:fldChar w:fldCharType="end"/>
            </w:r>
            <w:r w:rsidRPr="00403FF3">
              <w:rPr>
                <w:rStyle w:val="Hyperlink"/>
                <w:noProof/>
              </w:rPr>
              <w:fldChar w:fldCharType="end"/>
            </w:r>
          </w:ins>
        </w:p>
        <w:p w14:paraId="4FA7DA3A" w14:textId="739C65D4" w:rsidR="005E2F74" w:rsidRDefault="005E2F74">
          <w:pPr>
            <w:pStyle w:val="TOC1"/>
            <w:rPr>
              <w:ins w:id="198" w:author="T Londhe, Vinod (Contractor)" w:date="2022-07-09T14:10:00Z"/>
              <w:rFonts w:asciiTheme="minorHAnsi" w:hAnsiTheme="minorHAnsi" w:cstheme="minorBidi"/>
              <w:b w:val="0"/>
              <w:noProof/>
              <w:sz w:val="22"/>
            </w:rPr>
          </w:pPr>
          <w:ins w:id="19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"_Toc108268261"</w:instrText>
            </w:r>
            <w:r w:rsidRPr="00403FF3">
              <w:rPr>
                <w:rStyle w:val="Hyperlink"/>
                <w:noProof/>
              </w:rPr>
              <w:instrText xml:space="preserve"> </w:instrText>
            </w:r>
            <w:r w:rsidRPr="00403FF3">
              <w:rPr>
                <w:rStyle w:val="Hyperlink"/>
                <w:noProof/>
              </w:rPr>
              <w:fldChar w:fldCharType="separate"/>
            </w:r>
            <w:r w:rsidRPr="00403FF3">
              <w:rPr>
                <w:rStyle w:val="Hyperlink"/>
                <w:noProof/>
              </w:rPr>
              <w:t>12 System and information integrity</w:t>
            </w:r>
            <w:r>
              <w:rPr>
                <w:noProof/>
                <w:webHidden/>
              </w:rPr>
              <w:tab/>
            </w:r>
            <w:r>
              <w:rPr>
                <w:noProof/>
                <w:webHidden/>
              </w:rPr>
              <w:fldChar w:fldCharType="begin"/>
            </w:r>
            <w:r>
              <w:rPr>
                <w:noProof/>
                <w:webHidden/>
              </w:rPr>
              <w:instrText xml:space="preserve"> PAGEREF _Toc108268261 \h </w:instrText>
            </w:r>
          </w:ins>
          <w:r>
            <w:rPr>
              <w:noProof/>
              <w:webHidden/>
            </w:rPr>
          </w:r>
          <w:r>
            <w:rPr>
              <w:noProof/>
              <w:webHidden/>
            </w:rPr>
            <w:fldChar w:fldCharType="separate"/>
          </w:r>
          <w:ins w:id="200" w:author="T Londhe, Vinod (Contractor)" w:date="2022-07-09T14:10:00Z">
            <w:r>
              <w:rPr>
                <w:noProof/>
                <w:webHidden/>
              </w:rPr>
              <w:t>13</w:t>
            </w:r>
            <w:r>
              <w:rPr>
                <w:noProof/>
                <w:webHidden/>
              </w:rPr>
              <w:fldChar w:fldCharType="end"/>
            </w:r>
            <w:r w:rsidRPr="00403FF3">
              <w:rPr>
                <w:rStyle w:val="Hyperlink"/>
                <w:noProof/>
              </w:rPr>
              <w:fldChar w:fldCharType="end"/>
            </w:r>
          </w:ins>
        </w:p>
        <w:p w14:paraId="756BC500" w14:textId="2FB460D8" w:rsidR="005E2F74" w:rsidRDefault="005E2F74">
          <w:pPr>
            <w:pStyle w:val="TOC1"/>
            <w:rPr>
              <w:ins w:id="201" w:author="T Londhe, Vinod (Contractor)" w:date="2022-07-09T14:10:00Z"/>
              <w:rFonts w:asciiTheme="minorHAnsi" w:hAnsiTheme="minorHAnsi" w:cstheme="minorBidi"/>
              <w:b w:val="0"/>
              <w:noProof/>
              <w:sz w:val="22"/>
            </w:rPr>
          </w:pPr>
          <w:ins w:id="20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"_Toc108268262"</w:instrText>
            </w:r>
            <w:r w:rsidRPr="00403FF3">
              <w:rPr>
                <w:rStyle w:val="Hyperlink"/>
                <w:noProof/>
              </w:rPr>
              <w:instrText xml:space="preserve"> </w:instrText>
            </w:r>
            <w:r w:rsidRPr="00403FF3">
              <w:rPr>
                <w:rStyle w:val="Hyperlink"/>
                <w:noProof/>
              </w:rPr>
              <w:fldChar w:fldCharType="separate"/>
            </w:r>
            <w:r w:rsidRPr="00403FF3">
              <w:rPr>
                <w:rStyle w:val="Hyperlink"/>
                <w:noProof/>
              </w:rPr>
              <w:t>13 Malicious code protection</w:t>
            </w:r>
            <w:r>
              <w:rPr>
                <w:noProof/>
                <w:webHidden/>
              </w:rPr>
              <w:tab/>
            </w:r>
            <w:r>
              <w:rPr>
                <w:noProof/>
                <w:webHidden/>
              </w:rPr>
              <w:fldChar w:fldCharType="begin"/>
            </w:r>
            <w:r>
              <w:rPr>
                <w:noProof/>
                <w:webHidden/>
              </w:rPr>
              <w:instrText xml:space="preserve"> PAGEREF _Toc108268262 \h </w:instrText>
            </w:r>
          </w:ins>
          <w:r>
            <w:rPr>
              <w:noProof/>
              <w:webHidden/>
            </w:rPr>
          </w:r>
          <w:r>
            <w:rPr>
              <w:noProof/>
              <w:webHidden/>
            </w:rPr>
            <w:fldChar w:fldCharType="separate"/>
          </w:r>
          <w:ins w:id="203" w:author="T Londhe, Vinod (Contractor)" w:date="2022-07-09T14:10:00Z">
            <w:r>
              <w:rPr>
                <w:noProof/>
                <w:webHidden/>
              </w:rPr>
              <w:t>14</w:t>
            </w:r>
            <w:r>
              <w:rPr>
                <w:noProof/>
                <w:webHidden/>
              </w:rPr>
              <w:fldChar w:fldCharType="end"/>
            </w:r>
            <w:r w:rsidRPr="00403FF3">
              <w:rPr>
                <w:rStyle w:val="Hyperlink"/>
                <w:noProof/>
              </w:rPr>
              <w:fldChar w:fldCharType="end"/>
            </w:r>
          </w:ins>
        </w:p>
        <w:p w14:paraId="42717A59" w14:textId="21C8AEAC" w:rsidR="005E2F74" w:rsidRDefault="005E2F74">
          <w:pPr>
            <w:pStyle w:val="TOC1"/>
            <w:rPr>
              <w:ins w:id="204" w:author="T Londhe, Vinod (Contractor)" w:date="2022-07-09T14:10:00Z"/>
              <w:rFonts w:asciiTheme="minorHAnsi" w:hAnsiTheme="minorHAnsi" w:cstheme="minorBidi"/>
              <w:b w:val="0"/>
              <w:noProof/>
              <w:sz w:val="22"/>
            </w:rPr>
          </w:pPr>
          <w:ins w:id="20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"_Toc108268263"</w:instrText>
            </w:r>
            <w:r w:rsidRPr="00403FF3">
              <w:rPr>
                <w:rStyle w:val="Hyperlink"/>
                <w:noProof/>
              </w:rPr>
              <w:instrText xml:space="preserve"> </w:instrText>
            </w:r>
            <w:r w:rsidRPr="00403FF3">
              <w:rPr>
                <w:rStyle w:val="Hyperlink"/>
                <w:noProof/>
              </w:rPr>
              <w:fldChar w:fldCharType="separate"/>
            </w:r>
            <w:r w:rsidRPr="00403FF3">
              <w:rPr>
                <w:rStyle w:val="Hyperlink"/>
                <w:noProof/>
              </w:rPr>
              <w:t>14 Information system monitoring</w:t>
            </w:r>
            <w:r>
              <w:rPr>
                <w:noProof/>
                <w:webHidden/>
              </w:rPr>
              <w:tab/>
            </w:r>
            <w:r>
              <w:rPr>
                <w:noProof/>
                <w:webHidden/>
              </w:rPr>
              <w:fldChar w:fldCharType="begin"/>
            </w:r>
            <w:r>
              <w:rPr>
                <w:noProof/>
                <w:webHidden/>
              </w:rPr>
              <w:instrText xml:space="preserve"> PAGEREF _Toc108268263 \h </w:instrText>
            </w:r>
          </w:ins>
          <w:r>
            <w:rPr>
              <w:noProof/>
              <w:webHidden/>
            </w:rPr>
          </w:r>
          <w:r>
            <w:rPr>
              <w:noProof/>
              <w:webHidden/>
            </w:rPr>
            <w:fldChar w:fldCharType="separate"/>
          </w:r>
          <w:ins w:id="206" w:author="T Londhe, Vinod (Contractor)" w:date="2022-07-09T14:10:00Z">
            <w:r>
              <w:rPr>
                <w:noProof/>
                <w:webHidden/>
              </w:rPr>
              <w:t>15</w:t>
            </w:r>
            <w:r>
              <w:rPr>
                <w:noProof/>
                <w:webHidden/>
              </w:rPr>
              <w:fldChar w:fldCharType="end"/>
            </w:r>
            <w:r w:rsidRPr="00403FF3">
              <w:rPr>
                <w:rStyle w:val="Hyperlink"/>
                <w:noProof/>
              </w:rPr>
              <w:fldChar w:fldCharType="end"/>
            </w:r>
          </w:ins>
        </w:p>
        <w:p w14:paraId="166F9129" w14:textId="256C57F7" w:rsidR="005E2F74" w:rsidRDefault="005E2F74">
          <w:pPr>
            <w:pStyle w:val="TOC1"/>
            <w:rPr>
              <w:ins w:id="207" w:author="T Londhe, Vinod (Contractor)" w:date="2022-07-09T14:10:00Z"/>
              <w:rFonts w:asciiTheme="minorHAnsi" w:hAnsiTheme="minorHAnsi" w:cstheme="minorBidi"/>
              <w:b w:val="0"/>
              <w:noProof/>
              <w:sz w:val="22"/>
            </w:rPr>
          </w:pPr>
          <w:ins w:id="20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"_Toc108268264"</w:instrText>
            </w:r>
            <w:r w:rsidRPr="00403FF3">
              <w:rPr>
                <w:rStyle w:val="Hyperlink"/>
                <w:noProof/>
              </w:rPr>
              <w:instrText xml:space="preserve"> </w:instrText>
            </w:r>
            <w:r w:rsidRPr="00403FF3">
              <w:rPr>
                <w:rStyle w:val="Hyperlink"/>
                <w:noProof/>
              </w:rPr>
              <w:fldChar w:fldCharType="separate"/>
            </w:r>
            <w:r w:rsidRPr="00403FF3">
              <w:rPr>
                <w:rStyle w:val="Hyperlink"/>
                <w:noProof/>
              </w:rPr>
              <w:t>15 Information handling and retention</w:t>
            </w:r>
            <w:r>
              <w:rPr>
                <w:noProof/>
                <w:webHidden/>
              </w:rPr>
              <w:tab/>
            </w:r>
            <w:r>
              <w:rPr>
                <w:noProof/>
                <w:webHidden/>
              </w:rPr>
              <w:fldChar w:fldCharType="begin"/>
            </w:r>
            <w:r>
              <w:rPr>
                <w:noProof/>
                <w:webHidden/>
              </w:rPr>
              <w:instrText xml:space="preserve"> PAGEREF _Toc108268264 \h </w:instrText>
            </w:r>
          </w:ins>
          <w:r>
            <w:rPr>
              <w:noProof/>
              <w:webHidden/>
            </w:rPr>
          </w:r>
          <w:r>
            <w:rPr>
              <w:noProof/>
              <w:webHidden/>
            </w:rPr>
            <w:fldChar w:fldCharType="separate"/>
          </w:r>
          <w:ins w:id="209" w:author="T Londhe, Vinod (Contractor)" w:date="2022-07-09T14:10:00Z">
            <w:r>
              <w:rPr>
                <w:noProof/>
                <w:webHidden/>
              </w:rPr>
              <w:t>15</w:t>
            </w:r>
            <w:r>
              <w:rPr>
                <w:noProof/>
                <w:webHidden/>
              </w:rPr>
              <w:fldChar w:fldCharType="end"/>
            </w:r>
            <w:r w:rsidRPr="00403FF3">
              <w:rPr>
                <w:rStyle w:val="Hyperlink"/>
                <w:noProof/>
              </w:rPr>
              <w:fldChar w:fldCharType="end"/>
            </w:r>
          </w:ins>
        </w:p>
        <w:p w14:paraId="512089CA" w14:textId="4266B73C" w:rsidR="005E2F74" w:rsidRDefault="005E2F74">
          <w:pPr>
            <w:pStyle w:val="TOC1"/>
            <w:rPr>
              <w:ins w:id="210" w:author="T Londhe, Vinod (Contractor)" w:date="2022-07-09T14:10:00Z"/>
              <w:rFonts w:asciiTheme="minorHAnsi" w:hAnsiTheme="minorHAnsi" w:cstheme="minorBidi"/>
              <w:b w:val="0"/>
              <w:noProof/>
              <w:sz w:val="22"/>
            </w:rPr>
          </w:pPr>
          <w:ins w:id="21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"_Toc108268265"</w:instrText>
            </w:r>
            <w:r w:rsidRPr="00403FF3">
              <w:rPr>
                <w:rStyle w:val="Hyperlink"/>
                <w:noProof/>
              </w:rPr>
              <w:instrText xml:space="preserve"> </w:instrText>
            </w:r>
            <w:r w:rsidRPr="00403FF3">
              <w:rPr>
                <w:rStyle w:val="Hyperlink"/>
                <w:noProof/>
              </w:rPr>
              <w:fldChar w:fldCharType="separate"/>
            </w:r>
            <w:r w:rsidRPr="00403FF3">
              <w:rPr>
                <w:rStyle w:val="Hyperlink"/>
                <w:noProof/>
              </w:rPr>
              <w:t>16 Transmission confidentiality and integrity</w:t>
            </w:r>
            <w:r>
              <w:rPr>
                <w:noProof/>
                <w:webHidden/>
              </w:rPr>
              <w:tab/>
            </w:r>
            <w:r>
              <w:rPr>
                <w:noProof/>
                <w:webHidden/>
              </w:rPr>
              <w:fldChar w:fldCharType="begin"/>
            </w:r>
            <w:r>
              <w:rPr>
                <w:noProof/>
                <w:webHidden/>
              </w:rPr>
              <w:instrText xml:space="preserve"> PAGEREF _Toc108268265 \h </w:instrText>
            </w:r>
          </w:ins>
          <w:r>
            <w:rPr>
              <w:noProof/>
              <w:webHidden/>
            </w:rPr>
          </w:r>
          <w:r>
            <w:rPr>
              <w:noProof/>
              <w:webHidden/>
            </w:rPr>
            <w:fldChar w:fldCharType="separate"/>
          </w:r>
          <w:ins w:id="212" w:author="T Londhe, Vinod (Contractor)" w:date="2022-07-09T14:10:00Z">
            <w:r>
              <w:rPr>
                <w:noProof/>
                <w:webHidden/>
              </w:rPr>
              <w:t>15</w:t>
            </w:r>
            <w:r>
              <w:rPr>
                <w:noProof/>
                <w:webHidden/>
              </w:rPr>
              <w:fldChar w:fldCharType="end"/>
            </w:r>
            <w:r w:rsidRPr="00403FF3">
              <w:rPr>
                <w:rStyle w:val="Hyperlink"/>
                <w:noProof/>
              </w:rPr>
              <w:fldChar w:fldCharType="end"/>
            </w:r>
          </w:ins>
        </w:p>
        <w:p w14:paraId="6852F78D" w14:textId="687C705A" w:rsidR="005E2F74" w:rsidRDefault="005E2F74">
          <w:pPr>
            <w:pStyle w:val="TOC1"/>
            <w:rPr>
              <w:ins w:id="213" w:author="T Londhe, Vinod (Contractor)" w:date="2022-07-09T14:10:00Z"/>
              <w:rFonts w:asciiTheme="minorHAnsi" w:hAnsiTheme="minorHAnsi" w:cstheme="minorBidi"/>
              <w:b w:val="0"/>
              <w:noProof/>
              <w:sz w:val="22"/>
            </w:rPr>
          </w:pPr>
          <w:ins w:id="21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"_Toc108268266"</w:instrText>
            </w:r>
            <w:r w:rsidRPr="00403FF3">
              <w:rPr>
                <w:rStyle w:val="Hyperlink"/>
                <w:noProof/>
              </w:rPr>
              <w:instrText xml:space="preserve"> </w:instrText>
            </w:r>
            <w:r w:rsidRPr="00403FF3">
              <w:rPr>
                <w:rStyle w:val="Hyperlink"/>
                <w:noProof/>
              </w:rPr>
              <w:fldChar w:fldCharType="separate"/>
            </w:r>
            <w:r w:rsidRPr="00403FF3">
              <w:rPr>
                <w:rStyle w:val="Hyperlink"/>
                <w:noProof/>
              </w:rPr>
              <w:t>17 Security Alerts, Advisories, and Directives</w:t>
            </w:r>
            <w:r>
              <w:rPr>
                <w:noProof/>
                <w:webHidden/>
              </w:rPr>
              <w:tab/>
            </w:r>
            <w:r>
              <w:rPr>
                <w:noProof/>
                <w:webHidden/>
              </w:rPr>
              <w:fldChar w:fldCharType="begin"/>
            </w:r>
            <w:r>
              <w:rPr>
                <w:noProof/>
                <w:webHidden/>
              </w:rPr>
              <w:instrText xml:space="preserve"> PAGEREF _Toc108268266 \h </w:instrText>
            </w:r>
          </w:ins>
          <w:r>
            <w:rPr>
              <w:noProof/>
              <w:webHidden/>
            </w:rPr>
          </w:r>
          <w:r>
            <w:rPr>
              <w:noProof/>
              <w:webHidden/>
            </w:rPr>
            <w:fldChar w:fldCharType="separate"/>
          </w:r>
          <w:ins w:id="215" w:author="T Londhe, Vinod (Contractor)" w:date="2022-07-09T14:10:00Z">
            <w:r>
              <w:rPr>
                <w:noProof/>
                <w:webHidden/>
              </w:rPr>
              <w:t>16</w:t>
            </w:r>
            <w:r>
              <w:rPr>
                <w:noProof/>
                <w:webHidden/>
              </w:rPr>
              <w:fldChar w:fldCharType="end"/>
            </w:r>
            <w:r w:rsidRPr="00403FF3">
              <w:rPr>
                <w:rStyle w:val="Hyperlink"/>
                <w:noProof/>
              </w:rPr>
              <w:fldChar w:fldCharType="end"/>
            </w:r>
          </w:ins>
        </w:p>
        <w:p w14:paraId="51EFCF03" w14:textId="26BF8F45" w:rsidR="005E2F74" w:rsidRDefault="005E2F74">
          <w:pPr>
            <w:pStyle w:val="TOC1"/>
            <w:rPr>
              <w:ins w:id="216" w:author="T Londhe, Vinod (Contractor)" w:date="2022-07-09T14:10:00Z"/>
              <w:rFonts w:asciiTheme="minorHAnsi" w:hAnsiTheme="minorHAnsi" w:cstheme="minorBidi"/>
              <w:b w:val="0"/>
              <w:noProof/>
              <w:sz w:val="22"/>
            </w:rPr>
          </w:pPr>
          <w:ins w:id="217"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"_Toc108268267"</w:instrText>
            </w:r>
            <w:r w:rsidRPr="00403FF3">
              <w:rPr>
                <w:rStyle w:val="Hyperlink"/>
                <w:noProof/>
              </w:rPr>
              <w:instrText xml:space="preserve"> </w:instrText>
            </w:r>
            <w:r w:rsidRPr="00403FF3">
              <w:rPr>
                <w:rStyle w:val="Hyperlink"/>
                <w:noProof/>
              </w:rPr>
              <w:fldChar w:fldCharType="separate"/>
            </w:r>
            <w:r w:rsidRPr="00403FF3">
              <w:rPr>
                <w:rStyle w:val="Hyperlink"/>
                <w:noProof/>
              </w:rPr>
              <w:t>18 Flaw remediation &amp; Vulnerability Management</w:t>
            </w:r>
            <w:r>
              <w:rPr>
                <w:noProof/>
                <w:webHidden/>
              </w:rPr>
              <w:tab/>
            </w:r>
            <w:r>
              <w:rPr>
                <w:noProof/>
                <w:webHidden/>
              </w:rPr>
              <w:fldChar w:fldCharType="begin"/>
            </w:r>
            <w:r>
              <w:rPr>
                <w:noProof/>
                <w:webHidden/>
              </w:rPr>
              <w:instrText xml:space="preserve"> PAGEREF _Toc108268267 \h </w:instrText>
            </w:r>
          </w:ins>
          <w:r>
            <w:rPr>
              <w:noProof/>
              <w:webHidden/>
            </w:rPr>
          </w:r>
          <w:r>
            <w:rPr>
              <w:noProof/>
              <w:webHidden/>
            </w:rPr>
            <w:fldChar w:fldCharType="separate"/>
          </w:r>
          <w:ins w:id="218" w:author="T Londhe, Vinod (Contractor)" w:date="2022-07-09T14:10:00Z">
            <w:r>
              <w:rPr>
                <w:noProof/>
                <w:webHidden/>
              </w:rPr>
              <w:t>16</w:t>
            </w:r>
            <w:r>
              <w:rPr>
                <w:noProof/>
                <w:webHidden/>
              </w:rPr>
              <w:fldChar w:fldCharType="end"/>
            </w:r>
            <w:r w:rsidRPr="00403FF3">
              <w:rPr>
                <w:rStyle w:val="Hyperlink"/>
                <w:noProof/>
              </w:rPr>
              <w:fldChar w:fldCharType="end"/>
            </w:r>
          </w:ins>
        </w:p>
        <w:p w14:paraId="77E58A6A" w14:textId="61A885BE" w:rsidR="005E2F74" w:rsidRDefault="005E2F74">
          <w:pPr>
            <w:pStyle w:val="TOC1"/>
            <w:rPr>
              <w:ins w:id="219" w:author="T Londhe, Vinod (Contractor)" w:date="2022-07-09T14:10:00Z"/>
              <w:rFonts w:asciiTheme="minorHAnsi" w:hAnsiTheme="minorHAnsi" w:cstheme="minorBidi"/>
              <w:b w:val="0"/>
              <w:noProof/>
              <w:sz w:val="22"/>
            </w:rPr>
          </w:pPr>
          <w:ins w:id="220"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"_Toc108268268"</w:instrText>
            </w:r>
            <w:r w:rsidRPr="00403FF3">
              <w:rPr>
                <w:rStyle w:val="Hyperlink"/>
                <w:noProof/>
              </w:rPr>
              <w:instrText xml:space="preserve"> </w:instrText>
            </w:r>
            <w:r w:rsidRPr="00403FF3">
              <w:rPr>
                <w:rStyle w:val="Hyperlink"/>
                <w:noProof/>
              </w:rPr>
              <w:fldChar w:fldCharType="separate"/>
            </w:r>
            <w:r w:rsidRPr="00403FF3">
              <w:rPr>
                <w:rStyle w:val="Hyperlink"/>
                <w:noProof/>
              </w:rPr>
              <w:t>19 Cyber Security Product Upgrades</w:t>
            </w:r>
            <w:r>
              <w:rPr>
                <w:noProof/>
                <w:webHidden/>
              </w:rPr>
              <w:tab/>
            </w:r>
            <w:r>
              <w:rPr>
                <w:noProof/>
                <w:webHidden/>
              </w:rPr>
              <w:fldChar w:fldCharType="begin"/>
            </w:r>
            <w:r>
              <w:rPr>
                <w:noProof/>
                <w:webHidden/>
              </w:rPr>
              <w:instrText xml:space="preserve"> PAGEREF _Toc108268268 \h </w:instrText>
            </w:r>
          </w:ins>
          <w:r>
            <w:rPr>
              <w:noProof/>
              <w:webHidden/>
            </w:rPr>
          </w:r>
          <w:r>
            <w:rPr>
              <w:noProof/>
              <w:webHidden/>
            </w:rPr>
            <w:fldChar w:fldCharType="separate"/>
          </w:r>
          <w:ins w:id="221" w:author="T Londhe, Vinod (Contractor)" w:date="2022-07-09T14:10:00Z">
            <w:r>
              <w:rPr>
                <w:noProof/>
                <w:webHidden/>
              </w:rPr>
              <w:t>16</w:t>
            </w:r>
            <w:r>
              <w:rPr>
                <w:noProof/>
                <w:webHidden/>
              </w:rPr>
              <w:fldChar w:fldCharType="end"/>
            </w:r>
            <w:r w:rsidRPr="00403FF3">
              <w:rPr>
                <w:rStyle w:val="Hyperlink"/>
                <w:noProof/>
              </w:rPr>
              <w:fldChar w:fldCharType="end"/>
            </w:r>
          </w:ins>
        </w:p>
        <w:p w14:paraId="3BFC0D07" w14:textId="053B7FC8" w:rsidR="005E2F74" w:rsidRDefault="005E2F74">
          <w:pPr>
            <w:pStyle w:val="TOC1"/>
            <w:rPr>
              <w:ins w:id="222" w:author="T Londhe, Vinod (Contractor)" w:date="2022-07-09T14:10:00Z"/>
              <w:rFonts w:asciiTheme="minorHAnsi" w:hAnsiTheme="minorHAnsi" w:cstheme="minorBidi"/>
              <w:b w:val="0"/>
              <w:noProof/>
              <w:sz w:val="22"/>
            </w:rPr>
          </w:pPr>
          <w:ins w:id="223"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"_Toc108268269"</w:instrText>
            </w:r>
            <w:r w:rsidRPr="00403FF3">
              <w:rPr>
                <w:rStyle w:val="Hyperlink"/>
                <w:noProof/>
              </w:rPr>
              <w:instrText xml:space="preserve"> </w:instrText>
            </w:r>
            <w:r w:rsidRPr="00403FF3">
              <w:rPr>
                <w:rStyle w:val="Hyperlink"/>
                <w:noProof/>
              </w:rPr>
              <w:fldChar w:fldCharType="separate"/>
            </w:r>
            <w:r w:rsidRPr="00403FF3">
              <w:rPr>
                <w:rStyle w:val="Hyperlink"/>
                <w:noProof/>
              </w:rPr>
              <w:t>20 Security Program Integration</w:t>
            </w:r>
            <w:r>
              <w:rPr>
                <w:noProof/>
                <w:webHidden/>
              </w:rPr>
              <w:tab/>
            </w:r>
            <w:r>
              <w:rPr>
                <w:noProof/>
                <w:webHidden/>
              </w:rPr>
              <w:fldChar w:fldCharType="begin"/>
            </w:r>
            <w:r>
              <w:rPr>
                <w:noProof/>
                <w:webHidden/>
              </w:rPr>
              <w:instrText xml:space="preserve"> PAGEREF _Toc108268269 \h </w:instrText>
            </w:r>
          </w:ins>
          <w:r>
            <w:rPr>
              <w:noProof/>
              <w:webHidden/>
            </w:rPr>
          </w:r>
          <w:r>
            <w:rPr>
              <w:noProof/>
              <w:webHidden/>
            </w:rPr>
            <w:fldChar w:fldCharType="separate"/>
          </w:r>
          <w:ins w:id="224" w:author="T Londhe, Vinod (Contractor)" w:date="2022-07-09T14:10:00Z">
            <w:r>
              <w:rPr>
                <w:noProof/>
                <w:webHidden/>
              </w:rPr>
              <w:t>16</w:t>
            </w:r>
            <w:r>
              <w:rPr>
                <w:noProof/>
                <w:webHidden/>
              </w:rPr>
              <w:fldChar w:fldCharType="end"/>
            </w:r>
            <w:r w:rsidRPr="00403FF3">
              <w:rPr>
                <w:rStyle w:val="Hyperlink"/>
                <w:noProof/>
              </w:rPr>
              <w:fldChar w:fldCharType="end"/>
            </w:r>
          </w:ins>
        </w:p>
        <w:p w14:paraId="4F8C9D95" w14:textId="566A4B8F" w:rsidR="005E2F74" w:rsidRDefault="005E2F74">
          <w:pPr>
            <w:pStyle w:val="TOC1"/>
            <w:rPr>
              <w:ins w:id="225" w:author="T Londhe, Vinod (Contractor)" w:date="2022-07-09T14:10:00Z"/>
              <w:rFonts w:asciiTheme="minorHAnsi" w:hAnsiTheme="minorHAnsi" w:cstheme="minorBidi"/>
              <w:b w:val="0"/>
              <w:noProof/>
              <w:sz w:val="22"/>
            </w:rPr>
          </w:pPr>
          <w:ins w:id="226"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"_Toc108268270"</w:instrText>
            </w:r>
            <w:r w:rsidRPr="00403FF3">
              <w:rPr>
                <w:rStyle w:val="Hyperlink"/>
                <w:noProof/>
              </w:rPr>
              <w:instrText xml:space="preserve"> </w:instrText>
            </w:r>
            <w:r w:rsidRPr="00403FF3">
              <w:rPr>
                <w:rStyle w:val="Hyperlink"/>
                <w:noProof/>
              </w:rPr>
              <w:fldChar w:fldCharType="separate"/>
            </w:r>
            <w:r w:rsidRPr="00403FF3">
              <w:rPr>
                <w:rStyle w:val="Hyperlink"/>
                <w:noProof/>
              </w:rPr>
              <w:t>21 Secure Decommissioning</w:t>
            </w:r>
            <w:r>
              <w:rPr>
                <w:noProof/>
                <w:webHidden/>
              </w:rPr>
              <w:tab/>
            </w:r>
            <w:r>
              <w:rPr>
                <w:noProof/>
                <w:webHidden/>
              </w:rPr>
              <w:fldChar w:fldCharType="begin"/>
            </w:r>
            <w:r>
              <w:rPr>
                <w:noProof/>
                <w:webHidden/>
              </w:rPr>
              <w:instrText xml:space="preserve"> PAGEREF _Toc108268270 \h </w:instrText>
            </w:r>
          </w:ins>
          <w:r>
            <w:rPr>
              <w:noProof/>
              <w:webHidden/>
            </w:rPr>
          </w:r>
          <w:r>
            <w:rPr>
              <w:noProof/>
              <w:webHidden/>
            </w:rPr>
            <w:fldChar w:fldCharType="separate"/>
          </w:r>
          <w:ins w:id="227" w:author="T Londhe, Vinod (Contractor)" w:date="2022-07-09T14:10:00Z">
            <w:r>
              <w:rPr>
                <w:noProof/>
                <w:webHidden/>
              </w:rPr>
              <w:t>17</w:t>
            </w:r>
            <w:r>
              <w:rPr>
                <w:noProof/>
                <w:webHidden/>
              </w:rPr>
              <w:fldChar w:fldCharType="end"/>
            </w:r>
            <w:r w:rsidRPr="00403FF3">
              <w:rPr>
                <w:rStyle w:val="Hyperlink"/>
                <w:noProof/>
              </w:rPr>
              <w:fldChar w:fldCharType="end"/>
            </w:r>
          </w:ins>
        </w:p>
        <w:p w14:paraId="60864760" w14:textId="1A17B0E1" w:rsidR="005E2F74" w:rsidRDefault="005E2F74">
          <w:pPr>
            <w:pStyle w:val="TOC1"/>
            <w:rPr>
              <w:ins w:id="228" w:author="T Londhe, Vinod (Contractor)" w:date="2022-07-09T14:10:00Z"/>
              <w:rFonts w:asciiTheme="minorHAnsi" w:hAnsiTheme="minorHAnsi" w:cstheme="minorBidi"/>
              <w:b w:val="0"/>
              <w:noProof/>
              <w:sz w:val="22"/>
            </w:rPr>
          </w:pPr>
          <w:ins w:id="229"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"_Toc108268271"</w:instrText>
            </w:r>
            <w:r w:rsidRPr="00403FF3">
              <w:rPr>
                <w:rStyle w:val="Hyperlink"/>
                <w:noProof/>
              </w:rPr>
              <w:instrText xml:space="preserve"> </w:instrText>
            </w:r>
            <w:r w:rsidRPr="00403FF3">
              <w:rPr>
                <w:rStyle w:val="Hyperlink"/>
                <w:noProof/>
              </w:rPr>
              <w:fldChar w:fldCharType="separate"/>
            </w:r>
            <w:r w:rsidRPr="00403FF3">
              <w:rPr>
                <w:rStyle w:val="Hyperlink"/>
                <w:noProof/>
              </w:rPr>
              <w:t>22 Cryptographic Protection &amp; Management</w:t>
            </w:r>
            <w:r>
              <w:rPr>
                <w:noProof/>
                <w:webHidden/>
              </w:rPr>
              <w:tab/>
            </w:r>
            <w:r>
              <w:rPr>
                <w:noProof/>
                <w:webHidden/>
              </w:rPr>
              <w:fldChar w:fldCharType="begin"/>
            </w:r>
            <w:r>
              <w:rPr>
                <w:noProof/>
                <w:webHidden/>
              </w:rPr>
              <w:instrText xml:space="preserve"> PAGEREF _Toc108268271 \h </w:instrText>
            </w:r>
          </w:ins>
          <w:r>
            <w:rPr>
              <w:noProof/>
              <w:webHidden/>
            </w:rPr>
          </w:r>
          <w:r>
            <w:rPr>
              <w:noProof/>
              <w:webHidden/>
            </w:rPr>
            <w:fldChar w:fldCharType="separate"/>
          </w:r>
          <w:ins w:id="230" w:author="T Londhe, Vinod (Contractor)" w:date="2022-07-09T14:10:00Z">
            <w:r>
              <w:rPr>
                <w:noProof/>
                <w:webHidden/>
              </w:rPr>
              <w:t>17</w:t>
            </w:r>
            <w:r>
              <w:rPr>
                <w:noProof/>
                <w:webHidden/>
              </w:rPr>
              <w:fldChar w:fldCharType="end"/>
            </w:r>
            <w:r w:rsidRPr="00403FF3">
              <w:rPr>
                <w:rStyle w:val="Hyperlink"/>
                <w:noProof/>
              </w:rPr>
              <w:fldChar w:fldCharType="end"/>
            </w:r>
          </w:ins>
        </w:p>
        <w:p w14:paraId="1A6D1D72" w14:textId="510D3DD6" w:rsidR="005E2F74" w:rsidRDefault="005E2F74">
          <w:pPr>
            <w:pStyle w:val="TOC1"/>
            <w:rPr>
              <w:ins w:id="231" w:author="T Londhe, Vinod (Contractor)" w:date="2022-07-09T14:10:00Z"/>
              <w:rFonts w:asciiTheme="minorHAnsi" w:hAnsiTheme="minorHAnsi" w:cstheme="minorBidi"/>
              <w:b w:val="0"/>
              <w:noProof/>
              <w:sz w:val="22"/>
            </w:rPr>
          </w:pPr>
          <w:ins w:id="232"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"_Toc108268272"</w:instrText>
            </w:r>
            <w:r w:rsidRPr="00403FF3">
              <w:rPr>
                <w:rStyle w:val="Hyperlink"/>
                <w:noProof/>
              </w:rPr>
              <w:instrText xml:space="preserve"> </w:instrText>
            </w:r>
            <w:r w:rsidRPr="00403FF3">
              <w:rPr>
                <w:rStyle w:val="Hyperlink"/>
                <w:noProof/>
              </w:rPr>
              <w:fldChar w:fldCharType="separate"/>
            </w:r>
            <w:r w:rsidRPr="00403FF3">
              <w:rPr>
                <w:rStyle w:val="Hyperlink"/>
                <w:noProof/>
              </w:rPr>
              <w:t>23 Malware Detection/Protection</w:t>
            </w:r>
            <w:r>
              <w:rPr>
                <w:noProof/>
                <w:webHidden/>
              </w:rPr>
              <w:tab/>
            </w:r>
            <w:r>
              <w:rPr>
                <w:noProof/>
                <w:webHidden/>
              </w:rPr>
              <w:fldChar w:fldCharType="begin"/>
            </w:r>
            <w:r>
              <w:rPr>
                <w:noProof/>
                <w:webHidden/>
              </w:rPr>
              <w:instrText xml:space="preserve"> PAGEREF _Toc108268272 \h </w:instrText>
            </w:r>
          </w:ins>
          <w:r>
            <w:rPr>
              <w:noProof/>
              <w:webHidden/>
            </w:rPr>
          </w:r>
          <w:r>
            <w:rPr>
              <w:noProof/>
              <w:webHidden/>
            </w:rPr>
            <w:fldChar w:fldCharType="separate"/>
          </w:r>
          <w:ins w:id="233" w:author="T Londhe, Vinod (Contractor)" w:date="2022-07-09T14:10:00Z">
            <w:r>
              <w:rPr>
                <w:noProof/>
                <w:webHidden/>
              </w:rPr>
              <w:t>17</w:t>
            </w:r>
            <w:r>
              <w:rPr>
                <w:noProof/>
                <w:webHidden/>
              </w:rPr>
              <w:fldChar w:fldCharType="end"/>
            </w:r>
            <w:r w:rsidRPr="00403FF3">
              <w:rPr>
                <w:rStyle w:val="Hyperlink"/>
                <w:noProof/>
              </w:rPr>
              <w:fldChar w:fldCharType="end"/>
            </w:r>
          </w:ins>
        </w:p>
        <w:p w14:paraId="670F63A5" w14:textId="522B085A" w:rsidR="005E2F74" w:rsidRDefault="005E2F74">
          <w:pPr>
            <w:pStyle w:val="TOC1"/>
            <w:rPr>
              <w:ins w:id="234" w:author="T Londhe, Vinod (Contractor)" w:date="2022-07-09T14:10:00Z"/>
              <w:rFonts w:asciiTheme="minorHAnsi" w:hAnsiTheme="minorHAnsi" w:cstheme="minorBidi"/>
              <w:b w:val="0"/>
              <w:noProof/>
              <w:sz w:val="22"/>
            </w:rPr>
          </w:pPr>
          <w:ins w:id="235"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"_Toc108268273"</w:instrText>
            </w:r>
            <w:r w:rsidRPr="00403FF3">
              <w:rPr>
                <w:rStyle w:val="Hyperlink"/>
                <w:noProof/>
              </w:rPr>
              <w:instrText xml:space="preserve"> </w:instrText>
            </w:r>
            <w:r w:rsidRPr="00403FF3">
              <w:rPr>
                <w:rStyle w:val="Hyperlink"/>
                <w:noProof/>
              </w:rPr>
              <w:fldChar w:fldCharType="separate"/>
            </w:r>
            <w:r w:rsidRPr="00403FF3">
              <w:rPr>
                <w:rStyle w:val="Hyperlink"/>
                <w:noProof/>
              </w:rPr>
              <w:t>24 Roadmap for Third Party Components in Device Life Cycle</w:t>
            </w:r>
            <w:r>
              <w:rPr>
                <w:noProof/>
                <w:webHidden/>
              </w:rPr>
              <w:tab/>
            </w:r>
            <w:r>
              <w:rPr>
                <w:noProof/>
                <w:webHidden/>
              </w:rPr>
              <w:fldChar w:fldCharType="begin"/>
            </w:r>
            <w:r>
              <w:rPr>
                <w:noProof/>
                <w:webHidden/>
              </w:rPr>
              <w:instrText xml:space="preserve"> PAGEREF _Toc108268273 \h </w:instrText>
            </w:r>
          </w:ins>
          <w:r>
            <w:rPr>
              <w:noProof/>
              <w:webHidden/>
            </w:rPr>
          </w:r>
          <w:r>
            <w:rPr>
              <w:noProof/>
              <w:webHidden/>
            </w:rPr>
            <w:fldChar w:fldCharType="separate"/>
          </w:r>
          <w:ins w:id="236" w:author="T Londhe, Vinod (Contractor)" w:date="2022-07-09T14:10:00Z">
            <w:r>
              <w:rPr>
                <w:noProof/>
                <w:webHidden/>
              </w:rPr>
              <w:t>18</w:t>
            </w:r>
            <w:r>
              <w:rPr>
                <w:noProof/>
                <w:webHidden/>
              </w:rPr>
              <w:fldChar w:fldCharType="end"/>
            </w:r>
            <w:r w:rsidRPr="00403FF3">
              <w:rPr>
                <w:rStyle w:val="Hyperlink"/>
                <w:noProof/>
              </w:rPr>
              <w:fldChar w:fldCharType="end"/>
            </w:r>
          </w:ins>
        </w:p>
        <w:p w14:paraId="546EAAD9" w14:textId="59738535" w:rsidR="005E2F74" w:rsidRDefault="005E2F74">
          <w:pPr>
            <w:pStyle w:val="TOC1"/>
            <w:rPr>
              <w:ins w:id="237" w:author="T Londhe, Vinod (Contractor)" w:date="2022-07-09T14:10:00Z"/>
              <w:rFonts w:asciiTheme="minorHAnsi" w:hAnsiTheme="minorHAnsi" w:cstheme="minorBidi"/>
              <w:b w:val="0"/>
              <w:noProof/>
              <w:sz w:val="22"/>
            </w:rPr>
          </w:pPr>
          <w:ins w:id="238"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"_Toc108268274"</w:instrText>
            </w:r>
            <w:r w:rsidRPr="00403FF3">
              <w:rPr>
                <w:rStyle w:val="Hyperlink"/>
                <w:noProof/>
              </w:rPr>
              <w:instrText xml:space="preserve"> </w:instrText>
            </w:r>
            <w:r w:rsidRPr="00403FF3">
              <w:rPr>
                <w:rStyle w:val="Hyperlink"/>
                <w:noProof/>
              </w:rPr>
              <w:fldChar w:fldCharType="separate"/>
            </w:r>
            <w:r w:rsidRPr="00403FF3">
              <w:rPr>
                <w:rStyle w:val="Hyperlink"/>
                <w:noProof/>
              </w:rPr>
              <w:t>25 Data Storage Confidentiality</w:t>
            </w:r>
            <w:r>
              <w:rPr>
                <w:noProof/>
                <w:webHidden/>
              </w:rPr>
              <w:tab/>
            </w:r>
            <w:r>
              <w:rPr>
                <w:noProof/>
                <w:webHidden/>
              </w:rPr>
              <w:fldChar w:fldCharType="begin"/>
            </w:r>
            <w:r>
              <w:rPr>
                <w:noProof/>
                <w:webHidden/>
              </w:rPr>
              <w:instrText xml:space="preserve"> PAGEREF _Toc108268274 \h </w:instrText>
            </w:r>
          </w:ins>
          <w:r>
            <w:rPr>
              <w:noProof/>
              <w:webHidden/>
            </w:rPr>
          </w:r>
          <w:r>
            <w:rPr>
              <w:noProof/>
              <w:webHidden/>
            </w:rPr>
            <w:fldChar w:fldCharType="separate"/>
          </w:r>
          <w:ins w:id="239" w:author="T Londhe, Vinod (Contractor)" w:date="2022-07-09T14:10:00Z">
            <w:r>
              <w:rPr>
                <w:noProof/>
                <w:webHidden/>
              </w:rPr>
              <w:t>18</w:t>
            </w:r>
            <w:r>
              <w:rPr>
                <w:noProof/>
                <w:webHidden/>
              </w:rPr>
              <w:fldChar w:fldCharType="end"/>
            </w:r>
            <w:r w:rsidRPr="00403FF3">
              <w:rPr>
                <w:rStyle w:val="Hyperlink"/>
                <w:noProof/>
              </w:rPr>
              <w:fldChar w:fldCharType="end"/>
            </w:r>
          </w:ins>
        </w:p>
        <w:p w14:paraId="349D34FA" w14:textId="4D742864" w:rsidR="005E2F74" w:rsidRDefault="005E2F74">
          <w:pPr>
            <w:pStyle w:val="TOC1"/>
            <w:rPr>
              <w:ins w:id="240" w:author="T Londhe, Vinod (Contractor)" w:date="2022-07-09T14:10:00Z"/>
              <w:rFonts w:asciiTheme="minorHAnsi" w:hAnsiTheme="minorHAnsi" w:cstheme="minorBidi"/>
              <w:b w:val="0"/>
              <w:noProof/>
              <w:sz w:val="22"/>
            </w:rPr>
          </w:pPr>
          <w:ins w:id="241"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"_Toc108268275"</w:instrText>
            </w:r>
            <w:r w:rsidRPr="00403FF3">
              <w:rPr>
                <w:rStyle w:val="Hyperlink"/>
                <w:noProof/>
              </w:rPr>
              <w:instrText xml:space="preserve"> </w:instrText>
            </w:r>
            <w:r w:rsidRPr="00403FF3">
              <w:rPr>
                <w:rStyle w:val="Hyperlink"/>
                <w:noProof/>
              </w:rPr>
              <w:fldChar w:fldCharType="separate"/>
            </w:r>
            <w:r w:rsidRPr="00403FF3">
              <w:rPr>
                <w:rStyle w:val="Hyperlink"/>
                <w:noProof/>
              </w:rPr>
              <w:t>26 System and Application Hardening</w:t>
            </w:r>
            <w:r>
              <w:rPr>
                <w:noProof/>
                <w:webHidden/>
              </w:rPr>
              <w:tab/>
            </w:r>
            <w:r>
              <w:rPr>
                <w:noProof/>
                <w:webHidden/>
              </w:rPr>
              <w:fldChar w:fldCharType="begin"/>
            </w:r>
            <w:r>
              <w:rPr>
                <w:noProof/>
                <w:webHidden/>
              </w:rPr>
              <w:instrText xml:space="preserve"> PAGEREF _Toc108268275 \h </w:instrText>
            </w:r>
          </w:ins>
          <w:r>
            <w:rPr>
              <w:noProof/>
              <w:webHidden/>
            </w:rPr>
          </w:r>
          <w:r>
            <w:rPr>
              <w:noProof/>
              <w:webHidden/>
            </w:rPr>
            <w:fldChar w:fldCharType="separate"/>
          </w:r>
          <w:ins w:id="242" w:author="T Londhe, Vinod (Contractor)" w:date="2022-07-09T14:10:00Z">
            <w:r>
              <w:rPr>
                <w:noProof/>
                <w:webHidden/>
              </w:rPr>
              <w:t>18</w:t>
            </w:r>
            <w:r>
              <w:rPr>
                <w:noProof/>
                <w:webHidden/>
              </w:rPr>
              <w:fldChar w:fldCharType="end"/>
            </w:r>
            <w:r w:rsidRPr="00403FF3">
              <w:rPr>
                <w:rStyle w:val="Hyperlink"/>
                <w:noProof/>
              </w:rPr>
              <w:fldChar w:fldCharType="end"/>
            </w:r>
          </w:ins>
        </w:p>
        <w:p w14:paraId="0E06351D" w14:textId="0B15F72B" w:rsidR="005E2F74" w:rsidRDefault="005E2F74">
          <w:pPr>
            <w:pStyle w:val="TOC1"/>
            <w:rPr>
              <w:ins w:id="243" w:author="T Londhe, Vinod (Contractor)" w:date="2022-07-09T14:10:00Z"/>
              <w:rFonts w:asciiTheme="minorHAnsi" w:hAnsiTheme="minorHAnsi" w:cstheme="minorBidi"/>
              <w:b w:val="0"/>
              <w:noProof/>
              <w:sz w:val="22"/>
            </w:rPr>
          </w:pPr>
          <w:ins w:id="244" w:author="T Londhe, Vinod (Contractor)" w:date="2022-07-09T14:10:00Z">
            <w:r w:rsidRPr="00403FF3">
              <w:rPr>
                <w:rStyle w:val="Hyperlink"/>
                <w:noProof/>
              </w:rPr>
              <w:fldChar w:fldCharType="begin"/>
            </w:r>
            <w:r w:rsidRPr="00403FF3">
              <w:rPr>
                <w:rStyle w:val="Hyperlink"/>
                <w:noProof/>
              </w:rPr>
              <w:instrText xml:space="preserve"> </w:instrText>
            </w:r>
            <w:r>
              <w:rPr>
                <w:noProof/>
              </w:rPr>
              <w:instrText>HYPERLINK \l "_Toc108268276"</w:instrText>
            </w:r>
            <w:r w:rsidRPr="00403FF3">
              <w:rPr>
                <w:rStyle w:val="Hyperlink"/>
                <w:noProof/>
              </w:rPr>
              <w:instrText xml:space="preserve"> </w:instrText>
            </w:r>
            <w:r w:rsidRPr="00403FF3">
              <w:rPr>
                <w:rStyle w:val="Hyperlink"/>
                <w:noProof/>
              </w:rPr>
              <w:fldChar w:fldCharType="separate"/>
            </w:r>
            <w:r w:rsidRPr="00403FF3">
              <w:rPr>
                <w:rStyle w:val="Hyperlink"/>
                <w:noProof/>
              </w:rPr>
              <w:t>27 Physical Locks</w:t>
            </w:r>
            <w:r>
              <w:rPr>
                <w:noProof/>
                <w:webHidden/>
              </w:rPr>
              <w:tab/>
            </w:r>
            <w:r>
              <w:rPr>
                <w:noProof/>
                <w:webHidden/>
              </w:rPr>
              <w:fldChar w:fldCharType="begin"/>
            </w:r>
            <w:r>
              <w:rPr>
                <w:noProof/>
                <w:webHidden/>
              </w:rPr>
              <w:instrText xml:space="preserve"> PAGEREF _Toc108268276 \h </w:instrText>
            </w:r>
          </w:ins>
          <w:r>
            <w:rPr>
              <w:noProof/>
              <w:webHidden/>
            </w:rPr>
          </w:r>
          <w:r>
            <w:rPr>
              <w:noProof/>
              <w:webHidden/>
            </w:rPr>
            <w:fldChar w:fldCharType="separate"/>
          </w:r>
          <w:ins w:id="245" w:author="T Londhe, Vinod (Contractor)" w:date="2022-07-09T14:10:00Z">
            <w:r>
              <w:rPr>
                <w:noProof/>
                <w:webHidden/>
              </w:rPr>
              <w:t>19</w:t>
            </w:r>
            <w:r>
              <w:rPr>
                <w:noProof/>
                <w:webHidden/>
              </w:rPr>
              <w:fldChar w:fldCharType="end"/>
            </w:r>
            <w:r w:rsidRPr="00403FF3">
              <w:rPr>
                <w:rStyle w:val="Hyperlink"/>
                <w:noProof/>
              </w:rPr>
              <w:fldChar w:fldCharType="end"/>
            </w:r>
          </w:ins>
        </w:p>
        <w:p w14:paraId="7685353F" w14:textId="1F30484B" w:rsidR="007B0A35" w:rsidDel="005E2F74" w:rsidRDefault="007B0A35" w:rsidP="007B0A35">
          <w:pPr>
            <w:pStyle w:val="TOC1"/>
            <w:rPr>
              <w:del w:id="246" w:author="T Londhe, Vinod (Contractor)" w:date="2022-07-09T14:10:00Z"/>
              <w:rFonts w:asciiTheme="minorHAnsi" w:hAnsiTheme="minorHAnsi" w:cstheme="minorBidi"/>
              <w:noProof/>
              <w:sz w:val="22"/>
            </w:rPr>
          </w:pPr>
          <w:del w:id="247" w:author="T Londhe, Vinod (Contractor)" w:date="2022-07-09T14:10:00Z">
            <w:r w:rsidRPr="005E2F74" w:rsidDel="005E2F74">
              <w:rPr>
                <w:rPrChange w:id="248" w:author="T Londhe, Vinod (Contractor)" w:date="2022-07-09T14:10:00Z">
                  <w:rPr>
                    <w:rStyle w:val="Hyperlink"/>
                    <w:b w:val="0"/>
                    <w:noProof/>
                  </w:rPr>
                </w:rPrChange>
              </w:rPr>
              <w:delText>01 Purpose</w:delText>
            </w:r>
            <w:r w:rsidDel="005E2F74">
              <w:rPr>
                <w:noProof/>
                <w:webHidden/>
              </w:rPr>
              <w:tab/>
              <w:delText>3</w:delText>
            </w:r>
          </w:del>
        </w:p>
        <w:p w14:paraId="6F589F34" w14:textId="7ECEF3FF" w:rsidR="007B0A35" w:rsidDel="005E2F74" w:rsidRDefault="007B0A35" w:rsidP="007B0A35">
          <w:pPr>
            <w:pStyle w:val="TOC1"/>
            <w:rPr>
              <w:del w:id="249" w:author="T Londhe, Vinod (Contractor)" w:date="2022-07-09T14:10:00Z"/>
              <w:rFonts w:asciiTheme="minorHAnsi" w:hAnsiTheme="minorHAnsi" w:cstheme="minorBidi"/>
              <w:noProof/>
              <w:sz w:val="22"/>
            </w:rPr>
          </w:pPr>
          <w:del w:id="250" w:author="T Londhe, Vinod (Contractor)" w:date="2022-07-09T14:10:00Z">
            <w:r w:rsidRPr="005E2F74" w:rsidDel="005E2F74">
              <w:rPr>
                <w:rPrChange w:id="251" w:author="T Londhe, Vinod (Contractor)" w:date="2022-07-09T14:10:00Z">
                  <w:rPr>
                    <w:rStyle w:val="Hyperlink"/>
                    <w:b w:val="0"/>
                    <w:noProof/>
                  </w:rPr>
                </w:rPrChange>
              </w:rPr>
              <w:delText>02 Definitions</w:delText>
            </w:r>
            <w:r w:rsidDel="005E2F74">
              <w:rPr>
                <w:noProof/>
                <w:webHidden/>
              </w:rPr>
              <w:tab/>
              <w:delText>3</w:delText>
            </w:r>
          </w:del>
        </w:p>
        <w:p w14:paraId="35E08EB1" w14:textId="7369B98E" w:rsidR="007B0A35" w:rsidDel="005E2F74" w:rsidRDefault="007B0A35" w:rsidP="007B0A35">
          <w:pPr>
            <w:pStyle w:val="TOC1"/>
            <w:rPr>
              <w:del w:id="252" w:author="T Londhe, Vinod (Contractor)" w:date="2022-07-09T14:10:00Z"/>
              <w:rFonts w:asciiTheme="minorHAnsi" w:hAnsiTheme="minorHAnsi" w:cstheme="minorBidi"/>
              <w:noProof/>
              <w:sz w:val="22"/>
            </w:rPr>
          </w:pPr>
          <w:del w:id="253" w:author="T Londhe, Vinod (Contractor)" w:date="2022-07-09T14:10:00Z">
            <w:r w:rsidRPr="005E2F74" w:rsidDel="005E2F74">
              <w:rPr>
                <w:rPrChange w:id="254" w:author="T Londhe, Vinod (Contractor)" w:date="2022-07-09T14:10:00Z">
                  <w:rPr>
                    <w:rStyle w:val="Hyperlink"/>
                    <w:b w:val="0"/>
                    <w:noProof/>
                  </w:rPr>
                </w:rPrChange>
              </w:rPr>
              <w:delText>03 Product Description</w:delText>
            </w:r>
            <w:r w:rsidDel="005E2F74">
              <w:rPr>
                <w:noProof/>
                <w:webHidden/>
              </w:rPr>
              <w:tab/>
              <w:delText>4</w:delText>
            </w:r>
          </w:del>
        </w:p>
        <w:p w14:paraId="02CEFF6F" w14:textId="402F344F" w:rsidR="007B0A35" w:rsidDel="005E2F74" w:rsidRDefault="007B0A35">
          <w:pPr>
            <w:pStyle w:val="TOC2"/>
            <w:rPr>
              <w:del w:id="255" w:author="T Londhe, Vinod (Contractor)" w:date="2022-07-09T14:10:00Z"/>
              <w:rFonts w:asciiTheme="minorHAnsi" w:hAnsiTheme="minorHAnsi" w:cstheme="minorBidi"/>
              <w:b w:val="0"/>
              <w:noProof/>
              <w:sz w:val="22"/>
            </w:rPr>
          </w:pPr>
          <w:del w:id="256" w:author="T Londhe, Vinod (Contractor)" w:date="2022-07-09T14:10:00Z">
            <w:r w:rsidRPr="005E2F74" w:rsidDel="005E2F74">
              <w:rPr>
                <w:rPrChange w:id="257" w:author="T Londhe, Vinod (Contractor)" w:date="2022-07-09T14:10:00Z">
                  <w:rPr>
                    <w:rStyle w:val="Hyperlink"/>
                    <w:b w:val="0"/>
                    <w:noProof/>
                  </w:rPr>
                </w:rPrChange>
              </w:rPr>
              <w:delText>3.1 Device and Manufacturer Identification</w:delText>
            </w:r>
            <w:r w:rsidDel="005E2F74">
              <w:rPr>
                <w:noProof/>
                <w:webHidden/>
              </w:rPr>
              <w:tab/>
              <w:delText>5</w:delText>
            </w:r>
          </w:del>
        </w:p>
        <w:p w14:paraId="5A2A04B6" w14:textId="5C003759" w:rsidR="007B0A35" w:rsidDel="005E2F74" w:rsidRDefault="007B0A35">
          <w:pPr>
            <w:pStyle w:val="TOC2"/>
            <w:rPr>
              <w:del w:id="258" w:author="T Londhe, Vinod (Contractor)" w:date="2022-07-09T14:10:00Z"/>
              <w:rFonts w:asciiTheme="minorHAnsi" w:hAnsiTheme="minorHAnsi" w:cstheme="minorBidi"/>
              <w:b w:val="0"/>
              <w:noProof/>
              <w:sz w:val="22"/>
            </w:rPr>
          </w:pPr>
          <w:del w:id="259" w:author="T Londhe, Vinod (Contractor)" w:date="2022-07-09T14:10:00Z">
            <w:r w:rsidRPr="005E2F74" w:rsidDel="005E2F74">
              <w:rPr>
                <w:rPrChange w:id="260" w:author="T Londhe, Vinod (Contractor)" w:date="2022-07-09T14:10:00Z">
                  <w:rPr>
                    <w:rStyle w:val="Hyperlink"/>
                    <w:b w:val="0"/>
                    <w:noProof/>
                  </w:rPr>
                </w:rPrChange>
              </w:rPr>
              <w:delText>3.2 Device Intended Use</w:delText>
            </w:r>
            <w:r w:rsidDel="005E2F74">
              <w:rPr>
                <w:noProof/>
                <w:webHidden/>
              </w:rPr>
              <w:tab/>
              <w:delText>5</w:delText>
            </w:r>
          </w:del>
        </w:p>
        <w:p w14:paraId="1903AD96" w14:textId="42A5CD4D" w:rsidR="007B0A35" w:rsidDel="005E2F74" w:rsidRDefault="007B0A35">
          <w:pPr>
            <w:pStyle w:val="TOC2"/>
            <w:rPr>
              <w:del w:id="261" w:author="T Londhe, Vinod (Contractor)" w:date="2022-07-09T14:10:00Z"/>
              <w:rFonts w:asciiTheme="minorHAnsi" w:hAnsiTheme="minorHAnsi" w:cstheme="minorBidi"/>
              <w:b w:val="0"/>
              <w:noProof/>
              <w:sz w:val="22"/>
            </w:rPr>
          </w:pPr>
          <w:del w:id="262" w:author="T Londhe, Vinod (Contractor)" w:date="2022-07-09T14:10:00Z">
            <w:r w:rsidRPr="005E2F74" w:rsidDel="005E2F74">
              <w:rPr>
                <w:rPrChange w:id="263" w:author="T Londhe, Vinod (Contractor)" w:date="2022-07-09T14:10:00Z">
                  <w:rPr>
                    <w:rStyle w:val="Hyperlink"/>
                    <w:b w:val="0"/>
                    <w:noProof/>
                  </w:rPr>
                </w:rPrChange>
              </w:rPr>
              <w:delText>3.3 Vulnerability Intake and Monitoring</w:delText>
            </w:r>
            <w:r w:rsidDel="005E2F74">
              <w:rPr>
                <w:noProof/>
                <w:webHidden/>
              </w:rPr>
              <w:tab/>
              <w:delText>6</w:delText>
            </w:r>
          </w:del>
        </w:p>
        <w:p w14:paraId="3D271A73" w14:textId="676D6EF0" w:rsidR="007B0A35" w:rsidDel="005E2F74" w:rsidRDefault="007B0A35">
          <w:pPr>
            <w:pStyle w:val="TOC2"/>
            <w:rPr>
              <w:del w:id="264" w:author="T Londhe, Vinod (Contractor)" w:date="2022-07-09T14:10:00Z"/>
              <w:rFonts w:asciiTheme="minorHAnsi" w:hAnsiTheme="minorHAnsi" w:cstheme="minorBidi"/>
              <w:b w:val="0"/>
              <w:noProof/>
              <w:sz w:val="22"/>
            </w:rPr>
          </w:pPr>
          <w:del w:id="265" w:author="T Londhe, Vinod (Contractor)" w:date="2022-07-09T14:10:00Z">
            <w:r w:rsidRPr="005E2F74" w:rsidDel="005E2F74">
              <w:rPr>
                <w:rPrChange w:id="266" w:author="T Londhe, Vinod (Contractor)" w:date="2022-07-09T14:10:00Z">
                  <w:rPr>
                    <w:rStyle w:val="Hyperlink"/>
                    <w:b w:val="0"/>
                    <w:noProof/>
                  </w:rPr>
                </w:rPrChange>
              </w:rPr>
              <w:delText>3.4 System Characterization and System Assets</w:delText>
            </w:r>
            <w:r w:rsidDel="005E2F74">
              <w:rPr>
                <w:noProof/>
                <w:webHidden/>
              </w:rPr>
              <w:tab/>
              <w:delText>6</w:delText>
            </w:r>
          </w:del>
        </w:p>
        <w:p w14:paraId="202E8825" w14:textId="6EFDF14F" w:rsidR="007B0A35" w:rsidDel="005E2F74" w:rsidRDefault="007B0A35">
          <w:pPr>
            <w:pStyle w:val="TOC2"/>
            <w:rPr>
              <w:del w:id="267" w:author="T Londhe, Vinod (Contractor)" w:date="2022-07-09T14:10:00Z"/>
              <w:rFonts w:asciiTheme="minorHAnsi" w:hAnsiTheme="minorHAnsi" w:cstheme="minorBidi"/>
              <w:b w:val="0"/>
              <w:noProof/>
              <w:sz w:val="22"/>
            </w:rPr>
          </w:pPr>
          <w:del w:id="268" w:author="T Londhe, Vinod (Contractor)" w:date="2022-07-09T14:10:00Z">
            <w:r w:rsidRPr="005E2F74" w:rsidDel="005E2F74">
              <w:rPr>
                <w:rPrChange w:id="269" w:author="T Londhe, Vinod (Contractor)" w:date="2022-07-09T14:10:00Z">
                  <w:rPr>
                    <w:rStyle w:val="Hyperlink"/>
                    <w:b w:val="0"/>
                    <w:noProof/>
                  </w:rPr>
                </w:rPrChange>
              </w:rPr>
              <w:delText>3.5 System Security Context and Intended Environment</w:delText>
            </w:r>
            <w:r w:rsidDel="005E2F74">
              <w:rPr>
                <w:noProof/>
                <w:webHidden/>
              </w:rPr>
              <w:tab/>
              <w:delText>6</w:delText>
            </w:r>
          </w:del>
        </w:p>
        <w:p w14:paraId="3429A92B" w14:textId="1B4A65EE" w:rsidR="007B0A35" w:rsidDel="005E2F74" w:rsidRDefault="007B0A35">
          <w:pPr>
            <w:pStyle w:val="TOC2"/>
            <w:rPr>
              <w:del w:id="270" w:author="T Londhe, Vinod (Contractor)" w:date="2022-07-09T14:10:00Z"/>
              <w:rFonts w:asciiTheme="minorHAnsi" w:hAnsiTheme="minorHAnsi" w:cstheme="minorBidi"/>
              <w:b w:val="0"/>
              <w:noProof/>
              <w:sz w:val="22"/>
            </w:rPr>
          </w:pPr>
          <w:del w:id="271" w:author="T Londhe, Vinod (Contractor)" w:date="2022-07-09T14:10:00Z">
            <w:r w:rsidRPr="005E2F74" w:rsidDel="005E2F74">
              <w:rPr>
                <w:rPrChange w:id="272" w:author="T Londhe, Vinod (Contractor)" w:date="2022-07-09T14:10:00Z">
                  <w:rPr>
                    <w:rStyle w:val="Hyperlink"/>
                    <w:b w:val="0"/>
                    <w:noProof/>
                  </w:rPr>
                </w:rPrChange>
              </w:rPr>
              <w:delText>3.6 Smart Medic Solution’s Component</w:delText>
            </w:r>
            <w:r w:rsidDel="005E2F74">
              <w:rPr>
                <w:noProof/>
                <w:webHidden/>
              </w:rPr>
              <w:tab/>
              <w:delText>7</w:delText>
            </w:r>
          </w:del>
        </w:p>
        <w:p w14:paraId="3D4B932A" w14:textId="20BAE49D" w:rsidR="007B0A35" w:rsidDel="005E2F74" w:rsidRDefault="007B0A35" w:rsidP="007B0A35">
          <w:pPr>
            <w:pStyle w:val="TOC1"/>
            <w:rPr>
              <w:del w:id="273" w:author="T Londhe, Vinod (Contractor)" w:date="2022-07-09T14:10:00Z"/>
              <w:rFonts w:asciiTheme="minorHAnsi" w:hAnsiTheme="minorHAnsi" w:cstheme="minorBidi"/>
              <w:noProof/>
              <w:sz w:val="22"/>
            </w:rPr>
          </w:pPr>
          <w:del w:id="274" w:author="T Londhe, Vinod (Contractor)" w:date="2022-07-09T14:10:00Z">
            <w:r w:rsidRPr="005E2F74" w:rsidDel="005E2F74">
              <w:rPr>
                <w:rPrChange w:id="275" w:author="T Londhe, Vinod (Contractor)" w:date="2022-07-09T14:10:00Z">
                  <w:rPr>
                    <w:rStyle w:val="Hyperlink"/>
                    <w:b w:val="0"/>
                    <w:noProof/>
                  </w:rPr>
                </w:rPrChange>
              </w:rPr>
              <w:delText>04 User Account Management</w:delText>
            </w:r>
            <w:r w:rsidDel="005E2F74">
              <w:rPr>
                <w:noProof/>
                <w:webHidden/>
              </w:rPr>
              <w:tab/>
              <w:delText>7</w:delText>
            </w:r>
          </w:del>
        </w:p>
        <w:p w14:paraId="1759831C" w14:textId="53AEE5A3" w:rsidR="007B0A35" w:rsidDel="005E2F74" w:rsidRDefault="007B0A35" w:rsidP="007B0A35">
          <w:pPr>
            <w:pStyle w:val="TOC1"/>
            <w:rPr>
              <w:del w:id="276" w:author="T Londhe, Vinod (Contractor)" w:date="2022-07-09T14:10:00Z"/>
              <w:rFonts w:asciiTheme="minorHAnsi" w:hAnsiTheme="minorHAnsi" w:cstheme="minorBidi"/>
              <w:noProof/>
              <w:sz w:val="22"/>
            </w:rPr>
          </w:pPr>
          <w:del w:id="277" w:author="T Londhe, Vinod (Contractor)" w:date="2022-07-09T14:10:00Z">
            <w:r w:rsidRPr="005E2F74" w:rsidDel="005E2F74">
              <w:rPr>
                <w:rPrChange w:id="278" w:author="T Londhe, Vinod (Contractor)" w:date="2022-07-09T14:10:00Z">
                  <w:rPr>
                    <w:rStyle w:val="Hyperlink"/>
                    <w:b w:val="0"/>
                    <w:noProof/>
                  </w:rPr>
                </w:rPrChange>
              </w:rPr>
              <w:delText>05 Access control policy and management</w:delText>
            </w:r>
            <w:r w:rsidDel="005E2F74">
              <w:rPr>
                <w:noProof/>
                <w:webHidden/>
              </w:rPr>
              <w:tab/>
              <w:delText>8</w:delText>
            </w:r>
          </w:del>
        </w:p>
        <w:p w14:paraId="60077C45" w14:textId="7A6CB49F" w:rsidR="007B0A35" w:rsidDel="005E2F74" w:rsidRDefault="007B0A35" w:rsidP="007B0A35">
          <w:pPr>
            <w:pStyle w:val="TOC1"/>
            <w:rPr>
              <w:del w:id="279" w:author="T Londhe, Vinod (Contractor)" w:date="2022-07-09T14:10:00Z"/>
              <w:rFonts w:asciiTheme="minorHAnsi" w:hAnsiTheme="minorHAnsi" w:cstheme="minorBidi"/>
              <w:noProof/>
              <w:sz w:val="22"/>
            </w:rPr>
          </w:pPr>
          <w:del w:id="280" w:author="T Londhe, Vinod (Contractor)" w:date="2022-07-09T14:10:00Z">
            <w:r w:rsidRPr="005E2F74" w:rsidDel="005E2F74">
              <w:rPr>
                <w:rPrChange w:id="281" w:author="T Londhe, Vinod (Contractor)" w:date="2022-07-09T14:10:00Z">
                  <w:rPr>
                    <w:rStyle w:val="Hyperlink"/>
                    <w:b w:val="0"/>
                    <w:noProof/>
                  </w:rPr>
                </w:rPrChange>
              </w:rPr>
              <w:delText>06 Security Awareness Training</w:delText>
            </w:r>
            <w:r w:rsidDel="005E2F74">
              <w:rPr>
                <w:noProof/>
                <w:webHidden/>
              </w:rPr>
              <w:tab/>
              <w:delText>8</w:delText>
            </w:r>
          </w:del>
        </w:p>
        <w:p w14:paraId="1A375EA0" w14:textId="787E6D41" w:rsidR="007B0A35" w:rsidDel="005E2F74" w:rsidRDefault="007B0A35" w:rsidP="007B0A35">
          <w:pPr>
            <w:pStyle w:val="TOC1"/>
            <w:rPr>
              <w:del w:id="282" w:author="T Londhe, Vinod (Contractor)" w:date="2022-07-09T14:10:00Z"/>
              <w:rFonts w:asciiTheme="minorHAnsi" w:hAnsiTheme="minorHAnsi" w:cstheme="minorBidi"/>
              <w:noProof/>
              <w:sz w:val="22"/>
            </w:rPr>
          </w:pPr>
          <w:del w:id="283" w:author="T Londhe, Vinod (Contractor)" w:date="2022-07-09T14:10:00Z">
            <w:r w:rsidRPr="005E2F74" w:rsidDel="005E2F74">
              <w:rPr>
                <w:rPrChange w:id="284" w:author="T Londhe, Vinod (Contractor)" w:date="2022-07-09T14:10:00Z">
                  <w:rPr>
                    <w:rStyle w:val="Hyperlink"/>
                    <w:b w:val="0"/>
                    <w:noProof/>
                  </w:rPr>
                </w:rPrChange>
              </w:rPr>
              <w:delText>07 Incident Management, Response, Training, Testing, Handling, Monitoring &amp; Reporting</w:delText>
            </w:r>
            <w:r w:rsidDel="005E2F74">
              <w:rPr>
                <w:noProof/>
                <w:webHidden/>
              </w:rPr>
              <w:tab/>
              <w:delText>8</w:delText>
            </w:r>
          </w:del>
        </w:p>
        <w:p w14:paraId="5935E7C1" w14:textId="001DB41D" w:rsidR="007B0A35" w:rsidDel="005E2F74" w:rsidRDefault="007B0A35" w:rsidP="007B0A35">
          <w:pPr>
            <w:pStyle w:val="TOC1"/>
            <w:rPr>
              <w:del w:id="285" w:author="T Londhe, Vinod (Contractor)" w:date="2022-07-09T14:10:00Z"/>
              <w:rFonts w:asciiTheme="minorHAnsi" w:hAnsiTheme="minorHAnsi" w:cstheme="minorBidi"/>
              <w:noProof/>
              <w:sz w:val="22"/>
            </w:rPr>
          </w:pPr>
          <w:del w:id="286" w:author="T Londhe, Vinod (Contractor)" w:date="2022-07-09T14:10:00Z">
            <w:r w:rsidRPr="005E2F74" w:rsidDel="005E2F74">
              <w:rPr>
                <w:rPrChange w:id="287" w:author="T Londhe, Vinod (Contractor)" w:date="2022-07-09T14:10:00Z">
                  <w:rPr>
                    <w:rStyle w:val="Hyperlink"/>
                    <w:b w:val="0"/>
                    <w:noProof/>
                  </w:rPr>
                </w:rPrChange>
              </w:rPr>
              <w:delText>08 Contingency Plan: Testing, Maintenance and Training</w:delText>
            </w:r>
            <w:r w:rsidDel="005E2F74">
              <w:rPr>
                <w:noProof/>
                <w:webHidden/>
              </w:rPr>
              <w:tab/>
              <w:delText>9</w:delText>
            </w:r>
          </w:del>
        </w:p>
        <w:p w14:paraId="0408C9D5" w14:textId="25A52F94" w:rsidR="007B0A35" w:rsidDel="005E2F74" w:rsidRDefault="007B0A35" w:rsidP="007B0A35">
          <w:pPr>
            <w:pStyle w:val="TOC1"/>
            <w:rPr>
              <w:del w:id="288" w:author="T Londhe, Vinod (Contractor)" w:date="2022-07-09T14:10:00Z"/>
              <w:rFonts w:asciiTheme="minorHAnsi" w:hAnsiTheme="minorHAnsi" w:cstheme="minorBidi"/>
              <w:noProof/>
              <w:sz w:val="22"/>
            </w:rPr>
          </w:pPr>
          <w:del w:id="289" w:author="T Londhe, Vinod (Contractor)" w:date="2022-07-09T14:10:00Z">
            <w:r w:rsidRPr="005E2F74" w:rsidDel="005E2F74">
              <w:rPr>
                <w:rPrChange w:id="290" w:author="T Londhe, Vinod (Contractor)" w:date="2022-07-09T14:10:00Z">
                  <w:rPr>
                    <w:rStyle w:val="Hyperlink"/>
                    <w:b w:val="0"/>
                    <w:noProof/>
                  </w:rPr>
                </w:rPrChange>
              </w:rPr>
              <w:delText>09 Trustworthiness- CIA Triad &amp; Their Responsibilities</w:delText>
            </w:r>
            <w:r w:rsidDel="005E2F74">
              <w:rPr>
                <w:noProof/>
                <w:webHidden/>
              </w:rPr>
              <w:tab/>
              <w:delText>10</w:delText>
            </w:r>
          </w:del>
        </w:p>
        <w:p w14:paraId="6033A760" w14:textId="02BD1C8B" w:rsidR="007B0A35" w:rsidDel="005E2F74" w:rsidRDefault="007B0A35" w:rsidP="007B0A35">
          <w:pPr>
            <w:pStyle w:val="TOC1"/>
            <w:rPr>
              <w:del w:id="291" w:author="T Londhe, Vinod (Contractor)" w:date="2022-07-09T14:10:00Z"/>
              <w:rFonts w:asciiTheme="minorHAnsi" w:hAnsiTheme="minorHAnsi" w:cstheme="minorBidi"/>
              <w:noProof/>
              <w:sz w:val="22"/>
            </w:rPr>
          </w:pPr>
          <w:del w:id="292" w:author="T Londhe, Vinod (Contractor)" w:date="2022-07-09T14:10:00Z">
            <w:r w:rsidRPr="005E2F74" w:rsidDel="005E2F74">
              <w:rPr>
                <w:rPrChange w:id="293" w:author="T Londhe, Vinod (Contractor)" w:date="2022-07-09T14:10:00Z">
                  <w:rPr>
                    <w:rStyle w:val="Hyperlink"/>
                    <w:b w:val="0"/>
                    <w:noProof/>
                  </w:rPr>
                </w:rPrChange>
              </w:rPr>
              <w:delText>10 System Maintenance</w:delText>
            </w:r>
            <w:r w:rsidDel="005E2F74">
              <w:rPr>
                <w:noProof/>
                <w:webHidden/>
              </w:rPr>
              <w:tab/>
              <w:delText>10</w:delText>
            </w:r>
          </w:del>
        </w:p>
        <w:p w14:paraId="38A8F427" w14:textId="37BAA15C" w:rsidR="007B0A35" w:rsidDel="005E2F74" w:rsidRDefault="007B0A35" w:rsidP="007B0A35">
          <w:pPr>
            <w:pStyle w:val="TOC1"/>
            <w:rPr>
              <w:del w:id="294" w:author="T Londhe, Vinod (Contractor)" w:date="2022-07-09T14:10:00Z"/>
              <w:rFonts w:asciiTheme="minorHAnsi" w:hAnsiTheme="minorHAnsi" w:cstheme="minorBidi"/>
              <w:noProof/>
              <w:sz w:val="22"/>
            </w:rPr>
          </w:pPr>
          <w:del w:id="295" w:author="T Londhe, Vinod (Contractor)" w:date="2022-07-09T14:10:00Z">
            <w:r w:rsidRPr="005E2F74" w:rsidDel="005E2F74">
              <w:rPr>
                <w:rPrChange w:id="296" w:author="T Londhe, Vinod (Contractor)" w:date="2022-07-09T14:10:00Z">
                  <w:rPr>
                    <w:rStyle w:val="Hyperlink"/>
                    <w:b w:val="0"/>
                    <w:noProof/>
                  </w:rPr>
                </w:rPrChange>
              </w:rPr>
              <w:delText>11 Configuration settings</w:delText>
            </w:r>
            <w:r w:rsidDel="005E2F74">
              <w:rPr>
                <w:noProof/>
                <w:webHidden/>
              </w:rPr>
              <w:tab/>
              <w:delText>10</w:delText>
            </w:r>
          </w:del>
        </w:p>
        <w:p w14:paraId="44AB53AF" w14:textId="1109311A" w:rsidR="007B0A35" w:rsidDel="005E2F74" w:rsidRDefault="007B0A35" w:rsidP="007B0A35">
          <w:pPr>
            <w:pStyle w:val="TOC1"/>
            <w:rPr>
              <w:del w:id="297" w:author="T Londhe, Vinod (Contractor)" w:date="2022-07-09T14:10:00Z"/>
              <w:rFonts w:asciiTheme="minorHAnsi" w:hAnsiTheme="minorHAnsi" w:cstheme="minorBidi"/>
              <w:noProof/>
              <w:sz w:val="22"/>
            </w:rPr>
          </w:pPr>
          <w:del w:id="298" w:author="T Londhe, Vinod (Contractor)" w:date="2022-07-09T14:10:00Z">
            <w:r w:rsidRPr="005E2F74" w:rsidDel="005E2F74">
              <w:rPr>
                <w:rPrChange w:id="299" w:author="T Londhe, Vinod (Contractor)" w:date="2022-07-09T14:10:00Z">
                  <w:rPr>
                    <w:rStyle w:val="Hyperlink"/>
                    <w:b w:val="0"/>
                    <w:noProof/>
                  </w:rPr>
                </w:rPrChange>
              </w:rPr>
              <w:delText>12 System and information integrity</w:delText>
            </w:r>
            <w:r w:rsidDel="005E2F74">
              <w:rPr>
                <w:noProof/>
                <w:webHidden/>
              </w:rPr>
              <w:tab/>
              <w:delText>11</w:delText>
            </w:r>
          </w:del>
        </w:p>
        <w:p w14:paraId="7BB64067" w14:textId="2FB596C2" w:rsidR="007B0A35" w:rsidDel="005E2F74" w:rsidRDefault="007B0A35" w:rsidP="007B0A35">
          <w:pPr>
            <w:pStyle w:val="TOC1"/>
            <w:rPr>
              <w:del w:id="300" w:author="T Londhe, Vinod (Contractor)" w:date="2022-07-09T14:10:00Z"/>
              <w:rFonts w:asciiTheme="minorHAnsi" w:hAnsiTheme="minorHAnsi" w:cstheme="minorBidi"/>
              <w:noProof/>
              <w:sz w:val="22"/>
            </w:rPr>
          </w:pPr>
          <w:del w:id="301" w:author="T Londhe, Vinod (Contractor)" w:date="2022-07-09T14:10:00Z">
            <w:r w:rsidRPr="005E2F74" w:rsidDel="005E2F74">
              <w:rPr>
                <w:rPrChange w:id="302" w:author="T Londhe, Vinod (Contractor)" w:date="2022-07-09T14:10:00Z">
                  <w:rPr>
                    <w:rStyle w:val="Hyperlink"/>
                    <w:b w:val="0"/>
                    <w:noProof/>
                  </w:rPr>
                </w:rPrChange>
              </w:rPr>
              <w:delText>13 Malicious code protection</w:delText>
            </w:r>
            <w:r w:rsidDel="005E2F74">
              <w:rPr>
                <w:noProof/>
                <w:webHidden/>
              </w:rPr>
              <w:tab/>
              <w:delText>11</w:delText>
            </w:r>
          </w:del>
        </w:p>
        <w:p w14:paraId="19D1BBD6" w14:textId="52670AF3" w:rsidR="007B0A35" w:rsidDel="005E2F74" w:rsidRDefault="007B0A35" w:rsidP="007B0A35">
          <w:pPr>
            <w:pStyle w:val="TOC1"/>
            <w:rPr>
              <w:del w:id="303" w:author="T Londhe, Vinod (Contractor)" w:date="2022-07-09T14:10:00Z"/>
              <w:rFonts w:asciiTheme="minorHAnsi" w:hAnsiTheme="minorHAnsi" w:cstheme="minorBidi"/>
              <w:noProof/>
              <w:sz w:val="22"/>
            </w:rPr>
          </w:pPr>
          <w:del w:id="304" w:author="T Londhe, Vinod (Contractor)" w:date="2022-07-09T14:10:00Z">
            <w:r w:rsidRPr="005E2F74" w:rsidDel="005E2F74">
              <w:rPr>
                <w:rPrChange w:id="305" w:author="T Londhe, Vinod (Contractor)" w:date="2022-07-09T14:10:00Z">
                  <w:rPr>
                    <w:rStyle w:val="Hyperlink"/>
                    <w:b w:val="0"/>
                    <w:noProof/>
                  </w:rPr>
                </w:rPrChange>
              </w:rPr>
              <w:delText>14 Information system monitoring</w:delText>
            </w:r>
            <w:r w:rsidDel="005E2F74">
              <w:rPr>
                <w:noProof/>
                <w:webHidden/>
              </w:rPr>
              <w:tab/>
              <w:delText>12</w:delText>
            </w:r>
          </w:del>
        </w:p>
        <w:p w14:paraId="1E1FC381" w14:textId="750EFE64" w:rsidR="007B0A35" w:rsidDel="005E2F74" w:rsidRDefault="007B0A35" w:rsidP="007B0A35">
          <w:pPr>
            <w:pStyle w:val="TOC1"/>
            <w:rPr>
              <w:del w:id="306" w:author="T Londhe, Vinod (Contractor)" w:date="2022-07-09T14:10:00Z"/>
              <w:rFonts w:asciiTheme="minorHAnsi" w:hAnsiTheme="minorHAnsi" w:cstheme="minorBidi"/>
              <w:noProof/>
              <w:sz w:val="22"/>
            </w:rPr>
          </w:pPr>
          <w:del w:id="307" w:author="T Londhe, Vinod (Contractor)" w:date="2022-07-09T14:10:00Z">
            <w:r w:rsidRPr="005E2F74" w:rsidDel="005E2F74">
              <w:rPr>
                <w:rPrChange w:id="308" w:author="T Londhe, Vinod (Contractor)" w:date="2022-07-09T14:10:00Z">
                  <w:rPr>
                    <w:rStyle w:val="Hyperlink"/>
                    <w:b w:val="0"/>
                    <w:noProof/>
                  </w:rPr>
                </w:rPrChange>
              </w:rPr>
              <w:delText>15 Information handling and retention</w:delText>
            </w:r>
            <w:r w:rsidDel="005E2F74">
              <w:rPr>
                <w:noProof/>
                <w:webHidden/>
              </w:rPr>
              <w:tab/>
              <w:delText>12</w:delText>
            </w:r>
          </w:del>
        </w:p>
        <w:p w14:paraId="439BFFA2" w14:textId="66241180" w:rsidR="007B0A35" w:rsidDel="005E2F74" w:rsidRDefault="007B0A35" w:rsidP="007B0A35">
          <w:pPr>
            <w:pStyle w:val="TOC1"/>
            <w:rPr>
              <w:del w:id="309" w:author="T Londhe, Vinod (Contractor)" w:date="2022-07-09T14:10:00Z"/>
              <w:rFonts w:asciiTheme="minorHAnsi" w:hAnsiTheme="minorHAnsi" w:cstheme="minorBidi"/>
              <w:noProof/>
              <w:sz w:val="22"/>
            </w:rPr>
          </w:pPr>
          <w:del w:id="310" w:author="T Londhe, Vinod (Contractor)" w:date="2022-07-09T14:10:00Z">
            <w:r w:rsidRPr="005E2F74" w:rsidDel="005E2F74">
              <w:rPr>
                <w:rPrChange w:id="311" w:author="T Londhe, Vinod (Contractor)" w:date="2022-07-09T14:10:00Z">
                  <w:rPr>
                    <w:rStyle w:val="Hyperlink"/>
                    <w:b w:val="0"/>
                    <w:noProof/>
                  </w:rPr>
                </w:rPrChange>
              </w:rPr>
              <w:delText>16 Transmission confidentiality and integrity</w:delText>
            </w:r>
            <w:r w:rsidDel="005E2F74">
              <w:rPr>
                <w:noProof/>
                <w:webHidden/>
              </w:rPr>
              <w:tab/>
              <w:delText>12</w:delText>
            </w:r>
          </w:del>
        </w:p>
        <w:p w14:paraId="52AAC689" w14:textId="0617A672" w:rsidR="007B0A35" w:rsidDel="005E2F74" w:rsidRDefault="007B0A35" w:rsidP="007B0A35">
          <w:pPr>
            <w:pStyle w:val="TOC1"/>
            <w:rPr>
              <w:del w:id="312" w:author="T Londhe, Vinod (Contractor)" w:date="2022-07-09T14:10:00Z"/>
              <w:rFonts w:asciiTheme="minorHAnsi" w:hAnsiTheme="minorHAnsi" w:cstheme="minorBidi"/>
              <w:noProof/>
              <w:sz w:val="22"/>
            </w:rPr>
          </w:pPr>
          <w:del w:id="313" w:author="T Londhe, Vinod (Contractor)" w:date="2022-07-09T14:10:00Z">
            <w:r w:rsidRPr="005E2F74" w:rsidDel="005E2F74">
              <w:rPr>
                <w:rPrChange w:id="314" w:author="T Londhe, Vinod (Contractor)" w:date="2022-07-09T14:10:00Z">
                  <w:rPr>
                    <w:rStyle w:val="Hyperlink"/>
                    <w:b w:val="0"/>
                    <w:noProof/>
                  </w:rPr>
                </w:rPrChange>
              </w:rPr>
              <w:delText>17 Security Alerts, Advisories, and Directives</w:delText>
            </w:r>
            <w:r w:rsidDel="005E2F74">
              <w:rPr>
                <w:noProof/>
                <w:webHidden/>
              </w:rPr>
              <w:tab/>
              <w:delText>13</w:delText>
            </w:r>
          </w:del>
        </w:p>
        <w:p w14:paraId="7C8F6A0E" w14:textId="6BEADDF4" w:rsidR="007B0A35" w:rsidDel="005E2F74" w:rsidRDefault="007B0A35" w:rsidP="007B0A35">
          <w:pPr>
            <w:pStyle w:val="TOC1"/>
            <w:rPr>
              <w:del w:id="315" w:author="T Londhe, Vinod (Contractor)" w:date="2022-07-09T14:10:00Z"/>
              <w:rFonts w:asciiTheme="minorHAnsi" w:hAnsiTheme="minorHAnsi" w:cstheme="minorBidi"/>
              <w:noProof/>
              <w:sz w:val="22"/>
            </w:rPr>
          </w:pPr>
          <w:del w:id="316" w:author="T Londhe, Vinod (Contractor)" w:date="2022-07-09T14:10:00Z">
            <w:r w:rsidRPr="005E2F74" w:rsidDel="005E2F74">
              <w:rPr>
                <w:rPrChange w:id="317" w:author="T Londhe, Vinod (Contractor)" w:date="2022-07-09T14:10:00Z">
                  <w:rPr>
                    <w:rStyle w:val="Hyperlink"/>
                    <w:b w:val="0"/>
                    <w:noProof/>
                  </w:rPr>
                </w:rPrChange>
              </w:rPr>
              <w:delText>18 Flaw remediation &amp; Vulnerability Management</w:delText>
            </w:r>
            <w:r w:rsidDel="005E2F74">
              <w:rPr>
                <w:noProof/>
                <w:webHidden/>
              </w:rPr>
              <w:tab/>
              <w:delText>13</w:delText>
            </w:r>
          </w:del>
        </w:p>
        <w:p w14:paraId="24E497B2" w14:textId="4707AA83" w:rsidR="007B0A35" w:rsidDel="005E2F74" w:rsidRDefault="007B0A35" w:rsidP="007B0A35">
          <w:pPr>
            <w:pStyle w:val="TOC1"/>
            <w:rPr>
              <w:del w:id="318" w:author="T Londhe, Vinod (Contractor)" w:date="2022-07-09T14:10:00Z"/>
              <w:rFonts w:asciiTheme="minorHAnsi" w:hAnsiTheme="minorHAnsi" w:cstheme="minorBidi"/>
              <w:noProof/>
              <w:sz w:val="22"/>
            </w:rPr>
          </w:pPr>
          <w:del w:id="319" w:author="T Londhe, Vinod (Contractor)" w:date="2022-07-09T14:10:00Z">
            <w:r w:rsidRPr="005E2F74" w:rsidDel="005E2F74">
              <w:rPr>
                <w:rPrChange w:id="320" w:author="T Londhe, Vinod (Contractor)" w:date="2022-07-09T14:10:00Z">
                  <w:rPr>
                    <w:rStyle w:val="Hyperlink"/>
                    <w:b w:val="0"/>
                    <w:noProof/>
                  </w:rPr>
                </w:rPrChange>
              </w:rPr>
              <w:delText>19 Cyber Security Product Upgrades</w:delText>
            </w:r>
            <w:r w:rsidDel="005E2F74">
              <w:rPr>
                <w:noProof/>
                <w:webHidden/>
              </w:rPr>
              <w:tab/>
              <w:delText>13</w:delText>
            </w:r>
          </w:del>
        </w:p>
        <w:p w14:paraId="709C3DD6" w14:textId="4278D046" w:rsidR="007B0A35" w:rsidDel="005E2F74" w:rsidRDefault="007B0A35" w:rsidP="007B0A35">
          <w:pPr>
            <w:pStyle w:val="TOC1"/>
            <w:rPr>
              <w:del w:id="321" w:author="T Londhe, Vinod (Contractor)" w:date="2022-07-09T14:10:00Z"/>
              <w:rFonts w:asciiTheme="minorHAnsi" w:hAnsiTheme="minorHAnsi" w:cstheme="minorBidi"/>
              <w:noProof/>
              <w:sz w:val="22"/>
            </w:rPr>
          </w:pPr>
          <w:del w:id="322" w:author="T Londhe, Vinod (Contractor)" w:date="2022-07-09T14:10:00Z">
            <w:r w:rsidRPr="005E2F74" w:rsidDel="005E2F74">
              <w:rPr>
                <w:rPrChange w:id="323" w:author="T Londhe, Vinod (Contractor)" w:date="2022-07-09T14:10:00Z">
                  <w:rPr>
                    <w:rStyle w:val="Hyperlink"/>
                    <w:b w:val="0"/>
                    <w:noProof/>
                  </w:rPr>
                </w:rPrChange>
              </w:rPr>
              <w:delText>20 Security Program Integration</w:delText>
            </w:r>
            <w:r w:rsidDel="005E2F74">
              <w:rPr>
                <w:noProof/>
                <w:webHidden/>
              </w:rPr>
              <w:tab/>
              <w:delText>14</w:delText>
            </w:r>
          </w:del>
        </w:p>
        <w:p w14:paraId="34FD2118" w14:textId="30F113D9" w:rsidR="007B0A35" w:rsidDel="005E2F74" w:rsidRDefault="007B0A35" w:rsidP="007B0A35">
          <w:pPr>
            <w:pStyle w:val="TOC1"/>
            <w:rPr>
              <w:del w:id="324" w:author="T Londhe, Vinod (Contractor)" w:date="2022-07-09T14:10:00Z"/>
              <w:rFonts w:asciiTheme="minorHAnsi" w:hAnsiTheme="minorHAnsi" w:cstheme="minorBidi"/>
              <w:noProof/>
              <w:sz w:val="22"/>
            </w:rPr>
          </w:pPr>
          <w:del w:id="325" w:author="T Londhe, Vinod (Contractor)" w:date="2022-07-09T14:10:00Z">
            <w:r w:rsidRPr="005E2F74" w:rsidDel="005E2F74">
              <w:rPr>
                <w:rPrChange w:id="326" w:author="T Londhe, Vinod (Contractor)" w:date="2022-07-09T14:10:00Z">
                  <w:rPr>
                    <w:rStyle w:val="Hyperlink"/>
                    <w:b w:val="0"/>
                    <w:noProof/>
                  </w:rPr>
                </w:rPrChange>
              </w:rPr>
              <w:delText>21 Secure Decommissioning</w:delText>
            </w:r>
            <w:r w:rsidDel="005E2F74">
              <w:rPr>
                <w:noProof/>
                <w:webHidden/>
              </w:rPr>
              <w:tab/>
              <w:delText>14</w:delText>
            </w:r>
          </w:del>
        </w:p>
        <w:p w14:paraId="6DEB745A" w14:textId="0747391D" w:rsidR="007B0A35" w:rsidDel="005E2F74" w:rsidRDefault="007B0A35" w:rsidP="007B0A35">
          <w:pPr>
            <w:pStyle w:val="TOC1"/>
            <w:rPr>
              <w:del w:id="327" w:author="T Londhe, Vinod (Contractor)" w:date="2022-07-09T14:10:00Z"/>
              <w:rFonts w:asciiTheme="minorHAnsi" w:hAnsiTheme="minorHAnsi" w:cstheme="minorBidi"/>
              <w:noProof/>
              <w:sz w:val="22"/>
            </w:rPr>
          </w:pPr>
          <w:del w:id="328" w:author="T Londhe, Vinod (Contractor)" w:date="2022-07-09T14:10:00Z">
            <w:r w:rsidRPr="005E2F74" w:rsidDel="005E2F74">
              <w:rPr>
                <w:rPrChange w:id="329" w:author="T Londhe, Vinod (Contractor)" w:date="2022-07-09T14:10:00Z">
                  <w:rPr>
                    <w:rStyle w:val="Hyperlink"/>
                    <w:b w:val="0"/>
                    <w:noProof/>
                  </w:rPr>
                </w:rPrChange>
              </w:rPr>
              <w:delText>22 Cryptographic Protection &amp; Management</w:delText>
            </w:r>
            <w:r w:rsidDel="005E2F74">
              <w:rPr>
                <w:noProof/>
                <w:webHidden/>
              </w:rPr>
              <w:tab/>
              <w:delText>14</w:delText>
            </w:r>
          </w:del>
        </w:p>
        <w:p w14:paraId="7CDB8A57" w14:textId="68AEAB35" w:rsidR="007B0A35" w:rsidDel="005E2F74" w:rsidRDefault="007B0A35" w:rsidP="007B0A35">
          <w:pPr>
            <w:pStyle w:val="TOC1"/>
            <w:rPr>
              <w:del w:id="330" w:author="T Londhe, Vinod (Contractor)" w:date="2022-07-09T14:10:00Z"/>
              <w:rFonts w:asciiTheme="minorHAnsi" w:hAnsiTheme="minorHAnsi" w:cstheme="minorBidi"/>
              <w:noProof/>
              <w:sz w:val="22"/>
            </w:rPr>
          </w:pPr>
          <w:del w:id="331" w:author="T Londhe, Vinod (Contractor)" w:date="2022-07-09T14:10:00Z">
            <w:r w:rsidRPr="005E2F74" w:rsidDel="005E2F74">
              <w:rPr>
                <w:rPrChange w:id="332" w:author="T Londhe, Vinod (Contractor)" w:date="2022-07-09T14:10:00Z">
                  <w:rPr>
                    <w:rStyle w:val="Hyperlink"/>
                    <w:b w:val="0"/>
                    <w:noProof/>
                  </w:rPr>
                </w:rPrChange>
              </w:rPr>
              <w:delText>23 Malware Detection/Protection</w:delText>
            </w:r>
            <w:r w:rsidDel="005E2F74">
              <w:rPr>
                <w:noProof/>
                <w:webHidden/>
              </w:rPr>
              <w:tab/>
              <w:delText>14</w:delText>
            </w:r>
          </w:del>
        </w:p>
        <w:p w14:paraId="0D57304F" w14:textId="7804108D" w:rsidR="007B0A35" w:rsidDel="005E2F74" w:rsidRDefault="007B0A35" w:rsidP="007B0A35">
          <w:pPr>
            <w:pStyle w:val="TOC1"/>
            <w:rPr>
              <w:del w:id="333" w:author="T Londhe, Vinod (Contractor)" w:date="2022-07-09T14:10:00Z"/>
              <w:rFonts w:asciiTheme="minorHAnsi" w:hAnsiTheme="minorHAnsi" w:cstheme="minorBidi"/>
              <w:noProof/>
              <w:sz w:val="22"/>
            </w:rPr>
          </w:pPr>
          <w:del w:id="334" w:author="T Londhe, Vinod (Contractor)" w:date="2022-07-09T14:10:00Z">
            <w:r w:rsidRPr="005E2F74" w:rsidDel="005E2F74">
              <w:rPr>
                <w:rPrChange w:id="335" w:author="T Londhe, Vinod (Contractor)" w:date="2022-07-09T14:10:00Z">
                  <w:rPr>
                    <w:rStyle w:val="Hyperlink"/>
                    <w:b w:val="0"/>
                    <w:noProof/>
                  </w:rPr>
                </w:rPrChange>
              </w:rPr>
              <w:delText>24 Roadmap for Third Party Components in Device Life Cycle</w:delText>
            </w:r>
            <w:r w:rsidDel="005E2F74">
              <w:rPr>
                <w:noProof/>
                <w:webHidden/>
              </w:rPr>
              <w:tab/>
              <w:delText>15</w:delText>
            </w:r>
          </w:del>
        </w:p>
        <w:p w14:paraId="64E4EE2F" w14:textId="3368F523" w:rsidR="007B0A35" w:rsidDel="005E2F74" w:rsidRDefault="007B0A35" w:rsidP="007B0A35">
          <w:pPr>
            <w:pStyle w:val="TOC1"/>
            <w:rPr>
              <w:del w:id="336" w:author="T Londhe, Vinod (Contractor)" w:date="2022-07-09T14:10:00Z"/>
              <w:rFonts w:asciiTheme="minorHAnsi" w:hAnsiTheme="minorHAnsi" w:cstheme="minorBidi"/>
              <w:noProof/>
              <w:sz w:val="22"/>
            </w:rPr>
          </w:pPr>
          <w:del w:id="337" w:author="T Londhe, Vinod (Contractor)" w:date="2022-07-09T14:10:00Z">
            <w:r w:rsidRPr="005E2F74" w:rsidDel="005E2F74">
              <w:rPr>
                <w:rPrChange w:id="338" w:author="T Londhe, Vinod (Contractor)" w:date="2022-07-09T14:10:00Z">
                  <w:rPr>
                    <w:rStyle w:val="Hyperlink"/>
                    <w:b w:val="0"/>
                    <w:noProof/>
                  </w:rPr>
                </w:rPrChange>
              </w:rPr>
              <w:delText>25 Health Data Storage Confidentiality</w:delText>
            </w:r>
            <w:r w:rsidDel="005E2F74">
              <w:rPr>
                <w:noProof/>
                <w:webHidden/>
              </w:rPr>
              <w:tab/>
              <w:delText>15</w:delText>
            </w:r>
          </w:del>
        </w:p>
        <w:p w14:paraId="3D9276B6" w14:textId="371B6707" w:rsidR="007B0A35" w:rsidDel="005E2F74" w:rsidRDefault="007B0A35" w:rsidP="007B0A35">
          <w:pPr>
            <w:pStyle w:val="TOC1"/>
            <w:rPr>
              <w:del w:id="339" w:author="T Londhe, Vinod (Contractor)" w:date="2022-07-09T14:10:00Z"/>
              <w:rFonts w:asciiTheme="minorHAnsi" w:hAnsiTheme="minorHAnsi" w:cstheme="minorBidi"/>
              <w:noProof/>
              <w:sz w:val="22"/>
            </w:rPr>
          </w:pPr>
          <w:del w:id="340" w:author="T Londhe, Vinod (Contractor)" w:date="2022-07-09T14:10:00Z">
            <w:r w:rsidRPr="005E2F74" w:rsidDel="005E2F74">
              <w:rPr>
                <w:rPrChange w:id="341" w:author="T Londhe, Vinod (Contractor)" w:date="2022-07-09T14:10:00Z">
                  <w:rPr>
                    <w:rStyle w:val="Hyperlink"/>
                    <w:b w:val="0"/>
                    <w:noProof/>
                  </w:rPr>
                </w:rPrChange>
              </w:rPr>
              <w:delText>26 System and Application Hardening</w:delText>
            </w:r>
            <w:r w:rsidDel="005E2F74">
              <w:rPr>
                <w:noProof/>
                <w:webHidden/>
              </w:rPr>
              <w:tab/>
              <w:delText>15</w:delText>
            </w:r>
          </w:del>
        </w:p>
        <w:p w14:paraId="36E104B3" w14:textId="11731ECE" w:rsidR="007B0A35" w:rsidDel="005E2F74" w:rsidRDefault="007B0A35" w:rsidP="007B0A35">
          <w:pPr>
            <w:pStyle w:val="TOC1"/>
            <w:rPr>
              <w:del w:id="342" w:author="T Londhe, Vinod (Contractor)" w:date="2022-07-09T14:10:00Z"/>
              <w:rFonts w:asciiTheme="minorHAnsi" w:hAnsiTheme="minorHAnsi" w:cstheme="minorBidi"/>
              <w:noProof/>
              <w:sz w:val="22"/>
            </w:rPr>
          </w:pPr>
          <w:del w:id="343" w:author="T Londhe, Vinod (Contractor)" w:date="2022-07-09T14:10:00Z">
            <w:r w:rsidRPr="005E2F74" w:rsidDel="005E2F74">
              <w:rPr>
                <w:rPrChange w:id="344" w:author="T Londhe, Vinod (Contractor)" w:date="2022-07-09T14:10:00Z">
                  <w:rPr>
                    <w:rStyle w:val="Hyperlink"/>
                    <w:b w:val="0"/>
                    <w:noProof/>
                  </w:rPr>
                </w:rPrChange>
              </w:rPr>
              <w:delText>27 Physical Locks</w:delText>
            </w:r>
            <w:r w:rsidDel="005E2F74">
              <w:rPr>
                <w:noProof/>
                <w:webHidden/>
              </w:rPr>
              <w:tab/>
              <w:delText>16</w:delText>
            </w:r>
          </w:del>
        </w:p>
        <w:p w14:paraId="6AF3B164" w14:textId="336AB211"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1CE7FEB8" w14:textId="77777777" w:rsidR="00B11510" w:rsidRPr="00180992" w:rsidRDefault="00412C93" w:rsidP="00960CBE">
      <w:pPr>
        <w:pStyle w:val="Heading1"/>
      </w:pPr>
      <w:bookmarkStart w:id="345" w:name="_Toc108268244"/>
      <w:r w:rsidRPr="00180992">
        <w:rPr>
          <w:color w:val="FCC566"/>
          <w:sz w:val="40"/>
        </w:rPr>
        <w:lastRenderedPageBreak/>
        <w:t xml:space="preserve">01 </w:t>
      </w:r>
      <w:r w:rsidRPr="00180992">
        <w:t>Purpose</w:t>
      </w:r>
      <w:bookmarkEnd w:id="345"/>
    </w:p>
    <w:p w14:paraId="3FE11A26" w14:textId="77777777" w:rsidR="00AB18BF" w:rsidRPr="006F330D" w:rsidRDefault="00AB18BF" w:rsidP="00AB18BF">
      <w:pPr>
        <w:spacing w:after="265" w:line="265" w:lineRule="auto"/>
        <w:ind w:left="108"/>
        <w:rPr>
          <w:sz w:val="22"/>
        </w:rPr>
      </w:pPr>
      <w:r w:rsidRPr="0005228E">
        <w:rPr>
          <w:sz w:val="22"/>
        </w:rPr>
        <w:t xml:space="preserve">This Security Operations Manual (SOM) </w:t>
      </w:r>
      <w:r w:rsidRPr="006F330D">
        <w:rPr>
          <w:sz w:val="22"/>
        </w:rPr>
        <w:t xml:space="preserve">details different security features &amp; configurations incorporated with the SmartMedic solution. </w:t>
      </w:r>
    </w:p>
    <w:p w14:paraId="39B4F733" w14:textId="77777777" w:rsidR="00AB18BF" w:rsidRPr="006F330D" w:rsidRDefault="00AB18BF" w:rsidP="00AB18BF">
      <w:pPr>
        <w:spacing w:after="265" w:line="265" w:lineRule="auto"/>
        <w:ind w:left="108"/>
        <w:rPr>
          <w:sz w:val="22"/>
        </w:rPr>
      </w:pPr>
      <w:r w:rsidRPr="006F330D">
        <w:rPr>
          <w:sz w:val="22"/>
        </w:rPr>
        <w:t xml:space="preserve">It also </w:t>
      </w:r>
      <w:r w:rsidRPr="0005228E">
        <w:rPr>
          <w:sz w:val="22"/>
        </w:rPr>
        <w:t>provide</w:t>
      </w:r>
      <w:r w:rsidRPr="006F330D">
        <w:rPr>
          <w:sz w:val="22"/>
        </w:rPr>
        <w:t>s the security guidelines for the customer to be aware during the device operation.</w:t>
      </w:r>
    </w:p>
    <w:p w14:paraId="1DC9949E" w14:textId="77777777" w:rsidR="00FB69E5" w:rsidRPr="00180992" w:rsidRDefault="00FB69E5" w:rsidP="00FB69E5">
      <w:pPr>
        <w:spacing w:after="0"/>
        <w:ind w:left="118"/>
      </w:pPr>
    </w:p>
    <w:p w14:paraId="5957385B" w14:textId="77777777" w:rsidR="00B11510" w:rsidRPr="00180992" w:rsidRDefault="00446FC2" w:rsidP="00960CBE">
      <w:pPr>
        <w:pStyle w:val="Heading1"/>
      </w:pPr>
      <w:bookmarkStart w:id="346" w:name="_Toc108268245"/>
      <w:r w:rsidRPr="00180992">
        <w:rPr>
          <w:color w:val="FCC566"/>
          <w:sz w:val="40"/>
        </w:rPr>
        <w:t>02</w:t>
      </w:r>
      <w:r w:rsidRPr="00180992">
        <w:rPr>
          <w:color w:val="FFCC66"/>
          <w:sz w:val="40"/>
        </w:rPr>
        <w:t xml:space="preserve"> </w:t>
      </w:r>
      <w:r w:rsidRPr="00180992">
        <w:t>Definitions</w:t>
      </w:r>
      <w:bookmarkEnd w:id="346"/>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456CEB59" w:rsidR="00B11510" w:rsidRDefault="00446FC2" w:rsidP="00E54A5D">
      <w:pPr>
        <w:rPr>
          <w:ins w:id="347" w:author="Sai Praneetha Bhaskaruni" w:date="2022-07-08T14:00:00Z"/>
          <w:sz w:val="22"/>
        </w:rPr>
      </w:pPr>
      <w:r w:rsidRPr="0005228E">
        <w:rPr>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Pr>
          <w:sz w:val="22"/>
        </w:rPr>
        <w:t xml:space="preserve">as </w:t>
      </w:r>
      <w:r w:rsidRPr="0005228E">
        <w:rPr>
          <w:sz w:val="22"/>
        </w:rPr>
        <w:t>per the definitions of those terms.</w:t>
      </w:r>
    </w:p>
    <w:p w14:paraId="7E8D8FC4" w14:textId="19BC3D2D" w:rsidR="00C8187A" w:rsidRPr="008B26B1" w:rsidRDefault="00C8187A">
      <w:pPr>
        <w:shd w:val="clear" w:color="auto" w:fill="D9D9D9" w:themeFill="background1" w:themeFillShade="D9"/>
        <w:spacing w:before="240"/>
        <w:rPr>
          <w:ins w:id="348" w:author="Sai Praneetha Bhaskaruni" w:date="2022-07-08T14:07:00Z"/>
          <w:b/>
          <w:sz w:val="28"/>
          <w:rPrChange w:id="349" w:author="Sai Praneetha Bhaskaruni" w:date="2022-07-08T14:07:00Z">
            <w:rPr>
              <w:ins w:id="350" w:author="Sai Praneetha Bhaskaruni" w:date="2022-07-08T14:07:00Z"/>
              <w:sz w:val="22"/>
            </w:rPr>
          </w:rPrChange>
        </w:rPr>
        <w:pPrChange w:id="351" w:author="Sai Praneetha Bhaskaruni" w:date="2022-07-08T14:07:00Z">
          <w:pPr/>
        </w:pPrChange>
      </w:pPr>
      <w:ins w:id="352" w:author="Sai Praneetha Bhaskaruni" w:date="2022-07-08T14:00:00Z">
        <w:r w:rsidRPr="008B26B1">
          <w:rPr>
            <w:b/>
            <w:sz w:val="28"/>
            <w:rPrChange w:id="353" w:author="Sai Praneetha Bhaskaruni" w:date="2022-07-08T14:07:00Z">
              <w:rPr>
                <w:sz w:val="22"/>
              </w:rPr>
            </w:rPrChange>
          </w:rPr>
          <w:t>IO</w:t>
        </w:r>
      </w:ins>
      <w:ins w:id="354" w:author="Sai Praneetha Bhaskaruni" w:date="2022-07-08T14:01:00Z">
        <w:r w:rsidR="009E0D38" w:rsidRPr="008B26B1">
          <w:rPr>
            <w:b/>
            <w:sz w:val="28"/>
            <w:rPrChange w:id="355" w:author="Sai Praneetha Bhaskaruni" w:date="2022-07-08T14:07:00Z">
              <w:rPr>
                <w:sz w:val="22"/>
              </w:rPr>
            </w:rPrChange>
          </w:rPr>
          <w:t>A –</w:t>
        </w:r>
      </w:ins>
      <w:ins w:id="356" w:author="Sai Praneetha Bhaskaruni" w:date="2022-07-08T14:07:00Z">
        <w:r w:rsidR="008B26B1" w:rsidRPr="008B26B1">
          <w:rPr>
            <w:b/>
            <w:sz w:val="28"/>
            <w:rPrChange w:id="357" w:author="Sai Praneetha Bhaskaruni" w:date="2022-07-08T14:07:00Z">
              <w:rPr>
                <w:rFonts w:ascii="Roboto" w:hAnsi="Roboto"/>
                <w:color w:val="666666"/>
                <w:sz w:val="21"/>
                <w:szCs w:val="21"/>
                <w:shd w:val="clear" w:color="auto" w:fill="FFFFFF"/>
              </w:rPr>
            </w:rPrChange>
          </w:rPr>
          <w:t xml:space="preserve"> Indicators of attack</w:t>
        </w:r>
      </w:ins>
    </w:p>
    <w:p w14:paraId="65AB9954" w14:textId="294FEDB8" w:rsidR="00014365" w:rsidRPr="00550E2F" w:rsidRDefault="00014365" w:rsidP="00E54A5D">
      <w:pPr>
        <w:rPr>
          <w:ins w:id="358" w:author="Sai Praneetha Bhaskaruni" w:date="2022-07-08T14:01:00Z"/>
          <w:sz w:val="22"/>
        </w:rPr>
      </w:pPr>
      <w:ins w:id="359" w:author="Sai Praneetha Bhaskaruni" w:date="2022-07-08T14:07:00Z">
        <w:r w:rsidRPr="008B26B1">
          <w:rPr>
            <w:sz w:val="22"/>
            <w:rPrChange w:id="360" w:author="Sai Praneetha Bhaskaruni" w:date="2022-07-08T14:07:00Z">
              <w:rPr>
                <w:rFonts w:ascii="Roboto" w:hAnsi="Roboto"/>
                <w:color w:val="111111"/>
                <w:shd w:val="clear" w:color="auto" w:fill="FFFFFF"/>
              </w:rPr>
            </w:rPrChange>
          </w:rPr>
          <w:t>An</w:t>
        </w:r>
        <w:r w:rsidRPr="008B26B1">
          <w:rPr>
            <w:sz w:val="22"/>
            <w:rPrChange w:id="361" w:author="Sai Praneetha Bhaskaruni" w:date="2022-07-08T14:08:00Z">
              <w:rPr>
                <w:rStyle w:val="Strong"/>
                <w:rFonts w:ascii="Roboto" w:hAnsi="Roboto"/>
                <w:color w:val="111111"/>
                <w:shd w:val="clear" w:color="auto" w:fill="FFFFFF"/>
              </w:rPr>
            </w:rPrChange>
          </w:rPr>
          <w:t> </w:t>
        </w:r>
        <w:r w:rsidRPr="008B26B1">
          <w:rPr>
            <w:sz w:val="22"/>
            <w:rPrChange w:id="362" w:author="Sai Praneetha Bhaskaruni" w:date="2022-07-08T14:07:00Z">
              <w:rPr>
                <w:rStyle w:val="Strong"/>
                <w:rFonts w:ascii="Roboto" w:hAnsi="Roboto"/>
                <w:color w:val="111111"/>
                <w:shd w:val="clear" w:color="auto" w:fill="FFFFFF"/>
              </w:rPr>
            </w:rPrChange>
          </w:rPr>
          <w:t>IOA represents a series of actions that an adversary must conduct to succeed.</w:t>
        </w:r>
      </w:ins>
    </w:p>
    <w:p w14:paraId="2A0C4F42" w14:textId="0986C8D8" w:rsidR="009E0D38" w:rsidRPr="006557BC" w:rsidRDefault="009E0D38">
      <w:pPr>
        <w:shd w:val="clear" w:color="auto" w:fill="D9D9D9" w:themeFill="background1" w:themeFillShade="D9"/>
        <w:spacing w:before="240"/>
        <w:rPr>
          <w:ins w:id="363" w:author="Sai Praneetha Bhaskaruni" w:date="2022-07-08T14:04:00Z"/>
          <w:b/>
          <w:sz w:val="28"/>
          <w:rPrChange w:id="364" w:author="Sai Praneetha Bhaskaruni" w:date="2022-07-08T14:05:00Z">
            <w:rPr>
              <w:ins w:id="365" w:author="Sai Praneetha Bhaskaruni" w:date="2022-07-08T14:04:00Z"/>
              <w:sz w:val="22"/>
            </w:rPr>
          </w:rPrChange>
        </w:rPr>
        <w:pPrChange w:id="366" w:author="Sai Praneetha Bhaskaruni" w:date="2022-07-08T14:05:00Z">
          <w:pPr/>
        </w:pPrChange>
      </w:pPr>
      <w:ins w:id="367" w:author="Sai Praneetha Bhaskaruni" w:date="2022-07-08T14:01:00Z">
        <w:r w:rsidRPr="006557BC">
          <w:rPr>
            <w:b/>
            <w:sz w:val="28"/>
            <w:rPrChange w:id="368" w:author="Sai Praneetha Bhaskaruni" w:date="2022-07-08T14:05:00Z">
              <w:rPr>
                <w:sz w:val="22"/>
              </w:rPr>
            </w:rPrChange>
          </w:rPr>
          <w:t>IOC –</w:t>
        </w:r>
      </w:ins>
      <w:ins w:id="369" w:author="Sai Praneetha Bhaskaruni" w:date="2022-07-08T14:04:00Z">
        <w:r w:rsidR="006557BC" w:rsidRPr="00516470">
          <w:rPr>
            <w:sz w:val="28"/>
            <w:rPrChange w:id="370" w:author="Sai Praneetha Bhaskaruni" w:date="2022-07-08T14:05:00Z">
              <w:rPr>
                <w:rStyle w:val="Strong"/>
                <w:rFonts w:ascii="Roboto" w:hAnsi="Roboto"/>
                <w:color w:val="666666"/>
                <w:sz w:val="21"/>
                <w:szCs w:val="21"/>
                <w:shd w:val="clear" w:color="auto" w:fill="FFFFFF"/>
              </w:rPr>
            </w:rPrChange>
          </w:rPr>
          <w:t xml:space="preserve"> </w:t>
        </w:r>
        <w:r w:rsidR="006557BC" w:rsidRPr="00502CA4">
          <w:rPr>
            <w:sz w:val="28"/>
            <w:rPrChange w:id="371" w:author="Sai Praneetha Bhaskaruni" w:date="2022-07-12T15:46:00Z">
              <w:rPr>
                <w:rStyle w:val="Strong"/>
                <w:rFonts w:ascii="Roboto" w:hAnsi="Roboto"/>
                <w:color w:val="666666"/>
                <w:sz w:val="21"/>
                <w:szCs w:val="21"/>
                <w:shd w:val="clear" w:color="auto" w:fill="FFFFFF"/>
              </w:rPr>
            </w:rPrChange>
          </w:rPr>
          <w:t>Indicator of compromise</w:t>
        </w:r>
        <w:r w:rsidR="006557BC" w:rsidRPr="006557BC">
          <w:rPr>
            <w:b/>
            <w:sz w:val="28"/>
            <w:rPrChange w:id="372" w:author="Sai Praneetha Bhaskaruni" w:date="2022-07-08T14:05:00Z">
              <w:rPr>
                <w:rFonts w:ascii="Roboto" w:hAnsi="Roboto"/>
                <w:color w:val="666666"/>
                <w:sz w:val="21"/>
                <w:szCs w:val="21"/>
                <w:shd w:val="clear" w:color="auto" w:fill="FFFFFF"/>
              </w:rPr>
            </w:rPrChange>
          </w:rPr>
          <w:t> </w:t>
        </w:r>
      </w:ins>
    </w:p>
    <w:p w14:paraId="4DAD1B41" w14:textId="5E906707" w:rsidR="006557BC" w:rsidRPr="0005228E" w:rsidRDefault="006557BC" w:rsidP="00550E2F">
      <w:pPr>
        <w:rPr>
          <w:sz w:val="22"/>
        </w:rPr>
      </w:pPr>
      <w:ins w:id="373" w:author="Sai Praneetha Bhaskaruni" w:date="2022-07-08T14:04:00Z">
        <w:r w:rsidRPr="006557BC">
          <w:rPr>
            <w:sz w:val="22"/>
            <w:rPrChange w:id="374" w:author="Sai Praneetha Bhaskaruni" w:date="2022-07-08T14:05:00Z">
              <w:rPr>
                <w:rStyle w:val="Strong"/>
                <w:rFonts w:ascii="Roboto" w:hAnsi="Roboto"/>
                <w:color w:val="666666"/>
                <w:sz w:val="21"/>
                <w:szCs w:val="21"/>
                <w:shd w:val="clear" w:color="auto" w:fill="FFFFFF"/>
              </w:rPr>
            </w:rPrChange>
          </w:rPr>
          <w:t>Indicator of compromise</w:t>
        </w:r>
        <w:r w:rsidRPr="006557BC">
          <w:rPr>
            <w:sz w:val="22"/>
            <w:rPrChange w:id="375" w:author="Sai Praneetha Bhaskaruni" w:date="2022-07-08T14:05:00Z">
              <w:rPr>
                <w:rFonts w:ascii="Roboto" w:hAnsi="Roboto"/>
                <w:color w:val="666666"/>
                <w:sz w:val="21"/>
                <w:szCs w:val="21"/>
                <w:shd w:val="clear" w:color="auto" w:fill="FFFFFF"/>
              </w:rPr>
            </w:rPrChange>
          </w:rPr>
          <w:t> or IOC is</w:t>
        </w:r>
        <w:r w:rsidRPr="006557BC">
          <w:rPr>
            <w:sz w:val="22"/>
            <w:rPrChange w:id="376" w:author="Sai Praneetha Bhaskaruni" w:date="2022-07-08T14:05:00Z">
              <w:rPr>
                <w:rStyle w:val="Strong"/>
                <w:rFonts w:ascii="Roboto" w:hAnsi="Roboto"/>
                <w:color w:val="666666"/>
                <w:sz w:val="21"/>
                <w:szCs w:val="21"/>
                <w:shd w:val="clear" w:color="auto" w:fill="FFFFFF"/>
              </w:rPr>
            </w:rPrChange>
          </w:rPr>
          <w:t> a forensic term that refers to the evidence on a device that points out to a security breach.</w:t>
        </w:r>
        <w:r w:rsidRPr="006557BC">
          <w:rPr>
            <w:sz w:val="22"/>
            <w:rPrChange w:id="377" w:author="Sai Praneetha Bhaskaruni" w:date="2022-07-08T14:05:00Z">
              <w:rPr>
                <w:rFonts w:ascii="Roboto" w:hAnsi="Roboto"/>
                <w:color w:val="666666"/>
                <w:sz w:val="21"/>
                <w:szCs w:val="21"/>
                <w:shd w:val="clear" w:color="auto" w:fill="FFFFFF"/>
              </w:rPr>
            </w:rPrChange>
          </w:rPr>
          <w:t> </w:t>
        </w:r>
      </w:ins>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w:t>
      </w:r>
      <w:commentRangeStart w:id="378"/>
      <w:r w:rsidRPr="0005228E">
        <w:rPr>
          <w:sz w:val="22"/>
        </w:rPr>
        <w:t>EU</w:t>
      </w:r>
      <w:commentRangeEnd w:id="378"/>
      <w:r w:rsidR="00B50F5C">
        <w:rPr>
          <w:rStyle w:val="CommentReference"/>
        </w:rPr>
        <w:commentReference w:id="378"/>
      </w:r>
      <w:r w:rsidRPr="0005228E">
        <w:rPr>
          <w:sz w:val="22"/>
        </w:rPr>
        <w:t>)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06C091D9" w:rsidR="00B11510" w:rsidRDefault="00446FC2" w:rsidP="00E54A5D">
      <w:pPr>
        <w:rPr>
          <w:sz w:val="22"/>
        </w:rPr>
      </w:pPr>
      <w:r w:rsidRPr="0005228E">
        <w:rPr>
          <w:sz w:val="22"/>
        </w:rPr>
        <w:t xml:space="preserve">Refer </w:t>
      </w:r>
      <w:hyperlink r:id="rId24" w:history="1">
        <w:r w:rsidR="006869F8" w:rsidRPr="00605A17">
          <w:rPr>
            <w:rStyle w:val="Hyperlink"/>
            <w:sz w:val="22"/>
          </w:rPr>
          <w:t>https://ec.europa.eu/health/md_sector/overview_en</w:t>
        </w:r>
      </w:hyperlink>
    </w:p>
    <w:p w14:paraId="0066DF35" w14:textId="77777777" w:rsidR="006869F8" w:rsidRPr="0005228E" w:rsidRDefault="006869F8" w:rsidP="00E54A5D">
      <w:pPr>
        <w:rPr>
          <w:sz w:val="22"/>
        </w:rPr>
      </w:pP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lastRenderedPageBreak/>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0428A567" w:rsidR="00B11510" w:rsidRPr="0005228E" w:rsidRDefault="00B50F5C" w:rsidP="00E54A5D">
      <w:pPr>
        <w:rPr>
          <w:sz w:val="22"/>
        </w:rPr>
      </w:pPr>
      <w:r>
        <w:rPr>
          <w:sz w:val="22"/>
        </w:rPr>
        <w:t>Refer</w:t>
      </w:r>
      <w:r w:rsidR="00446FC2" w:rsidRPr="0005228E">
        <w:rPr>
          <w:sz w:val="22"/>
        </w:rPr>
        <w:t xml:space="preserv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15FEC88D" w:rsidR="00B11510" w:rsidRPr="0005228E" w:rsidRDefault="002720BA" w:rsidP="00E54A5D">
      <w:pPr>
        <w:rPr>
          <w:sz w:val="22"/>
        </w:rPr>
      </w:pPr>
      <w:r>
        <w:rPr>
          <w:sz w:val="22"/>
        </w:rPr>
        <w:t>Refer</w:t>
      </w:r>
      <w:r w:rsidR="00446FC2" w:rsidRPr="0005228E">
        <w:rPr>
          <w:sz w:val="22"/>
        </w:rPr>
        <w:t xml:space="preserv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2BDFFE4" w:rsidR="00B11510" w:rsidRPr="0005228E" w:rsidRDefault="00F121B8" w:rsidP="00E54A5D">
      <w:pPr>
        <w:rPr>
          <w:sz w:val="22"/>
        </w:rPr>
      </w:pPr>
      <w:r>
        <w:rPr>
          <w:sz w:val="22"/>
        </w:rPr>
        <w:t>Refer</w:t>
      </w:r>
      <w:r w:rsidR="00446FC2" w:rsidRPr="0005228E">
        <w:rPr>
          <w:sz w:val="22"/>
        </w:rPr>
        <w:t xml:space="preserv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960CBE">
      <w:pPr>
        <w:pStyle w:val="Heading1"/>
      </w:pPr>
      <w:bookmarkStart w:id="379" w:name="_Toc108268246"/>
      <w:r w:rsidRPr="00180992">
        <w:rPr>
          <w:color w:val="FCC566"/>
          <w:sz w:val="40"/>
        </w:rPr>
        <w:t>03</w:t>
      </w:r>
      <w:r w:rsidRPr="00180992">
        <w:rPr>
          <w:color w:val="FFCC66"/>
          <w:sz w:val="40"/>
        </w:rPr>
        <w:t xml:space="preserve"> </w:t>
      </w:r>
      <w:r w:rsidRPr="00180992">
        <w:t>Product Description</w:t>
      </w:r>
      <w:bookmarkEnd w:id="379"/>
    </w:p>
    <w:p w14:paraId="26BFBD50" w14:textId="2F52FCD5" w:rsidR="00FB69E5" w:rsidRDefault="00FB6763">
      <w:pPr>
        <w:spacing w:after="108"/>
        <w:ind w:left="118"/>
        <w:rPr>
          <w:sz w:val="22"/>
        </w:rPr>
      </w:pPr>
      <w:ins w:id="380" w:author="T Londhe, Vinod (Contractor)" w:date="2022-07-09T13:40:00Z">
        <w:r w:rsidRPr="00A70532">
          <w:rPr>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ins>
      <w:r w:rsidRPr="00A70532">
        <w:rPr>
          <w:sz w:val="22"/>
        </w:rPr>
        <w:t>.</w:t>
      </w:r>
    </w:p>
    <w:p w14:paraId="1DBA42D6" w14:textId="77777777" w:rsidR="007727F9" w:rsidRPr="00180992" w:rsidRDefault="007727F9">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lastRenderedPageBreak/>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5"/>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5B5243" w:rsidRDefault="001A66C4">
            <w:pPr>
              <w:spacing w:after="0" w:line="259" w:lineRule="auto"/>
              <w:ind w:left="0" w:firstLine="0"/>
              <w:jc w:val="left"/>
              <w:rPr>
                <w:ins w:id="381" w:author="T Londhe, Vinod (Contractor)" w:date="2022-07-09T13:38:00Z"/>
                <w:bCs/>
                <w:rPrChange w:id="382" w:author="Sai Praneetha Bhaskaruni" w:date="2022-07-12T13:00:00Z">
                  <w:rPr>
                    <w:ins w:id="383" w:author="T Londhe, Vinod (Contractor)" w:date="2022-07-09T13:38:00Z"/>
                    <w:b/>
                    <w:strike/>
                  </w:rPr>
                </w:rPrChange>
              </w:rPr>
              <w:pPrChange w:id="384" w:author="T Londhe, Vinod (Contractor)" w:date="2022-07-09T13:38:00Z">
                <w:pPr>
                  <w:spacing w:after="232" w:line="259" w:lineRule="auto"/>
                  <w:ind w:left="0" w:firstLine="0"/>
                  <w:jc w:val="left"/>
                </w:pPr>
              </w:pPrChange>
            </w:pPr>
            <w:ins w:id="385" w:author="T Londhe, Vinod (Contractor)" w:date="2022-07-09T13:38:00Z">
              <w:r w:rsidRPr="005B5243">
                <w:rPr>
                  <w:bCs/>
                  <w:rPrChange w:id="386" w:author="Sai Praneetha Bhaskaruni" w:date="2022-07-12T13:00:00Z">
                    <w:rPr>
                      <w:b/>
                      <w:strike/>
                    </w:rPr>
                  </w:rPrChange>
                </w:rPr>
                <w:t>Stryker Global Technology Center Pvt Ltd,</w:t>
              </w:r>
            </w:ins>
          </w:p>
          <w:p w14:paraId="0C095B3E" w14:textId="77777777" w:rsidR="001A66C4" w:rsidRPr="005B5243" w:rsidRDefault="001A66C4">
            <w:pPr>
              <w:spacing w:after="0" w:line="259" w:lineRule="auto"/>
              <w:ind w:left="0" w:firstLine="0"/>
              <w:jc w:val="left"/>
              <w:rPr>
                <w:ins w:id="387" w:author="T Londhe, Vinod (Contractor)" w:date="2022-07-09T13:38:00Z"/>
                <w:bCs/>
                <w:rPrChange w:id="388" w:author="Sai Praneetha Bhaskaruni" w:date="2022-07-12T13:00:00Z">
                  <w:rPr>
                    <w:ins w:id="389" w:author="T Londhe, Vinod (Contractor)" w:date="2022-07-09T13:38:00Z"/>
                    <w:b/>
                    <w:strike/>
                  </w:rPr>
                </w:rPrChange>
              </w:rPr>
              <w:pPrChange w:id="390" w:author="T Londhe, Vinod (Contractor)" w:date="2022-07-09T13:38:00Z">
                <w:pPr>
                  <w:spacing w:after="232" w:line="259" w:lineRule="auto"/>
                  <w:ind w:left="0" w:firstLine="0"/>
                  <w:jc w:val="left"/>
                </w:pPr>
              </w:pPrChange>
            </w:pPr>
            <w:ins w:id="391" w:author="T Londhe, Vinod (Contractor)" w:date="2022-07-09T13:38:00Z">
              <w:r w:rsidRPr="005B5243">
                <w:rPr>
                  <w:bCs/>
                  <w:rPrChange w:id="392" w:author="Sai Praneetha Bhaskaruni" w:date="2022-07-12T13:00:00Z">
                    <w:rPr>
                      <w:b/>
                      <w:strike/>
                    </w:rPr>
                  </w:rPrChange>
                </w:rPr>
                <w:t>Vatika Business Park, 10th Floor, Block two,</w:t>
              </w:r>
            </w:ins>
          </w:p>
          <w:p w14:paraId="5DFE043B" w14:textId="77777777" w:rsidR="001A66C4" w:rsidRPr="005B5243" w:rsidRDefault="001A66C4">
            <w:pPr>
              <w:spacing w:after="0" w:line="259" w:lineRule="auto"/>
              <w:ind w:left="0" w:firstLine="0"/>
              <w:jc w:val="left"/>
              <w:rPr>
                <w:ins w:id="393" w:author="T Londhe, Vinod (Contractor)" w:date="2022-07-09T13:38:00Z"/>
                <w:bCs/>
                <w:rPrChange w:id="394" w:author="Sai Praneetha Bhaskaruni" w:date="2022-07-12T13:00:00Z">
                  <w:rPr>
                    <w:ins w:id="395" w:author="T Londhe, Vinod (Contractor)" w:date="2022-07-09T13:38:00Z"/>
                    <w:b/>
                    <w:strike/>
                  </w:rPr>
                </w:rPrChange>
              </w:rPr>
              <w:pPrChange w:id="396" w:author="T Londhe, Vinod (Contractor)" w:date="2022-07-09T13:38:00Z">
                <w:pPr>
                  <w:spacing w:after="232" w:line="259" w:lineRule="auto"/>
                  <w:ind w:left="0" w:firstLine="0"/>
                  <w:jc w:val="left"/>
                </w:pPr>
              </w:pPrChange>
            </w:pPr>
            <w:ins w:id="397" w:author="T Londhe, Vinod (Contractor)" w:date="2022-07-09T13:38:00Z">
              <w:r w:rsidRPr="005B5243">
                <w:rPr>
                  <w:bCs/>
                  <w:rPrChange w:id="398" w:author="Sai Praneetha Bhaskaruni" w:date="2022-07-12T13:00:00Z">
                    <w:rPr>
                      <w:b/>
                      <w:strike/>
                    </w:rPr>
                  </w:rPrChange>
                </w:rPr>
                <w:t>Sohna-Gurgaon Rd, Sector 49, Gurugram</w:t>
              </w:r>
            </w:ins>
          </w:p>
          <w:p w14:paraId="74F539CD" w14:textId="77777777" w:rsidR="001A66C4" w:rsidRPr="001A66C4" w:rsidDel="007E00A9" w:rsidRDefault="001A66C4">
            <w:pPr>
              <w:spacing w:after="0" w:line="259" w:lineRule="auto"/>
              <w:ind w:left="0" w:firstLine="0"/>
              <w:jc w:val="left"/>
              <w:rPr>
                <w:ins w:id="399" w:author="T Londhe, Vinod (Contractor)" w:date="2022-07-09T13:38:00Z"/>
                <w:del w:id="400" w:author="Sai Praneetha Bhaskaruni" w:date="2022-07-12T13:00:00Z"/>
                <w:bCs/>
                <w:rPrChange w:id="401" w:author="T Londhe, Vinod (Contractor)" w:date="2022-07-09T13:38:00Z">
                  <w:rPr>
                    <w:ins w:id="402" w:author="T Londhe, Vinod (Contractor)" w:date="2022-07-09T13:38:00Z"/>
                    <w:del w:id="403" w:author="Sai Praneetha Bhaskaruni" w:date="2022-07-12T13:00:00Z"/>
                    <w:b/>
                    <w:strike/>
                  </w:rPr>
                </w:rPrChange>
              </w:rPr>
              <w:pPrChange w:id="404" w:author="T Londhe, Vinod (Contractor)" w:date="2022-07-09T13:38:00Z">
                <w:pPr>
                  <w:spacing w:after="232" w:line="259" w:lineRule="auto"/>
                  <w:ind w:left="0" w:firstLine="0"/>
                  <w:jc w:val="left"/>
                </w:pPr>
              </w:pPrChange>
            </w:pPr>
            <w:ins w:id="405" w:author="T Londhe, Vinod (Contractor)" w:date="2022-07-09T13:38:00Z">
              <w:r w:rsidRPr="005B5243">
                <w:rPr>
                  <w:bCs/>
                  <w:rPrChange w:id="406" w:author="Sai Praneetha Bhaskaruni" w:date="2022-07-12T13:00:00Z">
                    <w:rPr>
                      <w:b/>
                      <w:strike/>
                    </w:rPr>
                  </w:rPrChange>
                </w:rPr>
                <w:t>Haryana 122002, India</w:t>
              </w:r>
            </w:ins>
          </w:p>
          <w:p w14:paraId="0B05933E" w14:textId="77777777" w:rsidR="001A66C4" w:rsidDel="007E00A9" w:rsidRDefault="001A66C4">
            <w:pPr>
              <w:spacing w:after="232" w:line="259" w:lineRule="auto"/>
              <w:ind w:left="0" w:firstLine="0"/>
              <w:jc w:val="left"/>
              <w:rPr>
                <w:ins w:id="407" w:author="T Londhe, Vinod (Contractor)" w:date="2022-07-09T13:38:00Z"/>
                <w:del w:id="408" w:author="Sai Praneetha Bhaskaruni" w:date="2022-07-12T13:00:00Z"/>
                <w:b/>
                <w:strike/>
              </w:rPr>
            </w:pPr>
          </w:p>
          <w:p w14:paraId="65E7D76B" w14:textId="66EF63F8" w:rsidR="00B11510" w:rsidRPr="009E34EB" w:rsidDel="007E00A9" w:rsidRDefault="00446FC2">
            <w:pPr>
              <w:spacing w:after="232" w:line="259" w:lineRule="auto"/>
              <w:ind w:left="0" w:firstLine="0"/>
              <w:jc w:val="left"/>
              <w:rPr>
                <w:del w:id="409" w:author="Sai Praneetha Bhaskaruni" w:date="2022-07-12T13:00:00Z"/>
                <w:strike/>
                <w:rPrChange w:id="410" w:author="T Londhe, Vinod (Contractor)" w:date="2022-07-09T13:34:00Z">
                  <w:rPr>
                    <w:del w:id="411" w:author="Sai Praneetha Bhaskaruni" w:date="2022-07-12T13:00:00Z"/>
                  </w:rPr>
                </w:rPrChange>
              </w:rPr>
            </w:pPr>
            <w:del w:id="412" w:author="Sai Praneetha Bhaskaruni" w:date="2022-07-12T13:00:00Z">
              <w:r w:rsidRPr="009E34EB" w:rsidDel="007E00A9">
                <w:rPr>
                  <w:b/>
                  <w:strike/>
                  <w:rPrChange w:id="413" w:author="T Londhe, Vinod (Contractor)" w:date="2022-07-09T13:34:00Z">
                    <w:rPr>
                      <w:b/>
                    </w:rPr>
                  </w:rPrChange>
                </w:rPr>
                <w:delText xml:space="preserve">Stryker Global Technology Center Private </w:delText>
              </w:r>
              <w:commentRangeStart w:id="414"/>
              <w:r w:rsidRPr="009E34EB" w:rsidDel="007E00A9">
                <w:rPr>
                  <w:b/>
                  <w:strike/>
                  <w:rPrChange w:id="415" w:author="T Londhe, Vinod (Contractor)" w:date="2022-07-09T13:34:00Z">
                    <w:rPr>
                      <w:b/>
                    </w:rPr>
                  </w:rPrChange>
                </w:rPr>
                <w:delText>Limited</w:delText>
              </w:r>
              <w:commentRangeEnd w:id="414"/>
              <w:r w:rsidR="000B7BFF" w:rsidRPr="009E34EB" w:rsidDel="007E00A9">
                <w:rPr>
                  <w:rStyle w:val="CommentReference"/>
                  <w:strike/>
                  <w:rPrChange w:id="416" w:author="T Londhe, Vinod (Contractor)" w:date="2022-07-09T13:34:00Z">
                    <w:rPr>
                      <w:rStyle w:val="CommentReference"/>
                    </w:rPr>
                  </w:rPrChange>
                </w:rPr>
                <w:commentReference w:id="414"/>
              </w:r>
            </w:del>
          </w:p>
          <w:p w14:paraId="0A4021C1" w14:textId="55F01C71" w:rsidR="00B11510" w:rsidRPr="009E34EB" w:rsidDel="007E00A9" w:rsidRDefault="00446FC2">
            <w:pPr>
              <w:spacing w:after="0" w:line="259" w:lineRule="auto"/>
              <w:ind w:left="0" w:firstLine="0"/>
              <w:jc w:val="left"/>
              <w:rPr>
                <w:del w:id="417" w:author="Sai Praneetha Bhaskaruni" w:date="2022-07-12T13:00:00Z"/>
                <w:strike/>
                <w:rPrChange w:id="418" w:author="T Londhe, Vinod (Contractor)" w:date="2022-07-09T13:34:00Z">
                  <w:rPr>
                    <w:del w:id="419" w:author="Sai Praneetha Bhaskaruni" w:date="2022-07-12T13:00:00Z"/>
                  </w:rPr>
                </w:rPrChange>
              </w:rPr>
            </w:pPr>
            <w:del w:id="420" w:author="Sai Praneetha Bhaskaruni" w:date="2022-07-12T13:00:00Z">
              <w:r w:rsidRPr="009E34EB" w:rsidDel="007E00A9">
                <w:rPr>
                  <w:strike/>
                  <w:rPrChange w:id="421" w:author="T Londhe, Vinod (Contractor)" w:date="2022-07-09T13:34:00Z">
                    <w:rPr/>
                  </w:rPrChange>
                </w:rPr>
                <w:delText>10th Floor, Vatika Business Park,</w:delText>
              </w:r>
            </w:del>
          </w:p>
          <w:p w14:paraId="595BA295" w14:textId="3822249C" w:rsidR="00B11510" w:rsidRPr="009E34EB" w:rsidDel="007E00A9" w:rsidRDefault="00446FC2">
            <w:pPr>
              <w:spacing w:after="0" w:line="259" w:lineRule="auto"/>
              <w:ind w:left="0" w:firstLine="0"/>
              <w:jc w:val="left"/>
              <w:rPr>
                <w:del w:id="422" w:author="Sai Praneetha Bhaskaruni" w:date="2022-07-12T13:00:00Z"/>
                <w:strike/>
                <w:rPrChange w:id="423" w:author="T Londhe, Vinod (Contractor)" w:date="2022-07-09T13:34:00Z">
                  <w:rPr>
                    <w:del w:id="424" w:author="Sai Praneetha Bhaskaruni" w:date="2022-07-12T13:00:00Z"/>
                  </w:rPr>
                </w:rPrChange>
              </w:rPr>
            </w:pPr>
            <w:del w:id="425" w:author="Sai Praneetha Bhaskaruni" w:date="2022-07-12T13:00:00Z">
              <w:r w:rsidRPr="009E34EB" w:rsidDel="007E00A9">
                <w:rPr>
                  <w:strike/>
                  <w:rPrChange w:id="426" w:author="T Londhe, Vinod (Contractor)" w:date="2022-07-09T13:34:00Z">
                    <w:rPr/>
                  </w:rPrChange>
                </w:rPr>
                <w:delText>Block Two, Sector-</w:delText>
              </w:r>
            </w:del>
            <w:del w:id="427" w:author="Sai Praneetha Bhaskaruni" w:date="2022-07-08T14:16:00Z">
              <w:r w:rsidRPr="009E34EB" w:rsidDel="00943479">
                <w:rPr>
                  <w:strike/>
                  <w:rPrChange w:id="428" w:author="T Londhe, Vinod (Contractor)" w:date="2022-07-09T13:34:00Z">
                    <w:rPr/>
                  </w:rPrChange>
                </w:rPr>
                <w:delText>49 ,Sohna</w:delText>
              </w:r>
            </w:del>
            <w:del w:id="429" w:author="Sai Praneetha Bhaskaruni" w:date="2022-07-12T13:00:00Z">
              <w:r w:rsidRPr="009E34EB" w:rsidDel="007E00A9">
                <w:rPr>
                  <w:strike/>
                  <w:rPrChange w:id="430" w:author="T Londhe, Vinod (Contractor)" w:date="2022-07-09T13:34:00Z">
                    <w:rPr/>
                  </w:rPrChange>
                </w:rPr>
                <w:delText xml:space="preserve"> Road, </w:delText>
              </w:r>
            </w:del>
          </w:p>
          <w:p w14:paraId="2B79142F" w14:textId="10E34118" w:rsidR="00B11510" w:rsidRPr="00180992" w:rsidRDefault="00446FC2">
            <w:pPr>
              <w:spacing w:after="0" w:line="259" w:lineRule="auto"/>
              <w:ind w:left="0" w:firstLine="0"/>
              <w:jc w:val="left"/>
            </w:pPr>
            <w:del w:id="431" w:author="Sai Praneetha Bhaskaruni" w:date="2022-07-12T13:00:00Z">
              <w:r w:rsidRPr="009E34EB" w:rsidDel="007E00A9">
                <w:rPr>
                  <w:strike/>
                  <w:rPrChange w:id="432" w:author="T Londhe, Vinod (Contractor)" w:date="2022-07-09T13:34:00Z">
                    <w:rPr/>
                  </w:rPrChange>
                </w:rPr>
                <w:delText>Gurgaon 122002, Haryana, India</w:delText>
              </w:r>
            </w:del>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54492F85" w14:textId="02B55848" w:rsidR="00F855A6" w:rsidDel="00A3696B" w:rsidRDefault="00F855A6" w:rsidP="00CB7821">
            <w:pPr>
              <w:rPr>
                <w:ins w:id="433" w:author="T Londhe, Vinod (Contractor)" w:date="2022-07-09T13:40:00Z"/>
                <w:del w:id="434" w:author="Sai Praneetha Bhaskaruni" w:date="2022-07-12T13:01:00Z"/>
              </w:rPr>
            </w:pPr>
            <w:ins w:id="435" w:author="T Londhe, Vinod (Contractor)" w:date="2022-07-09T13:40:00Z">
              <w:r w:rsidRPr="002927CE">
                <w:t xml:space="preserve">SmartMedic is an AC Powered (with AC to DC adaptor) device intended for use on Hospital Beds. It is designed to provide improved patient care in the hospital facility. The device is secured in place on top of the bed frame and under </w:t>
              </w:r>
              <w:r w:rsidRPr="001A05AD">
                <w:t>the bed’s mattress. The device can provide patient weight, turn indication and share information with authorized hospital nurse station. The system shares and displays information on hospital’s Nurse station through cloud application. The device also suppo</w:t>
              </w:r>
              <w:r w:rsidRPr="00A3696B">
                <w:t>rts functionality for placing x-ray cassette without moving the patient on bed</w:t>
              </w:r>
            </w:ins>
            <w:r w:rsidR="00CB7821">
              <w:t>.</w:t>
            </w:r>
            <w:ins w:id="436" w:author="T Londhe, Vinod (Contractor)" w:date="2022-07-09T13:40:00Z">
              <w:r w:rsidRPr="00D02EAB">
                <w:t xml:space="preserve"> </w:t>
              </w:r>
            </w:ins>
          </w:p>
          <w:p w14:paraId="1DD3B12A" w14:textId="77777777" w:rsidR="00F855A6" w:rsidDel="00A3696B" w:rsidRDefault="00F855A6" w:rsidP="009B5858">
            <w:pPr>
              <w:spacing w:after="0" w:line="259" w:lineRule="auto"/>
              <w:ind w:left="0" w:firstLine="0"/>
              <w:jc w:val="left"/>
              <w:rPr>
                <w:ins w:id="437" w:author="T Londhe, Vinod (Contractor)" w:date="2022-07-09T13:40:00Z"/>
                <w:del w:id="438" w:author="Sai Praneetha Bhaskaruni" w:date="2022-07-12T13:01:00Z"/>
              </w:rPr>
            </w:pPr>
          </w:p>
          <w:p w14:paraId="08C33480" w14:textId="7B8F7FF5" w:rsidR="00B11510" w:rsidRPr="00F855A6" w:rsidRDefault="00057E9B" w:rsidP="009B5858">
            <w:pPr>
              <w:spacing w:after="0" w:line="259" w:lineRule="auto"/>
              <w:ind w:left="0" w:firstLine="0"/>
              <w:jc w:val="left"/>
              <w:rPr>
                <w:strike/>
                <w:rPrChange w:id="439" w:author="T Londhe, Vinod (Contractor)" w:date="2022-07-09T13:40:00Z">
                  <w:rPr/>
                </w:rPrChange>
              </w:rPr>
            </w:pPr>
            <w:commentRangeStart w:id="440"/>
            <w:del w:id="441" w:author="Sai Praneetha Bhaskaruni" w:date="2022-07-12T13:01:00Z">
              <w:r w:rsidRPr="00F855A6" w:rsidDel="00A3696B">
                <w:rPr>
                  <w:strike/>
                  <w:rPrChange w:id="442" w:author="T Londhe, Vinod (Contractor)" w:date="2022-07-09T13:40:00Z">
                    <w:rPr/>
                  </w:rPrChange>
                </w:rPr>
                <w:delText>SmartMedic</w:delText>
              </w:r>
              <w:r w:rsidR="00C560D4" w:rsidRPr="00F855A6" w:rsidDel="00A3696B">
                <w:rPr>
                  <w:strike/>
                  <w:rPrChange w:id="443" w:author="T Londhe, Vinod (Contractor)" w:date="2022-07-09T13:40:00Z">
                    <w:rPr/>
                  </w:rPrChange>
                </w:rPr>
                <w:delText xml:space="preserve"> Device</w:delText>
              </w:r>
              <w:r w:rsidR="00784A0C" w:rsidRPr="00F855A6" w:rsidDel="00A3696B">
                <w:rPr>
                  <w:strike/>
                  <w:rPrChange w:id="444" w:author="T Londhe, Vinod (Contractor)" w:date="2022-07-09T13:40:00Z">
                    <w:rPr/>
                  </w:rPrChange>
                </w:rPr>
                <w:delText xml:space="preserve"> </w:delText>
              </w:r>
              <w:r w:rsidRPr="00F855A6" w:rsidDel="00A3696B">
                <w:rPr>
                  <w:strike/>
                  <w:rPrChange w:id="445" w:author="T Londhe, Vinod (Contractor)" w:date="2022-07-09T13:40:00Z">
                    <w:rPr/>
                  </w:rPrChange>
                </w:rPr>
                <w:delText xml:space="preserve">solution </w:delText>
              </w:r>
              <w:r w:rsidR="00784A0C" w:rsidRPr="00F855A6" w:rsidDel="00A3696B">
                <w:rPr>
                  <w:strike/>
                  <w:rPrChange w:id="446" w:author="T Londhe, Vinod (Contractor)" w:date="2022-07-09T13:40:00Z">
                    <w:rPr/>
                  </w:rPrChange>
                </w:rPr>
                <w:delText xml:space="preserve">is </w:delText>
              </w:r>
              <w:r w:rsidR="00446FC2" w:rsidRPr="00F855A6" w:rsidDel="00A3696B">
                <w:rPr>
                  <w:strike/>
                  <w:rPrChange w:id="447" w:author="T Londhe, Vinod (Contractor)" w:date="2022-07-09T13:40:00Z">
                    <w:rPr/>
                  </w:rPrChange>
                </w:rPr>
                <w:delText xml:space="preserve">used to </w:delText>
              </w:r>
              <w:r w:rsidR="00784A0C" w:rsidRPr="00F855A6" w:rsidDel="00A3696B">
                <w:rPr>
                  <w:strike/>
                  <w:rPrChange w:id="448" w:author="T Londhe, Vinod (Contractor)" w:date="2022-07-09T13:40:00Z">
                    <w:rPr/>
                  </w:rPrChange>
                </w:rPr>
                <w:delText xml:space="preserve">monitor the health vital data </w:delText>
              </w:r>
              <w:r w:rsidR="00732D46" w:rsidRPr="00F855A6" w:rsidDel="00A3696B">
                <w:rPr>
                  <w:strike/>
                  <w:rPrChange w:id="449" w:author="T Londhe, Vinod (Contractor)" w:date="2022-07-09T13:40:00Z">
                    <w:rPr/>
                  </w:rPrChange>
                </w:rPr>
                <w:delText>i.e.</w:delText>
              </w:r>
              <w:r w:rsidR="00784A0C" w:rsidRPr="00F855A6" w:rsidDel="00A3696B">
                <w:rPr>
                  <w:strike/>
                  <w:rPrChange w:id="450" w:author="T Londhe, Vinod (Contractor)" w:date="2022-07-09T13:40:00Z">
                    <w:rPr/>
                  </w:rPrChange>
                </w:rPr>
                <w:delText xml:space="preserve"> weight, </w:delText>
              </w:r>
            </w:del>
            <w:del w:id="451" w:author="Sai Praneetha Bhaskaruni" w:date="2022-03-25T15:15:00Z">
              <w:r w:rsidR="00784A0C" w:rsidRPr="00F855A6" w:rsidDel="00905E95">
                <w:rPr>
                  <w:strike/>
                  <w:rPrChange w:id="452" w:author="T Londhe, Vinod (Contractor)" w:date="2022-07-09T13:40:00Z">
                    <w:rPr/>
                  </w:rPrChange>
                </w:rPr>
                <w:delText xml:space="preserve">temperature, </w:delText>
              </w:r>
            </w:del>
            <w:del w:id="453" w:author="Sai Praneetha Bhaskaruni" w:date="2022-07-12T13:01:00Z">
              <w:r w:rsidR="00784A0C" w:rsidRPr="00F855A6" w:rsidDel="00A3696B">
                <w:rPr>
                  <w:strike/>
                  <w:rPrChange w:id="454" w:author="T Londhe, Vinod (Contractor)" w:date="2022-07-09T13:40:00Z">
                    <w:rPr/>
                  </w:rPrChange>
                </w:rPr>
                <w:delText>position</w:delText>
              </w:r>
              <w:r w:rsidR="00446FC2" w:rsidRPr="00F855A6" w:rsidDel="00A3696B">
                <w:rPr>
                  <w:strike/>
                  <w:rPrChange w:id="455" w:author="T Londhe, Vinod (Contractor)" w:date="2022-07-09T13:40:00Z">
                    <w:rPr/>
                  </w:rPrChange>
                </w:rPr>
                <w:delText xml:space="preserve">. The </w:delText>
              </w:r>
              <w:r w:rsidRPr="00F855A6" w:rsidDel="00A3696B">
                <w:rPr>
                  <w:strike/>
                  <w:rPrChange w:id="456" w:author="T Londhe, Vinod (Contractor)" w:date="2022-07-09T13:40:00Z">
                    <w:rPr/>
                  </w:rPrChange>
                </w:rPr>
                <w:delText>SmartMedic</w:delText>
              </w:r>
              <w:r w:rsidR="00C560D4" w:rsidRPr="00F855A6" w:rsidDel="00A3696B">
                <w:rPr>
                  <w:strike/>
                  <w:rPrChange w:id="457" w:author="T Londhe, Vinod (Contractor)" w:date="2022-07-09T13:40:00Z">
                    <w:rPr/>
                  </w:rPrChange>
                </w:rPr>
                <w:delText xml:space="preserve"> Device</w:delText>
              </w:r>
              <w:r w:rsidR="00446FC2" w:rsidRPr="00F855A6" w:rsidDel="00A3696B">
                <w:rPr>
                  <w:strike/>
                  <w:rPrChange w:id="458" w:author="T Londhe, Vinod (Contractor)" w:date="2022-07-09T13:40:00Z">
                    <w:rPr/>
                  </w:rPrChange>
                </w:rPr>
                <w:delText xml:space="preserve"> is intended to provide </w:delText>
              </w:r>
              <w:r w:rsidR="00784A0C" w:rsidRPr="00F855A6" w:rsidDel="00A3696B">
                <w:rPr>
                  <w:strike/>
                  <w:rPrChange w:id="459" w:author="T Londhe, Vinod (Contractor)" w:date="2022-07-09T13:40:00Z">
                    <w:rPr/>
                  </w:rPrChange>
                </w:rPr>
                <w:delText>an</w:delText>
              </w:r>
              <w:r w:rsidR="00446FC2" w:rsidRPr="00F855A6" w:rsidDel="00A3696B">
                <w:rPr>
                  <w:strike/>
                  <w:rPrChange w:id="460" w:author="T Londhe, Vinod (Contractor)" w:date="2022-07-09T13:40:00Z">
                    <w:rPr/>
                  </w:rPrChange>
                </w:rPr>
                <w:delText xml:space="preserve"> </w:delText>
              </w:r>
              <w:r w:rsidR="00784A0C" w:rsidRPr="00F855A6" w:rsidDel="00A3696B">
                <w:rPr>
                  <w:strike/>
                  <w:rPrChange w:id="461" w:author="T Londhe, Vinod (Contractor)" w:date="2022-07-09T13:40:00Z">
                    <w:rPr/>
                  </w:rPrChange>
                </w:rPr>
                <w:delText>alert for un</w:delText>
              </w:r>
            </w:del>
            <w:del w:id="462" w:author="Sai Praneetha Bhaskaruni" w:date="2022-03-25T15:16:00Z">
              <w:r w:rsidR="00784A0C" w:rsidRPr="00F855A6" w:rsidDel="00905E95">
                <w:rPr>
                  <w:strike/>
                  <w:rPrChange w:id="463" w:author="T Londhe, Vinod (Contractor)" w:date="2022-07-09T13:40:00Z">
                    <w:rPr/>
                  </w:rPrChange>
                </w:rPr>
                <w:delText>wanted</w:delText>
              </w:r>
            </w:del>
            <w:del w:id="464" w:author="Sai Praneetha Bhaskaruni" w:date="2022-07-12T13:01:00Z">
              <w:r w:rsidR="00784A0C" w:rsidRPr="00F855A6" w:rsidDel="00A3696B">
                <w:rPr>
                  <w:strike/>
                  <w:rPrChange w:id="465" w:author="T Londhe, Vinod (Contractor)" w:date="2022-07-09T13:40:00Z">
                    <w:rPr/>
                  </w:rPrChange>
                </w:rPr>
                <w:delText xml:space="preserve"> change </w:delText>
              </w:r>
              <w:r w:rsidR="00732D46" w:rsidRPr="00F855A6" w:rsidDel="00A3696B">
                <w:rPr>
                  <w:strike/>
                  <w:rPrChange w:id="466" w:author="T Londhe, Vinod (Contractor)" w:date="2022-07-09T13:40:00Z">
                    <w:rPr/>
                  </w:rPrChange>
                </w:rPr>
                <w:delText xml:space="preserve">in </w:delText>
              </w:r>
              <w:r w:rsidR="00784A0C" w:rsidRPr="00F855A6" w:rsidDel="00A3696B">
                <w:rPr>
                  <w:strike/>
                  <w:rPrChange w:id="467" w:author="T Londhe, Vinod (Contractor)" w:date="2022-07-09T13:40:00Z">
                    <w:rPr/>
                  </w:rPrChange>
                </w:rPr>
                <w:delText>the health vital</w:delText>
              </w:r>
              <w:r w:rsidR="00732D46" w:rsidRPr="00F855A6" w:rsidDel="00A3696B">
                <w:rPr>
                  <w:strike/>
                  <w:rPrChange w:id="468" w:author="T Londhe, Vinod (Contractor)" w:date="2022-07-09T13:40:00Z">
                    <w:rPr/>
                  </w:rPrChange>
                </w:rPr>
                <w:delText xml:space="preserve"> data</w:delText>
              </w:r>
              <w:r w:rsidR="00784A0C" w:rsidRPr="00F855A6" w:rsidDel="00A3696B">
                <w:rPr>
                  <w:strike/>
                  <w:rPrChange w:id="469" w:author="T Londhe, Vinod (Contractor)" w:date="2022-07-09T13:40:00Z">
                    <w:rPr/>
                  </w:rPrChange>
                </w:rPr>
                <w:delText>, that uses the device</w:delText>
              </w:r>
            </w:del>
            <w:del w:id="470" w:author="Sai Praneetha Bhaskaruni" w:date="2022-03-25T15:17:00Z">
              <w:r w:rsidR="00784A0C" w:rsidRPr="00F855A6" w:rsidDel="00CF40BB">
                <w:rPr>
                  <w:strike/>
                  <w:rPrChange w:id="471" w:author="T Londhe, Vinod (Contractor)" w:date="2022-07-09T13:40:00Z">
                    <w:rPr/>
                  </w:rPrChange>
                </w:rPr>
                <w:delText>’</w:delText>
              </w:r>
              <w:r w:rsidR="00446FC2" w:rsidRPr="00F855A6" w:rsidDel="00CF40BB">
                <w:rPr>
                  <w:strike/>
                  <w:rPrChange w:id="472" w:author="T Londhe, Vinod (Contractor)" w:date="2022-07-09T13:40:00Z">
                    <w:rPr/>
                  </w:rPrChange>
                </w:rPr>
                <w:delText>s</w:delText>
              </w:r>
            </w:del>
            <w:del w:id="473" w:author="Sai Praneetha Bhaskaruni" w:date="2022-07-12T13:01:00Z">
              <w:r w:rsidR="00446FC2" w:rsidRPr="00F855A6" w:rsidDel="00A3696B">
                <w:rPr>
                  <w:strike/>
                  <w:rPrChange w:id="474" w:author="T Londhe, Vinod (Contractor)" w:date="2022-07-09T13:40:00Z">
                    <w:rPr/>
                  </w:rPrChange>
                </w:rPr>
                <w:delText xml:space="preserve"> </w:delText>
              </w:r>
              <w:r w:rsidR="00CD012C" w:rsidRPr="00F855A6" w:rsidDel="00A3696B">
                <w:rPr>
                  <w:strike/>
                  <w:rPrChange w:id="475" w:author="T Londhe, Vinod (Contractor)" w:date="2022-07-09T13:40:00Z">
                    <w:rPr/>
                  </w:rPrChange>
                </w:rPr>
                <w:delText xml:space="preserve">data </w:delText>
              </w:r>
              <w:r w:rsidR="00446FC2" w:rsidRPr="00F855A6" w:rsidDel="00A3696B">
                <w:rPr>
                  <w:strike/>
                  <w:rPrChange w:id="476" w:author="T Londhe, Vinod (Contractor)" w:date="2022-07-09T13:40:00Z">
                    <w:rPr/>
                  </w:rPrChange>
                </w:rPr>
                <w:delText xml:space="preserve">to visualize the </w:delText>
              </w:r>
              <w:r w:rsidR="00784A0C" w:rsidRPr="00F855A6" w:rsidDel="00A3696B">
                <w:rPr>
                  <w:strike/>
                  <w:rPrChange w:id="477" w:author="T Londhe, Vinod (Contractor)" w:date="2022-07-09T13:40:00Z">
                    <w:rPr/>
                  </w:rPrChange>
                </w:rPr>
                <w:delText>current health</w:delText>
              </w:r>
              <w:r w:rsidR="00446FC2" w:rsidRPr="00F855A6" w:rsidDel="00A3696B">
                <w:rPr>
                  <w:strike/>
                  <w:rPrChange w:id="478" w:author="T Londhe, Vinod (Contractor)" w:date="2022-07-09T13:40:00Z">
                    <w:rPr/>
                  </w:rPrChange>
                </w:rPr>
                <w:delText xml:space="preserve"> condition of </w:delText>
              </w:r>
              <w:r w:rsidR="00732D46" w:rsidRPr="00F855A6" w:rsidDel="00A3696B">
                <w:rPr>
                  <w:strike/>
                  <w:rPrChange w:id="479" w:author="T Londhe, Vinod (Contractor)" w:date="2022-07-09T13:40:00Z">
                    <w:rPr/>
                  </w:rPrChange>
                </w:rPr>
                <w:delText xml:space="preserve">the </w:delText>
              </w:r>
              <w:r w:rsidR="00784A0C" w:rsidRPr="00F855A6" w:rsidDel="00A3696B">
                <w:rPr>
                  <w:strike/>
                  <w:rPrChange w:id="480" w:author="T Londhe, Vinod (Contractor)" w:date="2022-07-09T13:40:00Z">
                    <w:rPr/>
                  </w:rPrChange>
                </w:rPr>
                <w:delText>patient in real time</w:delText>
              </w:r>
              <w:r w:rsidR="00732D46" w:rsidRPr="00F855A6" w:rsidDel="00A3696B">
                <w:rPr>
                  <w:strike/>
                  <w:rPrChange w:id="481" w:author="T Londhe, Vinod (Contractor)" w:date="2022-07-09T13:40:00Z">
                    <w:rPr/>
                  </w:rPrChange>
                </w:rPr>
                <w:delText>.</w:delText>
              </w:r>
              <w:commentRangeEnd w:id="440"/>
              <w:r w:rsidR="00F855A6" w:rsidDel="00A3696B">
                <w:rPr>
                  <w:rStyle w:val="CommentReference"/>
                </w:rPr>
                <w:commentReference w:id="440"/>
              </w:r>
            </w:del>
            <w:del w:id="482" w:author="Sai Praneetha Bhaskaruni" w:date="2022-03-25T15:18:00Z">
              <w:r w:rsidR="00732D46" w:rsidRPr="00F855A6" w:rsidDel="00C45889">
                <w:rPr>
                  <w:strike/>
                  <w:rPrChange w:id="483" w:author="T Londhe, Vinod (Contractor)" w:date="2022-07-09T13:40:00Z">
                    <w:rPr/>
                  </w:rPrChange>
                </w:rPr>
                <w:delText xml:space="preserve"> This</w:delText>
              </w:r>
              <w:r w:rsidR="00784A0C" w:rsidRPr="00F855A6" w:rsidDel="00C45889">
                <w:rPr>
                  <w:strike/>
                  <w:rPrChange w:id="484" w:author="T Londhe, Vinod (Contractor)" w:date="2022-07-09T13:40:00Z">
                    <w:rPr/>
                  </w:rPrChange>
                </w:rPr>
                <w:delText xml:space="preserve"> </w:delText>
              </w:r>
              <w:r w:rsidR="00446FC2" w:rsidRPr="00F855A6" w:rsidDel="00C45889">
                <w:rPr>
                  <w:strike/>
                  <w:rPrChange w:id="485" w:author="T Londhe, Vinod (Contractor)" w:date="2022-07-09T13:40:00Z">
                    <w:rPr/>
                  </w:rPrChange>
                </w:rPr>
                <w:delText>enable</w:delText>
              </w:r>
              <w:r w:rsidR="00732D46" w:rsidRPr="00F855A6" w:rsidDel="00C45889">
                <w:rPr>
                  <w:strike/>
                  <w:rPrChange w:id="486" w:author="T Londhe, Vinod (Contractor)" w:date="2022-07-09T13:40:00Z">
                    <w:rPr/>
                  </w:rPrChange>
                </w:rPr>
                <w:delText>s</w:delText>
              </w:r>
              <w:r w:rsidR="00446FC2" w:rsidRPr="00F855A6" w:rsidDel="00C45889">
                <w:rPr>
                  <w:strike/>
                  <w:rPrChange w:id="487" w:author="T Londhe, Vinod (Contractor)" w:date="2022-07-09T13:40:00Z">
                    <w:rPr/>
                  </w:rPrChange>
                </w:rPr>
                <w:delText xml:space="preserve"> effective decision making for the </w:delText>
              </w:r>
              <w:r w:rsidR="00784A0C" w:rsidRPr="00F855A6" w:rsidDel="00C45889">
                <w:rPr>
                  <w:strike/>
                  <w:rPrChange w:id="488" w:author="T Londhe, Vinod (Contractor)" w:date="2022-07-09T13:40:00Z">
                    <w:rPr/>
                  </w:rPrChange>
                </w:rPr>
                <w:delText xml:space="preserve">health </w:delText>
              </w:r>
              <w:r w:rsidR="00732D46" w:rsidRPr="00F855A6" w:rsidDel="00C45889">
                <w:rPr>
                  <w:strike/>
                  <w:rPrChange w:id="489" w:author="T Londhe, Vinod (Contractor)" w:date="2022-07-09T13:40:00Z">
                    <w:rPr/>
                  </w:rPrChange>
                </w:rPr>
                <w:delText xml:space="preserve">personnel </w:delText>
              </w:r>
              <w:r w:rsidR="00446FC2" w:rsidRPr="00F855A6" w:rsidDel="00C45889">
                <w:rPr>
                  <w:strike/>
                  <w:rPrChange w:id="490" w:author="T Londhe, Vinod (Contractor)" w:date="2022-07-09T13:40:00Z">
                    <w:rPr/>
                  </w:rPrChange>
                </w:rPr>
                <w:delText>before they even go in</w:delText>
              </w:r>
              <w:r w:rsidR="00784A0C" w:rsidRPr="00F855A6" w:rsidDel="00C45889">
                <w:rPr>
                  <w:strike/>
                  <w:rPrChange w:id="491" w:author="T Londhe, Vinod (Contractor)" w:date="2022-07-09T13:40:00Z">
                    <w:rPr/>
                  </w:rPrChange>
                </w:rPr>
                <w:delText xml:space="preserve">to the operating room </w:delText>
              </w:r>
              <w:r w:rsidR="00732D46" w:rsidRPr="00F855A6" w:rsidDel="00C45889">
                <w:rPr>
                  <w:strike/>
                  <w:rPrChange w:id="492" w:author="T Londhe, Vinod (Contractor)" w:date="2022-07-09T13:40:00Z">
                    <w:rPr/>
                  </w:rPrChange>
                </w:rPr>
                <w:delText xml:space="preserve">-for </w:delText>
              </w:r>
              <w:r w:rsidR="00784A0C" w:rsidRPr="00F855A6" w:rsidDel="00C45889">
                <w:rPr>
                  <w:strike/>
                  <w:rPrChange w:id="493" w:author="T Londhe, Vinod (Contractor)" w:date="2022-07-09T13:40:00Z">
                    <w:rPr/>
                  </w:rPrChange>
                </w:rPr>
                <w:delText>the daily health inspection</w:delText>
              </w:r>
              <w:r w:rsidR="00446FC2" w:rsidRPr="00F855A6" w:rsidDel="00C45889">
                <w:rPr>
                  <w:strike/>
                  <w:rPrChange w:id="494" w:author="T Londhe, Vinod (Contractor)" w:date="2022-07-09T13:40:00Z">
                    <w:rPr/>
                  </w:rPrChange>
                </w:rPr>
                <w:delText>.</w:delText>
              </w:r>
            </w:del>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180992" w:rsidRDefault="00446FC2">
            <w:pPr>
              <w:spacing w:after="0" w:line="259" w:lineRule="auto"/>
              <w:ind w:left="113" w:firstLine="0"/>
              <w:jc w:val="left"/>
            </w:pPr>
            <w:r w:rsidRPr="00180992">
              <w:rPr>
                <w:b/>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E34081" w:rsidRDefault="00944B14">
            <w:pPr>
              <w:spacing w:after="0" w:line="259" w:lineRule="auto"/>
              <w:ind w:left="0" w:firstLine="0"/>
              <w:jc w:val="left"/>
              <w:rPr>
                <w:ins w:id="495" w:author="T Londhe, Vinod (Contractor)" w:date="2022-07-09T13:32:00Z"/>
                <w:b/>
                <w:rPrChange w:id="496" w:author="Sai Praneetha Bhaskaruni" w:date="2022-07-12T13:01:00Z">
                  <w:rPr>
                    <w:ins w:id="497" w:author="T Londhe, Vinod (Contractor)" w:date="2022-07-09T13:32:00Z"/>
                    <w:b/>
                    <w:strike/>
                    <w:highlight w:val="cyan"/>
                  </w:rPr>
                </w:rPrChange>
              </w:rPr>
            </w:pPr>
            <w:ins w:id="498" w:author="T Londhe, Vinod (Contractor)" w:date="2022-07-09T13:32:00Z">
              <w:r w:rsidRPr="00E34081">
                <w:rPr>
                  <w:b/>
                  <w:rPrChange w:id="499" w:author="Sai Praneetha Bhaskaruni" w:date="2022-07-12T13:01:00Z">
                    <w:rPr>
                      <w:b/>
                      <w:strike/>
                      <w:highlight w:val="cyan"/>
                    </w:rPr>
                  </w:rPrChange>
                </w:rPr>
                <w:t xml:space="preserve">SmartMedic </w:t>
              </w:r>
              <w:r w:rsidR="00C42663" w:rsidRPr="00E34081">
                <w:rPr>
                  <w:b/>
                  <w:rPrChange w:id="500" w:author="Sai Praneetha Bhaskaruni" w:date="2022-07-12T13:01:00Z">
                    <w:rPr>
                      <w:b/>
                      <w:strike/>
                      <w:highlight w:val="cyan"/>
                    </w:rPr>
                  </w:rPrChange>
                </w:rPr>
                <w:t>001-02-A-00-00-00</w:t>
              </w:r>
            </w:ins>
          </w:p>
          <w:p w14:paraId="3A7203E2" w14:textId="77777777" w:rsidR="00944B14" w:rsidDel="00E34081" w:rsidRDefault="00944B14">
            <w:pPr>
              <w:spacing w:after="0" w:line="259" w:lineRule="auto"/>
              <w:ind w:left="0" w:firstLine="0"/>
              <w:jc w:val="left"/>
              <w:rPr>
                <w:ins w:id="501" w:author="T Londhe, Vinod (Contractor)" w:date="2022-07-09T13:32:00Z"/>
                <w:del w:id="502" w:author="Sai Praneetha Bhaskaruni" w:date="2022-07-12T13:01:00Z"/>
                <w:b/>
                <w:strike/>
                <w:highlight w:val="cyan"/>
              </w:rPr>
            </w:pPr>
          </w:p>
          <w:p w14:paraId="632CA8A4" w14:textId="5B571797" w:rsidR="00B11510" w:rsidRPr="008E5364" w:rsidRDefault="00446FC2">
            <w:pPr>
              <w:spacing w:after="0" w:line="259" w:lineRule="auto"/>
              <w:ind w:left="0" w:firstLine="0"/>
              <w:jc w:val="left"/>
              <w:rPr>
                <w:strike/>
              </w:rPr>
            </w:pPr>
            <w:del w:id="503" w:author="Sai Praneetha Bhaskaruni" w:date="2022-07-12T13:01:00Z">
              <w:r w:rsidRPr="008E5364" w:rsidDel="00E34081">
                <w:rPr>
                  <w:b/>
                  <w:strike/>
                  <w:highlight w:val="cyan"/>
                </w:rPr>
                <w:delText>6007-670-000</w:delText>
              </w:r>
              <w:r w:rsidRPr="008E5364" w:rsidDel="00E34081">
                <w:rPr>
                  <w:b/>
                  <w:strike/>
                  <w:highlight w:val="cyan"/>
                </w:rPr>
                <w:tab/>
                <w:delText>V1.0</w:delText>
              </w:r>
              <w:r w:rsidRPr="008E5364" w:rsidDel="00E34081">
                <w:rPr>
                  <w:b/>
                  <w:strike/>
                  <w:highlight w:val="cyan"/>
                </w:rPr>
                <w:tab/>
                <w:delText>(Further</w:delText>
              </w:r>
              <w:r w:rsidRPr="008E5364" w:rsidDel="00E34081">
                <w:rPr>
                  <w:b/>
                  <w:strike/>
                  <w:highlight w:val="cyan"/>
                </w:rPr>
                <w:tab/>
                <w:delText>digits</w:delText>
              </w:r>
              <w:r w:rsidRPr="008E5364" w:rsidDel="00E34081">
                <w:rPr>
                  <w:b/>
                  <w:strike/>
                  <w:highlight w:val="cyan"/>
                </w:rPr>
                <w:tab/>
                <w:delText>for</w:delText>
              </w:r>
              <w:r w:rsidRPr="008E5364" w:rsidDel="00E34081">
                <w:rPr>
                  <w:b/>
                  <w:strike/>
                  <w:highlight w:val="cyan"/>
                </w:rPr>
                <w:tab/>
              </w:r>
              <w:commentRangeStart w:id="504"/>
              <w:commentRangeStart w:id="505"/>
              <w:r w:rsidRPr="008E5364" w:rsidDel="00E34081">
                <w:rPr>
                  <w:b/>
                  <w:strike/>
                  <w:highlight w:val="cyan"/>
                </w:rPr>
                <w:delText>minor</w:delText>
              </w:r>
              <w:commentRangeEnd w:id="504"/>
              <w:r w:rsidR="00167413" w:rsidDel="00E34081">
                <w:rPr>
                  <w:rStyle w:val="CommentReference"/>
                </w:rPr>
                <w:commentReference w:id="504"/>
              </w:r>
              <w:commentRangeEnd w:id="505"/>
              <w:r w:rsidR="00C42663" w:rsidDel="00E34081">
                <w:rPr>
                  <w:rStyle w:val="CommentReference"/>
                </w:rPr>
                <w:commentReference w:id="505"/>
              </w:r>
              <w:r w:rsidRPr="008E5364" w:rsidDel="00E34081">
                <w:rPr>
                  <w:b/>
                  <w:strike/>
                  <w:highlight w:val="cyan"/>
                </w:rPr>
                <w:tab/>
                <w:delText>fixes</w:delText>
              </w:r>
              <w:r w:rsidRPr="008E5364" w:rsidDel="00E34081">
                <w:rPr>
                  <w:b/>
                  <w:strike/>
                  <w:highlight w:val="cyan"/>
                </w:rPr>
                <w:tab/>
                <w:delText>controlled</w:delText>
              </w:r>
              <w:r w:rsidRPr="008E5364" w:rsidDel="00E34081">
                <w:rPr>
                  <w:b/>
                  <w:strike/>
                  <w:highlight w:val="cyan"/>
                </w:rPr>
                <w:tab/>
                <w:delText>internally)</w:delText>
              </w:r>
            </w:del>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D56A3E7" w:rsidR="00B11510" w:rsidRPr="00DD2E96" w:rsidDel="00DD2E96" w:rsidRDefault="00446FC2">
            <w:pPr>
              <w:spacing w:after="232" w:line="259" w:lineRule="auto"/>
              <w:ind w:left="0" w:firstLine="0"/>
              <w:jc w:val="left"/>
              <w:rPr>
                <w:del w:id="506" w:author="Sai Praneetha Bhaskaruni" w:date="2022-07-12T13:01:00Z"/>
                <w:strike/>
                <w:rPrChange w:id="507" w:author="Sai Praneetha Bhaskaruni" w:date="2022-07-12T13:01:00Z">
                  <w:rPr>
                    <w:del w:id="508" w:author="Sai Praneetha Bhaskaruni" w:date="2022-07-12T13:01:00Z"/>
                  </w:rPr>
                </w:rPrChange>
              </w:rPr>
            </w:pPr>
            <w:del w:id="509" w:author="Sai Praneetha Bhaskaruni" w:date="2022-07-12T13:01:00Z">
              <w:r w:rsidRPr="00DD2E96" w:rsidDel="00DD2E96">
                <w:rPr>
                  <w:b/>
                  <w:strike/>
                  <w:rPrChange w:id="510" w:author="Sai Praneetha Bhaskaruni" w:date="2022-07-12T13:01:00Z">
                    <w:rPr>
                      <w:b/>
                    </w:rPr>
                  </w:rPrChange>
                </w:rPr>
                <w:delText>Manufacturer:</w:delText>
              </w:r>
            </w:del>
          </w:p>
          <w:p w14:paraId="2E9468E9" w14:textId="0762ECB4" w:rsidR="00B11510" w:rsidRPr="00DD2E96" w:rsidDel="00DD2E96" w:rsidRDefault="00446FC2">
            <w:pPr>
              <w:spacing w:after="0" w:line="259" w:lineRule="auto"/>
              <w:ind w:left="0" w:firstLine="0"/>
              <w:jc w:val="left"/>
              <w:rPr>
                <w:del w:id="511" w:author="Sai Praneetha Bhaskaruni" w:date="2022-07-12T13:01:00Z"/>
                <w:strike/>
                <w:rPrChange w:id="512" w:author="Sai Praneetha Bhaskaruni" w:date="2022-07-12T13:01:00Z">
                  <w:rPr>
                    <w:del w:id="513" w:author="Sai Praneetha Bhaskaruni" w:date="2022-07-12T13:01:00Z"/>
                  </w:rPr>
                </w:rPrChange>
              </w:rPr>
            </w:pPr>
            <w:del w:id="514" w:author="Sai Praneetha Bhaskaruni" w:date="2022-07-12T13:01:00Z">
              <w:r w:rsidRPr="00DD2E96" w:rsidDel="00DD2E96">
                <w:rPr>
                  <w:b/>
                  <w:strike/>
                  <w:rPrChange w:id="515" w:author="Sai Praneetha Bhaskaruni" w:date="2022-07-12T13:01:00Z">
                    <w:rPr>
                      <w:b/>
                    </w:rPr>
                  </w:rPrChange>
                </w:rPr>
                <w:delText xml:space="preserve">Stryker Global Technology Center Private Limited  </w:delText>
              </w:r>
            </w:del>
          </w:p>
          <w:p w14:paraId="0E8982D2" w14:textId="4717C686" w:rsidR="00B11510" w:rsidRPr="00DD2E96" w:rsidDel="00DD2E96" w:rsidRDefault="00446FC2">
            <w:pPr>
              <w:spacing w:after="240" w:line="250" w:lineRule="auto"/>
              <w:ind w:left="0" w:right="1556" w:firstLine="0"/>
              <w:jc w:val="left"/>
              <w:rPr>
                <w:ins w:id="516" w:author="T Londhe, Vinod (Contractor)" w:date="2022-07-09T13:35:00Z"/>
                <w:del w:id="517" w:author="Sai Praneetha Bhaskaruni" w:date="2022-07-12T13:01:00Z"/>
                <w:strike/>
              </w:rPr>
            </w:pPr>
            <w:del w:id="518" w:author="Sai Praneetha Bhaskaruni" w:date="2022-07-12T13:01:00Z">
              <w:r w:rsidRPr="00DD2E96" w:rsidDel="00DD2E96">
                <w:rPr>
                  <w:strike/>
                  <w:rPrChange w:id="519" w:author="Sai Praneetha Bhaskaruni" w:date="2022-07-12T13:01:00Z">
                    <w:rPr/>
                  </w:rPrChange>
                </w:rPr>
                <w:delText>10th Floor, Vatika Business Park, Block Two, Sector-49, Sohna Road, Gurgaon 122002, Haryana, India</w:delText>
              </w:r>
            </w:del>
          </w:p>
          <w:p w14:paraId="745F9436" w14:textId="77777777" w:rsidR="009E34EB" w:rsidRPr="00DD2E96" w:rsidRDefault="009E34EB" w:rsidP="009E34EB">
            <w:pPr>
              <w:spacing w:after="240" w:line="250" w:lineRule="auto"/>
              <w:ind w:left="0" w:right="1556" w:firstLine="0"/>
              <w:jc w:val="left"/>
              <w:rPr>
                <w:ins w:id="520" w:author="T Londhe, Vinod (Contractor)" w:date="2022-07-09T13:35:00Z"/>
                <w:rPrChange w:id="521" w:author="Sai Praneetha Bhaskaruni" w:date="2022-07-12T13:01:00Z">
                  <w:rPr>
                    <w:ins w:id="522" w:author="T Londhe, Vinod (Contractor)" w:date="2022-07-09T13:35:00Z"/>
                    <w:strike/>
                  </w:rPr>
                </w:rPrChange>
              </w:rPr>
            </w:pPr>
            <w:ins w:id="523" w:author="T Londhe, Vinod (Contractor)" w:date="2022-07-09T13:35:00Z">
              <w:r w:rsidRPr="00DD2E96">
                <w:rPr>
                  <w:b/>
                  <w:bCs/>
                  <w:rPrChange w:id="524" w:author="Sai Praneetha Bhaskaruni" w:date="2022-07-12T13:01:00Z">
                    <w:rPr>
                      <w:strike/>
                    </w:rPr>
                  </w:rPrChange>
                </w:rPr>
                <w:t>Manufactured at</w:t>
              </w:r>
              <w:r w:rsidRPr="00DD2E96">
                <w:rPr>
                  <w:rPrChange w:id="525" w:author="Sai Praneetha Bhaskaruni" w:date="2022-07-12T13:01:00Z">
                    <w:rPr>
                      <w:strike/>
                    </w:rPr>
                  </w:rPrChange>
                </w:rPr>
                <w:t xml:space="preserve">: </w:t>
              </w:r>
            </w:ins>
          </w:p>
          <w:p w14:paraId="11C5D946" w14:textId="77777777" w:rsidR="009E34EB" w:rsidRPr="00DD2E96" w:rsidRDefault="009E34EB">
            <w:pPr>
              <w:spacing w:after="0" w:line="250" w:lineRule="auto"/>
              <w:ind w:left="0" w:right="1556" w:firstLine="0"/>
              <w:jc w:val="left"/>
              <w:rPr>
                <w:ins w:id="526" w:author="T Londhe, Vinod (Contractor)" w:date="2022-07-09T13:35:00Z"/>
                <w:rPrChange w:id="527" w:author="Sai Praneetha Bhaskaruni" w:date="2022-07-12T13:01:00Z">
                  <w:rPr>
                    <w:ins w:id="528" w:author="T Londhe, Vinod (Contractor)" w:date="2022-07-09T13:35:00Z"/>
                    <w:strike/>
                  </w:rPr>
                </w:rPrChange>
              </w:rPr>
              <w:pPrChange w:id="529" w:author="T Londhe, Vinod (Contractor)" w:date="2022-07-09T13:35:00Z">
                <w:pPr>
                  <w:spacing w:after="240" w:line="250" w:lineRule="auto"/>
                  <w:ind w:left="0" w:right="1556" w:firstLine="0"/>
                  <w:jc w:val="left"/>
                </w:pPr>
              </w:pPrChange>
            </w:pPr>
            <w:ins w:id="530" w:author="T Londhe, Vinod (Contractor)" w:date="2022-07-09T13:35:00Z">
              <w:r w:rsidRPr="00DD2E96">
                <w:rPr>
                  <w:rPrChange w:id="531" w:author="Sai Praneetha Bhaskaruni" w:date="2022-07-12T13:01:00Z">
                    <w:rPr>
                      <w:strike/>
                    </w:rPr>
                  </w:rPrChange>
                </w:rPr>
                <w:t>Plot No. 130, 4th Phase KIADB Industrial Area</w:t>
              </w:r>
            </w:ins>
          </w:p>
          <w:p w14:paraId="2368200F" w14:textId="6E2D1D6E" w:rsidR="009E34EB" w:rsidRPr="00DD2E96" w:rsidRDefault="009E34EB">
            <w:pPr>
              <w:spacing w:after="0" w:line="250" w:lineRule="auto"/>
              <w:ind w:left="0" w:right="1556" w:firstLine="0"/>
              <w:jc w:val="left"/>
              <w:rPr>
                <w:ins w:id="532" w:author="T Londhe, Vinod (Contractor)" w:date="2022-07-09T13:35:00Z"/>
                <w:rPrChange w:id="533" w:author="Sai Praneetha Bhaskaruni" w:date="2022-07-12T13:01:00Z">
                  <w:rPr>
                    <w:ins w:id="534" w:author="T Londhe, Vinod (Contractor)" w:date="2022-07-09T13:35:00Z"/>
                    <w:strike/>
                  </w:rPr>
                </w:rPrChange>
              </w:rPr>
              <w:pPrChange w:id="535" w:author="T Londhe, Vinod (Contractor)" w:date="2022-07-09T13:35:00Z">
                <w:pPr>
                  <w:spacing w:after="240" w:line="250" w:lineRule="auto"/>
                  <w:ind w:left="0" w:right="1556" w:firstLine="0"/>
                  <w:jc w:val="left"/>
                </w:pPr>
              </w:pPrChange>
            </w:pPr>
            <w:ins w:id="536" w:author="T Londhe, Vinod (Contractor)" w:date="2022-07-09T13:35:00Z">
              <w:r w:rsidRPr="00DD2E96">
                <w:rPr>
                  <w:rPrChange w:id="537" w:author="Sai Praneetha Bhaskaruni" w:date="2022-07-12T13:01:00Z">
                    <w:rPr>
                      <w:strike/>
                    </w:rPr>
                  </w:rPrChange>
                </w:rPr>
                <w:t>Bommasandra-Jigani Link Road, Bangalore, Karnataka 560 099, India</w:t>
              </w:r>
            </w:ins>
          </w:p>
          <w:p w14:paraId="344A3B81" w14:textId="77777777" w:rsidR="009E34EB" w:rsidRPr="00DD2E96" w:rsidRDefault="009E34EB">
            <w:pPr>
              <w:spacing w:after="240" w:line="250" w:lineRule="auto"/>
              <w:ind w:left="0" w:right="1556" w:firstLine="0"/>
              <w:jc w:val="left"/>
              <w:rPr>
                <w:strike/>
                <w:rPrChange w:id="538" w:author="Sai Praneetha Bhaskaruni" w:date="2022-07-12T13:01:00Z">
                  <w:rPr/>
                </w:rPrChange>
              </w:rPr>
            </w:pPr>
          </w:p>
          <w:p w14:paraId="5C6361B3" w14:textId="77777777" w:rsidR="00895567" w:rsidRPr="002927CE" w:rsidRDefault="00895567" w:rsidP="00895567">
            <w:pPr>
              <w:spacing w:after="232" w:line="259" w:lineRule="auto"/>
              <w:ind w:left="0" w:firstLine="0"/>
              <w:jc w:val="left"/>
              <w:rPr>
                <w:ins w:id="539" w:author="T Londhe, Vinod (Contractor)" w:date="2022-07-09T13:35:00Z"/>
                <w:b/>
              </w:rPr>
            </w:pPr>
            <w:ins w:id="540" w:author="T Londhe, Vinod (Contractor)" w:date="2022-07-09T13:35:00Z">
              <w:r w:rsidRPr="002927CE">
                <w:rPr>
                  <w:b/>
                </w:rPr>
                <w:t xml:space="preserve">Marketed and Distributed by: </w:t>
              </w:r>
            </w:ins>
          </w:p>
          <w:p w14:paraId="6BA809A2" w14:textId="77777777" w:rsidR="00895567" w:rsidRPr="00DD2E96" w:rsidRDefault="00895567">
            <w:pPr>
              <w:spacing w:after="0" w:line="259" w:lineRule="auto"/>
              <w:ind w:left="0" w:firstLine="0"/>
              <w:jc w:val="left"/>
              <w:rPr>
                <w:ins w:id="541" w:author="T Londhe, Vinod (Contractor)" w:date="2022-07-09T13:35:00Z"/>
                <w:bCs/>
                <w:rPrChange w:id="542" w:author="Sai Praneetha Bhaskaruni" w:date="2022-07-12T13:01:00Z">
                  <w:rPr>
                    <w:ins w:id="543" w:author="T Londhe, Vinod (Contractor)" w:date="2022-07-09T13:35:00Z"/>
                    <w:b/>
                  </w:rPr>
                </w:rPrChange>
              </w:rPr>
              <w:pPrChange w:id="544" w:author="T Londhe, Vinod (Contractor)" w:date="2022-07-09T13:36:00Z">
                <w:pPr>
                  <w:spacing w:after="232" w:line="259" w:lineRule="auto"/>
                  <w:ind w:left="0" w:firstLine="0"/>
                  <w:jc w:val="left"/>
                </w:pPr>
              </w:pPrChange>
            </w:pPr>
            <w:ins w:id="545" w:author="T Londhe, Vinod (Contractor)" w:date="2022-07-09T13:35:00Z">
              <w:r w:rsidRPr="00DD2E96">
                <w:rPr>
                  <w:bCs/>
                  <w:rPrChange w:id="546" w:author="Sai Praneetha Bhaskaruni" w:date="2022-07-12T13:01:00Z">
                    <w:rPr>
                      <w:b/>
                    </w:rPr>
                  </w:rPrChange>
                </w:rPr>
                <w:t>Stryker India Pvt.Ltd. India</w:t>
              </w:r>
            </w:ins>
          </w:p>
          <w:p w14:paraId="6D952198" w14:textId="77777777" w:rsidR="00365063" w:rsidRPr="00DD2E96" w:rsidRDefault="00895567">
            <w:pPr>
              <w:spacing w:after="0" w:line="259" w:lineRule="auto"/>
              <w:ind w:left="0" w:firstLine="0"/>
              <w:jc w:val="left"/>
              <w:rPr>
                <w:ins w:id="547" w:author="T Londhe, Vinod (Contractor)" w:date="2022-07-09T13:36:00Z"/>
                <w:bCs/>
                <w:rPrChange w:id="548" w:author="Sai Praneetha Bhaskaruni" w:date="2022-07-12T13:01:00Z">
                  <w:rPr>
                    <w:ins w:id="549" w:author="T Londhe, Vinod (Contractor)" w:date="2022-07-09T13:36:00Z"/>
                    <w:b/>
                  </w:rPr>
                </w:rPrChange>
              </w:rPr>
            </w:pPr>
            <w:ins w:id="550" w:author="T Londhe, Vinod (Contractor)" w:date="2022-07-09T13:35:00Z">
              <w:r w:rsidRPr="00DD2E96">
                <w:rPr>
                  <w:bCs/>
                  <w:rPrChange w:id="551" w:author="Sai Praneetha Bhaskaruni" w:date="2022-07-12T13:01:00Z">
                    <w:rPr>
                      <w:b/>
                    </w:rPr>
                  </w:rPrChange>
                </w:rPr>
                <w:t>Customer care No.: 1800-103-8030</w:t>
              </w:r>
              <w:r w:rsidRPr="00DD2E96">
                <w:rPr>
                  <w:bCs/>
                  <w:rPrChange w:id="552" w:author="Sai Praneetha Bhaskaruni" w:date="2022-07-12T13:01:00Z">
                    <w:rPr>
                      <w:b/>
                    </w:rPr>
                  </w:rPrChange>
                </w:rPr>
                <w:tab/>
              </w:r>
              <w:r w:rsidRPr="00DD2E96">
                <w:rPr>
                  <w:bCs/>
                  <w:rPrChange w:id="553" w:author="Sai Praneetha Bhaskaruni" w:date="2022-07-12T13:01:00Z">
                    <w:rPr>
                      <w:b/>
                    </w:rPr>
                  </w:rPrChange>
                </w:rPr>
                <w:tab/>
              </w:r>
              <w:r w:rsidRPr="00DD2E96">
                <w:rPr>
                  <w:bCs/>
                  <w:rPrChange w:id="554" w:author="Sai Praneetha Bhaskaruni" w:date="2022-07-12T13:01:00Z">
                    <w:rPr>
                      <w:b/>
                    </w:rPr>
                  </w:rPrChange>
                </w:rPr>
                <w:tab/>
              </w:r>
              <w:r w:rsidRPr="00DD2E96">
                <w:rPr>
                  <w:bCs/>
                  <w:rPrChange w:id="555" w:author="Sai Praneetha Bhaskaruni" w:date="2022-07-12T13:01:00Z">
                    <w:rPr>
                      <w:b/>
                    </w:rPr>
                  </w:rPrChange>
                </w:rPr>
                <w:tab/>
              </w:r>
              <w:r w:rsidRPr="00DD2E96">
                <w:rPr>
                  <w:bCs/>
                  <w:rPrChange w:id="556" w:author="Sai Praneetha Bhaskaruni" w:date="2022-07-12T13:01:00Z">
                    <w:rPr>
                      <w:b/>
                    </w:rPr>
                  </w:rPrChange>
                </w:rPr>
                <w:tab/>
              </w:r>
            </w:ins>
          </w:p>
          <w:p w14:paraId="4C6C7367" w14:textId="36F0C416" w:rsidR="00B11510" w:rsidRPr="00034F09" w:rsidDel="00365063" w:rsidRDefault="00895567">
            <w:pPr>
              <w:spacing w:after="0" w:line="259" w:lineRule="auto"/>
              <w:ind w:left="0" w:firstLine="0"/>
              <w:jc w:val="left"/>
              <w:rPr>
                <w:del w:id="557" w:author="T Londhe, Vinod (Contractor)" w:date="2022-07-09T13:35:00Z"/>
                <w:bCs/>
                <w:rPrChange w:id="558" w:author="T Londhe, Vinod (Contractor)" w:date="2022-07-09T13:39:00Z">
                  <w:rPr>
                    <w:del w:id="559" w:author="T Londhe, Vinod (Contractor)" w:date="2022-07-09T13:35:00Z"/>
                    <w:b/>
                  </w:rPr>
                </w:rPrChange>
              </w:rPr>
            </w:pPr>
            <w:ins w:id="560" w:author="T Londhe, Vinod (Contractor)" w:date="2022-07-09T13:35:00Z">
              <w:r w:rsidRPr="00DD2E96">
                <w:rPr>
                  <w:bCs/>
                  <w:rPrChange w:id="561" w:author="Sai Praneetha Bhaskaruni" w:date="2022-07-12T13:01:00Z">
                    <w:rPr>
                      <w:b/>
                    </w:rPr>
                  </w:rPrChange>
                </w:rPr>
                <w:t xml:space="preserve">Email Id: </w:t>
              </w:r>
            </w:ins>
            <w:ins w:id="562" w:author="T Londhe, Vinod (Contractor)" w:date="2022-07-09T13:36:00Z">
              <w:r w:rsidR="00365063" w:rsidRPr="00DD2E96">
                <w:rPr>
                  <w:bCs/>
                  <w:rPrChange w:id="563" w:author="Sai Praneetha Bhaskaruni" w:date="2022-07-12T13:01:00Z">
                    <w:rPr>
                      <w:b/>
                    </w:rPr>
                  </w:rPrChange>
                </w:rPr>
                <w:fldChar w:fldCharType="begin"/>
              </w:r>
              <w:r w:rsidR="00365063" w:rsidRPr="00DD2E96">
                <w:rPr>
                  <w:bCs/>
                  <w:rPrChange w:id="564" w:author="Sai Praneetha Bhaskaruni" w:date="2022-07-12T13:01:00Z">
                    <w:rPr>
                      <w:b/>
                    </w:rPr>
                  </w:rPrChange>
                </w:rPr>
                <w:instrText xml:space="preserve"> HYPERLINK "mailto:</w:instrText>
              </w:r>
            </w:ins>
            <w:ins w:id="565" w:author="T Londhe, Vinod (Contractor)" w:date="2022-07-09T13:35:00Z">
              <w:r w:rsidR="00365063" w:rsidRPr="00DD2E96">
                <w:rPr>
                  <w:bCs/>
                  <w:rPrChange w:id="566" w:author="Sai Praneetha Bhaskaruni" w:date="2022-07-12T13:01:00Z">
                    <w:rPr>
                      <w:b/>
                    </w:rPr>
                  </w:rPrChange>
                </w:rPr>
                <w:instrText>service.india@stryker.com</w:instrText>
              </w:r>
            </w:ins>
            <w:ins w:id="567" w:author="T Londhe, Vinod (Contractor)" w:date="2022-07-09T13:36:00Z">
              <w:r w:rsidR="00365063" w:rsidRPr="00DD2E96">
                <w:rPr>
                  <w:bCs/>
                  <w:rPrChange w:id="568" w:author="Sai Praneetha Bhaskaruni" w:date="2022-07-12T13:01:00Z">
                    <w:rPr>
                      <w:b/>
                    </w:rPr>
                  </w:rPrChange>
                </w:rPr>
                <w:instrText xml:space="preserve">" </w:instrText>
              </w:r>
              <w:r w:rsidR="00365063" w:rsidRPr="00DD2E96">
                <w:rPr>
                  <w:bCs/>
                  <w:rPrChange w:id="569" w:author="Sai Praneetha Bhaskaruni" w:date="2022-07-12T13:01:00Z">
                    <w:rPr>
                      <w:b/>
                    </w:rPr>
                  </w:rPrChange>
                </w:rPr>
                <w:fldChar w:fldCharType="separate"/>
              </w:r>
            </w:ins>
            <w:ins w:id="570" w:author="T Londhe, Vinod (Contractor)" w:date="2022-07-09T13:35:00Z">
              <w:r w:rsidR="00365063" w:rsidRPr="00DD2E96">
                <w:rPr>
                  <w:rStyle w:val="Hyperlink"/>
                  <w:bCs/>
                  <w:rPrChange w:id="571" w:author="Sai Praneetha Bhaskaruni" w:date="2022-07-12T13:01:00Z">
                    <w:rPr>
                      <w:rStyle w:val="Hyperlink"/>
                      <w:b/>
                    </w:rPr>
                  </w:rPrChange>
                </w:rPr>
                <w:t>service.india@stryker.com</w:t>
              </w:r>
            </w:ins>
            <w:ins w:id="572" w:author="T Londhe, Vinod (Contractor)" w:date="2022-07-09T13:36:00Z">
              <w:r w:rsidR="00365063" w:rsidRPr="00DD2E96">
                <w:rPr>
                  <w:bCs/>
                  <w:rPrChange w:id="573" w:author="Sai Praneetha Bhaskaruni" w:date="2022-07-12T13:01:00Z">
                    <w:rPr>
                      <w:b/>
                    </w:rPr>
                  </w:rPrChange>
                </w:rPr>
                <w:fldChar w:fldCharType="end"/>
              </w:r>
            </w:ins>
            <w:del w:id="574" w:author="T Londhe, Vinod (Contractor)" w:date="2022-07-09T13:35:00Z">
              <w:r w:rsidR="00446FC2" w:rsidRPr="00DD2E96" w:rsidDel="00895567">
                <w:rPr>
                  <w:bCs/>
                  <w:rPrChange w:id="575" w:author="Sai Praneetha Bhaskaruni" w:date="2022-07-12T13:01:00Z">
                    <w:rPr>
                      <w:b/>
                    </w:rPr>
                  </w:rPrChange>
                </w:rPr>
                <w:delText>Distributed By</w:delText>
              </w:r>
              <w:r w:rsidR="00446FC2" w:rsidRPr="00DD2E96" w:rsidDel="00895567">
                <w:rPr>
                  <w:bCs/>
                </w:rPr>
                <w:delText>:</w:delText>
              </w:r>
            </w:del>
          </w:p>
          <w:p w14:paraId="55D3084D" w14:textId="77777777" w:rsidR="00365063" w:rsidRPr="00034F09" w:rsidRDefault="00365063" w:rsidP="00895567">
            <w:pPr>
              <w:spacing w:after="232" w:line="259" w:lineRule="auto"/>
              <w:ind w:left="0" w:firstLine="0"/>
              <w:jc w:val="left"/>
              <w:rPr>
                <w:ins w:id="576" w:author="T Londhe, Vinod (Contractor)" w:date="2022-07-09T13:36:00Z"/>
                <w:bCs/>
              </w:rPr>
            </w:pPr>
          </w:p>
          <w:p w14:paraId="77940A56" w14:textId="78997AE3" w:rsidR="00B11510" w:rsidRPr="00C80B5A" w:rsidDel="00895567" w:rsidRDefault="00446FC2">
            <w:pPr>
              <w:spacing w:after="0" w:line="259" w:lineRule="auto"/>
              <w:ind w:left="0" w:firstLine="0"/>
              <w:jc w:val="left"/>
              <w:rPr>
                <w:del w:id="577" w:author="T Londhe, Vinod (Contractor)" w:date="2022-07-09T13:35:00Z"/>
                <w:strike/>
                <w:rPrChange w:id="578" w:author="T Londhe, Vinod (Contractor)" w:date="2022-07-09T13:36:00Z">
                  <w:rPr>
                    <w:del w:id="579" w:author="T Londhe, Vinod (Contractor)" w:date="2022-07-09T13:35:00Z"/>
                  </w:rPr>
                </w:rPrChange>
              </w:rPr>
            </w:pPr>
            <w:del w:id="580" w:author="T Londhe, Vinod (Contractor)" w:date="2022-07-09T13:35:00Z">
              <w:r w:rsidRPr="00C80B5A" w:rsidDel="00895567">
                <w:rPr>
                  <w:b/>
                  <w:strike/>
                  <w:rPrChange w:id="581" w:author="T Londhe, Vinod (Contractor)" w:date="2022-07-09T13:36:00Z">
                    <w:rPr>
                      <w:b/>
                    </w:rPr>
                  </w:rPrChange>
                </w:rPr>
                <w:delText>Stryker Japan K.K</w:delText>
              </w:r>
              <w:r w:rsidRPr="00C80B5A" w:rsidDel="00895567">
                <w:rPr>
                  <w:strike/>
                  <w:rPrChange w:id="582" w:author="T Londhe, Vinod (Contractor)" w:date="2022-07-09T13:36:00Z">
                    <w:rPr/>
                  </w:rPrChange>
                </w:rPr>
                <w:delText>.</w:delText>
              </w:r>
            </w:del>
          </w:p>
          <w:p w14:paraId="055D6FDE" w14:textId="2DC7931C" w:rsidR="00B11510" w:rsidRPr="00C80B5A" w:rsidDel="00895567" w:rsidRDefault="00446FC2">
            <w:pPr>
              <w:spacing w:after="240" w:line="250" w:lineRule="auto"/>
              <w:ind w:left="0" w:right="2519" w:firstLine="0"/>
              <w:jc w:val="left"/>
              <w:rPr>
                <w:del w:id="583" w:author="T Londhe, Vinod (Contractor)" w:date="2022-07-09T13:35:00Z"/>
                <w:strike/>
                <w:rPrChange w:id="584" w:author="T Londhe, Vinod (Contractor)" w:date="2022-07-09T13:36:00Z">
                  <w:rPr>
                    <w:del w:id="585" w:author="T Londhe, Vinod (Contractor)" w:date="2022-07-09T13:35:00Z"/>
                  </w:rPr>
                </w:rPrChange>
              </w:rPr>
            </w:pPr>
            <w:del w:id="586" w:author="T Londhe, Vinod (Contractor)" w:date="2022-07-09T13:35:00Z">
              <w:r w:rsidRPr="00C80B5A" w:rsidDel="00895567">
                <w:rPr>
                  <w:strike/>
                  <w:rPrChange w:id="587" w:author="T Londhe, Vinod (Contractor)" w:date="2022-07-09T13:36:00Z">
                    <w:rPr/>
                  </w:rPrChange>
                </w:rPr>
                <w:delText>2-6-1, Koraku, Bunkyo-ku,Tokyo</w:delText>
              </w:r>
            </w:del>
            <w:ins w:id="588" w:author="Sai Praneetha Bhaskaruni" w:date="2022-07-08T14:16:00Z">
              <w:del w:id="589" w:author="T Londhe, Vinod (Contractor)" w:date="2022-07-09T13:35:00Z">
                <w:r w:rsidR="008D2256" w:rsidRPr="00C80B5A" w:rsidDel="00895567">
                  <w:rPr>
                    <w:strike/>
                    <w:rPrChange w:id="590" w:author="T Londhe, Vinod (Contractor)" w:date="2022-07-09T13:36:00Z">
                      <w:rPr/>
                    </w:rPrChange>
                  </w:rPr>
                  <w:delText>ku, Tokyo</w:delText>
                </w:r>
              </w:del>
            </w:ins>
            <w:del w:id="591" w:author="T Londhe, Vinod (Contractor)" w:date="2022-07-09T13:35:00Z">
              <w:r w:rsidRPr="00C80B5A" w:rsidDel="00895567">
                <w:rPr>
                  <w:strike/>
                  <w:rPrChange w:id="592" w:author="T Londhe, Vinod (Contractor)" w:date="2022-07-09T13:36:00Z">
                    <w:rPr/>
                  </w:rPrChange>
                </w:rPr>
                <w:delText>, 112-004, Japan t/f: 03-6894-0000</w:delText>
              </w:r>
            </w:del>
          </w:p>
          <w:p w14:paraId="6C995D67" w14:textId="73911CFC" w:rsidR="00B11510" w:rsidRPr="00180992" w:rsidRDefault="00446FC2">
            <w:pPr>
              <w:spacing w:after="0" w:line="259" w:lineRule="auto"/>
              <w:ind w:left="0" w:firstLine="0"/>
              <w:jc w:val="left"/>
            </w:pPr>
            <w:del w:id="593" w:author="Sai Praneetha Bhaskaruni" w:date="2022-07-12T13:02:00Z">
              <w:r w:rsidRPr="00C80B5A" w:rsidDel="00DD2E96">
                <w:rPr>
                  <w:strike/>
                  <w:rPrChange w:id="594" w:author="T Londhe, Vinod (Contractor)" w:date="2022-07-09T13:36:00Z">
                    <w:rPr/>
                  </w:rPrChange>
                </w:rPr>
                <w:delText>Additional information and contact links are available on Stryker’s Product Security webpage, https://www.stryker.com/us/en/about/governance/cyber-security.html.</w:delText>
              </w:r>
            </w:del>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595" w:name="_Toc108268247"/>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595"/>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2B55704" w:rsidR="00B11510" w:rsidRPr="0005228E" w:rsidRDefault="00057E9B" w:rsidP="00487281">
      <w:pPr>
        <w:spacing w:after="0"/>
        <w:ind w:left="730"/>
        <w:rPr>
          <w:sz w:val="22"/>
        </w:rPr>
      </w:pPr>
      <w:r>
        <w:rPr>
          <w:sz w:val="22"/>
        </w:rPr>
        <w:t>SmartMedic</w:t>
      </w:r>
      <w:del w:id="596" w:author="Sai Praneetha Bhaskaruni" w:date="2022-07-12T13:02:00Z">
        <w:r w:rsidR="00FB69E5" w:rsidRPr="0005228E" w:rsidDel="009A6C94">
          <w:rPr>
            <w:sz w:val="22"/>
          </w:rPr>
          <w:delText xml:space="preserve"> </w:delText>
        </w:r>
        <w:commentRangeStart w:id="597"/>
        <w:r w:rsidR="00FB69E5" w:rsidRPr="00F855A6" w:rsidDel="009A6C94">
          <w:rPr>
            <w:strike/>
            <w:sz w:val="22"/>
            <w:rPrChange w:id="598" w:author="T Londhe, Vinod (Contractor)" w:date="2022-07-09T13:41:00Z">
              <w:rPr>
                <w:sz w:val="22"/>
              </w:rPr>
            </w:rPrChange>
          </w:rPr>
          <w:delText>Device</w:delText>
        </w:r>
        <w:commentRangeEnd w:id="597"/>
        <w:r w:rsidR="00F855A6" w:rsidDel="009A6C94">
          <w:rPr>
            <w:rStyle w:val="CommentReference"/>
          </w:rPr>
          <w:commentReference w:id="597"/>
        </w:r>
      </w:del>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1FFCA787" w14:textId="77777777" w:rsidR="00D04758" w:rsidRPr="00A44105" w:rsidRDefault="00D04758">
      <w:pPr>
        <w:spacing w:after="0" w:line="259" w:lineRule="auto"/>
        <w:ind w:left="0" w:firstLine="710"/>
        <w:jc w:val="left"/>
        <w:rPr>
          <w:ins w:id="599" w:author="T Londhe, Vinod (Contractor)" w:date="2022-07-09T13:42:00Z"/>
          <w:bCs/>
          <w:rPrChange w:id="600" w:author="Sai Praneetha Bhaskaruni" w:date="2022-07-12T13:02:00Z">
            <w:rPr>
              <w:ins w:id="601" w:author="T Londhe, Vinod (Contractor)" w:date="2022-07-09T13:42:00Z"/>
              <w:bCs/>
              <w:highlight w:val="yellow"/>
            </w:rPr>
          </w:rPrChange>
        </w:rPr>
        <w:pPrChange w:id="602" w:author="Sai Praneetha Bhaskaruni" w:date="2022-07-12T13:02:00Z">
          <w:pPr>
            <w:spacing w:after="0" w:line="259" w:lineRule="auto"/>
            <w:ind w:left="0" w:firstLine="0"/>
            <w:jc w:val="left"/>
          </w:pPr>
        </w:pPrChange>
      </w:pPr>
      <w:ins w:id="603" w:author="T Londhe, Vinod (Contractor)" w:date="2022-07-09T13:42:00Z">
        <w:r w:rsidRPr="00A44105">
          <w:rPr>
            <w:bCs/>
            <w:rPrChange w:id="604" w:author="Sai Praneetha Bhaskaruni" w:date="2022-07-12T13:02:00Z">
              <w:rPr>
                <w:bCs/>
                <w:highlight w:val="yellow"/>
              </w:rPr>
            </w:rPrChange>
          </w:rPr>
          <w:t>Stryker Global Technology Center Pvt Ltd,</w:t>
        </w:r>
      </w:ins>
    </w:p>
    <w:p w14:paraId="3AB3BC23" w14:textId="77777777" w:rsidR="00D04758" w:rsidRPr="00A44105" w:rsidRDefault="00D04758">
      <w:pPr>
        <w:spacing w:after="0" w:line="259" w:lineRule="auto"/>
        <w:ind w:left="0" w:firstLine="710"/>
        <w:jc w:val="left"/>
        <w:rPr>
          <w:ins w:id="605" w:author="T Londhe, Vinod (Contractor)" w:date="2022-07-09T13:42:00Z"/>
          <w:bCs/>
          <w:rPrChange w:id="606" w:author="Sai Praneetha Bhaskaruni" w:date="2022-07-12T13:02:00Z">
            <w:rPr>
              <w:ins w:id="607" w:author="T Londhe, Vinod (Contractor)" w:date="2022-07-09T13:42:00Z"/>
              <w:bCs/>
              <w:highlight w:val="yellow"/>
            </w:rPr>
          </w:rPrChange>
        </w:rPr>
        <w:pPrChange w:id="608" w:author="Sai Praneetha Bhaskaruni" w:date="2022-07-12T13:02:00Z">
          <w:pPr>
            <w:spacing w:after="0" w:line="259" w:lineRule="auto"/>
            <w:ind w:left="0" w:firstLine="0"/>
            <w:jc w:val="left"/>
          </w:pPr>
        </w:pPrChange>
      </w:pPr>
      <w:ins w:id="609" w:author="T Londhe, Vinod (Contractor)" w:date="2022-07-09T13:42:00Z">
        <w:r w:rsidRPr="00A44105">
          <w:rPr>
            <w:bCs/>
            <w:rPrChange w:id="610" w:author="Sai Praneetha Bhaskaruni" w:date="2022-07-12T13:02:00Z">
              <w:rPr>
                <w:bCs/>
                <w:highlight w:val="yellow"/>
              </w:rPr>
            </w:rPrChange>
          </w:rPr>
          <w:t>Vatika Business Park, 10th Floor, Block two,</w:t>
        </w:r>
      </w:ins>
    </w:p>
    <w:p w14:paraId="1C45593E" w14:textId="77777777" w:rsidR="00D04758" w:rsidRPr="00A44105" w:rsidRDefault="00D04758">
      <w:pPr>
        <w:spacing w:after="0" w:line="259" w:lineRule="auto"/>
        <w:ind w:left="0" w:firstLine="710"/>
        <w:jc w:val="left"/>
        <w:rPr>
          <w:ins w:id="611" w:author="T Londhe, Vinod (Contractor)" w:date="2022-07-09T13:42:00Z"/>
          <w:bCs/>
          <w:rPrChange w:id="612" w:author="Sai Praneetha Bhaskaruni" w:date="2022-07-12T13:02:00Z">
            <w:rPr>
              <w:ins w:id="613" w:author="T Londhe, Vinod (Contractor)" w:date="2022-07-09T13:42:00Z"/>
              <w:bCs/>
              <w:highlight w:val="yellow"/>
            </w:rPr>
          </w:rPrChange>
        </w:rPr>
        <w:pPrChange w:id="614" w:author="Sai Praneetha Bhaskaruni" w:date="2022-07-12T13:02:00Z">
          <w:pPr>
            <w:spacing w:after="0" w:line="259" w:lineRule="auto"/>
            <w:ind w:left="0" w:firstLine="0"/>
            <w:jc w:val="left"/>
          </w:pPr>
        </w:pPrChange>
      </w:pPr>
      <w:ins w:id="615" w:author="T Londhe, Vinod (Contractor)" w:date="2022-07-09T13:42:00Z">
        <w:r w:rsidRPr="00A44105">
          <w:rPr>
            <w:bCs/>
            <w:rPrChange w:id="616" w:author="Sai Praneetha Bhaskaruni" w:date="2022-07-12T13:02:00Z">
              <w:rPr>
                <w:bCs/>
                <w:highlight w:val="yellow"/>
              </w:rPr>
            </w:rPrChange>
          </w:rPr>
          <w:t>Sohna-Gurgaon Rd, Sector 49, Gurugram</w:t>
        </w:r>
      </w:ins>
    </w:p>
    <w:p w14:paraId="2B7D60CA" w14:textId="77777777" w:rsidR="00D04758" w:rsidRPr="002927CE" w:rsidRDefault="00D04758">
      <w:pPr>
        <w:spacing w:after="0" w:line="259" w:lineRule="auto"/>
        <w:ind w:left="0" w:firstLine="710"/>
        <w:jc w:val="left"/>
        <w:rPr>
          <w:ins w:id="617" w:author="T Londhe, Vinod (Contractor)" w:date="2022-07-09T13:42:00Z"/>
          <w:bCs/>
        </w:rPr>
        <w:pPrChange w:id="618" w:author="Sai Praneetha Bhaskaruni" w:date="2022-07-12T13:02:00Z">
          <w:pPr>
            <w:spacing w:after="0" w:line="259" w:lineRule="auto"/>
            <w:ind w:left="0" w:firstLine="0"/>
            <w:jc w:val="left"/>
          </w:pPr>
        </w:pPrChange>
      </w:pPr>
      <w:ins w:id="619" w:author="T Londhe, Vinod (Contractor)" w:date="2022-07-09T13:42:00Z">
        <w:r w:rsidRPr="00A44105">
          <w:rPr>
            <w:bCs/>
            <w:rPrChange w:id="620" w:author="Sai Praneetha Bhaskaruni" w:date="2022-07-12T13:02:00Z">
              <w:rPr>
                <w:bCs/>
                <w:highlight w:val="yellow"/>
              </w:rPr>
            </w:rPrChange>
          </w:rPr>
          <w:t>Haryana 122002, India</w:t>
        </w:r>
      </w:ins>
    </w:p>
    <w:p w14:paraId="727D1C0E" w14:textId="0A85C99E" w:rsidR="00B11510" w:rsidRPr="00A44105" w:rsidDel="00D04758" w:rsidRDefault="00446FC2" w:rsidP="00487281">
      <w:pPr>
        <w:ind w:left="730"/>
        <w:rPr>
          <w:del w:id="621" w:author="T Londhe, Vinod (Contractor)" w:date="2022-07-09T13:42:00Z"/>
          <w:sz w:val="22"/>
        </w:rPr>
      </w:pPr>
      <w:del w:id="622" w:author="T Londhe, Vinod (Contractor)" w:date="2022-07-09T13:42:00Z">
        <w:r w:rsidRPr="00A44105" w:rsidDel="00D04758">
          <w:rPr>
            <w:sz w:val="22"/>
          </w:rPr>
          <w:delText>10th Floor, Vatika Business Park</w:delText>
        </w:r>
      </w:del>
    </w:p>
    <w:p w14:paraId="44AA2957" w14:textId="5F459AD4" w:rsidR="00B11510" w:rsidRPr="00A44105" w:rsidDel="00D04758" w:rsidRDefault="00446FC2" w:rsidP="00487281">
      <w:pPr>
        <w:ind w:left="730"/>
        <w:rPr>
          <w:del w:id="623" w:author="T Londhe, Vinod (Contractor)" w:date="2022-07-09T13:42:00Z"/>
          <w:sz w:val="22"/>
        </w:rPr>
      </w:pPr>
      <w:del w:id="624" w:author="T Londhe, Vinod (Contractor)" w:date="2022-07-09T13:42:00Z">
        <w:r w:rsidRPr="00A44105" w:rsidDel="00D04758">
          <w:rPr>
            <w:sz w:val="22"/>
          </w:rPr>
          <w:delText>Block Two, Sector-49, Sohna Road,</w:delText>
        </w:r>
      </w:del>
    </w:p>
    <w:p w14:paraId="4F00C9F1" w14:textId="306B5084" w:rsidR="00B11510" w:rsidRPr="0005228E" w:rsidDel="00D04758" w:rsidRDefault="00446FC2" w:rsidP="00487281">
      <w:pPr>
        <w:spacing w:after="0"/>
        <w:ind w:left="730"/>
        <w:rPr>
          <w:del w:id="625" w:author="T Londhe, Vinod (Contractor)" w:date="2022-07-09T13:42:00Z"/>
          <w:sz w:val="22"/>
        </w:rPr>
      </w:pPr>
      <w:del w:id="626" w:author="T Londhe, Vinod (Contractor)" w:date="2022-07-09T13:42:00Z">
        <w:r w:rsidRPr="00A44105" w:rsidDel="00D04758">
          <w:rPr>
            <w:sz w:val="22"/>
          </w:rPr>
          <w:delText>Gurgaon 122002, Haryana, India</w:delText>
        </w:r>
      </w:del>
    </w:p>
    <w:p w14:paraId="6C500C7F" w14:textId="77777777" w:rsidR="009B5858" w:rsidRPr="00180992" w:rsidRDefault="009B5858" w:rsidP="00487281">
      <w:pPr>
        <w:ind w:left="730"/>
      </w:pPr>
    </w:p>
    <w:p w14:paraId="55FC5E32" w14:textId="77777777" w:rsidR="00B11510" w:rsidRPr="00180992" w:rsidRDefault="00446FC2" w:rsidP="000952F6">
      <w:pPr>
        <w:pStyle w:val="Heading2"/>
        <w:shd w:val="clear" w:color="auto" w:fill="auto"/>
        <w:ind w:left="730"/>
      </w:pPr>
      <w:bookmarkStart w:id="627" w:name="_Toc108268248"/>
      <w:r w:rsidRPr="00180992">
        <w:rPr>
          <w:color w:val="FCC566"/>
          <w:sz w:val="40"/>
        </w:rPr>
        <w:lastRenderedPageBreak/>
        <w:t>3.2</w:t>
      </w:r>
      <w:r w:rsidRPr="00180992">
        <w:rPr>
          <w:color w:val="FFCC66"/>
          <w:sz w:val="40"/>
        </w:rPr>
        <w:t xml:space="preserve"> </w:t>
      </w:r>
      <w:r w:rsidRPr="00180992">
        <w:rPr>
          <w:sz w:val="36"/>
        </w:rPr>
        <w:t>Device Intended Use</w:t>
      </w:r>
      <w:bookmarkEnd w:id="627"/>
    </w:p>
    <w:p w14:paraId="08B06AC7" w14:textId="3544DFD9" w:rsidR="00C03BFE" w:rsidRPr="00322B1C" w:rsidDel="00154A4A" w:rsidRDefault="00057E9B" w:rsidP="00322B1C">
      <w:pPr>
        <w:rPr>
          <w:del w:id="628" w:author="Sai Praneetha Bhaskaruni" w:date="2022-07-12T13:04:00Z"/>
          <w:strike/>
          <w:sz w:val="22"/>
          <w:rPrChange w:id="629" w:author="T Londhe, Vinod (Contractor)" w:date="2022-07-09T13:42:00Z">
            <w:rPr>
              <w:del w:id="630" w:author="Sai Praneetha Bhaskaruni" w:date="2022-07-12T13:04:00Z"/>
              <w:sz w:val="22"/>
            </w:rPr>
          </w:rPrChange>
        </w:rPr>
      </w:pPr>
      <w:bookmarkStart w:id="631" w:name="_Hlk98435189"/>
      <w:del w:id="632" w:author="Sai Praneetha Bhaskaruni" w:date="2022-07-12T13:04:00Z">
        <w:r w:rsidRPr="00322B1C" w:rsidDel="00154A4A">
          <w:rPr>
            <w:strike/>
            <w:sz w:val="22"/>
            <w:rPrChange w:id="633" w:author="T Londhe, Vinod (Contractor)" w:date="2022-07-09T13:42:00Z">
              <w:rPr>
                <w:sz w:val="22"/>
              </w:rPr>
            </w:rPrChange>
          </w:rPr>
          <w:delText>SmartMedic</w:delText>
        </w:r>
        <w:r w:rsidR="00F11329" w:rsidRPr="00322B1C" w:rsidDel="00154A4A">
          <w:rPr>
            <w:strike/>
            <w:sz w:val="22"/>
            <w:rPrChange w:id="634" w:author="T Londhe, Vinod (Contractor)" w:date="2022-07-09T13:42:00Z">
              <w:rPr>
                <w:sz w:val="22"/>
              </w:rPr>
            </w:rPrChange>
          </w:rPr>
          <w:delText xml:space="preserve"> </w:delText>
        </w:r>
        <w:r w:rsidRPr="00322B1C" w:rsidDel="00154A4A">
          <w:rPr>
            <w:strike/>
            <w:sz w:val="22"/>
            <w:rPrChange w:id="635" w:author="T Londhe, Vinod (Contractor)" w:date="2022-07-09T13:42:00Z">
              <w:rPr>
                <w:sz w:val="22"/>
              </w:rPr>
            </w:rPrChange>
          </w:rPr>
          <w:delText>Solution</w:delText>
        </w:r>
        <w:r w:rsidR="00F11329" w:rsidRPr="00322B1C" w:rsidDel="00154A4A">
          <w:rPr>
            <w:strike/>
            <w:sz w:val="22"/>
            <w:rPrChange w:id="636" w:author="T Londhe, Vinod (Contractor)" w:date="2022-07-09T13:42:00Z">
              <w:rPr>
                <w:sz w:val="22"/>
              </w:rPr>
            </w:rPrChange>
          </w:rPr>
          <w:delText xml:space="preserve"> </w:delText>
        </w:r>
        <w:r w:rsidR="008531F3" w:rsidRPr="00322B1C" w:rsidDel="00154A4A">
          <w:rPr>
            <w:strike/>
            <w:sz w:val="22"/>
            <w:rPrChange w:id="637" w:author="T Londhe, Vinod (Contractor)" w:date="2022-07-09T13:42:00Z">
              <w:rPr>
                <w:sz w:val="22"/>
              </w:rPr>
            </w:rPrChange>
          </w:rPr>
          <w:delText xml:space="preserve">is </w:delText>
        </w:r>
        <w:r w:rsidR="00784A0C" w:rsidRPr="00322B1C" w:rsidDel="00154A4A">
          <w:rPr>
            <w:strike/>
            <w:sz w:val="22"/>
            <w:rPrChange w:id="638" w:author="T Londhe, Vinod (Contractor)" w:date="2022-07-09T13:42:00Z">
              <w:rPr>
                <w:sz w:val="22"/>
              </w:rPr>
            </w:rPrChange>
          </w:rPr>
          <w:delText xml:space="preserve">used to </w:delText>
        </w:r>
        <w:r w:rsidR="00AA3C1A" w:rsidRPr="00322B1C" w:rsidDel="00154A4A">
          <w:rPr>
            <w:strike/>
            <w:sz w:val="22"/>
            <w:rPrChange w:id="639" w:author="T Londhe, Vinod (Contractor)" w:date="2022-07-09T13:42:00Z">
              <w:rPr>
                <w:sz w:val="22"/>
              </w:rPr>
            </w:rPrChange>
          </w:rPr>
          <w:delText>retrieve</w:delText>
        </w:r>
        <w:r w:rsidR="00784A0C" w:rsidRPr="00322B1C" w:rsidDel="00154A4A">
          <w:rPr>
            <w:strike/>
            <w:sz w:val="22"/>
            <w:rPrChange w:id="640" w:author="T Londhe, Vinod (Contractor)" w:date="2022-07-09T13:42:00Z">
              <w:rPr>
                <w:sz w:val="22"/>
              </w:rPr>
            </w:rPrChange>
          </w:rPr>
          <w:delText xml:space="preserve"> the health vital data </w:delText>
        </w:r>
        <w:r w:rsidR="00C03BFE" w:rsidRPr="00322B1C" w:rsidDel="00154A4A">
          <w:rPr>
            <w:strike/>
            <w:sz w:val="22"/>
            <w:rPrChange w:id="641" w:author="T Londhe, Vinod (Contractor)" w:date="2022-07-09T13:42:00Z">
              <w:rPr>
                <w:sz w:val="22"/>
              </w:rPr>
            </w:rPrChange>
          </w:rPr>
          <w:delText>i.e.,</w:delText>
        </w:r>
        <w:r w:rsidR="00784A0C" w:rsidRPr="00322B1C" w:rsidDel="00154A4A">
          <w:rPr>
            <w:strike/>
            <w:sz w:val="22"/>
            <w:rPrChange w:id="642" w:author="T Londhe, Vinod (Contractor)" w:date="2022-07-09T13:42:00Z">
              <w:rPr>
                <w:sz w:val="22"/>
              </w:rPr>
            </w:rPrChange>
          </w:rPr>
          <w:delText xml:space="preserve"> weight, position</w:delText>
        </w:r>
      </w:del>
      <w:del w:id="643" w:author="Sai Praneetha Bhaskaruni" w:date="2022-03-25T14:44:00Z">
        <w:r w:rsidR="00AA3C1A" w:rsidRPr="00322B1C" w:rsidDel="00C13164">
          <w:rPr>
            <w:strike/>
            <w:sz w:val="22"/>
            <w:rPrChange w:id="644" w:author="T Londhe, Vinod (Contractor)" w:date="2022-07-09T13:42:00Z">
              <w:rPr>
                <w:sz w:val="22"/>
              </w:rPr>
            </w:rPrChange>
          </w:rPr>
          <w:delText xml:space="preserve"> et</w:delText>
        </w:r>
      </w:del>
      <w:del w:id="645" w:author="Sai Praneetha Bhaskaruni" w:date="2022-03-25T14:43:00Z">
        <w:r w:rsidR="00AA3C1A" w:rsidRPr="00322B1C" w:rsidDel="00C13164">
          <w:rPr>
            <w:strike/>
            <w:sz w:val="22"/>
            <w:rPrChange w:id="646" w:author="T Londhe, Vinod (Contractor)" w:date="2022-07-09T13:42:00Z">
              <w:rPr>
                <w:sz w:val="22"/>
              </w:rPr>
            </w:rPrChange>
          </w:rPr>
          <w:delText>c</w:delText>
        </w:r>
      </w:del>
      <w:del w:id="647" w:author="Sai Praneetha Bhaskaruni" w:date="2022-07-12T13:04:00Z">
        <w:r w:rsidR="00784A0C" w:rsidRPr="00322B1C" w:rsidDel="00154A4A">
          <w:rPr>
            <w:strike/>
            <w:sz w:val="22"/>
            <w:rPrChange w:id="648" w:author="T Londhe, Vinod (Contractor)" w:date="2022-07-09T13:42:00Z">
              <w:rPr>
                <w:sz w:val="22"/>
              </w:rPr>
            </w:rPrChange>
          </w:rPr>
          <w:delText xml:space="preserve">. The </w:delText>
        </w:r>
        <w:r w:rsidRPr="00322B1C" w:rsidDel="00154A4A">
          <w:rPr>
            <w:strike/>
            <w:sz w:val="22"/>
            <w:rPrChange w:id="649" w:author="T Londhe, Vinod (Contractor)" w:date="2022-07-09T13:42:00Z">
              <w:rPr>
                <w:sz w:val="22"/>
              </w:rPr>
            </w:rPrChange>
          </w:rPr>
          <w:delText>SmartMedic</w:delText>
        </w:r>
        <w:r w:rsidR="00F11329" w:rsidRPr="00322B1C" w:rsidDel="00154A4A">
          <w:rPr>
            <w:strike/>
            <w:sz w:val="22"/>
            <w:rPrChange w:id="650" w:author="T Londhe, Vinod (Contractor)" w:date="2022-07-09T13:42:00Z">
              <w:rPr>
                <w:sz w:val="22"/>
              </w:rPr>
            </w:rPrChange>
          </w:rPr>
          <w:delText xml:space="preserve"> </w:delText>
        </w:r>
        <w:commentRangeStart w:id="651"/>
        <w:r w:rsidR="00F11329" w:rsidRPr="00322B1C" w:rsidDel="00154A4A">
          <w:rPr>
            <w:strike/>
            <w:sz w:val="22"/>
            <w:rPrChange w:id="652" w:author="T Londhe, Vinod (Contractor)" w:date="2022-07-09T13:42:00Z">
              <w:rPr>
                <w:sz w:val="22"/>
              </w:rPr>
            </w:rPrChange>
          </w:rPr>
          <w:delText>Device</w:delText>
        </w:r>
        <w:commentRangeEnd w:id="651"/>
        <w:r w:rsidR="002D4CA4" w:rsidDel="00154A4A">
          <w:rPr>
            <w:rStyle w:val="CommentReference"/>
          </w:rPr>
          <w:commentReference w:id="651"/>
        </w:r>
        <w:r w:rsidR="00F11329" w:rsidRPr="00322B1C" w:rsidDel="00154A4A">
          <w:rPr>
            <w:strike/>
            <w:sz w:val="22"/>
            <w:rPrChange w:id="653" w:author="T Londhe, Vinod (Contractor)" w:date="2022-07-09T13:42:00Z">
              <w:rPr>
                <w:sz w:val="22"/>
              </w:rPr>
            </w:rPrChange>
          </w:rPr>
          <w:delText xml:space="preserve"> </w:delText>
        </w:r>
        <w:r w:rsidR="008531F3" w:rsidRPr="00322B1C" w:rsidDel="00154A4A">
          <w:rPr>
            <w:strike/>
            <w:sz w:val="22"/>
            <w:rPrChange w:id="654" w:author="T Londhe, Vinod (Contractor)" w:date="2022-07-09T13:42:00Z">
              <w:rPr>
                <w:sz w:val="22"/>
              </w:rPr>
            </w:rPrChange>
          </w:rPr>
          <w:delText xml:space="preserve">is </w:delText>
        </w:r>
        <w:r w:rsidR="00784A0C" w:rsidRPr="00322B1C" w:rsidDel="00154A4A">
          <w:rPr>
            <w:strike/>
            <w:sz w:val="22"/>
            <w:rPrChange w:id="655" w:author="T Londhe, Vinod (Contractor)" w:date="2022-07-09T13:42:00Z">
              <w:rPr>
                <w:sz w:val="22"/>
              </w:rPr>
            </w:rPrChange>
          </w:rPr>
          <w:delText xml:space="preserve">intended to provide </w:delText>
        </w:r>
        <w:r w:rsidRPr="00322B1C" w:rsidDel="00154A4A">
          <w:rPr>
            <w:strike/>
            <w:sz w:val="22"/>
            <w:rPrChange w:id="656" w:author="T Londhe, Vinod (Contractor)" w:date="2022-07-09T13:42:00Z">
              <w:rPr>
                <w:sz w:val="22"/>
              </w:rPr>
            </w:rPrChange>
          </w:rPr>
          <w:delText xml:space="preserve">an alert for </w:delText>
        </w:r>
        <w:r w:rsidR="008531F3" w:rsidRPr="00322B1C" w:rsidDel="00154A4A">
          <w:rPr>
            <w:strike/>
            <w:sz w:val="22"/>
            <w:rPrChange w:id="657" w:author="T Londhe, Vinod (Contractor)" w:date="2022-07-09T13:42:00Z">
              <w:rPr>
                <w:sz w:val="22"/>
              </w:rPr>
            </w:rPrChange>
          </w:rPr>
          <w:delText xml:space="preserve">any </w:delText>
        </w:r>
        <w:r w:rsidRPr="00322B1C" w:rsidDel="00154A4A">
          <w:rPr>
            <w:strike/>
            <w:sz w:val="22"/>
            <w:rPrChange w:id="658" w:author="T Londhe, Vinod (Contractor)" w:date="2022-07-09T13:42:00Z">
              <w:rPr>
                <w:sz w:val="22"/>
              </w:rPr>
            </w:rPrChange>
          </w:rPr>
          <w:delText xml:space="preserve">unexpected </w:delText>
        </w:r>
        <w:r w:rsidR="00784A0C" w:rsidRPr="00322B1C" w:rsidDel="00154A4A">
          <w:rPr>
            <w:strike/>
            <w:sz w:val="22"/>
            <w:rPrChange w:id="659" w:author="T Londhe, Vinod (Contractor)" w:date="2022-07-09T13:42:00Z">
              <w:rPr>
                <w:sz w:val="22"/>
              </w:rPr>
            </w:rPrChange>
          </w:rPr>
          <w:delText xml:space="preserve">change </w:delText>
        </w:r>
        <w:r w:rsidR="008531F3" w:rsidRPr="00322B1C" w:rsidDel="00154A4A">
          <w:rPr>
            <w:strike/>
            <w:sz w:val="22"/>
            <w:rPrChange w:id="660" w:author="T Londhe, Vinod (Contractor)" w:date="2022-07-09T13:42:00Z">
              <w:rPr>
                <w:sz w:val="22"/>
              </w:rPr>
            </w:rPrChange>
          </w:rPr>
          <w:delText xml:space="preserve">in </w:delText>
        </w:r>
        <w:r w:rsidR="00784A0C" w:rsidRPr="00322B1C" w:rsidDel="00154A4A">
          <w:rPr>
            <w:strike/>
            <w:sz w:val="22"/>
            <w:rPrChange w:id="661" w:author="T Londhe, Vinod (Contractor)" w:date="2022-07-09T13:42:00Z">
              <w:rPr>
                <w:sz w:val="22"/>
              </w:rPr>
            </w:rPrChange>
          </w:rPr>
          <w:delText xml:space="preserve">the health </w:delText>
        </w:r>
        <w:r w:rsidR="00BC7807" w:rsidRPr="00322B1C" w:rsidDel="00154A4A">
          <w:rPr>
            <w:strike/>
            <w:sz w:val="22"/>
            <w:rPrChange w:id="662" w:author="T Londhe, Vinod (Contractor)" w:date="2022-07-09T13:42:00Z">
              <w:rPr>
                <w:sz w:val="22"/>
              </w:rPr>
            </w:rPrChange>
          </w:rPr>
          <w:delText>vital</w:delText>
        </w:r>
        <w:r w:rsidR="008531F3" w:rsidRPr="00322B1C" w:rsidDel="00154A4A">
          <w:rPr>
            <w:strike/>
            <w:sz w:val="22"/>
            <w:rPrChange w:id="663" w:author="T Londhe, Vinod (Contractor)" w:date="2022-07-09T13:42:00Z">
              <w:rPr>
                <w:sz w:val="22"/>
              </w:rPr>
            </w:rPrChange>
          </w:rPr>
          <w:delText>s</w:delText>
        </w:r>
        <w:r w:rsidR="00BC7807" w:rsidRPr="00322B1C" w:rsidDel="00154A4A">
          <w:rPr>
            <w:strike/>
            <w:sz w:val="22"/>
            <w:rPrChange w:id="664" w:author="T Londhe, Vinod (Contractor)" w:date="2022-07-09T13:42:00Z">
              <w:rPr>
                <w:sz w:val="22"/>
              </w:rPr>
            </w:rPrChange>
          </w:rPr>
          <w:delText xml:space="preserve">, </w:delText>
        </w:r>
        <w:r w:rsidR="00C03BFE" w:rsidRPr="00322B1C" w:rsidDel="00154A4A">
          <w:rPr>
            <w:strike/>
            <w:sz w:val="22"/>
            <w:rPrChange w:id="665" w:author="T Londhe, Vinod (Contractor)" w:date="2022-07-09T13:42:00Z">
              <w:rPr>
                <w:sz w:val="22"/>
              </w:rPr>
            </w:rPrChange>
          </w:rPr>
          <w:delText xml:space="preserve">and </w:delText>
        </w:r>
      </w:del>
      <w:del w:id="666" w:author="Sai Praneetha Bhaskaruni" w:date="2022-03-25T14:45:00Z">
        <w:r w:rsidR="00784A0C" w:rsidRPr="00322B1C" w:rsidDel="007A3D1F">
          <w:rPr>
            <w:strike/>
            <w:sz w:val="22"/>
            <w:rPrChange w:id="667" w:author="T Londhe, Vinod (Contractor)" w:date="2022-07-09T13:42:00Z">
              <w:rPr>
                <w:sz w:val="22"/>
              </w:rPr>
            </w:rPrChange>
          </w:rPr>
          <w:delText>use</w:delText>
        </w:r>
      </w:del>
      <w:del w:id="668" w:author="Sai Praneetha Bhaskaruni" w:date="2022-03-25T14:44:00Z">
        <w:r w:rsidR="00784A0C" w:rsidRPr="00322B1C" w:rsidDel="007A3D1F">
          <w:rPr>
            <w:strike/>
            <w:sz w:val="22"/>
            <w:rPrChange w:id="669" w:author="T Londhe, Vinod (Contractor)" w:date="2022-07-09T13:42:00Z">
              <w:rPr>
                <w:sz w:val="22"/>
              </w:rPr>
            </w:rPrChange>
          </w:rPr>
          <w:delText>s</w:delText>
        </w:r>
      </w:del>
      <w:del w:id="670" w:author="Sai Praneetha Bhaskaruni" w:date="2022-03-25T14:45:00Z">
        <w:r w:rsidR="00784A0C" w:rsidRPr="00322B1C" w:rsidDel="007A3D1F">
          <w:rPr>
            <w:strike/>
            <w:sz w:val="22"/>
            <w:rPrChange w:id="671" w:author="T Londhe, Vinod (Contractor)" w:date="2022-07-09T13:42:00Z">
              <w:rPr>
                <w:sz w:val="22"/>
              </w:rPr>
            </w:rPrChange>
          </w:rPr>
          <w:delText xml:space="preserve"> </w:delText>
        </w:r>
      </w:del>
      <w:del w:id="672" w:author="Sai Praneetha Bhaskaruni" w:date="2022-07-12T13:04:00Z">
        <w:r w:rsidR="00784A0C" w:rsidRPr="00322B1C" w:rsidDel="00154A4A">
          <w:rPr>
            <w:strike/>
            <w:sz w:val="22"/>
            <w:rPrChange w:id="673" w:author="T Londhe, Vinod (Contractor)" w:date="2022-07-09T13:42:00Z">
              <w:rPr>
                <w:sz w:val="22"/>
              </w:rPr>
            </w:rPrChange>
          </w:rPr>
          <w:delText>the device</w:delText>
        </w:r>
      </w:del>
      <w:del w:id="674" w:author="Sai Praneetha Bhaskaruni" w:date="2022-03-25T14:45:00Z">
        <w:r w:rsidR="00784A0C" w:rsidRPr="00322B1C" w:rsidDel="007A3D1F">
          <w:rPr>
            <w:strike/>
            <w:sz w:val="22"/>
            <w:rPrChange w:id="675" w:author="T Londhe, Vinod (Contractor)" w:date="2022-07-09T13:42:00Z">
              <w:rPr>
                <w:sz w:val="22"/>
              </w:rPr>
            </w:rPrChange>
          </w:rPr>
          <w:delText xml:space="preserve">’s </w:delText>
        </w:r>
      </w:del>
      <w:del w:id="676" w:author="Sai Praneetha Bhaskaruni" w:date="2022-07-12T13:04:00Z">
        <w:r w:rsidR="00CD012C" w:rsidRPr="00322B1C" w:rsidDel="00154A4A">
          <w:rPr>
            <w:strike/>
            <w:sz w:val="22"/>
            <w:rPrChange w:id="677" w:author="T Londhe, Vinod (Contractor)" w:date="2022-07-09T13:42:00Z">
              <w:rPr>
                <w:sz w:val="22"/>
              </w:rPr>
            </w:rPrChange>
          </w:rPr>
          <w:delText xml:space="preserve">data </w:delText>
        </w:r>
        <w:r w:rsidR="00784A0C" w:rsidRPr="00322B1C" w:rsidDel="00154A4A">
          <w:rPr>
            <w:strike/>
            <w:sz w:val="22"/>
            <w:rPrChange w:id="678" w:author="T Londhe, Vinod (Contractor)" w:date="2022-07-09T13:42:00Z">
              <w:rPr>
                <w:sz w:val="22"/>
              </w:rPr>
            </w:rPrChange>
          </w:rPr>
          <w:delText xml:space="preserve">to visualize the current health condition of </w:delText>
        </w:r>
        <w:r w:rsidR="008531F3" w:rsidRPr="00322B1C" w:rsidDel="00154A4A">
          <w:rPr>
            <w:strike/>
            <w:sz w:val="22"/>
            <w:rPrChange w:id="679" w:author="T Londhe, Vinod (Contractor)" w:date="2022-07-09T13:42:00Z">
              <w:rPr>
                <w:sz w:val="22"/>
              </w:rPr>
            </w:rPrChange>
          </w:rPr>
          <w:delText xml:space="preserve">the </w:delText>
        </w:r>
        <w:r w:rsidR="00784A0C" w:rsidRPr="00322B1C" w:rsidDel="00154A4A">
          <w:rPr>
            <w:strike/>
            <w:sz w:val="22"/>
            <w:rPrChange w:id="680" w:author="T Londhe, Vinod (Contractor)" w:date="2022-07-09T13:42:00Z">
              <w:rPr>
                <w:sz w:val="22"/>
              </w:rPr>
            </w:rPrChange>
          </w:rPr>
          <w:delText>patient in real time</w:delText>
        </w:r>
        <w:r w:rsidR="008531F3" w:rsidRPr="00322B1C" w:rsidDel="00154A4A">
          <w:rPr>
            <w:strike/>
            <w:sz w:val="22"/>
            <w:rPrChange w:id="681" w:author="T Londhe, Vinod (Contractor)" w:date="2022-07-09T13:42:00Z">
              <w:rPr>
                <w:sz w:val="22"/>
              </w:rPr>
            </w:rPrChange>
          </w:rPr>
          <w:delText xml:space="preserve">. </w:delText>
        </w:r>
      </w:del>
      <w:del w:id="682" w:author="Sai Praneetha Bhaskaruni" w:date="2022-03-25T14:48:00Z">
        <w:r w:rsidR="008531F3" w:rsidRPr="00322B1C" w:rsidDel="007A3D1F">
          <w:rPr>
            <w:strike/>
            <w:sz w:val="22"/>
            <w:rPrChange w:id="683" w:author="T Londhe, Vinod (Contractor)" w:date="2022-07-09T13:42:00Z">
              <w:rPr>
                <w:sz w:val="22"/>
              </w:rPr>
            </w:rPrChange>
          </w:rPr>
          <w:delText>This</w:delText>
        </w:r>
        <w:r w:rsidR="00784A0C" w:rsidRPr="00322B1C" w:rsidDel="007A3D1F">
          <w:rPr>
            <w:strike/>
            <w:sz w:val="22"/>
            <w:rPrChange w:id="684" w:author="T Londhe, Vinod (Contractor)" w:date="2022-07-09T13:42:00Z">
              <w:rPr>
                <w:sz w:val="22"/>
              </w:rPr>
            </w:rPrChange>
          </w:rPr>
          <w:delText xml:space="preserve"> enable</w:delText>
        </w:r>
        <w:r w:rsidR="008531F3" w:rsidRPr="00322B1C" w:rsidDel="007A3D1F">
          <w:rPr>
            <w:strike/>
            <w:sz w:val="22"/>
            <w:rPrChange w:id="685" w:author="T Londhe, Vinod (Contractor)" w:date="2022-07-09T13:42:00Z">
              <w:rPr>
                <w:sz w:val="22"/>
              </w:rPr>
            </w:rPrChange>
          </w:rPr>
          <w:delText>s</w:delText>
        </w:r>
        <w:r w:rsidR="00784A0C" w:rsidRPr="00322B1C" w:rsidDel="007A3D1F">
          <w:rPr>
            <w:strike/>
            <w:sz w:val="22"/>
            <w:rPrChange w:id="686" w:author="T Londhe, Vinod (Contractor)" w:date="2022-07-09T13:42:00Z">
              <w:rPr>
                <w:sz w:val="22"/>
              </w:rPr>
            </w:rPrChange>
          </w:rPr>
          <w:delText xml:space="preserve"> effective decision making for the health </w:delText>
        </w:r>
        <w:r w:rsidR="008531F3" w:rsidRPr="00322B1C" w:rsidDel="007A3D1F">
          <w:rPr>
            <w:strike/>
            <w:sz w:val="22"/>
            <w:rPrChange w:id="687" w:author="T Londhe, Vinod (Contractor)" w:date="2022-07-09T13:42:00Z">
              <w:rPr>
                <w:sz w:val="22"/>
              </w:rPr>
            </w:rPrChange>
          </w:rPr>
          <w:delText xml:space="preserve">personnel </w:delText>
        </w:r>
        <w:r w:rsidR="00784A0C" w:rsidRPr="00322B1C" w:rsidDel="007A3D1F">
          <w:rPr>
            <w:strike/>
            <w:sz w:val="22"/>
            <w:rPrChange w:id="688" w:author="T Londhe, Vinod (Contractor)" w:date="2022-07-09T13:42:00Z">
              <w:rPr>
                <w:sz w:val="22"/>
              </w:rPr>
            </w:rPrChange>
          </w:rPr>
          <w:delText xml:space="preserve">before they even go into the operating room </w:delText>
        </w:r>
        <w:r w:rsidR="008531F3" w:rsidRPr="00322B1C" w:rsidDel="007A3D1F">
          <w:rPr>
            <w:strike/>
            <w:sz w:val="22"/>
            <w:rPrChange w:id="689" w:author="T Londhe, Vinod (Contractor)" w:date="2022-07-09T13:42:00Z">
              <w:rPr>
                <w:sz w:val="22"/>
              </w:rPr>
            </w:rPrChange>
          </w:rPr>
          <w:delText xml:space="preserve">for </w:delText>
        </w:r>
        <w:r w:rsidR="00784A0C" w:rsidRPr="00322B1C" w:rsidDel="007A3D1F">
          <w:rPr>
            <w:strike/>
            <w:sz w:val="22"/>
            <w:rPrChange w:id="690" w:author="T Londhe, Vinod (Contractor)" w:date="2022-07-09T13:42:00Z">
              <w:rPr>
                <w:sz w:val="22"/>
              </w:rPr>
            </w:rPrChange>
          </w:rPr>
          <w:delText>the daily health inspection.</w:delText>
        </w:r>
      </w:del>
    </w:p>
    <w:bookmarkEnd w:id="631"/>
    <w:p w14:paraId="6C718504" w14:textId="00DD8BDF" w:rsidR="00B11510" w:rsidRPr="00D04758" w:rsidDel="00154A4A" w:rsidRDefault="00446FC2" w:rsidP="00322B1C">
      <w:pPr>
        <w:rPr>
          <w:del w:id="691" w:author="Sai Praneetha Bhaskaruni" w:date="2022-07-12T13:04:00Z"/>
          <w:rPrChange w:id="692" w:author="T Londhe, Vinod (Contractor)" w:date="2022-07-09T13:42:00Z">
            <w:rPr>
              <w:del w:id="693" w:author="Sai Praneetha Bhaskaruni" w:date="2022-07-12T13:04:00Z"/>
              <w:sz w:val="22"/>
            </w:rPr>
          </w:rPrChange>
        </w:rPr>
      </w:pPr>
      <w:del w:id="694" w:author="Sai Praneetha Bhaskaruni" w:date="2022-07-12T13:04:00Z">
        <w:r w:rsidRPr="00D04758" w:rsidDel="00154A4A">
          <w:rPr>
            <w:rPrChange w:id="695" w:author="T Londhe, Vinod (Contractor)" w:date="2022-07-09T13:42:00Z">
              <w:rPr>
                <w:sz w:val="22"/>
              </w:rPr>
            </w:rPrChange>
          </w:rPr>
          <w:delText xml:space="preserve">Functionality </w:delText>
        </w:r>
        <w:r w:rsidR="007B0A35" w:rsidRPr="00D04758" w:rsidDel="00154A4A">
          <w:rPr>
            <w:rPrChange w:id="696" w:author="T Londhe, Vinod (Contractor)" w:date="2022-07-09T13:42:00Z">
              <w:rPr>
                <w:sz w:val="22"/>
              </w:rPr>
            </w:rPrChange>
          </w:rPr>
          <w:delText>includes</w:delText>
        </w:r>
        <w:r w:rsidR="008531F3" w:rsidRPr="00D04758" w:rsidDel="00154A4A">
          <w:rPr>
            <w:rPrChange w:id="697" w:author="T Londhe, Vinod (Contractor)" w:date="2022-07-09T13:42:00Z">
              <w:rPr>
                <w:sz w:val="22"/>
              </w:rPr>
            </w:rPrChange>
          </w:rPr>
          <w:delText xml:space="preserve"> the following</w:delText>
        </w:r>
        <w:r w:rsidRPr="00D04758" w:rsidDel="00154A4A">
          <w:rPr>
            <w:rPrChange w:id="698" w:author="T Londhe, Vinod (Contractor)" w:date="2022-07-09T13:42:00Z">
              <w:rPr>
                <w:sz w:val="22"/>
              </w:rPr>
            </w:rPrChange>
          </w:rPr>
          <w:delText>:</w:delText>
        </w:r>
      </w:del>
    </w:p>
    <w:p w14:paraId="5A08E290" w14:textId="67860C65" w:rsidR="00784A0C" w:rsidRPr="00D04758" w:rsidDel="00154A4A" w:rsidRDefault="00AA3C1A" w:rsidP="00322B1C">
      <w:pPr>
        <w:rPr>
          <w:del w:id="699" w:author="Sai Praneetha Bhaskaruni" w:date="2022-07-12T13:04:00Z"/>
          <w:rPrChange w:id="700" w:author="T Londhe, Vinod (Contractor)" w:date="2022-07-09T13:42:00Z">
            <w:rPr>
              <w:del w:id="701" w:author="Sai Praneetha Bhaskaruni" w:date="2022-07-12T13:04:00Z"/>
              <w:sz w:val="22"/>
            </w:rPr>
          </w:rPrChange>
        </w:rPr>
      </w:pPr>
      <w:del w:id="702" w:author="Sai Praneetha Bhaskaruni" w:date="2022-07-12T13:04:00Z">
        <w:r w:rsidRPr="00D04758" w:rsidDel="00154A4A">
          <w:rPr>
            <w:rPrChange w:id="703" w:author="T Londhe, Vinod (Contractor)" w:date="2022-07-09T13:42:00Z">
              <w:rPr>
                <w:sz w:val="22"/>
              </w:rPr>
            </w:rPrChange>
          </w:rPr>
          <w:delText>Retrieve</w:delText>
        </w:r>
        <w:r w:rsidR="00850204" w:rsidRPr="00D04758" w:rsidDel="00154A4A">
          <w:rPr>
            <w:rPrChange w:id="704" w:author="T Londhe, Vinod (Contractor)" w:date="2022-07-09T13:42:00Z">
              <w:rPr>
                <w:sz w:val="22"/>
              </w:rPr>
            </w:rPrChange>
          </w:rPr>
          <w:delText xml:space="preserve"> </w:delText>
        </w:r>
        <w:r w:rsidR="00784A0C" w:rsidRPr="00D04758" w:rsidDel="00154A4A">
          <w:rPr>
            <w:rPrChange w:id="705" w:author="T Londhe, Vinod (Contractor)" w:date="2022-07-09T13:42:00Z">
              <w:rPr>
                <w:sz w:val="22"/>
              </w:rPr>
            </w:rPrChange>
          </w:rPr>
          <w:delText xml:space="preserve">the health vital data </w:delText>
        </w:r>
        <w:r w:rsidRPr="00D04758" w:rsidDel="00154A4A">
          <w:rPr>
            <w:rPrChange w:id="706" w:author="T Londhe, Vinod (Contractor)" w:date="2022-07-09T13:42:00Z">
              <w:rPr>
                <w:sz w:val="22"/>
              </w:rPr>
            </w:rPrChange>
          </w:rPr>
          <w:delText>i.e.</w:delText>
        </w:r>
        <w:r w:rsidR="00784A0C" w:rsidRPr="00D04758" w:rsidDel="00154A4A">
          <w:rPr>
            <w:rPrChange w:id="707" w:author="T Londhe, Vinod (Contractor)" w:date="2022-07-09T13:42:00Z">
              <w:rPr>
                <w:sz w:val="22"/>
              </w:rPr>
            </w:rPrChange>
          </w:rPr>
          <w:delText xml:space="preserve"> weight, position</w:delText>
        </w:r>
      </w:del>
      <w:del w:id="708" w:author="Sai Praneetha Bhaskaruni" w:date="2022-03-25T14:44:00Z">
        <w:r w:rsidR="00784A0C" w:rsidRPr="00D04758" w:rsidDel="007A3D1F">
          <w:rPr>
            <w:rPrChange w:id="709" w:author="T Londhe, Vinod (Contractor)" w:date="2022-07-09T13:42:00Z">
              <w:rPr>
                <w:sz w:val="22"/>
              </w:rPr>
            </w:rPrChange>
          </w:rPr>
          <w:delText xml:space="preserve"> </w:delText>
        </w:r>
        <w:r w:rsidRPr="00D04758" w:rsidDel="007A3D1F">
          <w:rPr>
            <w:rPrChange w:id="710" w:author="T Londhe, Vinod (Contractor)" w:date="2022-07-09T13:42:00Z">
              <w:rPr>
                <w:sz w:val="22"/>
              </w:rPr>
            </w:rPrChange>
          </w:rPr>
          <w:delText>etc</w:delText>
        </w:r>
      </w:del>
      <w:del w:id="711" w:author="Sai Praneetha Bhaskaruni" w:date="2022-07-12T13:04:00Z">
        <w:r w:rsidRPr="00D04758" w:rsidDel="00154A4A">
          <w:rPr>
            <w:rPrChange w:id="712" w:author="T Londhe, Vinod (Contractor)" w:date="2022-07-09T13:42:00Z">
              <w:rPr>
                <w:sz w:val="22"/>
              </w:rPr>
            </w:rPrChange>
          </w:rPr>
          <w:delText>.</w:delText>
        </w:r>
      </w:del>
    </w:p>
    <w:p w14:paraId="21E88EBF" w14:textId="18A0351E" w:rsidR="00784A0C" w:rsidRPr="00D04758" w:rsidDel="00154A4A" w:rsidRDefault="00BB6454" w:rsidP="00322B1C">
      <w:pPr>
        <w:rPr>
          <w:del w:id="713" w:author="Sai Praneetha Bhaskaruni" w:date="2022-07-12T13:04:00Z"/>
          <w:rPrChange w:id="714" w:author="T Londhe, Vinod (Contractor)" w:date="2022-07-09T13:42:00Z">
            <w:rPr>
              <w:del w:id="715" w:author="Sai Praneetha Bhaskaruni" w:date="2022-07-12T13:04:00Z"/>
              <w:sz w:val="22"/>
            </w:rPr>
          </w:rPrChange>
        </w:rPr>
      </w:pPr>
      <w:del w:id="716" w:author="Sai Praneetha Bhaskaruni" w:date="2022-03-25T14:51:00Z">
        <w:r w:rsidRPr="00D04758" w:rsidDel="00AC62C7">
          <w:rPr>
            <w:rPrChange w:id="717" w:author="T Londhe, Vinod (Contractor)" w:date="2022-07-09T13:42:00Z">
              <w:rPr>
                <w:sz w:val="22"/>
              </w:rPr>
            </w:rPrChange>
          </w:rPr>
          <w:delText>SmartMedic solution</w:delText>
        </w:r>
        <w:r w:rsidR="00784A0C" w:rsidRPr="00D04758" w:rsidDel="00AC62C7">
          <w:rPr>
            <w:rPrChange w:id="718" w:author="T Londhe, Vinod (Contractor)" w:date="2022-07-09T13:42:00Z">
              <w:rPr>
                <w:sz w:val="22"/>
              </w:rPr>
            </w:rPrChange>
          </w:rPr>
          <w:delText xml:space="preserve"> p</w:delText>
        </w:r>
      </w:del>
      <w:del w:id="719" w:author="Sai Praneetha Bhaskaruni" w:date="2022-07-12T13:04:00Z">
        <w:r w:rsidR="00784A0C" w:rsidRPr="00D04758" w:rsidDel="00154A4A">
          <w:rPr>
            <w:rPrChange w:id="720" w:author="T Londhe, Vinod (Contractor)" w:date="2022-07-09T13:42:00Z">
              <w:rPr>
                <w:sz w:val="22"/>
              </w:rPr>
            </w:rPrChange>
          </w:rPr>
          <w:delText>rovide</w:delText>
        </w:r>
        <w:r w:rsidR="00DB0437" w:rsidRPr="00D04758" w:rsidDel="00154A4A">
          <w:rPr>
            <w:rPrChange w:id="721" w:author="T Londhe, Vinod (Contractor)" w:date="2022-07-09T13:42:00Z">
              <w:rPr>
                <w:sz w:val="22"/>
              </w:rPr>
            </w:rPrChange>
          </w:rPr>
          <w:delText>s</w:delText>
        </w:r>
        <w:r w:rsidR="00784A0C" w:rsidRPr="00D04758" w:rsidDel="00154A4A">
          <w:rPr>
            <w:rPrChange w:id="722" w:author="T Londhe, Vinod (Contractor)" w:date="2022-07-09T13:42:00Z">
              <w:rPr>
                <w:sz w:val="22"/>
              </w:rPr>
            </w:rPrChange>
          </w:rPr>
          <w:delText xml:space="preserve"> an alert for the </w:delText>
        </w:r>
        <w:r w:rsidR="00397208" w:rsidRPr="00D04758" w:rsidDel="00154A4A">
          <w:rPr>
            <w:rPrChange w:id="723" w:author="T Londhe, Vinod (Contractor)" w:date="2022-07-09T13:42:00Z">
              <w:rPr>
                <w:sz w:val="22"/>
              </w:rPr>
            </w:rPrChange>
          </w:rPr>
          <w:delText>unexpected</w:delText>
        </w:r>
        <w:r w:rsidR="00784A0C" w:rsidRPr="00D04758" w:rsidDel="00154A4A">
          <w:rPr>
            <w:rPrChange w:id="724" w:author="T Londhe, Vinod (Contractor)" w:date="2022-07-09T13:42:00Z">
              <w:rPr>
                <w:sz w:val="22"/>
              </w:rPr>
            </w:rPrChange>
          </w:rPr>
          <w:delText xml:space="preserve"> change</w:delText>
        </w:r>
        <w:r w:rsidR="00397208" w:rsidRPr="00D04758" w:rsidDel="00154A4A">
          <w:rPr>
            <w:rPrChange w:id="725" w:author="T Londhe, Vinod (Contractor)" w:date="2022-07-09T13:42:00Z">
              <w:rPr>
                <w:sz w:val="22"/>
              </w:rPr>
            </w:rPrChange>
          </w:rPr>
          <w:delText>s in</w:delText>
        </w:r>
        <w:r w:rsidR="00784A0C" w:rsidRPr="00D04758" w:rsidDel="00154A4A">
          <w:rPr>
            <w:rPrChange w:id="726" w:author="T Londhe, Vinod (Contractor)" w:date="2022-07-09T13:42:00Z">
              <w:rPr>
                <w:sz w:val="22"/>
              </w:rPr>
            </w:rPrChange>
          </w:rPr>
          <w:delText xml:space="preserve"> the health vital</w:delText>
        </w:r>
        <w:r w:rsidR="00850204" w:rsidRPr="00D04758" w:rsidDel="00154A4A">
          <w:rPr>
            <w:rPrChange w:id="727" w:author="T Londhe, Vinod (Contractor)" w:date="2022-07-09T13:42:00Z">
              <w:rPr>
                <w:sz w:val="22"/>
              </w:rPr>
            </w:rPrChange>
          </w:rPr>
          <w:delText>.</w:delText>
        </w:r>
      </w:del>
    </w:p>
    <w:p w14:paraId="71B90675" w14:textId="36B6470F" w:rsidR="00850204" w:rsidRPr="00D04758" w:rsidDel="00154A4A" w:rsidRDefault="00850204" w:rsidP="00322B1C">
      <w:pPr>
        <w:rPr>
          <w:del w:id="728" w:author="Sai Praneetha Bhaskaruni" w:date="2022-07-12T13:04:00Z"/>
          <w:rPrChange w:id="729" w:author="T Londhe, Vinod (Contractor)" w:date="2022-07-09T13:42:00Z">
            <w:rPr>
              <w:del w:id="730" w:author="Sai Praneetha Bhaskaruni" w:date="2022-07-12T13:04:00Z"/>
              <w:sz w:val="22"/>
            </w:rPr>
          </w:rPrChange>
        </w:rPr>
      </w:pPr>
      <w:del w:id="731" w:author="Sai Praneetha Bhaskaruni" w:date="2022-03-25T14:51:00Z">
        <w:r w:rsidRPr="00D04758" w:rsidDel="00DD029C">
          <w:rPr>
            <w:rPrChange w:id="732" w:author="T Londhe, Vinod (Contractor)" w:date="2022-07-09T13:42:00Z">
              <w:rPr>
                <w:sz w:val="22"/>
              </w:rPr>
            </w:rPrChange>
          </w:rPr>
          <w:delText xml:space="preserve">Device’s </w:delText>
        </w:r>
        <w:r w:rsidR="00CD012C" w:rsidRPr="00D04758" w:rsidDel="00DD029C">
          <w:rPr>
            <w:rPrChange w:id="733" w:author="T Londhe, Vinod (Contractor)" w:date="2022-07-09T13:42:00Z">
              <w:rPr>
                <w:sz w:val="22"/>
              </w:rPr>
            </w:rPrChange>
          </w:rPr>
          <w:delText xml:space="preserve">data </w:delText>
        </w:r>
        <w:r w:rsidR="00DB0437" w:rsidRPr="00D04758" w:rsidDel="00DD029C">
          <w:rPr>
            <w:rPrChange w:id="734" w:author="T Londhe, Vinod (Contractor)" w:date="2022-07-09T13:42:00Z">
              <w:rPr>
                <w:sz w:val="22"/>
              </w:rPr>
            </w:rPrChange>
          </w:rPr>
          <w:delText>u</w:delText>
        </w:r>
      </w:del>
      <w:del w:id="735" w:author="Sai Praneetha Bhaskaruni" w:date="2022-07-12T13:04:00Z">
        <w:r w:rsidR="00DB0437" w:rsidRPr="00D04758" w:rsidDel="00154A4A">
          <w:rPr>
            <w:rPrChange w:id="736" w:author="T Londhe, Vinod (Contractor)" w:date="2022-07-09T13:42:00Z">
              <w:rPr>
                <w:sz w:val="22"/>
              </w:rPr>
            </w:rPrChange>
          </w:rPr>
          <w:delText xml:space="preserve">sed </w:delText>
        </w:r>
        <w:r w:rsidRPr="00D04758" w:rsidDel="00154A4A">
          <w:rPr>
            <w:rPrChange w:id="737" w:author="T Londhe, Vinod (Contractor)" w:date="2022-07-09T13:42:00Z">
              <w:rPr>
                <w:sz w:val="22"/>
              </w:rPr>
            </w:rPrChange>
          </w:rPr>
          <w:delText>to visualize the current health condition of patient in the real time.</w:delText>
        </w:r>
      </w:del>
    </w:p>
    <w:p w14:paraId="6239A4DF" w14:textId="2FB58F86" w:rsidR="00850204" w:rsidRPr="00D04758" w:rsidDel="001A4AC6" w:rsidRDefault="00850204" w:rsidP="00322B1C">
      <w:pPr>
        <w:rPr>
          <w:del w:id="738" w:author="Sai Praneetha Bhaskaruni" w:date="2022-03-25T14:52:00Z"/>
          <w:rPrChange w:id="739" w:author="T Londhe, Vinod (Contractor)" w:date="2022-07-09T13:42:00Z">
            <w:rPr>
              <w:del w:id="740" w:author="Sai Praneetha Bhaskaruni" w:date="2022-03-25T14:52:00Z"/>
              <w:sz w:val="22"/>
            </w:rPr>
          </w:rPrChange>
        </w:rPr>
      </w:pPr>
      <w:del w:id="741" w:author="Sai Praneetha Bhaskaruni" w:date="2022-03-25T14:52:00Z">
        <w:r w:rsidRPr="00D04758" w:rsidDel="001A4AC6">
          <w:rPr>
            <w:rPrChange w:id="742" w:author="T Londhe, Vinod (Contractor)" w:date="2022-07-09T13:42:00Z">
              <w:rPr>
                <w:sz w:val="22"/>
              </w:rPr>
            </w:rPrChange>
          </w:rPr>
          <w:delText xml:space="preserve">Visualize the current health condition of </w:delText>
        </w:r>
        <w:r w:rsidR="008531F3" w:rsidRPr="00D04758" w:rsidDel="001A4AC6">
          <w:rPr>
            <w:rPrChange w:id="743" w:author="T Londhe, Vinod (Contractor)" w:date="2022-07-09T13:42:00Z">
              <w:rPr>
                <w:sz w:val="22"/>
              </w:rPr>
            </w:rPrChange>
          </w:rPr>
          <w:delText xml:space="preserve">the </w:delText>
        </w:r>
        <w:r w:rsidRPr="00D04758" w:rsidDel="001A4AC6">
          <w:rPr>
            <w:rPrChange w:id="744" w:author="T Londhe, Vinod (Contractor)" w:date="2022-07-09T13:42:00Z">
              <w:rPr>
                <w:sz w:val="22"/>
              </w:rPr>
            </w:rPrChange>
          </w:rPr>
          <w:delText>patient in real time.</w:delText>
        </w:r>
      </w:del>
    </w:p>
    <w:p w14:paraId="5876EE47" w14:textId="61D3ED0E" w:rsidR="00850204" w:rsidRPr="00D04758" w:rsidDel="00154A4A" w:rsidRDefault="00850204" w:rsidP="00322B1C">
      <w:pPr>
        <w:rPr>
          <w:del w:id="745" w:author="Sai Praneetha Bhaskaruni" w:date="2022-07-12T13:04:00Z"/>
          <w:rPrChange w:id="746" w:author="T Londhe, Vinod (Contractor)" w:date="2022-07-09T13:42:00Z">
            <w:rPr>
              <w:del w:id="747" w:author="Sai Praneetha Bhaskaruni" w:date="2022-07-12T13:04:00Z"/>
              <w:sz w:val="22"/>
            </w:rPr>
          </w:rPrChange>
        </w:rPr>
      </w:pPr>
      <w:del w:id="748" w:author="Sai Praneetha Bhaskaruni" w:date="2022-07-12T13:04:00Z">
        <w:r w:rsidRPr="00D04758" w:rsidDel="00154A4A">
          <w:rPr>
            <w:rPrChange w:id="749" w:author="T Londhe, Vinod (Contractor)" w:date="2022-07-09T13:42:00Z">
              <w:rPr>
                <w:sz w:val="22"/>
              </w:rPr>
            </w:rPrChange>
          </w:rPr>
          <w:delText xml:space="preserve">Enable effective decision making for the health </w:delText>
        </w:r>
        <w:r w:rsidR="008531F3" w:rsidRPr="00D04758" w:rsidDel="00154A4A">
          <w:rPr>
            <w:rPrChange w:id="750" w:author="T Londhe, Vinod (Contractor)" w:date="2022-07-09T13:42:00Z">
              <w:rPr>
                <w:sz w:val="22"/>
              </w:rPr>
            </w:rPrChange>
          </w:rPr>
          <w:delText>personnel</w:delText>
        </w:r>
      </w:del>
    </w:p>
    <w:p w14:paraId="5CE2EB3E" w14:textId="44CB5985" w:rsidR="00CE0A5D" w:rsidRDefault="00CE0A5D" w:rsidP="005E7549">
      <w:pPr>
        <w:spacing w:after="49" w:line="259" w:lineRule="auto"/>
        <w:ind w:left="0" w:firstLine="0"/>
        <w:jc w:val="left"/>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2540FE"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447016" w:rsidRDefault="002121C1" w:rsidP="002B30FE">
            <w:pPr>
              <w:overflowPunct w:val="0"/>
              <w:autoSpaceDE w:val="0"/>
              <w:autoSpaceDN w:val="0"/>
              <w:adjustRightInd w:val="0"/>
              <w:textAlignment w:val="baseline"/>
              <w:rPr>
                <w:rFonts w:ascii="Humanist Slabserif 712 Std Roma" w:hAnsi="Humanist Slabserif 712 Std Roma"/>
                <w:color w:val="000000" w:themeColor="text1"/>
              </w:rPr>
            </w:pPr>
            <w:r w:rsidRPr="00447016">
              <w:rPr>
                <w:rFonts w:ascii="Humanist Slabserif 712 Std Roma" w:hAnsi="Humanist Slabserif 712 Std Roma"/>
                <w:color w:val="000000" w:themeColor="text1"/>
              </w:rPr>
              <w:t xml:space="preserve">              </w:t>
            </w:r>
            <w:r>
              <w:rPr>
                <w:rFonts w:ascii="Humanist Slabserif 712 Std Roma" w:hAnsi="Humanist Slabserif 712 Std Roma"/>
                <w:color w:val="000000" w:themeColor="text1"/>
              </w:rPr>
              <w:t>SmartMedic</w:t>
            </w:r>
            <w:r w:rsidRPr="00447016">
              <w:rPr>
                <w:rFonts w:ascii="Humanist Slabserif 712 Std Roma" w:hAnsi="Humanist Slabserif 712 Std Roma"/>
                <w:color w:val="000000" w:themeColor="text1"/>
              </w:rPr>
              <w:t xml:space="preserve"> (Part Number - </w:t>
            </w:r>
            <w:r w:rsidRPr="00447016">
              <w:rPr>
                <w:rFonts w:ascii="Calibri" w:hAnsi="Calibri" w:cs="Calibri"/>
                <w:color w:val="000000"/>
                <w:shd w:val="clear" w:color="auto" w:fill="FFFFFF"/>
              </w:rPr>
              <w:t>001-02-A-01-00-00</w:t>
            </w:r>
            <w:r w:rsidRPr="00447016">
              <w:rPr>
                <w:rFonts w:ascii="Humanist Slabserif 712 Std Roma" w:hAnsi="Humanist Slabserif 712 Std Roma"/>
                <w:color w:val="000000" w:themeColor="text1"/>
              </w:rPr>
              <w:t>)</w:t>
            </w:r>
          </w:p>
          <w:p w14:paraId="3992B133" w14:textId="77777777" w:rsidR="002121C1" w:rsidRPr="00447016" w:rsidRDefault="002121C1" w:rsidP="002B30FE">
            <w:pPr>
              <w:ind w:left="165"/>
              <w:rPr>
                <w:rFonts w:ascii="Humanist Slabserif 712 Std Roma" w:hAnsi="Humanist Slabserif 712 Std Roma"/>
                <w:color w:val="000000" w:themeColor="text1"/>
              </w:rPr>
            </w:pPr>
          </w:p>
        </w:tc>
      </w:tr>
      <w:tr w:rsidR="002121C1" w:rsidRPr="002540FE"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SmartMedic is intended to be used as an accessory to hospital Medical Bed for measuring patient's weight and alert caregiver to turn patient.</w:t>
            </w:r>
          </w:p>
          <w:p w14:paraId="2EB77D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For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 the device is intended to provide weight and relative changes in weight.</w:t>
            </w:r>
          </w:p>
          <w:p w14:paraId="13B1AB6E"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intends to give patient turn notification for the adult patient only.</w:t>
            </w:r>
          </w:p>
          <w:p w14:paraId="220A5795"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Device is intended to be used in Indian hospital environment.</w:t>
            </w:r>
          </w:p>
          <w:p w14:paraId="01CEA096"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device is intended to help caregiver to place x-ray cassette without moving the patient.</w:t>
            </w:r>
          </w:p>
          <w:p w14:paraId="6EF34978" w14:textId="77777777"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It is also not intended for patients having height less than 4.0 ft or more than 6.0 ft, and weight less than 10Kg or more than 135Kg. </w:t>
            </w:r>
          </w:p>
          <w:p w14:paraId="06567C88" w14:textId="11FE0A1C" w:rsidR="002121C1" w:rsidRPr="0052460A"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 xml:space="preserve">Device is not intended for using Patient turn feature with </w:t>
            </w:r>
            <w:r w:rsidR="005B0938" w:rsidRPr="0052460A">
              <w:rPr>
                <w:rFonts w:ascii="Humanist Slabserif 712 Std Roma" w:hAnsi="Humanist Slabserif 712 Std Roma"/>
                <w:color w:val="000000" w:themeColor="text1"/>
              </w:rPr>
              <w:t>Pediatric</w:t>
            </w:r>
            <w:r w:rsidRPr="0052460A">
              <w:rPr>
                <w:rFonts w:ascii="Humanist Slabserif 712 Std Roma" w:hAnsi="Humanist Slabserif 712 Std Roma"/>
                <w:color w:val="000000" w:themeColor="text1"/>
              </w:rPr>
              <w:t xml:space="preserve"> Patients.</w:t>
            </w:r>
          </w:p>
          <w:p w14:paraId="3EF4223B" w14:textId="77777777" w:rsidR="002121C1" w:rsidRPr="00447016" w:rsidRDefault="002121C1" w:rsidP="002B30FE">
            <w:pPr>
              <w:pStyle w:val="ListParagraph"/>
              <w:rPr>
                <w:rFonts w:ascii="Humanist Slabserif 712 Std Roma" w:hAnsi="Humanist Slabserif 712 Std Roma"/>
                <w:b/>
                <w:color w:val="000000" w:themeColor="text1"/>
              </w:rPr>
            </w:pPr>
            <w:r w:rsidRPr="0052460A">
              <w:rPr>
                <w:rFonts w:ascii="Humanist Slabserif 712 Std Roma" w:hAnsi="Humanist Slabserif 712 Std Roma"/>
                <w:color w:val="000000" w:themeColor="text1"/>
              </w:rPr>
              <w:t>The maximum safe working load (including patient, mattress, sheets, pillows, and accessories) for SmartMedic is 155kg. SmartMedic is not intended to be used for infants.</w:t>
            </w:r>
          </w:p>
        </w:tc>
      </w:tr>
      <w:tr w:rsidR="002121C1" w:rsidRPr="002540FE"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Default="002121C1" w:rsidP="002B30FE">
            <w:pPr>
              <w:pStyle w:val="ListParagraph"/>
              <w:ind w:left="525"/>
              <w:rPr>
                <w:rFonts w:ascii="Humanist Slabserif 712 Std Roma" w:hAnsi="Humanist Slabserif 712 Std Roma"/>
                <w:b/>
                <w:bCs/>
                <w:color w:val="000000" w:themeColor="text1"/>
              </w:rPr>
            </w:pPr>
            <w:r w:rsidRPr="00447016">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 xml:space="preserve">SmartMedic to provide weight for all age groups from </w:t>
            </w:r>
            <w:r w:rsidR="005B0938" w:rsidRPr="00245AA7">
              <w:rPr>
                <w:rFonts w:ascii="Humanist Slabserif 712 Std Roma" w:hAnsi="Humanist Slabserif 712 Std Roma"/>
                <w:bCs/>
                <w:color w:val="000000" w:themeColor="text1"/>
              </w:rPr>
              <w:t>pediatric</w:t>
            </w:r>
            <w:r w:rsidRPr="00245AA7">
              <w:rPr>
                <w:rFonts w:ascii="Humanist Slabserif 712 Std Roma" w:hAnsi="Humanist Slabserif 712 Std Roma"/>
                <w:bCs/>
                <w:color w:val="000000" w:themeColor="text1"/>
              </w:rPr>
              <w:t xml:space="preserve"> </w:t>
            </w:r>
          </w:p>
          <w:p w14:paraId="736D39D8" w14:textId="77777777" w:rsidR="002121C1" w:rsidRPr="00447016" w:rsidRDefault="002121C1" w:rsidP="002B30FE">
            <w:pPr>
              <w:pStyle w:val="ListParagraph"/>
              <w:ind w:left="525"/>
              <w:rPr>
                <w:rFonts w:ascii="Humanist Slabserif 712 Std Roma" w:hAnsi="Humanist Slabserif 712 Std Roma"/>
                <w:b/>
                <w:bCs/>
                <w:color w:val="000000" w:themeColor="text1"/>
              </w:rPr>
            </w:pPr>
            <w:r>
              <w:rPr>
                <w:rFonts w:ascii="Humanist Slabserif 712 Std Roma" w:hAnsi="Humanist Slabserif 712 Std Roma"/>
                <w:bCs/>
                <w:color w:val="000000" w:themeColor="text1"/>
              </w:rPr>
              <w:t xml:space="preserve">    </w:t>
            </w:r>
            <w:r w:rsidRPr="00245AA7">
              <w:rPr>
                <w:rFonts w:ascii="Humanist Slabserif 712 Std Roma" w:hAnsi="Humanist Slabserif 712 Std Roma"/>
                <w:bCs/>
                <w:color w:val="000000" w:themeColor="text1"/>
              </w:rPr>
              <w:t>to adult population.</w:t>
            </w:r>
          </w:p>
        </w:tc>
      </w:tr>
      <w:tr w:rsidR="002121C1" w:rsidRPr="002540FE"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447016" w:rsidRDefault="002121C1" w:rsidP="002B30FE">
            <w:pPr>
              <w:ind w:left="165"/>
              <w:rPr>
                <w:rFonts w:ascii="Humanist Slabserif 712 Std Roma" w:hAnsi="Humanist Slabserif 712 Std Roma"/>
                <w:color w:val="000000" w:themeColor="text1"/>
              </w:rPr>
            </w:pPr>
            <w:r w:rsidRPr="00447016">
              <w:rPr>
                <w:rFonts w:ascii="Humanist Slabserif 712 Std Roma" w:hAnsi="Humanist Slabserif 712 Std Roma"/>
                <w:bCs/>
                <w:color w:val="000000" w:themeColor="text1"/>
              </w:rPr>
              <w:t xml:space="preserve">           </w:t>
            </w:r>
            <w:r>
              <w:rPr>
                <w:rFonts w:ascii="Humanist Slabserif 712 Std Roma" w:hAnsi="Humanist Slabserif 712 Std Roma"/>
                <w:bCs/>
                <w:color w:val="000000" w:themeColor="text1"/>
              </w:rPr>
              <w:t>Mattress (Applied part Type B)</w:t>
            </w:r>
          </w:p>
        </w:tc>
      </w:tr>
      <w:tr w:rsidR="002121C1" w:rsidRPr="002540FE"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2540FE" w:rsidRDefault="002121C1" w:rsidP="002B30FE">
            <w:pPr>
              <w:ind w:left="165"/>
              <w:rPr>
                <w:rFonts w:ascii="Humanist Slabserif 712 Std Roma" w:hAnsi="Humanist Slabserif 712 Std Roma"/>
                <w:color w:val="000000" w:themeColor="text1"/>
              </w:rPr>
            </w:pPr>
            <w:r>
              <w:rPr>
                <w:rFonts w:ascii="Humanist Slabserif 712 Std Roma" w:hAnsi="Humanist Slabserif 712 Std Roma"/>
                <w:bCs/>
                <w:color w:val="000000" w:themeColor="text1"/>
              </w:rPr>
              <w:t xml:space="preserve">           </w:t>
            </w:r>
            <w:r w:rsidRPr="00665B83">
              <w:rPr>
                <w:rFonts w:ascii="Humanist Slabserif 712 Std Roma" w:hAnsi="Humanist Slabserif 712 Std Roma"/>
                <w:bCs/>
                <w:color w:val="000000" w:themeColor="text1"/>
              </w:rPr>
              <w:t>Nurse, Intensivist</w:t>
            </w:r>
            <w:r>
              <w:rPr>
                <w:rFonts w:ascii="Humanist Slabserif 712 Std Roma" w:hAnsi="Humanist Slabserif 712 Std Roma"/>
                <w:bCs/>
                <w:color w:val="000000" w:themeColor="text1"/>
              </w:rPr>
              <w:t xml:space="preserve"> / </w:t>
            </w:r>
            <w:r w:rsidRPr="00665B83">
              <w:rPr>
                <w:rFonts w:ascii="Humanist Slabserif 712 Std Roma" w:hAnsi="Humanist Slabserif 712 Std Roma"/>
                <w:bCs/>
                <w:color w:val="000000" w:themeColor="text1"/>
              </w:rPr>
              <w:t>Doctors</w:t>
            </w:r>
          </w:p>
        </w:tc>
      </w:tr>
      <w:tr w:rsidR="002121C1" w:rsidRPr="002540FE"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2540FE" w:rsidRDefault="002121C1" w:rsidP="002B30FE">
            <w:pPr>
              <w:ind w:left="15"/>
              <w:rPr>
                <w:rFonts w:ascii="Humanist Slabserif 712 Std Roma" w:hAnsi="Humanist Slabserif 712 Std Roma"/>
                <w:color w:val="000000" w:themeColor="text1"/>
              </w:rPr>
            </w:pPr>
            <w:r w:rsidRPr="002540FE">
              <w:rPr>
                <w:rFonts w:ascii="Humanist Slabserif 712 Std Roma" w:hAnsi="Humanist Slabserif 712 Std Roma"/>
                <w:bCs/>
                <w:color w:val="000000" w:themeColor="text1"/>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77777777" w:rsidR="002121C1" w:rsidRDefault="002121C1" w:rsidP="002B30FE">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Pr="00665B83">
              <w:rPr>
                <w:rFonts w:ascii="Humanist Slabserif 712 Std Roma" w:hAnsi="Humanist Slabserif 712 Std Roma"/>
                <w:color w:val="000000" w:themeColor="text1"/>
              </w:rPr>
              <w:t xml:space="preserve">Intended to be used in Indian Hospital environment (Temp. 15 - </w:t>
            </w:r>
            <w:r>
              <w:rPr>
                <w:rFonts w:ascii="Humanist Slabserif 712 Std Roma" w:hAnsi="Humanist Slabserif 712 Std Roma"/>
                <w:color w:val="000000" w:themeColor="text1"/>
              </w:rPr>
              <w:t xml:space="preserve">            </w:t>
            </w:r>
          </w:p>
          <w:p w14:paraId="4A041137" w14:textId="77777777" w:rsidR="002121C1" w:rsidRDefault="002121C1" w:rsidP="002B30FE">
            <w:pPr>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w:t>
            </w:r>
            <w:r w:rsidRPr="00665B83">
              <w:rPr>
                <w:rFonts w:ascii="Humanist Slabserif 712 Std Roma" w:hAnsi="Humanist Slabserif 712 Std Roma"/>
                <w:color w:val="000000" w:themeColor="text1"/>
              </w:rPr>
              <w:t>30°C)</w:t>
            </w:r>
          </w:p>
          <w:p w14:paraId="191540ED" w14:textId="77777777" w:rsidR="002121C1" w:rsidRPr="002540FE" w:rsidRDefault="002121C1" w:rsidP="002B30FE">
            <w:pPr>
              <w:ind w:left="165"/>
              <w:rPr>
                <w:rFonts w:ascii="Humanist Slabserif 712 Std Roma" w:hAnsi="Humanist Slabserif 712 Std Roma"/>
                <w:color w:val="000000" w:themeColor="text1"/>
              </w:rPr>
            </w:pPr>
            <w:r>
              <w:rPr>
                <w:rFonts w:ascii="Humanist Slabserif 712 Std Roma" w:hAnsi="Humanist Slabserif 712 Std Roma"/>
                <w:color w:val="000000" w:themeColor="text1"/>
              </w:rPr>
              <w:t xml:space="preserve">           Expected service life: 4 years. </w:t>
            </w:r>
          </w:p>
        </w:tc>
      </w:tr>
    </w:tbl>
    <w:p w14:paraId="4836191C" w14:textId="5E6E202F" w:rsidR="002121C1" w:rsidRDefault="002121C1" w:rsidP="00487281">
      <w:pPr>
        <w:pStyle w:val="ListParagraph"/>
        <w:spacing w:after="49" w:line="259" w:lineRule="auto"/>
        <w:ind w:left="1440" w:firstLine="0"/>
        <w:jc w:val="left"/>
      </w:pPr>
    </w:p>
    <w:p w14:paraId="41D5A32F" w14:textId="287C3617" w:rsidR="002121C1" w:rsidRDefault="002121C1" w:rsidP="00487281">
      <w:pPr>
        <w:pStyle w:val="ListParagraph"/>
        <w:spacing w:after="49" w:line="259" w:lineRule="auto"/>
        <w:ind w:left="1440" w:firstLine="0"/>
        <w:jc w:val="left"/>
      </w:pPr>
    </w:p>
    <w:p w14:paraId="4033D8D0" w14:textId="08352F8A" w:rsidR="002121C1" w:rsidRDefault="002121C1" w:rsidP="00487281">
      <w:pPr>
        <w:pStyle w:val="ListParagraph"/>
        <w:spacing w:after="49" w:line="259" w:lineRule="auto"/>
        <w:ind w:left="1440" w:firstLine="0"/>
        <w:jc w:val="left"/>
      </w:pPr>
    </w:p>
    <w:p w14:paraId="7B6D71E8" w14:textId="77777777" w:rsidR="002121C1" w:rsidRPr="00180992" w:rsidRDefault="002121C1" w:rsidP="00487281">
      <w:pPr>
        <w:pStyle w:val="ListParagraph"/>
        <w:spacing w:after="49" w:line="259" w:lineRule="auto"/>
        <w:ind w:left="1440" w:firstLine="0"/>
        <w:jc w:val="left"/>
      </w:pPr>
    </w:p>
    <w:p w14:paraId="488E0EC4" w14:textId="77777777" w:rsidR="00B11510" w:rsidRPr="00180992" w:rsidRDefault="00446FC2" w:rsidP="000952F6">
      <w:pPr>
        <w:pStyle w:val="Heading2"/>
        <w:shd w:val="clear" w:color="auto" w:fill="auto"/>
        <w:ind w:left="730"/>
      </w:pPr>
      <w:bookmarkStart w:id="751" w:name="_Toc108268249"/>
      <w:r w:rsidRPr="00180992">
        <w:rPr>
          <w:color w:val="FCC566"/>
          <w:sz w:val="40"/>
        </w:rPr>
        <w:t>3.3</w:t>
      </w:r>
      <w:r w:rsidRPr="00180992">
        <w:rPr>
          <w:color w:val="FFCC66"/>
          <w:sz w:val="40"/>
        </w:rPr>
        <w:t xml:space="preserve"> </w:t>
      </w:r>
      <w:r w:rsidRPr="00180992">
        <w:rPr>
          <w:sz w:val="36"/>
        </w:rPr>
        <w:t>Vulnerability Intake and Monitoring</w:t>
      </w:r>
      <w:bookmarkEnd w:id="751"/>
    </w:p>
    <w:p w14:paraId="0CD961DA" w14:textId="1B30D91F"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w:t>
      </w:r>
      <w:r w:rsidR="008C39CF">
        <w:rPr>
          <w:sz w:val="22"/>
        </w:rPr>
        <w:t xml:space="preserve">is </w:t>
      </w:r>
      <w:r w:rsidRPr="0005228E">
        <w:rPr>
          <w:sz w:val="22"/>
        </w:rPr>
        <w:t xml:space="preserve">conducted. Based on </w:t>
      </w:r>
      <w:r w:rsidR="00850204" w:rsidRPr="0005228E">
        <w:rPr>
          <w:sz w:val="22"/>
        </w:rPr>
        <w:t>the</w:t>
      </w:r>
      <w:r w:rsidRPr="0005228E">
        <w:rPr>
          <w:sz w:val="22"/>
        </w:rPr>
        <w:t xml:space="preserve"> assessment</w:t>
      </w:r>
      <w:r w:rsidR="00746075">
        <w:rPr>
          <w:sz w:val="22"/>
        </w:rPr>
        <w:t xml:space="preserve"> report</w:t>
      </w:r>
      <w:r w:rsidR="008B06B8">
        <w:rPr>
          <w:sz w:val="22"/>
        </w:rPr>
        <w:t>,</w:t>
      </w:r>
      <w:r w:rsidRPr="0005228E">
        <w:rPr>
          <w:sz w:val="22"/>
        </w:rPr>
        <w:t xml:space="preserve"> Stryker determines</w:t>
      </w:r>
      <w:r w:rsidR="00597A74">
        <w:rPr>
          <w:sz w:val="22"/>
        </w:rPr>
        <w:t xml:space="preserve"> </w:t>
      </w:r>
      <w:r w:rsidRPr="0005228E">
        <w:rPr>
          <w:sz w:val="22"/>
        </w:rPr>
        <w:t xml:space="preserve">if further actions </w:t>
      </w:r>
      <w:r w:rsidR="00FB43CB">
        <w:rPr>
          <w:sz w:val="22"/>
        </w:rPr>
        <w:t xml:space="preserve">similar to </w:t>
      </w:r>
      <w:r w:rsidRPr="0005228E">
        <w:rPr>
          <w:sz w:val="22"/>
        </w:rPr>
        <w:t xml:space="preserve">providing security updates and/or providing </w:t>
      </w:r>
      <w:r w:rsidR="001B7967">
        <w:rPr>
          <w:sz w:val="22"/>
        </w:rPr>
        <w:t>information</w:t>
      </w:r>
      <w:r w:rsidRPr="0005228E">
        <w:rPr>
          <w:sz w:val="22"/>
        </w:rPr>
        <w:t xml:space="preserve"> to the customer in </w:t>
      </w:r>
      <w:r w:rsidR="0079596F">
        <w:rPr>
          <w:sz w:val="22"/>
        </w:rPr>
        <w:t>targeted time</w:t>
      </w:r>
      <w:r w:rsidRPr="0005228E">
        <w:rPr>
          <w:sz w:val="22"/>
        </w:rPr>
        <w:t xml:space="preserve">. Vulnerability information may also be requested </w:t>
      </w:r>
      <w:r w:rsidR="008C39CF">
        <w:rPr>
          <w:sz w:val="22"/>
        </w:rPr>
        <w:t>by</w:t>
      </w:r>
      <w:r w:rsidR="008C39CF" w:rsidRPr="0005228E">
        <w:rPr>
          <w:sz w:val="22"/>
        </w:rPr>
        <w:t xml:space="preserve"> </w:t>
      </w:r>
      <w:r w:rsidRPr="0005228E">
        <w:rPr>
          <w:sz w:val="22"/>
        </w:rPr>
        <w:t>Stryker at any time.</w:t>
      </w:r>
    </w:p>
    <w:p w14:paraId="0A8BAA36" w14:textId="6499F1F0" w:rsidR="00B11510" w:rsidRPr="0005228E" w:rsidRDefault="00446FC2" w:rsidP="00487281">
      <w:pPr>
        <w:ind w:left="730" w:right="113"/>
        <w:rPr>
          <w:sz w:val="22"/>
        </w:rPr>
      </w:pPr>
      <w:r w:rsidRPr="0005228E">
        <w:rPr>
          <w:sz w:val="22"/>
        </w:rPr>
        <w:t xml:space="preserve">Any potential security vulnerabilities </w:t>
      </w:r>
      <w:r w:rsidR="008C39CF">
        <w:rPr>
          <w:sz w:val="22"/>
        </w:rPr>
        <w:t xml:space="preserve">that the </w:t>
      </w:r>
      <w:r w:rsidRPr="0005228E">
        <w:rPr>
          <w:sz w:val="22"/>
        </w:rPr>
        <w:t xml:space="preserve">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w:t>
      </w:r>
      <w:r w:rsidRPr="0005228E">
        <w:rPr>
          <w:sz w:val="22"/>
        </w:rPr>
        <w:lastRenderedPageBreak/>
        <w:t xml:space="preserve">post market complaints management process to do the assessment and </w:t>
      </w:r>
      <w:r w:rsidR="008C39CF">
        <w:rPr>
          <w:sz w:val="22"/>
        </w:rPr>
        <w:t xml:space="preserve">take </w:t>
      </w:r>
      <w:r w:rsidRPr="0005228E">
        <w:rPr>
          <w:sz w:val="22"/>
        </w:rPr>
        <w:t>required actions including</w:t>
      </w:r>
      <w:del w:id="752" w:author="Sai Praneetha Bhaskaruni" w:date="2022-03-25T14:54:00Z">
        <w:r w:rsidRPr="0005228E" w:rsidDel="00DD1817">
          <w:rPr>
            <w:sz w:val="22"/>
          </w:rPr>
          <w:delText xml:space="preserve"> </w:delText>
        </w:r>
      </w:del>
      <w:del w:id="753" w:author="Sai Praneetha Bhaskaruni" w:date="2022-03-25T14:53:00Z">
        <w:r w:rsidRPr="0005228E" w:rsidDel="00A44AFE">
          <w:rPr>
            <w:sz w:val="22"/>
          </w:rPr>
          <w:delText>any</w:delText>
        </w:r>
      </w:del>
      <w:r w:rsidRPr="0005228E">
        <w:rPr>
          <w:sz w:val="22"/>
        </w:rPr>
        <w:t xml:space="preserve"> updates</w:t>
      </w:r>
      <w:ins w:id="754" w:author="Sai Praneetha Bhaskaruni" w:date="2022-03-25T14:54:00Z">
        <w:r w:rsidR="00DD1817">
          <w:rPr>
            <w:sz w:val="22"/>
          </w:rPr>
          <w:t>/pa</w:t>
        </w:r>
      </w:ins>
      <w:ins w:id="755" w:author="Sai Praneetha Bhaskaruni" w:date="2022-03-25T14:55:00Z">
        <w:r w:rsidR="00F95EC1">
          <w:rPr>
            <w:sz w:val="22"/>
          </w:rPr>
          <w:t>tc</w:t>
        </w:r>
      </w:ins>
      <w:ins w:id="756" w:author="Sai Praneetha Bhaskaruni" w:date="2022-03-25T14:54:00Z">
        <w:r w:rsidR="00DD1817">
          <w:rPr>
            <w:sz w:val="22"/>
          </w:rPr>
          <w:t>he</w:t>
        </w:r>
      </w:ins>
      <w:ins w:id="757" w:author="Sai Praneetha Bhaskaruni" w:date="2022-03-25T14:55:00Z">
        <w:r w:rsidR="00DD1817">
          <w:rPr>
            <w:sz w:val="22"/>
          </w:rPr>
          <w:t>s</w:t>
        </w:r>
      </w:ins>
      <w:del w:id="758" w:author="Sai Praneetha Bhaskaruni" w:date="2022-03-25T14:55:00Z">
        <w:r w:rsidRPr="0005228E" w:rsidDel="003C1A6B">
          <w:rPr>
            <w:sz w:val="22"/>
          </w:rPr>
          <w:delText xml:space="preserve"> needed</w:delText>
        </w:r>
      </w:del>
      <w:r w:rsidRPr="0005228E">
        <w:rPr>
          <w:sz w:val="22"/>
        </w:rPr>
        <w:t xml:space="preserve">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759" w:name="_Toc108268250"/>
      <w:r w:rsidRPr="00180992">
        <w:rPr>
          <w:color w:val="FCC566"/>
          <w:sz w:val="40"/>
        </w:rPr>
        <w:t>3.4</w:t>
      </w:r>
      <w:r w:rsidRPr="00180992">
        <w:rPr>
          <w:color w:val="FFCC66"/>
          <w:sz w:val="40"/>
        </w:rPr>
        <w:t xml:space="preserve"> </w:t>
      </w:r>
      <w:r w:rsidRPr="00180992">
        <w:rPr>
          <w:sz w:val="36"/>
        </w:rPr>
        <w:t>System Characterization and System Assets</w:t>
      </w:r>
      <w:bookmarkEnd w:id="759"/>
    </w:p>
    <w:p w14:paraId="6FA76F41" w14:textId="77777777" w:rsidR="005F03CF" w:rsidRPr="00BA75BA" w:rsidRDefault="0028295F" w:rsidP="007B0A35">
      <w:pPr>
        <w:spacing w:after="0"/>
        <w:ind w:left="730" w:right="113"/>
        <w:rPr>
          <w:ins w:id="760" w:author="Sai Praneetha Bhaskaruni" w:date="2022-07-12T15:36:00Z"/>
          <w:sz w:val="22"/>
          <w:rPrChange w:id="761" w:author="Sai Praneetha Bhaskaruni" w:date="2022-07-12T15:39:00Z">
            <w:rPr>
              <w:ins w:id="762" w:author="Sai Praneetha Bhaskaruni" w:date="2022-07-12T15:36:00Z"/>
              <w:color w:val="auto"/>
              <w:sz w:val="22"/>
            </w:rPr>
          </w:rPrChange>
        </w:rPr>
      </w:pPr>
      <w:ins w:id="763" w:author="Sai Praneetha Bhaskaruni" w:date="2022-07-12T15:32:00Z">
        <w:r w:rsidRPr="00BA75BA">
          <w:rPr>
            <w:sz w:val="22"/>
            <w:rPrChange w:id="764" w:author="Sai Praneetha Bhaskaruni" w:date="2022-07-12T15:39:00Z">
              <w:rPr>
                <w:color w:val="FF0000"/>
                <w:sz w:val="22"/>
              </w:rPr>
            </w:rPrChange>
          </w:rPr>
          <w:t>SmartMedic solution i</w:t>
        </w:r>
      </w:ins>
      <w:ins w:id="765" w:author="Sai Praneetha Bhaskaruni" w:date="2022-07-12T15:33:00Z">
        <w:r w:rsidRPr="00BA75BA">
          <w:rPr>
            <w:sz w:val="22"/>
            <w:rPrChange w:id="766" w:author="Sai Praneetha Bhaskaruni" w:date="2022-07-12T15:39:00Z">
              <w:rPr>
                <w:color w:val="FF0000"/>
                <w:sz w:val="22"/>
              </w:rPr>
            </w:rPrChange>
          </w:rPr>
          <w:t>s comp</w:t>
        </w:r>
      </w:ins>
      <w:ins w:id="767" w:author="Sai Praneetha Bhaskaruni" w:date="2022-07-12T15:35:00Z">
        <w:r w:rsidR="00E92C84" w:rsidRPr="00BA75BA">
          <w:rPr>
            <w:sz w:val="22"/>
            <w:rPrChange w:id="768" w:author="Sai Praneetha Bhaskaruni" w:date="2022-07-12T15:39:00Z">
              <w:rPr>
                <w:color w:val="auto"/>
                <w:sz w:val="22"/>
              </w:rPr>
            </w:rPrChange>
          </w:rPr>
          <w:t>ri</w:t>
        </w:r>
      </w:ins>
      <w:ins w:id="769" w:author="Sai Praneetha Bhaskaruni" w:date="2022-07-12T15:33:00Z">
        <w:r w:rsidRPr="00BA75BA">
          <w:rPr>
            <w:sz w:val="22"/>
            <w:rPrChange w:id="770" w:author="Sai Praneetha Bhaskaruni" w:date="2022-07-12T15:39:00Z">
              <w:rPr>
                <w:color w:val="FF0000"/>
                <w:sz w:val="22"/>
              </w:rPr>
            </w:rPrChange>
          </w:rPr>
          <w:t xml:space="preserve">sed of </w:t>
        </w:r>
      </w:ins>
    </w:p>
    <w:p w14:paraId="39D90C34" w14:textId="77777777" w:rsidR="005F03CF" w:rsidRPr="00BA75BA" w:rsidRDefault="00424545" w:rsidP="005F03CF">
      <w:pPr>
        <w:pStyle w:val="ListParagraph"/>
        <w:numPr>
          <w:ilvl w:val="0"/>
          <w:numId w:val="27"/>
        </w:numPr>
        <w:spacing w:after="0"/>
        <w:ind w:right="113"/>
        <w:rPr>
          <w:ins w:id="771" w:author="Sai Praneetha Bhaskaruni" w:date="2022-07-12T15:37:00Z"/>
          <w:sz w:val="22"/>
          <w:rPrChange w:id="772" w:author="Sai Praneetha Bhaskaruni" w:date="2022-07-12T15:39:00Z">
            <w:rPr>
              <w:ins w:id="773" w:author="Sai Praneetha Bhaskaruni" w:date="2022-07-12T15:37:00Z"/>
              <w:color w:val="auto"/>
              <w:sz w:val="22"/>
            </w:rPr>
          </w:rPrChange>
        </w:rPr>
      </w:pPr>
      <w:ins w:id="774" w:author="Sai Praneetha Bhaskaruni" w:date="2022-07-12T15:35:00Z">
        <w:r w:rsidRPr="00BA75BA">
          <w:rPr>
            <w:sz w:val="22"/>
            <w:rPrChange w:id="775" w:author="Sai Praneetha Bhaskaruni" w:date="2022-07-12T15:39:00Z">
              <w:rPr/>
            </w:rPrChange>
          </w:rPr>
          <w:t xml:space="preserve">SmartMedic </w:t>
        </w:r>
      </w:ins>
      <w:ins w:id="776" w:author="Sai Praneetha Bhaskaruni" w:date="2022-07-12T15:34:00Z">
        <w:r w:rsidR="00703264" w:rsidRPr="00BA75BA">
          <w:rPr>
            <w:sz w:val="22"/>
            <w:rPrChange w:id="777" w:author="Sai Praneetha Bhaskaruni" w:date="2022-07-12T15:39:00Z">
              <w:rPr>
                <w:color w:val="FF0000"/>
                <w:sz w:val="22"/>
              </w:rPr>
            </w:rPrChange>
          </w:rPr>
          <w:t>D</w:t>
        </w:r>
      </w:ins>
      <w:ins w:id="778" w:author="Sai Praneetha Bhaskaruni" w:date="2022-07-12T15:33:00Z">
        <w:r w:rsidR="00703264" w:rsidRPr="00BA75BA">
          <w:rPr>
            <w:sz w:val="22"/>
            <w:rPrChange w:id="779" w:author="Sai Praneetha Bhaskaruni" w:date="2022-07-12T15:39:00Z">
              <w:rPr>
                <w:color w:val="FF0000"/>
                <w:sz w:val="22"/>
              </w:rPr>
            </w:rPrChange>
          </w:rPr>
          <w:t>evice</w:t>
        </w:r>
      </w:ins>
    </w:p>
    <w:p w14:paraId="6E43E941" w14:textId="22441709" w:rsidR="005F03CF" w:rsidRPr="00BA75BA" w:rsidRDefault="00703264">
      <w:pPr>
        <w:tabs>
          <w:tab w:val="left" w:pos="1189"/>
        </w:tabs>
        <w:spacing w:after="0"/>
        <w:ind w:right="113"/>
        <w:rPr>
          <w:ins w:id="780" w:author="Sai Praneetha Bhaskaruni" w:date="2022-07-12T15:37:00Z"/>
          <w:sz w:val="22"/>
          <w:rPrChange w:id="781" w:author="Sai Praneetha Bhaskaruni" w:date="2022-07-12T15:39:00Z">
            <w:rPr>
              <w:ins w:id="782" w:author="Sai Praneetha Bhaskaruni" w:date="2022-07-12T15:37:00Z"/>
            </w:rPr>
          </w:rPrChange>
        </w:rPr>
        <w:pPrChange w:id="783" w:author="Sai Praneetha Bhaskaruni" w:date="2022-07-12T15:37:00Z">
          <w:pPr>
            <w:pStyle w:val="ListParagraph"/>
            <w:numPr>
              <w:numId w:val="27"/>
            </w:numPr>
            <w:spacing w:after="0"/>
            <w:ind w:left="1080" w:right="113" w:hanging="360"/>
          </w:pPr>
        </w:pPrChange>
      </w:pPr>
      <w:ins w:id="784" w:author="Sai Praneetha Bhaskaruni" w:date="2022-07-12T15:34:00Z">
        <w:r w:rsidRPr="00BA75BA">
          <w:rPr>
            <w:sz w:val="22"/>
            <w:rPrChange w:id="785" w:author="Sai Praneetha Bhaskaruni" w:date="2022-07-12T15:39:00Z">
              <w:rPr>
                <w:color w:val="FF0000"/>
                <w:sz w:val="22"/>
              </w:rPr>
            </w:rPrChange>
          </w:rPr>
          <w:t xml:space="preserve"> </w:t>
        </w:r>
      </w:ins>
      <w:ins w:id="786" w:author="Sai Praneetha Bhaskaruni" w:date="2022-07-12T15:38:00Z">
        <w:r w:rsidR="009F060A" w:rsidRPr="00BA75BA">
          <w:rPr>
            <w:sz w:val="22"/>
            <w:rPrChange w:id="787" w:author="Sai Praneetha Bhaskaruni" w:date="2022-07-12T15:39:00Z">
              <w:rPr>
                <w:color w:val="auto"/>
                <w:sz w:val="22"/>
              </w:rPr>
            </w:rPrChange>
          </w:rPr>
          <w:tab/>
        </w:r>
      </w:ins>
      <w:ins w:id="788" w:author="Sai Praneetha Bhaskaruni" w:date="2022-07-12T15:37:00Z">
        <w:r w:rsidR="005F03CF">
          <w:rPr>
            <w:sz w:val="22"/>
          </w:rPr>
          <w:t>S</w:t>
        </w:r>
        <w:r w:rsidR="005F03CF" w:rsidRPr="00420F77">
          <w:rPr>
            <w:sz w:val="22"/>
          </w:rPr>
          <w:t>martMedic device</w:t>
        </w:r>
        <w:r w:rsidR="005F03CF">
          <w:rPr>
            <w:sz w:val="22"/>
          </w:rPr>
          <w:t xml:space="preserve"> calculates the data such as weight &amp; position</w:t>
        </w:r>
      </w:ins>
      <w:r w:rsidR="00574715">
        <w:rPr>
          <w:sz w:val="22"/>
        </w:rPr>
        <w:t xml:space="preserve"> with the help of sensors</w:t>
      </w:r>
      <w:ins w:id="789" w:author="Sai Praneetha Bhaskaruni" w:date="2022-07-12T15:37:00Z">
        <w:r w:rsidR="005F03CF">
          <w:rPr>
            <w:sz w:val="22"/>
          </w:rPr>
          <w:t>.</w:t>
        </w:r>
      </w:ins>
    </w:p>
    <w:p w14:paraId="5D109D7C" w14:textId="0E799BEF" w:rsidR="005F03CF" w:rsidRPr="00BA75BA" w:rsidRDefault="00424545" w:rsidP="005F03CF">
      <w:pPr>
        <w:pStyle w:val="ListParagraph"/>
        <w:numPr>
          <w:ilvl w:val="0"/>
          <w:numId w:val="27"/>
        </w:numPr>
        <w:spacing w:after="0"/>
        <w:ind w:right="113"/>
        <w:rPr>
          <w:ins w:id="790" w:author="Sai Praneetha Bhaskaruni" w:date="2022-07-12T15:37:00Z"/>
          <w:sz w:val="22"/>
          <w:rPrChange w:id="791" w:author="Sai Praneetha Bhaskaruni" w:date="2022-07-12T15:39:00Z">
            <w:rPr>
              <w:ins w:id="792" w:author="Sai Praneetha Bhaskaruni" w:date="2022-07-12T15:37:00Z"/>
              <w:color w:val="auto"/>
              <w:sz w:val="22"/>
            </w:rPr>
          </w:rPrChange>
        </w:rPr>
      </w:pPr>
      <w:ins w:id="793" w:author="Sai Praneetha Bhaskaruni" w:date="2022-07-12T15:35:00Z">
        <w:r w:rsidRPr="00BA75BA">
          <w:rPr>
            <w:sz w:val="22"/>
            <w:rPrChange w:id="794" w:author="Sai Praneetha Bhaskaruni" w:date="2022-07-12T15:39:00Z">
              <w:rPr/>
            </w:rPrChange>
          </w:rPr>
          <w:t xml:space="preserve">SmartMedic </w:t>
        </w:r>
      </w:ins>
      <w:ins w:id="795" w:author="Sai Praneetha Bhaskaruni" w:date="2022-07-12T15:34:00Z">
        <w:r w:rsidR="00703264" w:rsidRPr="00BA75BA">
          <w:rPr>
            <w:sz w:val="22"/>
            <w:rPrChange w:id="796" w:author="Sai Praneetha Bhaskaruni" w:date="2022-07-12T15:39:00Z">
              <w:rPr>
                <w:color w:val="FF0000"/>
                <w:sz w:val="22"/>
              </w:rPr>
            </w:rPrChange>
          </w:rPr>
          <w:t>Tablet</w:t>
        </w:r>
      </w:ins>
    </w:p>
    <w:p w14:paraId="6A5FCA28" w14:textId="5E16B2B6" w:rsidR="00632DB3" w:rsidRPr="00BA75BA" w:rsidRDefault="00632DB3">
      <w:pPr>
        <w:spacing w:after="0"/>
        <w:ind w:left="1080" w:right="113" w:firstLine="0"/>
        <w:rPr>
          <w:ins w:id="797" w:author="Sai Praneetha Bhaskaruni" w:date="2022-07-12T15:37:00Z"/>
          <w:sz w:val="22"/>
          <w:rPrChange w:id="798" w:author="Sai Praneetha Bhaskaruni" w:date="2022-07-12T15:39:00Z">
            <w:rPr>
              <w:ins w:id="799" w:author="Sai Praneetha Bhaskaruni" w:date="2022-07-12T15:37:00Z"/>
            </w:rPr>
          </w:rPrChange>
        </w:rPr>
        <w:pPrChange w:id="800" w:author="Sai Praneetha Bhaskaruni" w:date="2022-07-12T15:38:00Z">
          <w:pPr>
            <w:pStyle w:val="ListParagraph"/>
            <w:numPr>
              <w:numId w:val="27"/>
            </w:numPr>
            <w:spacing w:after="0"/>
            <w:ind w:left="1080" w:right="113" w:hanging="360"/>
          </w:pPr>
        </w:pPrChange>
      </w:pPr>
      <w:ins w:id="801" w:author="Sai Praneetha Bhaskaruni" w:date="2022-07-12T15:37:00Z">
        <w:r w:rsidRPr="00420F77">
          <w:rPr>
            <w:sz w:val="22"/>
          </w:rPr>
          <w:t xml:space="preserve">SmartMedic solution’s tablet </w:t>
        </w:r>
        <w:r>
          <w:rPr>
            <w:sz w:val="22"/>
          </w:rPr>
          <w:t xml:space="preserve">is responsible to route the data </w:t>
        </w:r>
        <w:r w:rsidRPr="00420F77">
          <w:rPr>
            <w:sz w:val="22"/>
          </w:rPr>
          <w:t>to the Stryker cloud storage for further analysis.</w:t>
        </w:r>
      </w:ins>
    </w:p>
    <w:p w14:paraId="1C4EC9B2" w14:textId="44116F70" w:rsidR="005F03CF" w:rsidRPr="00BA75BA" w:rsidRDefault="00424545" w:rsidP="005F03CF">
      <w:pPr>
        <w:pStyle w:val="ListParagraph"/>
        <w:numPr>
          <w:ilvl w:val="0"/>
          <w:numId w:val="27"/>
        </w:numPr>
        <w:spacing w:after="0"/>
        <w:ind w:right="113"/>
        <w:rPr>
          <w:ins w:id="802" w:author="Sai Praneetha Bhaskaruni" w:date="2022-07-12T15:39:00Z"/>
          <w:sz w:val="22"/>
          <w:rPrChange w:id="803" w:author="Sai Praneetha Bhaskaruni" w:date="2022-07-12T15:39:00Z">
            <w:rPr>
              <w:ins w:id="804" w:author="Sai Praneetha Bhaskaruni" w:date="2022-07-12T15:39:00Z"/>
              <w:color w:val="auto"/>
              <w:sz w:val="22"/>
            </w:rPr>
          </w:rPrChange>
        </w:rPr>
      </w:pPr>
      <w:ins w:id="805" w:author="Sai Praneetha Bhaskaruni" w:date="2022-07-12T15:35:00Z">
        <w:r w:rsidRPr="00BA75BA">
          <w:rPr>
            <w:sz w:val="22"/>
            <w:rPrChange w:id="806" w:author="Sai Praneetha Bhaskaruni" w:date="2022-07-12T15:39:00Z">
              <w:rPr/>
            </w:rPrChange>
          </w:rPr>
          <w:t xml:space="preserve">SmartMedic </w:t>
        </w:r>
      </w:ins>
      <w:ins w:id="807" w:author="Sai Praneetha Bhaskaruni" w:date="2022-07-12T15:34:00Z">
        <w:r w:rsidR="00703264" w:rsidRPr="00BA75BA">
          <w:rPr>
            <w:sz w:val="22"/>
            <w:rPrChange w:id="808" w:author="Sai Praneetha Bhaskaruni" w:date="2022-07-12T15:39:00Z">
              <w:rPr>
                <w:color w:val="FF0000"/>
                <w:sz w:val="22"/>
              </w:rPr>
            </w:rPrChange>
          </w:rPr>
          <w:t xml:space="preserve">Nurse Station Application </w:t>
        </w:r>
      </w:ins>
    </w:p>
    <w:p w14:paraId="6BECFAB2" w14:textId="2DE1FDB0" w:rsidR="004534D1" w:rsidRPr="00BD6A01" w:rsidRDefault="00BD6A01">
      <w:pPr>
        <w:pStyle w:val="ListParagraph"/>
        <w:spacing w:after="0"/>
        <w:ind w:left="1080" w:right="113" w:firstLine="0"/>
        <w:rPr>
          <w:ins w:id="809" w:author="Sai Praneetha Bhaskaruni" w:date="2022-07-12T15:37:00Z"/>
          <w:sz w:val="22"/>
          <w:rPrChange w:id="810" w:author="Sai Praneetha Bhaskaruni" w:date="2022-07-12T15:39:00Z">
            <w:rPr>
              <w:ins w:id="811" w:author="Sai Praneetha Bhaskaruni" w:date="2022-07-12T15:37:00Z"/>
            </w:rPr>
          </w:rPrChange>
        </w:rPr>
        <w:pPrChange w:id="812" w:author="Sai Praneetha Bhaskaruni" w:date="2022-07-12T15:39:00Z">
          <w:pPr>
            <w:pStyle w:val="ListParagraph"/>
            <w:numPr>
              <w:numId w:val="27"/>
            </w:numPr>
            <w:spacing w:after="0"/>
            <w:ind w:left="1080" w:right="113" w:hanging="360"/>
          </w:pPr>
        </w:pPrChange>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r>
        <w:rPr>
          <w:sz w:val="22"/>
        </w:rPr>
        <w:t>.</w:t>
      </w:r>
    </w:p>
    <w:p w14:paraId="71A1CC58" w14:textId="7E545E29" w:rsidR="0028295F" w:rsidRPr="00BA75BA" w:rsidRDefault="00424545" w:rsidP="005F03CF">
      <w:pPr>
        <w:pStyle w:val="ListParagraph"/>
        <w:numPr>
          <w:ilvl w:val="0"/>
          <w:numId w:val="27"/>
        </w:numPr>
        <w:spacing w:after="0"/>
        <w:ind w:right="113"/>
        <w:rPr>
          <w:ins w:id="813" w:author="Sai Praneetha Bhaskaruni" w:date="2022-07-12T15:39:00Z"/>
          <w:sz w:val="22"/>
          <w:rPrChange w:id="814" w:author="Sai Praneetha Bhaskaruni" w:date="2022-07-12T15:39:00Z">
            <w:rPr>
              <w:ins w:id="815" w:author="Sai Praneetha Bhaskaruni" w:date="2022-07-12T15:39:00Z"/>
              <w:color w:val="auto"/>
              <w:sz w:val="22"/>
            </w:rPr>
          </w:rPrChange>
        </w:rPr>
      </w:pPr>
      <w:ins w:id="816" w:author="Sai Praneetha Bhaskaruni" w:date="2022-07-12T15:35:00Z">
        <w:r w:rsidRPr="00BA75BA">
          <w:rPr>
            <w:sz w:val="22"/>
            <w:rPrChange w:id="817" w:author="Sai Praneetha Bhaskaruni" w:date="2022-07-12T15:39:00Z">
              <w:rPr/>
            </w:rPrChange>
          </w:rPr>
          <w:t xml:space="preserve">Secure </w:t>
        </w:r>
      </w:ins>
      <w:ins w:id="818" w:author="Sai Praneetha Bhaskaruni" w:date="2022-07-12T15:34:00Z">
        <w:r w:rsidR="00703264" w:rsidRPr="00BA75BA">
          <w:rPr>
            <w:sz w:val="22"/>
            <w:rPrChange w:id="819" w:author="Sai Praneetha Bhaskaruni" w:date="2022-07-12T15:39:00Z">
              <w:rPr>
                <w:color w:val="FF0000"/>
                <w:sz w:val="22"/>
              </w:rPr>
            </w:rPrChange>
          </w:rPr>
          <w:t>Communica</w:t>
        </w:r>
      </w:ins>
      <w:ins w:id="820" w:author="Sai Praneetha Bhaskaruni" w:date="2022-07-12T15:35:00Z">
        <w:r w:rsidR="00B36473" w:rsidRPr="00BA75BA">
          <w:rPr>
            <w:sz w:val="22"/>
            <w:rPrChange w:id="821" w:author="Sai Praneetha Bhaskaruni" w:date="2022-07-12T15:39:00Z">
              <w:rPr/>
            </w:rPrChange>
          </w:rPr>
          <w:t>t</w:t>
        </w:r>
      </w:ins>
      <w:ins w:id="822" w:author="Sai Praneetha Bhaskaruni" w:date="2022-07-12T15:34:00Z">
        <w:r w:rsidR="00703264" w:rsidRPr="00BA75BA">
          <w:rPr>
            <w:sz w:val="22"/>
            <w:rPrChange w:id="823" w:author="Sai Praneetha Bhaskaruni" w:date="2022-07-12T15:39:00Z">
              <w:rPr>
                <w:color w:val="FF0000"/>
                <w:sz w:val="22"/>
              </w:rPr>
            </w:rPrChange>
          </w:rPr>
          <w:t xml:space="preserve">ion </w:t>
        </w:r>
        <w:r w:rsidR="00B36473" w:rsidRPr="00BA75BA">
          <w:rPr>
            <w:sz w:val="22"/>
            <w:rPrChange w:id="824" w:author="Sai Praneetha Bhaskaruni" w:date="2022-07-12T15:39:00Z">
              <w:rPr/>
            </w:rPrChange>
          </w:rPr>
          <w:t>N</w:t>
        </w:r>
        <w:r w:rsidR="00703264" w:rsidRPr="00BA75BA">
          <w:rPr>
            <w:sz w:val="22"/>
            <w:rPrChange w:id="825" w:author="Sai Praneetha Bhaskaruni" w:date="2022-07-12T15:39:00Z">
              <w:rPr>
                <w:color w:val="FF0000"/>
                <w:sz w:val="22"/>
              </w:rPr>
            </w:rPrChange>
          </w:rPr>
          <w:t>etwork</w:t>
        </w:r>
      </w:ins>
    </w:p>
    <w:p w14:paraId="3FCB8BCF" w14:textId="168F2B9A" w:rsidR="005F03CF" w:rsidRPr="00D26E41" w:rsidRDefault="00613989">
      <w:pPr>
        <w:pStyle w:val="ListParagraph"/>
        <w:spacing w:after="120"/>
        <w:ind w:left="1080" w:firstLine="0"/>
        <w:rPr>
          <w:ins w:id="826" w:author="Sai Praneetha Bhaskaruni" w:date="2022-07-12T15:32:00Z"/>
          <w:sz w:val="22"/>
          <w:rPrChange w:id="827" w:author="Sai Praneetha Bhaskaruni" w:date="2022-07-12T15:41:00Z">
            <w:rPr>
              <w:ins w:id="828" w:author="Sai Praneetha Bhaskaruni" w:date="2022-07-12T15:32:00Z"/>
              <w:color w:val="FF0000"/>
              <w:sz w:val="22"/>
            </w:rPr>
          </w:rPrChange>
        </w:rPr>
        <w:pPrChange w:id="829" w:author="Sai Praneetha Bhaskaruni" w:date="2022-07-12T15:41:00Z">
          <w:pPr>
            <w:spacing w:after="0"/>
            <w:ind w:left="730" w:right="113"/>
          </w:pPr>
        </w:pPrChange>
      </w:pPr>
      <w:ins w:id="830" w:author="Sai Praneetha Bhaskaruni" w:date="2022-07-12T15:39:00Z">
        <w:r w:rsidRPr="00613989">
          <w:rPr>
            <w:sz w:val="22"/>
          </w:rPr>
          <w:t>Communication network is used to transmit the information from hospital’s environment to cloud.</w:t>
        </w:r>
      </w:ins>
    </w:p>
    <w:p w14:paraId="136FC2D1" w14:textId="1F056EF9" w:rsidR="007B0A35" w:rsidRPr="005A1BAA" w:rsidDel="00D26E41" w:rsidRDefault="00BA4461">
      <w:pPr>
        <w:spacing w:after="0"/>
        <w:ind w:left="720" w:right="113" w:firstLine="0"/>
        <w:rPr>
          <w:del w:id="831" w:author="Sai Praneetha Bhaskaruni" w:date="2022-07-12T15:41:00Z"/>
          <w:color w:val="FF0000"/>
          <w:sz w:val="22"/>
          <w:rPrChange w:id="832" w:author="T Londhe, Vinod (Contractor)" w:date="2022-07-09T13:45:00Z">
            <w:rPr>
              <w:del w:id="833" w:author="Sai Praneetha Bhaskaruni" w:date="2022-07-12T15:41:00Z"/>
              <w:sz w:val="22"/>
            </w:rPr>
          </w:rPrChange>
        </w:rPr>
        <w:pPrChange w:id="834" w:author="Sai Praneetha Bhaskaruni" w:date="2022-07-12T15:41:00Z">
          <w:pPr>
            <w:spacing w:after="0"/>
            <w:ind w:left="730" w:right="113"/>
          </w:pPr>
        </w:pPrChange>
      </w:pPr>
      <w:del w:id="835" w:author="Sai Praneetha Bhaskaruni" w:date="2022-07-12T15:41:00Z">
        <w:r w:rsidRPr="005A1BAA" w:rsidDel="00D26E41">
          <w:rPr>
            <w:color w:val="FF0000"/>
            <w:sz w:val="22"/>
            <w:rPrChange w:id="836" w:author="T Londhe, Vinod (Contractor)" w:date="2022-07-09T13:45:00Z">
              <w:rPr>
                <w:sz w:val="22"/>
              </w:rPr>
            </w:rPrChange>
          </w:rPr>
          <w:delText xml:space="preserve">SmartMedic Solution is used to retrieve the health vital data </w:delText>
        </w:r>
        <w:r w:rsidR="00DB0437" w:rsidRPr="005A1BAA" w:rsidDel="00D26E41">
          <w:rPr>
            <w:color w:val="FF0000"/>
            <w:sz w:val="22"/>
            <w:rPrChange w:id="837" w:author="T Londhe, Vinod (Contractor)" w:date="2022-07-09T13:45:00Z">
              <w:rPr>
                <w:sz w:val="22"/>
              </w:rPr>
            </w:rPrChange>
          </w:rPr>
          <w:delText>i.e.,</w:delText>
        </w:r>
        <w:r w:rsidRPr="005A1BAA" w:rsidDel="00D26E41">
          <w:rPr>
            <w:color w:val="FF0000"/>
            <w:sz w:val="22"/>
            <w:rPrChange w:id="838" w:author="T Londhe, Vinod (Contractor)" w:date="2022-07-09T13:45:00Z">
              <w:rPr>
                <w:sz w:val="22"/>
              </w:rPr>
            </w:rPrChange>
          </w:rPr>
          <w:delText xml:space="preserve"> weight, position</w:delText>
        </w:r>
      </w:del>
      <w:del w:id="839" w:author="Sai Praneetha Bhaskaruni" w:date="2022-03-25T14:55:00Z">
        <w:r w:rsidRPr="005A1BAA" w:rsidDel="00AF53C2">
          <w:rPr>
            <w:color w:val="FF0000"/>
            <w:sz w:val="22"/>
            <w:rPrChange w:id="840" w:author="T Londhe, Vinod (Contractor)" w:date="2022-07-09T13:45:00Z">
              <w:rPr>
                <w:sz w:val="22"/>
              </w:rPr>
            </w:rPrChange>
          </w:rPr>
          <w:delText xml:space="preserve"> etc</w:delText>
        </w:r>
      </w:del>
      <w:del w:id="841" w:author="Sai Praneetha Bhaskaruni" w:date="2022-07-12T15:41:00Z">
        <w:r w:rsidRPr="005A1BAA" w:rsidDel="00D26E41">
          <w:rPr>
            <w:color w:val="FF0000"/>
            <w:sz w:val="22"/>
            <w:rPrChange w:id="842" w:author="T Londhe, Vinod (Contractor)" w:date="2022-07-09T13:45:00Z">
              <w:rPr>
                <w:sz w:val="22"/>
              </w:rPr>
            </w:rPrChange>
          </w:rPr>
          <w:delText xml:space="preserve">. The SmartMedic Device is intended to provide an alert for any unexpected change in the health </w:delText>
        </w:r>
      </w:del>
      <w:del w:id="843" w:author="Sai Praneetha Bhaskaruni" w:date="2022-03-25T15:22:00Z">
        <w:r w:rsidRPr="005A1BAA" w:rsidDel="00CF3222">
          <w:rPr>
            <w:color w:val="FF0000"/>
            <w:sz w:val="22"/>
            <w:rPrChange w:id="844" w:author="T Londhe, Vinod (Contractor)" w:date="2022-07-09T13:45:00Z">
              <w:rPr>
                <w:sz w:val="22"/>
              </w:rPr>
            </w:rPrChange>
          </w:rPr>
          <w:delText xml:space="preserve">vitals, </w:delText>
        </w:r>
        <w:r w:rsidR="00DB0437" w:rsidRPr="005A1BAA" w:rsidDel="00CF3222">
          <w:rPr>
            <w:color w:val="FF0000"/>
            <w:sz w:val="22"/>
            <w:rPrChange w:id="845" w:author="T Londhe, Vinod (Contractor)" w:date="2022-07-09T13:45:00Z">
              <w:rPr>
                <w:sz w:val="22"/>
              </w:rPr>
            </w:rPrChange>
          </w:rPr>
          <w:delText>and</w:delText>
        </w:r>
      </w:del>
      <w:del w:id="846" w:author="Sai Praneetha Bhaskaruni" w:date="2022-07-12T15:41:00Z">
        <w:r w:rsidRPr="005A1BAA" w:rsidDel="00D26E41">
          <w:rPr>
            <w:color w:val="FF0000"/>
            <w:sz w:val="22"/>
            <w:rPrChange w:id="847" w:author="T Londhe, Vinod (Contractor)" w:date="2022-07-09T13:45:00Z">
              <w:rPr>
                <w:sz w:val="22"/>
              </w:rPr>
            </w:rPrChange>
          </w:rPr>
          <w:delText xml:space="preserve"> uses the device</w:delText>
        </w:r>
      </w:del>
      <w:del w:id="848" w:author="Sai Praneetha Bhaskaruni" w:date="2022-03-25T15:22:00Z">
        <w:r w:rsidRPr="005A1BAA" w:rsidDel="00CF3222">
          <w:rPr>
            <w:color w:val="FF0000"/>
            <w:sz w:val="22"/>
            <w:rPrChange w:id="849" w:author="T Londhe, Vinod (Contractor)" w:date="2022-07-09T13:45:00Z">
              <w:rPr>
                <w:sz w:val="22"/>
              </w:rPr>
            </w:rPrChange>
          </w:rPr>
          <w:delText>’s</w:delText>
        </w:r>
      </w:del>
      <w:del w:id="850" w:author="Sai Praneetha Bhaskaruni" w:date="2022-07-12T15:41:00Z">
        <w:r w:rsidRPr="005A1BAA" w:rsidDel="00D26E41">
          <w:rPr>
            <w:color w:val="FF0000"/>
            <w:sz w:val="22"/>
            <w:rPrChange w:id="851" w:author="T Londhe, Vinod (Contractor)" w:date="2022-07-09T13:45:00Z">
              <w:rPr>
                <w:sz w:val="22"/>
              </w:rPr>
            </w:rPrChange>
          </w:rPr>
          <w:delText xml:space="preserve"> data to visualize the current health condition of the patient in real time. </w:delText>
        </w:r>
      </w:del>
      <w:del w:id="852" w:author="Sai Praneetha Bhaskaruni" w:date="2022-03-25T14:57:00Z">
        <w:r w:rsidRPr="005A1BAA" w:rsidDel="00981FC5">
          <w:rPr>
            <w:color w:val="FF0000"/>
            <w:sz w:val="22"/>
            <w:rPrChange w:id="853" w:author="T Londhe, Vinod (Contractor)" w:date="2022-07-09T13:45:00Z">
              <w:rPr>
                <w:sz w:val="22"/>
              </w:rPr>
            </w:rPrChange>
          </w:rPr>
          <w:delText>This enables effective decision making for the health personnel before they even go into the operating room for the daily health inspection.</w:delText>
        </w:r>
      </w:del>
    </w:p>
    <w:p w14:paraId="7B1E6D4B" w14:textId="76E3A71E" w:rsidR="00B11510" w:rsidRPr="005A1BAA" w:rsidDel="00D26E41" w:rsidRDefault="00D767F0">
      <w:pPr>
        <w:spacing w:after="0"/>
        <w:ind w:left="720" w:right="113" w:firstLine="0"/>
        <w:rPr>
          <w:del w:id="854" w:author="Sai Praneetha Bhaskaruni" w:date="2022-07-12T15:41:00Z"/>
          <w:color w:val="FF0000"/>
          <w:sz w:val="22"/>
          <w:rPrChange w:id="855" w:author="T Londhe, Vinod (Contractor)" w:date="2022-07-09T13:45:00Z">
            <w:rPr>
              <w:del w:id="856" w:author="Sai Praneetha Bhaskaruni" w:date="2022-07-12T15:41:00Z"/>
              <w:sz w:val="22"/>
            </w:rPr>
          </w:rPrChange>
        </w:rPr>
        <w:pPrChange w:id="857" w:author="Sai Praneetha Bhaskaruni" w:date="2022-07-12T15:41:00Z">
          <w:pPr>
            <w:spacing w:after="0"/>
            <w:ind w:left="730" w:right="113"/>
          </w:pPr>
        </w:pPrChange>
      </w:pPr>
      <w:del w:id="858" w:author="Sai Praneetha Bhaskaruni" w:date="2022-07-12T15:41:00Z">
        <w:r w:rsidRPr="005A1BAA" w:rsidDel="00D26E41">
          <w:rPr>
            <w:color w:val="FF0000"/>
            <w:sz w:val="22"/>
            <w:rPrChange w:id="859" w:author="T Londhe, Vinod (Contractor)" w:date="2022-07-09T13:45:00Z">
              <w:rPr>
                <w:sz w:val="22"/>
              </w:rPr>
            </w:rPrChange>
          </w:rPr>
          <w:delText xml:space="preserve">This device </w:delText>
        </w:r>
        <w:r w:rsidR="00BA4461" w:rsidRPr="005A1BAA" w:rsidDel="00D26E41">
          <w:rPr>
            <w:color w:val="FF0000"/>
            <w:sz w:val="22"/>
            <w:rPrChange w:id="860" w:author="T Londhe, Vinod (Contractor)" w:date="2022-07-09T13:45:00Z">
              <w:rPr>
                <w:sz w:val="22"/>
              </w:rPr>
            </w:rPrChange>
          </w:rPr>
          <w:delText xml:space="preserve">is used </w:delText>
        </w:r>
        <w:r w:rsidR="002849CB" w:rsidRPr="005A1BAA" w:rsidDel="00D26E41">
          <w:rPr>
            <w:color w:val="FF0000"/>
            <w:sz w:val="22"/>
            <w:rPrChange w:id="861" w:author="T Londhe, Vinod (Contractor)" w:date="2022-07-09T13:45:00Z">
              <w:rPr>
                <w:sz w:val="22"/>
              </w:rPr>
            </w:rPrChange>
          </w:rPr>
          <w:delText xml:space="preserve">for </w:delText>
        </w:r>
        <w:r w:rsidRPr="005A1BAA" w:rsidDel="00D26E41">
          <w:rPr>
            <w:color w:val="FF0000"/>
            <w:sz w:val="22"/>
            <w:rPrChange w:id="862" w:author="T Londhe, Vinod (Contractor)" w:date="2022-07-09T13:45:00Z">
              <w:rPr>
                <w:sz w:val="22"/>
              </w:rPr>
            </w:rPrChange>
          </w:rPr>
          <w:delText>send</w:delText>
        </w:r>
        <w:r w:rsidR="002849CB" w:rsidRPr="005A1BAA" w:rsidDel="00D26E41">
          <w:rPr>
            <w:color w:val="FF0000"/>
            <w:sz w:val="22"/>
            <w:rPrChange w:id="863" w:author="T Londhe, Vinod (Contractor)" w:date="2022-07-09T13:45:00Z">
              <w:rPr>
                <w:sz w:val="22"/>
              </w:rPr>
            </w:rPrChange>
          </w:rPr>
          <w:delText>ing</w:delText>
        </w:r>
        <w:r w:rsidRPr="005A1BAA" w:rsidDel="00D26E41">
          <w:rPr>
            <w:color w:val="FF0000"/>
            <w:sz w:val="22"/>
            <w:rPrChange w:id="864" w:author="T Londhe, Vinod (Contractor)" w:date="2022-07-09T13:45:00Z">
              <w:rPr>
                <w:sz w:val="22"/>
              </w:rPr>
            </w:rPrChange>
          </w:rPr>
          <w:delText xml:space="preserve"> data and information</w:delText>
        </w:r>
        <w:r w:rsidR="002849CB" w:rsidRPr="005A1BAA" w:rsidDel="00D26E41">
          <w:rPr>
            <w:color w:val="FF0000"/>
            <w:sz w:val="22"/>
            <w:rPrChange w:id="865" w:author="T Londhe, Vinod (Contractor)" w:date="2022-07-09T13:45:00Z">
              <w:rPr>
                <w:sz w:val="22"/>
              </w:rPr>
            </w:rPrChange>
          </w:rPr>
          <w:delText xml:space="preserve"> to</w:delText>
        </w:r>
        <w:r w:rsidR="00446FC2" w:rsidRPr="005A1BAA" w:rsidDel="00D26E41">
          <w:rPr>
            <w:color w:val="FF0000"/>
            <w:sz w:val="22"/>
            <w:rPrChange w:id="866" w:author="T Londhe, Vinod (Contractor)" w:date="2022-07-09T13:45:00Z">
              <w:rPr>
                <w:sz w:val="22"/>
              </w:rPr>
            </w:rPrChange>
          </w:rPr>
          <w:delText xml:space="preserve"> </w:delText>
        </w:r>
        <w:r w:rsidR="00057E9B" w:rsidRPr="005A1BAA" w:rsidDel="00D26E41">
          <w:rPr>
            <w:color w:val="FF0000"/>
            <w:sz w:val="22"/>
            <w:rPrChange w:id="867" w:author="T Londhe, Vinod (Contractor)" w:date="2022-07-09T13:45:00Z">
              <w:rPr>
                <w:sz w:val="22"/>
              </w:rPr>
            </w:rPrChange>
          </w:rPr>
          <w:delText>SmartMedic</w:delText>
        </w:r>
        <w:r w:rsidR="00397208" w:rsidRPr="005A1BAA" w:rsidDel="00D26E41">
          <w:rPr>
            <w:color w:val="FF0000"/>
            <w:sz w:val="22"/>
            <w:rPrChange w:id="868" w:author="T Londhe, Vinod (Contractor)" w:date="2022-07-09T13:45:00Z">
              <w:rPr>
                <w:sz w:val="22"/>
              </w:rPr>
            </w:rPrChange>
          </w:rPr>
          <w:delText xml:space="preserve"> solution’s</w:delText>
        </w:r>
        <w:r w:rsidRPr="005A1BAA" w:rsidDel="00D26E41">
          <w:rPr>
            <w:color w:val="FF0000"/>
            <w:sz w:val="22"/>
            <w:rPrChange w:id="869" w:author="T Londhe, Vinod (Contractor)" w:date="2022-07-09T13:45:00Z">
              <w:rPr>
                <w:sz w:val="22"/>
              </w:rPr>
            </w:rPrChange>
          </w:rPr>
          <w:delText xml:space="preserve"> tablet</w:delText>
        </w:r>
        <w:r w:rsidR="00397208" w:rsidRPr="005A1BAA" w:rsidDel="00D26E41">
          <w:rPr>
            <w:color w:val="FF0000"/>
            <w:sz w:val="22"/>
            <w:rPrChange w:id="870" w:author="T Londhe, Vinod (Contractor)" w:date="2022-07-09T13:45:00Z">
              <w:rPr>
                <w:sz w:val="22"/>
              </w:rPr>
            </w:rPrChange>
          </w:rPr>
          <w:delText xml:space="preserve"> that</w:delText>
        </w:r>
        <w:r w:rsidRPr="005A1BAA" w:rsidDel="00D26E41">
          <w:rPr>
            <w:color w:val="FF0000"/>
            <w:sz w:val="22"/>
            <w:rPrChange w:id="871" w:author="T Londhe, Vinod (Contractor)" w:date="2022-07-09T13:45:00Z">
              <w:rPr>
                <w:sz w:val="22"/>
              </w:rPr>
            </w:rPrChange>
          </w:rPr>
          <w:delText xml:space="preserve"> </w:delText>
        </w:r>
        <w:r w:rsidR="00BA4461" w:rsidRPr="005A1BAA" w:rsidDel="00D26E41">
          <w:rPr>
            <w:color w:val="FF0000"/>
            <w:sz w:val="22"/>
            <w:rPrChange w:id="872" w:author="T Londhe, Vinod (Contractor)" w:date="2022-07-09T13:45:00Z">
              <w:rPr>
                <w:sz w:val="22"/>
              </w:rPr>
            </w:rPrChange>
          </w:rPr>
          <w:delText xml:space="preserve">in turn </w:delText>
        </w:r>
        <w:r w:rsidRPr="005A1BAA" w:rsidDel="00D26E41">
          <w:rPr>
            <w:color w:val="FF0000"/>
            <w:sz w:val="22"/>
            <w:rPrChange w:id="873" w:author="T Londhe, Vinod (Contractor)" w:date="2022-07-09T13:45:00Z">
              <w:rPr>
                <w:sz w:val="22"/>
              </w:rPr>
            </w:rPrChange>
          </w:rPr>
          <w:delText>send</w:delText>
        </w:r>
        <w:r w:rsidR="00397208" w:rsidRPr="005A1BAA" w:rsidDel="00D26E41">
          <w:rPr>
            <w:color w:val="FF0000"/>
            <w:sz w:val="22"/>
            <w:rPrChange w:id="874" w:author="T Londhe, Vinod (Contractor)" w:date="2022-07-09T13:45:00Z">
              <w:rPr>
                <w:sz w:val="22"/>
              </w:rPr>
            </w:rPrChange>
          </w:rPr>
          <w:delText>s</w:delText>
        </w:r>
        <w:r w:rsidRPr="005A1BAA" w:rsidDel="00D26E41">
          <w:rPr>
            <w:color w:val="FF0000"/>
            <w:sz w:val="22"/>
            <w:rPrChange w:id="875" w:author="T Londhe, Vinod (Contractor)" w:date="2022-07-09T13:45:00Z">
              <w:rPr>
                <w:sz w:val="22"/>
              </w:rPr>
            </w:rPrChange>
          </w:rPr>
          <w:delText xml:space="preserve"> data to the Stryker cloud storage for further analysis. </w:delText>
        </w:r>
        <w:r w:rsidR="00446FC2" w:rsidRPr="005A1BAA" w:rsidDel="00D26E41">
          <w:rPr>
            <w:color w:val="FF0000"/>
            <w:sz w:val="22"/>
            <w:rPrChange w:id="876" w:author="T Londhe, Vinod (Contractor)" w:date="2022-07-09T13:45:00Z">
              <w:rPr>
                <w:sz w:val="22"/>
              </w:rPr>
            </w:rPrChange>
          </w:rPr>
          <w:delText xml:space="preserve">This </w:delText>
        </w:r>
        <w:r w:rsidRPr="005A1BAA" w:rsidDel="00D26E41">
          <w:rPr>
            <w:color w:val="FF0000"/>
            <w:sz w:val="22"/>
            <w:rPrChange w:id="877" w:author="T Londhe, Vinod (Contractor)" w:date="2022-07-09T13:45:00Z">
              <w:rPr>
                <w:sz w:val="22"/>
              </w:rPr>
            </w:rPrChange>
          </w:rPr>
          <w:delText>device</w:delText>
        </w:r>
        <w:r w:rsidR="00446FC2" w:rsidRPr="005A1BAA" w:rsidDel="00D26E41">
          <w:rPr>
            <w:color w:val="FF0000"/>
            <w:sz w:val="22"/>
            <w:rPrChange w:id="878" w:author="T Londhe, Vinod (Contractor)" w:date="2022-07-09T13:45:00Z">
              <w:rPr>
                <w:sz w:val="22"/>
              </w:rPr>
            </w:rPrChange>
          </w:rPr>
          <w:delText xml:space="preserve"> will not allow </w:delText>
        </w:r>
        <w:r w:rsidR="00BA4461" w:rsidRPr="005A1BAA" w:rsidDel="00D26E41">
          <w:rPr>
            <w:color w:val="FF0000"/>
            <w:sz w:val="22"/>
            <w:rPrChange w:id="879" w:author="T Londhe, Vinod (Contractor)" w:date="2022-07-09T13:45:00Z">
              <w:rPr>
                <w:sz w:val="22"/>
              </w:rPr>
            </w:rPrChange>
          </w:rPr>
          <w:delText xml:space="preserve">the </w:delText>
        </w:r>
        <w:r w:rsidR="00446FC2" w:rsidRPr="005A1BAA" w:rsidDel="00D26E41">
          <w:rPr>
            <w:color w:val="FF0000"/>
            <w:sz w:val="22"/>
            <w:rPrChange w:id="880" w:author="T Londhe, Vinod (Contractor)" w:date="2022-07-09T13:45:00Z">
              <w:rPr>
                <w:sz w:val="22"/>
              </w:rPr>
            </w:rPrChange>
          </w:rPr>
          <w:delText>user to transfer the patient</w:delText>
        </w:r>
        <w:r w:rsidR="00BA4461" w:rsidRPr="005A1BAA" w:rsidDel="00D26E41">
          <w:rPr>
            <w:color w:val="FF0000"/>
            <w:sz w:val="22"/>
            <w:rPrChange w:id="881" w:author="T Londhe, Vinod (Contractor)" w:date="2022-07-09T13:45:00Z">
              <w:rPr>
                <w:sz w:val="22"/>
              </w:rPr>
            </w:rPrChange>
          </w:rPr>
          <w:delText>’s</w:delText>
        </w:r>
        <w:r w:rsidR="00446FC2" w:rsidRPr="005A1BAA" w:rsidDel="00D26E41">
          <w:rPr>
            <w:color w:val="FF0000"/>
            <w:sz w:val="22"/>
            <w:rPrChange w:id="882" w:author="T Londhe, Vinod (Contractor)" w:date="2022-07-09T13:45:00Z">
              <w:rPr>
                <w:sz w:val="22"/>
              </w:rPr>
            </w:rPrChange>
          </w:rPr>
          <w:delText xml:space="preserve"> data to any other external or connected system </w:delText>
        </w:r>
        <w:r w:rsidR="00BA4461" w:rsidRPr="005A1BAA" w:rsidDel="00D26E41">
          <w:rPr>
            <w:color w:val="FF0000"/>
            <w:sz w:val="22"/>
            <w:rPrChange w:id="883" w:author="T Londhe, Vinod (Contractor)" w:date="2022-07-09T13:45:00Z">
              <w:rPr>
                <w:sz w:val="22"/>
              </w:rPr>
            </w:rPrChange>
          </w:rPr>
          <w:delText>for further processing</w:delText>
        </w:r>
        <w:r w:rsidR="00446FC2" w:rsidRPr="005A1BAA" w:rsidDel="00D26E41">
          <w:rPr>
            <w:color w:val="FF0000"/>
            <w:sz w:val="22"/>
            <w:rPrChange w:id="884" w:author="T Londhe, Vinod (Contractor)" w:date="2022-07-09T13:45:00Z">
              <w:rPr>
                <w:sz w:val="22"/>
              </w:rPr>
            </w:rPrChange>
          </w:rPr>
          <w:delText xml:space="preserve">. </w:delText>
        </w:r>
        <w:r w:rsidR="00397208" w:rsidRPr="005A1BAA" w:rsidDel="00D26E41">
          <w:rPr>
            <w:color w:val="FF0000"/>
            <w:sz w:val="22"/>
            <w:rPrChange w:id="885" w:author="T Londhe, Vinod (Contractor)" w:date="2022-07-09T13:45:00Z">
              <w:rPr>
                <w:sz w:val="22"/>
              </w:rPr>
            </w:rPrChange>
          </w:rPr>
          <w:delText>The</w:delText>
        </w:r>
        <w:r w:rsidR="00446FC2" w:rsidRPr="005A1BAA" w:rsidDel="00D26E41">
          <w:rPr>
            <w:color w:val="FF0000"/>
            <w:sz w:val="22"/>
            <w:rPrChange w:id="886" w:author="T Londhe, Vinod (Contractor)" w:date="2022-07-09T13:45:00Z">
              <w:rPr>
                <w:sz w:val="22"/>
              </w:rPr>
            </w:rPrChange>
          </w:rPr>
          <w:delText xml:space="preserve"> pa</w:delText>
        </w:r>
        <w:r w:rsidR="002849CB" w:rsidRPr="005A1BAA" w:rsidDel="00D26E41">
          <w:rPr>
            <w:color w:val="FF0000"/>
            <w:sz w:val="22"/>
            <w:rPrChange w:id="887" w:author="T Londhe, Vinod (Contractor)" w:date="2022-07-09T13:45:00Z">
              <w:rPr>
                <w:sz w:val="22"/>
              </w:rPr>
            </w:rPrChange>
          </w:rPr>
          <w:delText xml:space="preserve">tient data </w:delText>
        </w:r>
        <w:r w:rsidR="00BA4461" w:rsidRPr="005A1BAA" w:rsidDel="00D26E41">
          <w:rPr>
            <w:color w:val="FF0000"/>
            <w:sz w:val="22"/>
            <w:rPrChange w:id="888" w:author="T Londhe, Vinod (Contractor)" w:date="2022-07-09T13:45:00Z">
              <w:rPr>
                <w:sz w:val="22"/>
              </w:rPr>
            </w:rPrChange>
          </w:rPr>
          <w:delText xml:space="preserve">is </w:delText>
        </w:r>
      </w:del>
      <w:del w:id="889" w:author="Sai Praneetha Bhaskaruni" w:date="2022-07-08T14:13:00Z">
        <w:r w:rsidR="002849CB" w:rsidRPr="005A1BAA" w:rsidDel="00267278">
          <w:rPr>
            <w:color w:val="FF0000"/>
            <w:sz w:val="22"/>
            <w:rPrChange w:id="890" w:author="T Londhe, Vinod (Contractor)" w:date="2022-07-09T13:45:00Z">
              <w:rPr>
                <w:sz w:val="22"/>
              </w:rPr>
            </w:rPrChange>
          </w:rPr>
          <w:delText>encrypted</w:delText>
        </w:r>
      </w:del>
      <w:del w:id="891" w:author="Sai Praneetha Bhaskaruni" w:date="2022-07-08T14:16:00Z">
        <w:r w:rsidR="00446FC2" w:rsidRPr="005A1BAA" w:rsidDel="00D20A1F">
          <w:rPr>
            <w:color w:val="FF0000"/>
            <w:sz w:val="22"/>
            <w:rPrChange w:id="892" w:author="T Londhe, Vinod (Contractor)" w:date="2022-07-09T13:45:00Z">
              <w:rPr>
                <w:sz w:val="22"/>
              </w:rPr>
            </w:rPrChange>
          </w:rPr>
          <w:delText xml:space="preserve"> </w:delText>
        </w:r>
        <w:r w:rsidR="002849CB" w:rsidRPr="005A1BAA" w:rsidDel="00D20A1F">
          <w:rPr>
            <w:color w:val="FF0000"/>
            <w:sz w:val="22"/>
            <w:rPrChange w:id="893" w:author="T Londhe, Vinod (Contractor)" w:date="2022-07-09T13:45:00Z">
              <w:rPr>
                <w:sz w:val="22"/>
              </w:rPr>
            </w:rPrChange>
          </w:rPr>
          <w:delText>and</w:delText>
        </w:r>
      </w:del>
      <w:del w:id="894" w:author="Sai Praneetha Bhaskaruni" w:date="2022-07-12T15:41:00Z">
        <w:r w:rsidR="002849CB" w:rsidRPr="005A1BAA" w:rsidDel="00D26E41">
          <w:rPr>
            <w:color w:val="FF0000"/>
            <w:sz w:val="22"/>
            <w:rPrChange w:id="895" w:author="T Londhe, Vinod (Contractor)" w:date="2022-07-09T13:45:00Z">
              <w:rPr>
                <w:sz w:val="22"/>
              </w:rPr>
            </w:rPrChange>
          </w:rPr>
          <w:delText xml:space="preserve"> </w:delText>
        </w:r>
        <w:r w:rsidR="00446FC2" w:rsidRPr="005A1BAA" w:rsidDel="00D26E41">
          <w:rPr>
            <w:color w:val="FF0000"/>
            <w:sz w:val="22"/>
            <w:rPrChange w:id="896" w:author="T Londhe, Vinod (Contractor)" w:date="2022-07-09T13:45:00Z">
              <w:rPr>
                <w:sz w:val="22"/>
              </w:rPr>
            </w:rPrChange>
          </w:rPr>
          <w:delText>stored locally</w:delText>
        </w:r>
        <w:r w:rsidR="002849CB" w:rsidRPr="005A1BAA" w:rsidDel="00D26E41">
          <w:rPr>
            <w:color w:val="FF0000"/>
            <w:sz w:val="22"/>
            <w:rPrChange w:id="897" w:author="T Londhe, Vinod (Contractor)" w:date="2022-07-09T13:45:00Z">
              <w:rPr>
                <w:sz w:val="22"/>
              </w:rPr>
            </w:rPrChange>
          </w:rPr>
          <w:delText xml:space="preserve"> </w:delText>
        </w:r>
      </w:del>
      <w:del w:id="898" w:author="Sai Praneetha Bhaskaruni" w:date="2022-03-25T14:58:00Z">
        <w:r w:rsidR="002849CB" w:rsidRPr="005A1BAA" w:rsidDel="00656013">
          <w:rPr>
            <w:color w:val="FF0000"/>
            <w:sz w:val="22"/>
            <w:rPrChange w:id="899" w:author="T Londhe, Vinod (Contractor)" w:date="2022-07-09T13:45:00Z">
              <w:rPr>
                <w:sz w:val="22"/>
              </w:rPr>
            </w:rPrChange>
          </w:rPr>
          <w:delText xml:space="preserve">and </w:delText>
        </w:r>
      </w:del>
      <w:del w:id="900" w:author="Sai Praneetha Bhaskaruni" w:date="2022-07-12T15:41:00Z">
        <w:r w:rsidR="00BA4461" w:rsidRPr="005A1BAA" w:rsidDel="00D26E41">
          <w:rPr>
            <w:color w:val="FF0000"/>
            <w:sz w:val="22"/>
            <w:rPrChange w:id="901" w:author="T Londhe, Vinod (Contractor)" w:date="2022-07-09T13:45:00Z">
              <w:rPr>
                <w:sz w:val="22"/>
              </w:rPr>
            </w:rPrChange>
          </w:rPr>
          <w:delText xml:space="preserve">on the </w:delText>
        </w:r>
        <w:r w:rsidR="002849CB" w:rsidRPr="005A1BAA" w:rsidDel="00D26E41">
          <w:rPr>
            <w:color w:val="FF0000"/>
            <w:sz w:val="22"/>
            <w:rPrChange w:id="902" w:author="T Londhe, Vinod (Contractor)" w:date="2022-07-09T13:45:00Z">
              <w:rPr>
                <w:sz w:val="22"/>
              </w:rPr>
            </w:rPrChange>
          </w:rPr>
          <w:delText>cloud</w:delText>
        </w:r>
      </w:del>
      <w:del w:id="903" w:author="Sai Praneetha Bhaskaruni" w:date="2022-03-25T14:58:00Z">
        <w:r w:rsidR="002849CB" w:rsidRPr="005A1BAA" w:rsidDel="008E40B8">
          <w:rPr>
            <w:color w:val="FF0000"/>
            <w:sz w:val="22"/>
            <w:rPrChange w:id="904" w:author="T Londhe, Vinod (Contractor)" w:date="2022-07-09T13:45:00Z">
              <w:rPr>
                <w:sz w:val="22"/>
              </w:rPr>
            </w:rPrChange>
          </w:rPr>
          <w:delText xml:space="preserve"> under the p</w:delText>
        </w:r>
        <w:r w:rsidR="00397208" w:rsidRPr="005A1BAA" w:rsidDel="008E40B8">
          <w:rPr>
            <w:color w:val="FF0000"/>
            <w:sz w:val="22"/>
            <w:rPrChange w:id="905" w:author="T Londhe, Vinod (Contractor)" w:date="2022-07-09T13:45:00Z">
              <w:rPr>
                <w:sz w:val="22"/>
              </w:rPr>
            </w:rPrChange>
          </w:rPr>
          <w:delText>articular logged user</w:delText>
        </w:r>
        <w:r w:rsidR="002849CB" w:rsidRPr="005A1BAA" w:rsidDel="008E40B8">
          <w:rPr>
            <w:color w:val="FF0000"/>
            <w:sz w:val="22"/>
            <w:rPrChange w:id="906" w:author="T Londhe, Vinod (Contractor)" w:date="2022-07-09T13:45:00Z">
              <w:rPr>
                <w:sz w:val="22"/>
              </w:rPr>
            </w:rPrChange>
          </w:rPr>
          <w:delText xml:space="preserve"> hospital entity</w:delText>
        </w:r>
      </w:del>
      <w:del w:id="907" w:author="Sai Praneetha Bhaskaruni" w:date="2022-07-12T15:41:00Z">
        <w:r w:rsidR="00446FC2" w:rsidRPr="005A1BAA" w:rsidDel="00D26E41">
          <w:rPr>
            <w:color w:val="FF0000"/>
            <w:sz w:val="22"/>
            <w:rPrChange w:id="908" w:author="T Londhe, Vinod (Contractor)" w:date="2022-07-09T13:45:00Z">
              <w:rPr>
                <w:sz w:val="22"/>
              </w:rPr>
            </w:rPrChange>
          </w:rPr>
          <w:delText>.</w:delText>
        </w:r>
      </w:del>
    </w:p>
    <w:p w14:paraId="5953CFB4" w14:textId="77777777" w:rsidR="00850204" w:rsidRPr="00180992" w:rsidRDefault="00850204">
      <w:pPr>
        <w:spacing w:after="0"/>
        <w:ind w:left="720" w:right="113" w:firstLine="0"/>
        <w:pPrChange w:id="909" w:author="Sai Praneetha Bhaskaruni" w:date="2022-07-12T15:41:00Z">
          <w:pPr>
            <w:spacing w:after="0"/>
            <w:ind w:left="730" w:right="113"/>
          </w:pPr>
        </w:pPrChange>
      </w:pPr>
    </w:p>
    <w:p w14:paraId="7F541729" w14:textId="40A0A7C4" w:rsidR="00B11510" w:rsidRDefault="00446FC2" w:rsidP="00487281">
      <w:pPr>
        <w:pStyle w:val="Heading2"/>
        <w:shd w:val="clear" w:color="auto" w:fill="auto"/>
        <w:spacing w:after="0"/>
        <w:ind w:left="730"/>
        <w:rPr>
          <w:sz w:val="36"/>
        </w:rPr>
      </w:pPr>
      <w:bookmarkStart w:id="910" w:name="_Toc108268251"/>
      <w:r w:rsidRPr="00180992">
        <w:rPr>
          <w:color w:val="FCC566"/>
          <w:sz w:val="40"/>
        </w:rPr>
        <w:t xml:space="preserve">3.5 </w:t>
      </w:r>
      <w:r w:rsidRPr="00180992">
        <w:rPr>
          <w:sz w:val="36"/>
        </w:rPr>
        <w:t>System Security Context and Intended Environment</w:t>
      </w:r>
      <w:bookmarkEnd w:id="910"/>
    </w:p>
    <w:p w14:paraId="6E50D607" w14:textId="2E2FC3DA" w:rsidR="00476ACE" w:rsidRDefault="00476ACE" w:rsidP="00476ACE"/>
    <w:p w14:paraId="79795F07" w14:textId="403F91C5" w:rsidR="00476ACE" w:rsidRDefault="00476ACE" w:rsidP="00476ACE"/>
    <w:p w14:paraId="61C800B7" w14:textId="50D057A1" w:rsidR="00476ACE" w:rsidRDefault="00476ACE" w:rsidP="00476ACE"/>
    <w:p w14:paraId="63BE8B96" w14:textId="1FFDDA01" w:rsidR="00476ACE" w:rsidRDefault="00476ACE" w:rsidP="00476ACE"/>
    <w:p w14:paraId="68A10A0A" w14:textId="050B0BE3" w:rsidR="00476ACE" w:rsidRDefault="00476ACE" w:rsidP="00476ACE"/>
    <w:p w14:paraId="13D3A64F" w14:textId="399FE9EF" w:rsidR="00476ACE" w:rsidRDefault="00476ACE" w:rsidP="00476ACE"/>
    <w:p w14:paraId="46DE495F" w14:textId="58B1894B" w:rsidR="00476ACE" w:rsidRDefault="00476ACE" w:rsidP="00476ACE"/>
    <w:p w14:paraId="2DECDC89" w14:textId="72D548E3" w:rsidR="00476ACE" w:rsidRDefault="00476ACE" w:rsidP="00476ACE"/>
    <w:p w14:paraId="7B5A137D" w14:textId="77777777" w:rsidR="00476ACE" w:rsidRPr="00476ACE" w:rsidRDefault="00476ACE" w:rsidP="00476ACE"/>
    <w:p w14:paraId="7E957B7C" w14:textId="77777777" w:rsidR="006778CE" w:rsidRDefault="006778CE" w:rsidP="00487281">
      <w:pPr>
        <w:spacing w:after="0" w:line="265" w:lineRule="auto"/>
        <w:ind w:left="720"/>
        <w:jc w:val="center"/>
        <w:rPr>
          <w:i/>
          <w:sz w:val="12"/>
        </w:rPr>
      </w:pPr>
    </w:p>
    <w:p w14:paraId="47AF4094" w14:textId="0E66CE0A" w:rsidR="00850204" w:rsidRPr="00180992" w:rsidRDefault="00800C34" w:rsidP="00487281">
      <w:pPr>
        <w:spacing w:after="0" w:line="265" w:lineRule="auto"/>
        <w:ind w:left="720"/>
        <w:jc w:val="center"/>
        <w:rPr>
          <w:i/>
          <w:sz w:val="12"/>
        </w:rPr>
      </w:pPr>
      <w:ins w:id="911" w:author="T Londhe, Vinod (Contractor)" w:date="2022-07-09T13:48:00Z">
        <w:del w:id="912" w:author="Sai Praneetha Bhaskaruni" w:date="2022-07-12T13:47:00Z">
          <w:r w:rsidDel="00A22A57">
            <w:rPr>
              <w:i/>
              <w:noProof/>
              <w:sz w:val="12"/>
            </w:rPr>
            <mc:AlternateContent>
              <mc:Choice Requires="wps">
                <w:drawing>
                  <wp:anchor distT="0" distB="0" distL="114300" distR="114300" simplePos="0" relativeHeight="251661824" behindDoc="0" locked="0" layoutInCell="1" allowOverlap="1" wp14:anchorId="6DBB1CFF" wp14:editId="18FB128D">
                    <wp:simplePos x="0" y="0"/>
                    <wp:positionH relativeFrom="column">
                      <wp:posOffset>1034415</wp:posOffset>
                    </wp:positionH>
                    <wp:positionV relativeFrom="paragraph">
                      <wp:posOffset>78105</wp:posOffset>
                    </wp:positionV>
                    <wp:extent cx="5021580" cy="2697480"/>
                    <wp:effectExtent l="19050" t="19050" r="26670" b="26670"/>
                    <wp:wrapNone/>
                    <wp:docPr id="2" name="Straight Connector 2"/>
                    <wp:cNvGraphicFramePr/>
                    <a:graphic xmlns:a="http://schemas.openxmlformats.org/drawingml/2006/main">
                      <a:graphicData uri="http://schemas.microsoft.com/office/word/2010/wordprocessingShape">
                        <wps:wsp>
                          <wps:cNvCnPr/>
                          <wps:spPr>
                            <a:xfrm flipV="1">
                              <a:off x="0" y="0"/>
                              <a:ext cx="5021580" cy="26974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line w14:anchorId="0ECFC092" id="Straight Connector 2"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81.45pt,6.15pt" to="476.85pt,2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" strokecolor="red" strokeweight="3pt">
                    <v:stroke joinstyle="miter"/>
                  </v:line>
                </w:pict>
              </mc:Fallback>
            </mc:AlternateContent>
          </w:r>
        </w:del>
      </w:ins>
      <w:del w:id="913" w:author="Sai Praneetha Bhaskaruni" w:date="2022-07-12T13:46:00Z">
        <w:r w:rsidR="00850204" w:rsidRPr="00180992" w:rsidDel="000100F8">
          <w:rPr>
            <w:i/>
            <w:noProof/>
            <w:sz w:val="12"/>
          </w:rPr>
          <w:drawing>
            <wp:inline distT="0" distB="0" distL="0" distR="0" wp14:anchorId="285AF063" wp14:editId="543B23D2">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794" cy="3241479"/>
                      </a:xfrm>
                      <a:prstGeom prst="rect">
                        <a:avLst/>
                      </a:prstGeom>
                    </pic:spPr>
                  </pic:pic>
                </a:graphicData>
              </a:graphic>
            </wp:inline>
          </w:drawing>
        </w:r>
      </w:del>
    </w:p>
    <w:p w14:paraId="294D4369" w14:textId="64440D1D" w:rsidR="00B11510" w:rsidRPr="00180992" w:rsidDel="000100F8" w:rsidRDefault="00446FC2" w:rsidP="00487281">
      <w:pPr>
        <w:spacing w:after="0" w:line="265" w:lineRule="auto"/>
        <w:ind w:left="720"/>
        <w:jc w:val="center"/>
        <w:rPr>
          <w:moveFrom w:id="914" w:author="Sai Praneetha Bhaskaruni" w:date="2022-07-12T13:47:00Z"/>
        </w:rPr>
      </w:pPr>
      <w:moveFromRangeStart w:id="915" w:author="Sai Praneetha Bhaskaruni" w:date="2022-07-12T13:47:00Z" w:name="move108526041"/>
      <w:moveFrom w:id="916" w:author="Sai Praneetha Bhaskaruni" w:date="2022-07-12T13:47:00Z">
        <w:r w:rsidRPr="00180992" w:rsidDel="000100F8">
          <w:rPr>
            <w:i/>
            <w:sz w:val="12"/>
          </w:rPr>
          <w:t>Figure 1: System Security</w:t>
        </w:r>
      </w:moveFrom>
    </w:p>
    <w:moveFromRangeEnd w:id="915"/>
    <w:p w14:paraId="141FDE3A" w14:textId="04999A4D" w:rsidR="00BC7807" w:rsidRDefault="00BC7807" w:rsidP="00487281">
      <w:pPr>
        <w:ind w:left="750" w:right="113"/>
        <w:rPr>
          <w:ins w:id="917" w:author="T Londhe, Vinod (Contractor)" w:date="2022-07-09T13:47:00Z"/>
        </w:rPr>
      </w:pPr>
    </w:p>
    <w:p w14:paraId="13C12DCE" w14:textId="6A8D385B" w:rsidR="00F427CF" w:rsidRDefault="00F427CF" w:rsidP="00487281">
      <w:pPr>
        <w:ind w:left="750" w:right="113"/>
        <w:rPr>
          <w:ins w:id="918" w:author="T Londhe, Vinod (Contractor)" w:date="2022-07-09T13:47:00Z"/>
        </w:rPr>
      </w:pPr>
    </w:p>
    <w:p w14:paraId="46B7F890" w14:textId="21B809DF" w:rsidR="00F427CF" w:rsidRDefault="00F427CF" w:rsidP="00487281">
      <w:pPr>
        <w:ind w:left="750" w:right="113"/>
        <w:rPr>
          <w:ins w:id="919" w:author="Sai Praneetha Bhaskaruni" w:date="2022-07-12T13:47:00Z"/>
        </w:rPr>
      </w:pPr>
      <w:ins w:id="920" w:author="T Londhe, Vinod (Contractor)" w:date="2022-07-09T13:47:00Z">
        <w:r>
          <w:rPr>
            <w:noProof/>
          </w:rPr>
          <w:lastRenderedPageBreak/>
          <w:drawing>
            <wp:inline distT="0" distB="0" distL="0" distR="0" wp14:anchorId="4934DF6E" wp14:editId="0C6C6863">
              <wp:extent cx="5830711" cy="3242694"/>
              <wp:effectExtent l="0" t="0" r="0" b="0"/>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45869" b="46501"/>
                      <a:stretch/>
                    </pic:blipFill>
                    <pic:spPr bwMode="auto">
                      <a:xfrm>
                        <a:off x="0" y="0"/>
                        <a:ext cx="5845601" cy="3250975"/>
                      </a:xfrm>
                      <a:prstGeom prst="rect">
                        <a:avLst/>
                      </a:prstGeom>
                      <a:noFill/>
                      <a:ln>
                        <a:noFill/>
                      </a:ln>
                      <a:extLst>
                        <a:ext uri="{53640926-AAD7-44D8-BBD7-CCE9431645EC}">
                          <a14:shadowObscured xmlns:a14="http://schemas.microsoft.com/office/drawing/2010/main"/>
                        </a:ext>
                      </a:extLst>
                    </pic:spPr>
                  </pic:pic>
                </a:graphicData>
              </a:graphic>
            </wp:inline>
          </w:drawing>
        </w:r>
      </w:ins>
    </w:p>
    <w:p w14:paraId="669494BF" w14:textId="77777777" w:rsidR="000100F8" w:rsidRPr="00180992" w:rsidRDefault="000100F8" w:rsidP="000100F8">
      <w:pPr>
        <w:spacing w:after="0" w:line="265" w:lineRule="auto"/>
        <w:ind w:left="720"/>
        <w:jc w:val="center"/>
        <w:rPr>
          <w:moveTo w:id="921" w:author="Sai Praneetha Bhaskaruni" w:date="2022-07-12T13:47:00Z"/>
        </w:rPr>
      </w:pPr>
      <w:moveToRangeStart w:id="922" w:author="Sai Praneetha Bhaskaruni" w:date="2022-07-12T13:47:00Z" w:name="move108526041"/>
      <w:moveTo w:id="923" w:author="Sai Praneetha Bhaskaruni" w:date="2022-07-12T13:47:00Z">
        <w:r w:rsidRPr="00180992">
          <w:rPr>
            <w:i/>
            <w:sz w:val="12"/>
          </w:rPr>
          <w:t>Figure 1: System Security</w:t>
        </w:r>
      </w:moveTo>
    </w:p>
    <w:moveToRangeEnd w:id="922"/>
    <w:p w14:paraId="2C5F7EEA" w14:textId="77777777" w:rsidR="000100F8" w:rsidRDefault="000100F8" w:rsidP="00487281">
      <w:pPr>
        <w:ind w:left="750" w:right="113"/>
        <w:rPr>
          <w:ins w:id="924" w:author="T Londhe, Vinod (Contractor)" w:date="2022-07-09T13:47:00Z"/>
        </w:rPr>
      </w:pPr>
    </w:p>
    <w:p w14:paraId="74DF676A" w14:textId="77777777" w:rsidR="00F427CF" w:rsidRPr="00180992" w:rsidRDefault="00F427CF" w:rsidP="00487281">
      <w:pPr>
        <w:ind w:left="750" w:right="113"/>
      </w:pPr>
    </w:p>
    <w:p w14:paraId="259D0AB3" w14:textId="5D42AD49"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w:t>
      </w:r>
      <w:r w:rsidR="00CD7EB0">
        <w:rPr>
          <w:sz w:val="22"/>
        </w:rPr>
        <w:t>have</w:t>
      </w:r>
      <w:r w:rsidR="00CD7EB0" w:rsidRPr="0005228E">
        <w:rPr>
          <w:sz w:val="22"/>
        </w:rPr>
        <w:t xml:space="preserve"> </w:t>
      </w:r>
      <w:r w:rsidRPr="0005228E">
        <w:rPr>
          <w:sz w:val="22"/>
        </w:rPr>
        <w:t xml:space="preserve">a usual </w:t>
      </w:r>
      <w:r w:rsidR="00251099" w:rsidRPr="0005228E">
        <w:rPr>
          <w:sz w:val="22"/>
        </w:rPr>
        <w:t>good network security and communication tools</w:t>
      </w:r>
      <w:r w:rsidRPr="0005228E">
        <w:rPr>
          <w:sz w:val="22"/>
        </w:rPr>
        <w:t xml:space="preserve"> environment, however Stryker recommends the user to follow the best practice</w:t>
      </w:r>
      <w:r w:rsidR="00CD7EB0">
        <w:rPr>
          <w:sz w:val="22"/>
        </w:rPr>
        <w:t>d</w:t>
      </w:r>
      <w:r w:rsidRPr="0005228E">
        <w:rPr>
          <w:sz w:val="22"/>
        </w:rPr>
        <w:t xml:space="preserv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del w:id="925" w:author="Sai Praneetha Bhaskaruni" w:date="2022-03-25T14:59:00Z">
        <w:r w:rsidRPr="0005228E" w:rsidDel="00D33319">
          <w:rPr>
            <w:sz w:val="22"/>
          </w:rPr>
          <w:delText xml:space="preserve"> application</w:delText>
        </w:r>
      </w:del>
      <w:r w:rsidRPr="0005228E">
        <w:rPr>
          <w:sz w:val="22"/>
        </w:rPr>
        <w:t>.</w:t>
      </w:r>
    </w:p>
    <w:p w14:paraId="0A7870BE" w14:textId="437A7C87" w:rsidR="00B11510" w:rsidRPr="0005228E" w:rsidRDefault="00446FC2" w:rsidP="00EE6850">
      <w:pPr>
        <w:pStyle w:val="ListParagraph"/>
        <w:numPr>
          <w:ilvl w:val="0"/>
          <w:numId w:val="2"/>
        </w:numPr>
        <w:ind w:left="1450"/>
        <w:rPr>
          <w:sz w:val="22"/>
        </w:rPr>
      </w:pPr>
      <w:r w:rsidRPr="0005228E">
        <w:rPr>
          <w:sz w:val="22"/>
        </w:rPr>
        <w:t xml:space="preserve">Access control measures to ensure only authenticated and authorized personnel are allowed access to network elements, stored information, </w:t>
      </w:r>
      <w:r w:rsidR="00875204" w:rsidRPr="0005228E">
        <w:rPr>
          <w:sz w:val="22"/>
        </w:rPr>
        <w:t>services,</w:t>
      </w:r>
      <w:r w:rsidRPr="0005228E">
        <w:rPr>
          <w:sz w:val="22"/>
        </w:rPr>
        <w:t xml:space="preserve"> and applications.</w:t>
      </w:r>
    </w:p>
    <w:p w14:paraId="4989EDBC" w14:textId="6500C852"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del w:id="926" w:author="Sai Praneetha Bhaskaruni" w:date="2022-03-25T15:00:00Z">
        <w:r w:rsidDel="00E3549F">
          <w:rPr>
            <w:sz w:val="22"/>
          </w:rPr>
          <w:delText xml:space="preserve">SmartMedic </w:delText>
        </w:r>
        <w:r w:rsidDel="00973480">
          <w:rPr>
            <w:sz w:val="22"/>
          </w:rPr>
          <w:delText xml:space="preserve">application </w:delText>
        </w:r>
      </w:del>
      <w:ins w:id="927" w:author="Sai Praneetha Bhaskaruni" w:date="2022-03-25T15:00:00Z">
        <w:r w:rsidR="00973480">
          <w:rPr>
            <w:sz w:val="22"/>
          </w:rPr>
          <w:t xml:space="preserve">device </w:t>
        </w:r>
      </w:ins>
      <w:r w:rsidR="009E2145" w:rsidRPr="0005228E">
        <w:rPr>
          <w:sz w:val="22"/>
        </w:rPr>
        <w:t>should be in the</w:t>
      </w:r>
      <w:ins w:id="928" w:author="Sai Praneetha Bhaskaruni" w:date="2022-03-25T15:02:00Z">
        <w:r w:rsidR="006A7758">
          <w:rPr>
            <w:sz w:val="22"/>
          </w:rPr>
          <w:t xml:space="preserve"> </w:t>
        </w:r>
      </w:ins>
      <w:del w:id="929" w:author="Sai Praneetha Bhaskaruni" w:date="2022-03-25T15:02:00Z">
        <w:r w:rsidR="009E2145" w:rsidRPr="0005228E" w:rsidDel="006A7758">
          <w:rPr>
            <w:sz w:val="22"/>
          </w:rPr>
          <w:delText xml:space="preserve"> encrypted </w:delText>
        </w:r>
      </w:del>
      <w:r w:rsidR="009E2145" w:rsidRPr="0005228E">
        <w:rPr>
          <w:sz w:val="22"/>
        </w:rPr>
        <w:t>secure</w:t>
      </w:r>
      <w:ins w:id="930" w:author="Sai Praneetha Bhaskaruni" w:date="2022-03-25T15:02:00Z">
        <w:r w:rsidR="00211574">
          <w:rPr>
            <w:sz w:val="22"/>
          </w:rPr>
          <w:t xml:space="preserve"> </w:t>
        </w:r>
      </w:ins>
      <w:del w:id="931" w:author="Sai Praneetha Bhaskaruni" w:date="2022-03-25T15:02:00Z">
        <w:r w:rsidR="009E2145" w:rsidRPr="0005228E" w:rsidDel="006A7758">
          <w:rPr>
            <w:sz w:val="22"/>
          </w:rPr>
          <w:delText xml:space="preserve"> </w:delText>
        </w:r>
      </w:del>
      <w:r w:rsidR="009E2145" w:rsidRPr="0005228E">
        <w:rPr>
          <w:sz w:val="22"/>
        </w:rPr>
        <w:t>channel</w:t>
      </w:r>
      <w:ins w:id="932" w:author="Sai Praneetha Bhaskaruni" w:date="2022-03-25T15:03:00Z">
        <w:r w:rsidR="00211574">
          <w:rPr>
            <w:sz w:val="22"/>
          </w:rPr>
          <w:t xml:space="preserve"> interface</w:t>
        </w:r>
      </w:ins>
      <w:r w:rsidR="009E2145" w:rsidRPr="0005228E">
        <w:rPr>
          <w:sz w:val="22"/>
        </w:rPr>
        <w:t>.</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7E2F59C6" w14:textId="077CA61C" w:rsidR="000952F6" w:rsidRPr="00180992" w:rsidRDefault="00BC546B" w:rsidP="000952F6">
      <w:pPr>
        <w:pStyle w:val="Heading2"/>
        <w:shd w:val="clear" w:color="auto" w:fill="auto"/>
        <w:spacing w:before="240" w:after="0"/>
        <w:ind w:left="730"/>
      </w:pPr>
      <w:bookmarkStart w:id="933" w:name="_Toc108268252"/>
      <w:r>
        <w:rPr>
          <w:color w:val="FCC566"/>
          <w:sz w:val="40"/>
        </w:rPr>
        <w:t>3.6</w:t>
      </w:r>
      <w:r w:rsidR="000952F6" w:rsidRPr="00180992">
        <w:rPr>
          <w:color w:val="FFCC66"/>
          <w:sz w:val="40"/>
        </w:rPr>
        <w:t xml:space="preserve"> </w:t>
      </w:r>
      <w:r w:rsidR="000952F6">
        <w:rPr>
          <w:sz w:val="36"/>
        </w:rPr>
        <w:t>Smart</w:t>
      </w:r>
      <w:del w:id="934" w:author="Sai Praneetha Bhaskaruni" w:date="2022-07-08T17:19:00Z">
        <w:r w:rsidR="000952F6" w:rsidDel="00CE6745">
          <w:rPr>
            <w:sz w:val="36"/>
          </w:rPr>
          <w:delText xml:space="preserve"> </w:delText>
        </w:r>
      </w:del>
      <w:r w:rsidR="000952F6">
        <w:rPr>
          <w:sz w:val="36"/>
        </w:rPr>
        <w:t>Medic Solution</w:t>
      </w:r>
      <w:del w:id="935" w:author="Sai Praneetha Bhaskaruni" w:date="2022-03-25T15:03:00Z">
        <w:r w:rsidR="000952F6" w:rsidDel="008A2F16">
          <w:rPr>
            <w:sz w:val="36"/>
          </w:rPr>
          <w:delText>’s</w:delText>
        </w:r>
      </w:del>
      <w:r w:rsidR="000952F6">
        <w:rPr>
          <w:sz w:val="36"/>
        </w:rPr>
        <w:t xml:space="preserve"> Component</w:t>
      </w:r>
      <w:ins w:id="936" w:author="Sai Praneetha Bhaskaruni" w:date="2022-03-25T15:03:00Z">
        <w:r w:rsidR="008A2F16">
          <w:rPr>
            <w:sz w:val="36"/>
          </w:rPr>
          <w:t>s</w:t>
        </w:r>
      </w:ins>
      <w:bookmarkEnd w:id="933"/>
    </w:p>
    <w:p w14:paraId="72FDC974" w14:textId="0B862386" w:rsidR="000952F6" w:rsidRPr="00C11DBF" w:rsidRDefault="000952F6" w:rsidP="000952F6">
      <w:pPr>
        <w:shd w:val="clear" w:color="auto" w:fill="E7E6E6" w:themeFill="background2"/>
        <w:spacing w:after="0"/>
        <w:ind w:left="720" w:firstLine="0"/>
        <w:rPr>
          <w:b/>
          <w:sz w:val="22"/>
        </w:rPr>
      </w:pPr>
      <w:r w:rsidRPr="00C11DBF">
        <w:rPr>
          <w:b/>
          <w:sz w:val="22"/>
        </w:rPr>
        <w:t>SmartMedic Solution Component</w:t>
      </w:r>
      <w:ins w:id="937" w:author="Sai Praneetha Bhaskaruni" w:date="2022-03-25T15:03:00Z">
        <w:r w:rsidR="00830E48">
          <w:rPr>
            <w:b/>
            <w:sz w:val="22"/>
          </w:rPr>
          <w:t>s</w:t>
        </w:r>
      </w:ins>
      <w:r w:rsidRPr="00C11DBF">
        <w:rPr>
          <w:b/>
          <w:sz w:val="22"/>
        </w:rPr>
        <w:t>: Device</w:t>
      </w:r>
    </w:p>
    <w:p w14:paraId="4CB60D22" w14:textId="799BD4A7" w:rsidR="00FA2AD3" w:rsidRDefault="00FA2AD3" w:rsidP="00FA2AD3">
      <w:pPr>
        <w:spacing w:after="120"/>
        <w:ind w:left="720" w:firstLine="0"/>
        <w:rPr>
          <w:sz w:val="22"/>
        </w:rPr>
      </w:pPr>
      <w:ins w:id="938" w:author="Sai Praneetha Bhaskaruni" w:date="2022-07-12T15:32:00Z">
        <w:r>
          <w:rPr>
            <w:sz w:val="22"/>
          </w:rPr>
          <w:t>S</w:t>
        </w:r>
        <w:r w:rsidRPr="00420F77">
          <w:rPr>
            <w:sz w:val="22"/>
          </w:rPr>
          <w:t>martMedic device</w:t>
        </w:r>
        <w:r>
          <w:rPr>
            <w:sz w:val="22"/>
          </w:rPr>
          <w:t xml:space="preserve"> calculates the </w:t>
        </w:r>
      </w:ins>
      <w:r w:rsidR="00291FBD">
        <w:rPr>
          <w:sz w:val="22"/>
        </w:rPr>
        <w:t xml:space="preserve">data such as </w:t>
      </w:r>
      <w:ins w:id="939" w:author="Sai Praneetha Bhaskaruni" w:date="2022-07-12T15:32:00Z">
        <w:r>
          <w:rPr>
            <w:sz w:val="22"/>
          </w:rPr>
          <w:t>weight &amp; position</w:t>
        </w:r>
      </w:ins>
      <w:r w:rsidR="00AD292A">
        <w:rPr>
          <w:sz w:val="22"/>
        </w:rPr>
        <w:t xml:space="preserve"> with the help of sensors</w:t>
      </w:r>
      <w:ins w:id="940" w:author="Sai Praneetha Bhaskaruni" w:date="2022-07-12T15:32:00Z">
        <w:r>
          <w:rPr>
            <w:sz w:val="22"/>
          </w:rPr>
          <w:t>.</w:t>
        </w:r>
        <w:r w:rsidRPr="00420F77">
          <w:rPr>
            <w:sz w:val="22"/>
          </w:rPr>
          <w:t xml:space="preserve"> </w:t>
        </w:r>
        <w:r>
          <w:rPr>
            <w:sz w:val="22"/>
          </w:rPr>
          <w:t>T</w:t>
        </w:r>
        <w:r w:rsidRPr="00420F77">
          <w:rPr>
            <w:sz w:val="22"/>
          </w:rPr>
          <w:t>his</w:t>
        </w:r>
        <w:r>
          <w:rPr>
            <w:sz w:val="22"/>
          </w:rPr>
          <w:t xml:space="preserve"> device is also responsible to route the</w:t>
        </w:r>
        <w:r w:rsidRPr="00420F77">
          <w:rPr>
            <w:sz w:val="22"/>
          </w:rPr>
          <w:t xml:space="preserve"> data </w:t>
        </w:r>
        <w:r>
          <w:rPr>
            <w:sz w:val="22"/>
          </w:rPr>
          <w:t xml:space="preserve">to </w:t>
        </w:r>
        <w:r w:rsidRPr="00420F77">
          <w:rPr>
            <w:sz w:val="22"/>
          </w:rPr>
          <w:t>SmartMedic solution’s tablet</w:t>
        </w:r>
        <w:r>
          <w:rPr>
            <w:sz w:val="22"/>
          </w:rPr>
          <w:t xml:space="preserve"> after the calculation.</w:t>
        </w:r>
      </w:ins>
    </w:p>
    <w:p w14:paraId="0D266267" w14:textId="662C4DEB" w:rsidR="000952F6" w:rsidDel="00FA2AD3" w:rsidRDefault="000952F6" w:rsidP="000952F6">
      <w:pPr>
        <w:spacing w:after="120"/>
        <w:ind w:left="720" w:firstLine="0"/>
        <w:rPr>
          <w:del w:id="941" w:author="Sai Praneetha Bhaskaruni" w:date="2022-07-12T15:32:00Z"/>
          <w:sz w:val="22"/>
        </w:rPr>
      </w:pPr>
      <w:del w:id="942" w:author="Sai Praneetha Bhaskaruni" w:date="2022-07-12T15:32:00Z">
        <w:r w:rsidRPr="00420F77" w:rsidDel="00FA2AD3">
          <w:rPr>
            <w:sz w:val="22"/>
          </w:rPr>
          <w:delText>SmartMedic device</w:delText>
        </w:r>
      </w:del>
      <w:del w:id="943" w:author="Sai Praneetha Bhaskaruni" w:date="2022-03-25T15:03:00Z">
        <w:r w:rsidR="00CD7EB0" w:rsidDel="00036E19">
          <w:rPr>
            <w:sz w:val="22"/>
          </w:rPr>
          <w:delText>s</w:delText>
        </w:r>
      </w:del>
      <w:del w:id="944" w:author="Sai Praneetha Bhaskaruni" w:date="2022-07-12T15:32:00Z">
        <w:r w:rsidRPr="00420F77" w:rsidDel="00FA2AD3">
          <w:rPr>
            <w:sz w:val="22"/>
          </w:rPr>
          <w:delText xml:space="preserve"> </w:delText>
        </w:r>
        <w:r w:rsidDel="00FA2AD3">
          <w:rPr>
            <w:sz w:val="22"/>
          </w:rPr>
          <w:delText xml:space="preserve">consist of the sensors that </w:delText>
        </w:r>
        <w:r w:rsidR="00CD7EB0" w:rsidDel="00FA2AD3">
          <w:rPr>
            <w:sz w:val="22"/>
          </w:rPr>
          <w:delText xml:space="preserve">are </w:delText>
        </w:r>
        <w:r w:rsidRPr="00420F77" w:rsidDel="00FA2AD3">
          <w:rPr>
            <w:sz w:val="22"/>
          </w:rPr>
          <w:delText xml:space="preserve">used to </w:delText>
        </w:r>
        <w:r w:rsidR="00AA3C1A" w:rsidDel="00FA2AD3">
          <w:rPr>
            <w:sz w:val="22"/>
          </w:rPr>
          <w:delText xml:space="preserve">retrieve </w:delText>
        </w:r>
        <w:r w:rsidR="00AA3C1A" w:rsidRPr="00420F77" w:rsidDel="00FA2AD3">
          <w:rPr>
            <w:sz w:val="22"/>
          </w:rPr>
          <w:delText>the</w:delText>
        </w:r>
        <w:r w:rsidRPr="00420F77" w:rsidDel="00FA2AD3">
          <w:rPr>
            <w:sz w:val="22"/>
          </w:rPr>
          <w:delText xml:space="preserve"> health </w:delText>
        </w:r>
        <w:r w:rsidRPr="00E35E69" w:rsidDel="00FA2AD3">
          <w:rPr>
            <w:color w:val="FF0000"/>
            <w:sz w:val="22"/>
            <w:rPrChange w:id="945" w:author="T Londhe, Vinod (Contractor)" w:date="2022-07-09T13:50:00Z">
              <w:rPr>
                <w:sz w:val="22"/>
              </w:rPr>
            </w:rPrChange>
          </w:rPr>
          <w:delText>vita</w:delText>
        </w:r>
        <w:r w:rsidR="00AA3C1A" w:rsidRPr="00E35E69" w:rsidDel="00FA2AD3">
          <w:rPr>
            <w:color w:val="FF0000"/>
            <w:sz w:val="22"/>
            <w:rPrChange w:id="946" w:author="T Londhe, Vinod (Contractor)" w:date="2022-07-09T13:50:00Z">
              <w:rPr>
                <w:sz w:val="22"/>
              </w:rPr>
            </w:rPrChange>
          </w:rPr>
          <w:delText xml:space="preserve">l data </w:delText>
        </w:r>
        <w:r w:rsidR="00AA3C1A" w:rsidDel="00FA2AD3">
          <w:rPr>
            <w:sz w:val="22"/>
          </w:rPr>
          <w:delText xml:space="preserve">such as weight, </w:delText>
        </w:r>
        <w:commentRangeStart w:id="947"/>
        <w:r w:rsidR="00AA3C1A" w:rsidDel="00FA2AD3">
          <w:rPr>
            <w:sz w:val="22"/>
          </w:rPr>
          <w:delText>position</w:delText>
        </w:r>
        <w:commentRangeEnd w:id="947"/>
        <w:r w:rsidR="00E35E69" w:rsidDel="00FA2AD3">
          <w:rPr>
            <w:rStyle w:val="CommentReference"/>
          </w:rPr>
          <w:commentReference w:id="947"/>
        </w:r>
      </w:del>
      <w:del w:id="948" w:author="Sai Praneetha Bhaskaruni" w:date="2022-03-25T15:04:00Z">
        <w:r w:rsidR="00AA3C1A" w:rsidDel="00036E19">
          <w:rPr>
            <w:sz w:val="22"/>
          </w:rPr>
          <w:delText xml:space="preserve"> etc</w:delText>
        </w:r>
      </w:del>
      <w:del w:id="949" w:author="Sai Praneetha Bhaskaruni" w:date="2022-07-12T15:32:00Z">
        <w:r w:rsidR="00AA3C1A" w:rsidDel="00FA2AD3">
          <w:rPr>
            <w:sz w:val="22"/>
          </w:rPr>
          <w:delText>.</w:delText>
        </w:r>
        <w:r w:rsidRPr="00420F77" w:rsidDel="00FA2AD3">
          <w:rPr>
            <w:sz w:val="22"/>
          </w:rPr>
          <w:delText xml:space="preserve"> This</w:delText>
        </w:r>
        <w:r w:rsidR="00AA3C1A" w:rsidDel="00FA2AD3">
          <w:rPr>
            <w:sz w:val="22"/>
          </w:rPr>
          <w:delText xml:space="preserve"> device </w:delText>
        </w:r>
        <w:r w:rsidR="00CD7EB0" w:rsidDel="00FA2AD3">
          <w:rPr>
            <w:sz w:val="22"/>
          </w:rPr>
          <w:delText xml:space="preserve">is </w:delText>
        </w:r>
        <w:r w:rsidR="00AA3C1A" w:rsidDel="00FA2AD3">
          <w:rPr>
            <w:sz w:val="22"/>
          </w:rPr>
          <w:delText xml:space="preserve">only </w:delText>
        </w:r>
        <w:r w:rsidR="00CD7EB0" w:rsidDel="00FA2AD3">
          <w:rPr>
            <w:sz w:val="22"/>
          </w:rPr>
          <w:delText xml:space="preserve">used </w:delText>
        </w:r>
        <w:r w:rsidR="00AA3C1A" w:rsidDel="00FA2AD3">
          <w:rPr>
            <w:sz w:val="22"/>
          </w:rPr>
          <w:delText>for routing</w:delText>
        </w:r>
        <w:r w:rsidRPr="00420F77" w:rsidDel="00FA2AD3">
          <w:rPr>
            <w:sz w:val="22"/>
          </w:rPr>
          <w:delText xml:space="preserve"> data and information to </w:delText>
        </w:r>
        <w:r w:rsidR="00CD7EB0" w:rsidDel="00FA2AD3">
          <w:rPr>
            <w:sz w:val="22"/>
          </w:rPr>
          <w:delText xml:space="preserve">the </w:delText>
        </w:r>
        <w:r w:rsidRPr="00420F77" w:rsidDel="00FA2AD3">
          <w:rPr>
            <w:sz w:val="22"/>
          </w:rPr>
          <w:delText>SmartMedic solution’s tablet.</w:delText>
        </w:r>
      </w:del>
    </w:p>
    <w:p w14:paraId="39ABC45E" w14:textId="77777777" w:rsidR="000952F6" w:rsidRPr="00C11DBF" w:rsidRDefault="000952F6" w:rsidP="000952F6">
      <w:pPr>
        <w:shd w:val="clear" w:color="auto" w:fill="E7E6E6" w:themeFill="background2"/>
        <w:spacing w:after="0"/>
        <w:ind w:left="720" w:firstLine="0"/>
        <w:rPr>
          <w:b/>
          <w:sz w:val="22"/>
        </w:rPr>
      </w:pPr>
      <w:r w:rsidRPr="00C11DBF">
        <w:rPr>
          <w:b/>
          <w:sz w:val="22"/>
        </w:rPr>
        <w:t xml:space="preserve">SmartMedic: Tablet </w:t>
      </w:r>
    </w:p>
    <w:p w14:paraId="0D991202" w14:textId="128276A7" w:rsidR="000952F6" w:rsidRDefault="007E7299" w:rsidP="002927CE">
      <w:pPr>
        <w:spacing w:after="120"/>
        <w:ind w:left="720" w:firstLine="0"/>
        <w:rPr>
          <w:sz w:val="22"/>
        </w:rPr>
      </w:pPr>
      <w:ins w:id="950" w:author="Sai Praneetha Bhaskaruni" w:date="2022-07-12T15:32:00Z">
        <w:r w:rsidRPr="00420F77">
          <w:rPr>
            <w:sz w:val="22"/>
          </w:rPr>
          <w:t xml:space="preserve">SmartMedic solution’s tablet </w:t>
        </w:r>
        <w:r>
          <w:rPr>
            <w:sz w:val="22"/>
          </w:rPr>
          <w:t xml:space="preserve">is responsible to route the data </w:t>
        </w:r>
        <w:r w:rsidRPr="00420F77">
          <w:rPr>
            <w:sz w:val="22"/>
          </w:rPr>
          <w:t xml:space="preserve">to the Stryker cloud storage for further analysis. The tablet collects the </w:t>
        </w:r>
        <w:r>
          <w:rPr>
            <w:sz w:val="22"/>
          </w:rPr>
          <w:t xml:space="preserve">data </w:t>
        </w:r>
        <w:r w:rsidRPr="00420F77">
          <w:rPr>
            <w:sz w:val="22"/>
          </w:rPr>
          <w:t xml:space="preserve">from all the </w:t>
        </w:r>
        <w:r>
          <w:rPr>
            <w:sz w:val="22"/>
          </w:rPr>
          <w:t>configured S</w:t>
        </w:r>
        <w:r w:rsidRPr="00420F77">
          <w:rPr>
            <w:sz w:val="22"/>
          </w:rPr>
          <w:t>mart</w:t>
        </w:r>
        <w:r>
          <w:rPr>
            <w:sz w:val="22"/>
          </w:rPr>
          <w:t>M</w:t>
        </w:r>
        <w:r w:rsidRPr="00420F77">
          <w:rPr>
            <w:sz w:val="22"/>
          </w:rPr>
          <w:t xml:space="preserve">edic devices </w:t>
        </w:r>
        <w:r>
          <w:rPr>
            <w:sz w:val="22"/>
          </w:rPr>
          <w:t>and</w:t>
        </w:r>
        <w:r w:rsidRPr="00420F77">
          <w:rPr>
            <w:sz w:val="22"/>
          </w:rPr>
          <w:t xml:space="preserve"> </w:t>
        </w:r>
        <w:r>
          <w:rPr>
            <w:sz w:val="22"/>
          </w:rPr>
          <w:t>routes it</w:t>
        </w:r>
        <w:r w:rsidRPr="00420F77">
          <w:rPr>
            <w:sz w:val="22"/>
          </w:rPr>
          <w:t xml:space="preserve"> towards the </w:t>
        </w:r>
        <w:r w:rsidRPr="00CD012C">
          <w:rPr>
            <w:sz w:val="22"/>
          </w:rPr>
          <w:t>S</w:t>
        </w:r>
        <w:r>
          <w:rPr>
            <w:sz w:val="22"/>
          </w:rPr>
          <w:t>tryker</w:t>
        </w:r>
        <w:r w:rsidRPr="00CD012C">
          <w:rPr>
            <w:sz w:val="22"/>
          </w:rPr>
          <w:t xml:space="preserve"> cloud</w:t>
        </w:r>
        <w:r w:rsidRPr="00C11DBF">
          <w:rPr>
            <w:sz w:val="22"/>
          </w:rPr>
          <w:t>.</w:t>
        </w:r>
      </w:ins>
      <w:del w:id="951" w:author="Sai Praneetha Bhaskaruni" w:date="2022-07-12T15:32:00Z">
        <w:r w:rsidR="000952F6" w:rsidRPr="00420F77" w:rsidDel="007E7299">
          <w:rPr>
            <w:sz w:val="22"/>
          </w:rPr>
          <w:delText xml:space="preserve">SmartMedic solution’s tablet that further </w:delText>
        </w:r>
        <w:r w:rsidR="00CD012C" w:rsidDel="007E7299">
          <w:rPr>
            <w:sz w:val="22"/>
          </w:rPr>
          <w:delText>route</w:delText>
        </w:r>
        <w:r w:rsidR="00CD7EB0" w:rsidDel="007E7299">
          <w:rPr>
            <w:sz w:val="22"/>
          </w:rPr>
          <w:delText>s</w:delText>
        </w:r>
        <w:r w:rsidR="00CD012C" w:rsidDel="007E7299">
          <w:rPr>
            <w:sz w:val="22"/>
          </w:rPr>
          <w:delText xml:space="preserve"> data </w:delText>
        </w:r>
        <w:r w:rsidR="000952F6" w:rsidRPr="00420F77" w:rsidDel="007E7299">
          <w:rPr>
            <w:sz w:val="22"/>
          </w:rPr>
          <w:delText xml:space="preserve">to the Stryker cloud storage for further analysis. The tablet collects the </w:delText>
        </w:r>
        <w:r w:rsidR="00CD012C" w:rsidDel="007E7299">
          <w:rPr>
            <w:sz w:val="22"/>
          </w:rPr>
          <w:delText xml:space="preserve">data </w:delText>
        </w:r>
        <w:r w:rsidR="000952F6" w:rsidRPr="00420F77" w:rsidDel="007E7299">
          <w:rPr>
            <w:sz w:val="22"/>
          </w:rPr>
          <w:delText xml:space="preserve">from all the </w:delText>
        </w:r>
        <w:r w:rsidR="00CD7EB0" w:rsidDel="007E7299">
          <w:rPr>
            <w:sz w:val="22"/>
          </w:rPr>
          <w:delText>S</w:delText>
        </w:r>
        <w:r w:rsidR="00CD7EB0" w:rsidRPr="00420F77" w:rsidDel="007E7299">
          <w:rPr>
            <w:sz w:val="22"/>
          </w:rPr>
          <w:delText>mart</w:delText>
        </w:r>
        <w:r w:rsidR="00CD7EB0" w:rsidDel="007E7299">
          <w:rPr>
            <w:sz w:val="22"/>
          </w:rPr>
          <w:delText>M</w:delText>
        </w:r>
        <w:r w:rsidR="000952F6" w:rsidRPr="00420F77" w:rsidDel="007E7299">
          <w:rPr>
            <w:sz w:val="22"/>
          </w:rPr>
          <w:delText xml:space="preserve">edic devices which </w:delText>
        </w:r>
        <w:r w:rsidR="00CD7EB0" w:rsidDel="007E7299">
          <w:rPr>
            <w:sz w:val="22"/>
          </w:rPr>
          <w:delText xml:space="preserve">are </w:delText>
        </w:r>
        <w:r w:rsidR="000952F6" w:rsidRPr="00420F77" w:rsidDel="007E7299">
          <w:rPr>
            <w:sz w:val="22"/>
          </w:rPr>
          <w:delText xml:space="preserve">configured to </w:delText>
        </w:r>
        <w:r w:rsidR="00AA3C1A" w:rsidDel="007E7299">
          <w:rPr>
            <w:sz w:val="22"/>
          </w:rPr>
          <w:delText>route</w:delText>
        </w:r>
        <w:r w:rsidR="000952F6" w:rsidRPr="00420F77" w:rsidDel="007E7299">
          <w:rPr>
            <w:sz w:val="22"/>
          </w:rPr>
          <w:delText xml:space="preserve"> the data towards the </w:delText>
        </w:r>
        <w:r w:rsidR="00CD012C" w:rsidRPr="00CD012C" w:rsidDel="007E7299">
          <w:rPr>
            <w:sz w:val="22"/>
          </w:rPr>
          <w:delText>S</w:delText>
        </w:r>
      </w:del>
      <w:del w:id="952" w:author="Sai Praneetha Bhaskaruni" w:date="2022-03-25T15:04:00Z">
        <w:r w:rsidR="00CD012C" w:rsidRPr="00CD012C" w:rsidDel="00036E19">
          <w:rPr>
            <w:sz w:val="22"/>
          </w:rPr>
          <w:delText>martMedic</w:delText>
        </w:r>
      </w:del>
      <w:del w:id="953" w:author="Sai Praneetha Bhaskaruni" w:date="2022-07-12T15:32:00Z">
        <w:r w:rsidR="00CD012C" w:rsidRPr="00CD012C" w:rsidDel="007E7299">
          <w:rPr>
            <w:sz w:val="22"/>
          </w:rPr>
          <w:delText xml:space="preserve"> cloud</w:delText>
        </w:r>
      </w:del>
      <w:del w:id="954" w:author="Sai Praneetha Bhaskaruni" w:date="2022-03-25T15:04:00Z">
        <w:r w:rsidR="00CD012C" w:rsidRPr="00CD012C" w:rsidDel="00036E19">
          <w:rPr>
            <w:sz w:val="22"/>
          </w:rPr>
          <w:delText xml:space="preserve"> application</w:delText>
        </w:r>
      </w:del>
      <w:del w:id="955" w:author="Sai Praneetha Bhaskaruni" w:date="2022-07-12T15:32:00Z">
        <w:r w:rsidR="000952F6" w:rsidRPr="00C11DBF" w:rsidDel="007E7299">
          <w:rPr>
            <w:sz w:val="22"/>
          </w:rPr>
          <w:delText>.</w:delText>
        </w:r>
      </w:del>
    </w:p>
    <w:p w14:paraId="3FFF598E" w14:textId="77777777" w:rsidR="00C0382A" w:rsidRPr="00C11DBF" w:rsidRDefault="00C0382A" w:rsidP="00C0382A">
      <w:pPr>
        <w:shd w:val="clear" w:color="auto" w:fill="E7E6E6" w:themeFill="background2"/>
        <w:spacing w:after="0"/>
        <w:ind w:left="720" w:firstLine="0"/>
        <w:rPr>
          <w:b/>
          <w:sz w:val="22"/>
        </w:rPr>
      </w:pPr>
      <w:r w:rsidRPr="00C11DBF">
        <w:rPr>
          <w:b/>
          <w:sz w:val="22"/>
        </w:rPr>
        <w:lastRenderedPageBreak/>
        <w:t xml:space="preserve">SmartMedic: Nurse Station Application </w:t>
      </w:r>
    </w:p>
    <w:p w14:paraId="0ABA43CB" w14:textId="7B4105CA" w:rsidR="00865087" w:rsidRDefault="00865087" w:rsidP="00865087">
      <w:pPr>
        <w:spacing w:after="120"/>
        <w:ind w:left="720" w:firstLine="0"/>
        <w:rPr>
          <w:ins w:id="956" w:author="Sai Praneetha Bhaskaruni" w:date="2022-07-12T15:33:00Z"/>
          <w:sz w:val="22"/>
        </w:rPr>
      </w:pPr>
      <w:ins w:id="957" w:author="Sai Praneetha Bhaskaruni" w:date="2022-07-12T15:33:00Z">
        <w:r w:rsidRPr="00420F77">
          <w:rPr>
            <w:sz w:val="22"/>
          </w:rPr>
          <w:t xml:space="preserve">SmartMedic: </w:t>
        </w:r>
        <w:r>
          <w:rPr>
            <w:sz w:val="22"/>
          </w:rPr>
          <w:t xml:space="preserve">Nurse Station Application receives the data and helps </w:t>
        </w:r>
        <w:r w:rsidRPr="00420F77">
          <w:rPr>
            <w:sz w:val="22"/>
          </w:rPr>
          <w:t xml:space="preserve">to visualize the current health condition of </w:t>
        </w:r>
        <w:r>
          <w:rPr>
            <w:sz w:val="22"/>
          </w:rPr>
          <w:t xml:space="preserve">the </w:t>
        </w:r>
        <w:r w:rsidRPr="00420F77">
          <w:rPr>
            <w:sz w:val="22"/>
          </w:rPr>
          <w:t>patient in real time</w:t>
        </w:r>
        <w:r>
          <w:rPr>
            <w:sz w:val="22"/>
          </w:rPr>
          <w:t>.</w:t>
        </w:r>
      </w:ins>
    </w:p>
    <w:p w14:paraId="421B832A" w14:textId="54036589" w:rsidR="00C0382A" w:rsidRDefault="000D00CD" w:rsidP="00865087">
      <w:pPr>
        <w:spacing w:after="120"/>
        <w:ind w:left="720" w:firstLine="0"/>
        <w:rPr>
          <w:sz w:val="22"/>
        </w:rPr>
      </w:pPr>
      <w:r w:rsidRPr="00983120">
        <w:rPr>
          <w:sz w:val="22"/>
        </w:rPr>
        <w:t>The Nurse Station Application will be used to monitor the weight, position data, and trend of weight and position change on SmartMedic devices</w:t>
      </w:r>
      <w:r>
        <w:rPr>
          <w:sz w:val="22"/>
        </w:rPr>
        <w:t xml:space="preserve"> </w:t>
      </w:r>
      <w:r w:rsidRPr="00983120">
        <w:rPr>
          <w:sz w:val="22"/>
        </w:rPr>
        <w:t>safety</w:t>
      </w:r>
      <w:ins w:id="958" w:author="Sai Praneetha Bhaskaruni" w:date="2022-07-12T15:33:00Z">
        <w:r w:rsidR="00865087" w:rsidRPr="001D3155">
          <w:rPr>
            <w:color w:val="auto"/>
            <w:sz w:val="22"/>
            <w:rPrChange w:id="959" w:author="Sai Praneetha Bhaskaruni" w:date="2022-07-12T15:42:00Z">
              <w:rPr>
                <w:color w:val="FF0000"/>
                <w:sz w:val="22"/>
              </w:rPr>
            </w:rPrChange>
          </w:rPr>
          <w:t>.</w:t>
        </w:r>
      </w:ins>
      <w:del w:id="960" w:author="Sai Praneetha Bhaskaruni" w:date="2022-07-12T15:33:00Z">
        <w:r w:rsidR="00C0382A" w:rsidRPr="00420F77" w:rsidDel="00865087">
          <w:rPr>
            <w:sz w:val="22"/>
          </w:rPr>
          <w:delText xml:space="preserve">SmartMedic: Nurse Station Application </w:delText>
        </w:r>
        <w:r w:rsidR="00CD7EB0" w:rsidDel="00865087">
          <w:rPr>
            <w:sz w:val="22"/>
          </w:rPr>
          <w:delText>receives</w:delText>
        </w:r>
        <w:r w:rsidR="00CD7EB0" w:rsidRPr="00420F77" w:rsidDel="00865087">
          <w:rPr>
            <w:sz w:val="22"/>
          </w:rPr>
          <w:delText xml:space="preserve"> </w:delText>
        </w:r>
        <w:r w:rsidR="00C0382A" w:rsidRPr="00420F77" w:rsidDel="00865087">
          <w:rPr>
            <w:sz w:val="22"/>
          </w:rPr>
          <w:delText>an alert for the unexpected change</w:delText>
        </w:r>
        <w:r w:rsidR="00CD012C" w:rsidDel="00865087">
          <w:rPr>
            <w:sz w:val="22"/>
          </w:rPr>
          <w:delText xml:space="preserve"> of</w:delText>
        </w:r>
        <w:r w:rsidR="00C0382A" w:rsidRPr="00420F77" w:rsidDel="00865087">
          <w:rPr>
            <w:sz w:val="22"/>
          </w:rPr>
          <w:delText xml:space="preserve"> the </w:delText>
        </w:r>
        <w:r w:rsidR="00C0382A" w:rsidRPr="00745B52" w:rsidDel="00865087">
          <w:rPr>
            <w:color w:val="FF0000"/>
            <w:sz w:val="22"/>
            <w:rPrChange w:id="961" w:author="T Londhe, Vinod (Contractor)" w:date="2022-07-09T13:51:00Z">
              <w:rPr>
                <w:sz w:val="22"/>
              </w:rPr>
            </w:rPrChange>
          </w:rPr>
          <w:delText xml:space="preserve">health vital, </w:delText>
        </w:r>
        <w:r w:rsidR="00C0382A" w:rsidRPr="00420F77" w:rsidDel="00865087">
          <w:rPr>
            <w:sz w:val="22"/>
          </w:rPr>
          <w:delText xml:space="preserve">which uses the device’s </w:delText>
        </w:r>
        <w:r w:rsidR="00CD012C" w:rsidDel="00865087">
          <w:rPr>
            <w:sz w:val="22"/>
          </w:rPr>
          <w:delText xml:space="preserve">data </w:delText>
        </w:r>
        <w:r w:rsidR="00C0382A" w:rsidRPr="00420F77" w:rsidDel="00865087">
          <w:rPr>
            <w:sz w:val="22"/>
          </w:rPr>
          <w:delText xml:space="preserve">to visualize the current health condition of </w:delText>
        </w:r>
        <w:r w:rsidR="00CD7EB0" w:rsidDel="00865087">
          <w:rPr>
            <w:sz w:val="22"/>
          </w:rPr>
          <w:delText xml:space="preserve">the </w:delText>
        </w:r>
        <w:r w:rsidR="00C0382A" w:rsidRPr="00420F77" w:rsidDel="00865087">
          <w:rPr>
            <w:sz w:val="22"/>
          </w:rPr>
          <w:delText xml:space="preserve">patient in real time to enable effective decision making for the health </w:delText>
        </w:r>
        <w:r w:rsidR="00CD7EB0" w:rsidRPr="00420F77" w:rsidDel="00865087">
          <w:rPr>
            <w:sz w:val="22"/>
          </w:rPr>
          <w:delText>person</w:delText>
        </w:r>
        <w:r w:rsidR="00CD7EB0" w:rsidDel="00865087">
          <w:rPr>
            <w:sz w:val="22"/>
          </w:rPr>
          <w:delText>ne</w:delText>
        </w:r>
        <w:r w:rsidR="00CD7EB0" w:rsidRPr="00420F77" w:rsidDel="00865087">
          <w:rPr>
            <w:sz w:val="22"/>
          </w:rPr>
          <w:delText xml:space="preserve">l </w:delText>
        </w:r>
      </w:del>
      <w:del w:id="962" w:author="Sai Praneetha Bhaskaruni" w:date="2022-03-25T15:08:00Z">
        <w:r w:rsidR="00C0382A" w:rsidRPr="00420F77" w:rsidDel="008F3B7B">
          <w:rPr>
            <w:sz w:val="22"/>
          </w:rPr>
          <w:delText>before they</w:delText>
        </w:r>
      </w:del>
      <w:del w:id="963" w:author="Sai Praneetha Bhaskaruni" w:date="2022-07-12T15:33:00Z">
        <w:r w:rsidR="00C0382A" w:rsidRPr="00420F77" w:rsidDel="00865087">
          <w:rPr>
            <w:sz w:val="22"/>
          </w:rPr>
          <w:delText xml:space="preserve"> even go into the </w:delText>
        </w:r>
      </w:del>
      <w:del w:id="964" w:author="Sai Praneetha Bhaskaruni" w:date="2022-03-25T15:06:00Z">
        <w:r w:rsidR="00C0382A" w:rsidRPr="00420F77" w:rsidDel="008F3B7B">
          <w:rPr>
            <w:sz w:val="22"/>
          </w:rPr>
          <w:delText>operating</w:delText>
        </w:r>
      </w:del>
      <w:del w:id="965" w:author="Sai Praneetha Bhaskaruni" w:date="2022-07-12T15:33:00Z">
        <w:r w:rsidR="00C0382A" w:rsidRPr="00420F77" w:rsidDel="00865087">
          <w:rPr>
            <w:sz w:val="22"/>
          </w:rPr>
          <w:delText xml:space="preserve"> room </w:delText>
        </w:r>
        <w:r w:rsidR="00CD7EB0" w:rsidDel="00865087">
          <w:rPr>
            <w:sz w:val="22"/>
          </w:rPr>
          <w:delText>for</w:delText>
        </w:r>
        <w:r w:rsidR="00CD7EB0" w:rsidRPr="00420F77" w:rsidDel="00865087">
          <w:rPr>
            <w:sz w:val="22"/>
          </w:rPr>
          <w:delText xml:space="preserve"> </w:delText>
        </w:r>
        <w:r w:rsidR="00C0382A" w:rsidRPr="00420F77" w:rsidDel="00865087">
          <w:rPr>
            <w:sz w:val="22"/>
          </w:rPr>
          <w:delText xml:space="preserve">the </w:delText>
        </w:r>
      </w:del>
      <w:del w:id="966" w:author="Sai Praneetha Bhaskaruni" w:date="2022-03-25T15:08:00Z">
        <w:r w:rsidR="00C0382A" w:rsidRPr="00420F77" w:rsidDel="008F3B7B">
          <w:rPr>
            <w:sz w:val="22"/>
          </w:rPr>
          <w:delText xml:space="preserve">daily </w:delText>
        </w:r>
      </w:del>
      <w:del w:id="967" w:author="Sai Praneetha Bhaskaruni" w:date="2022-07-12T15:33:00Z">
        <w:r w:rsidR="00C0382A" w:rsidRPr="00420F77" w:rsidDel="00865087">
          <w:rPr>
            <w:sz w:val="22"/>
          </w:rPr>
          <w:delText>health inspection</w:delText>
        </w:r>
        <w:r w:rsidR="00C0382A" w:rsidRPr="00C11DBF" w:rsidDel="00865087">
          <w:rPr>
            <w:sz w:val="22"/>
          </w:rPr>
          <w:delText>.</w:delText>
        </w:r>
      </w:del>
    </w:p>
    <w:p w14:paraId="4F9C440D" w14:textId="66C6063B" w:rsidR="00C0382A" w:rsidRPr="00C11DBF" w:rsidRDefault="00C0382A" w:rsidP="00C0382A">
      <w:pPr>
        <w:shd w:val="clear" w:color="auto" w:fill="E7E6E6" w:themeFill="background2"/>
        <w:spacing w:after="0"/>
        <w:ind w:left="720" w:firstLine="0"/>
        <w:rPr>
          <w:b/>
          <w:sz w:val="22"/>
        </w:rPr>
      </w:pPr>
      <w:r w:rsidRPr="00C11DBF">
        <w:rPr>
          <w:b/>
          <w:sz w:val="22"/>
        </w:rPr>
        <w:t>SmartMedic: Communication Networ</w:t>
      </w:r>
      <w:r>
        <w:rPr>
          <w:b/>
          <w:sz w:val="22"/>
        </w:rPr>
        <w:t>k</w:t>
      </w:r>
    </w:p>
    <w:p w14:paraId="38EB89A1" w14:textId="66C67677" w:rsidR="00C0382A" w:rsidRDefault="00C0382A" w:rsidP="00C0382A">
      <w:pPr>
        <w:spacing w:after="120"/>
        <w:ind w:left="720" w:firstLine="0"/>
        <w:rPr>
          <w:sz w:val="22"/>
        </w:rPr>
      </w:pPr>
      <w:r w:rsidRPr="00420F77">
        <w:rPr>
          <w:sz w:val="22"/>
        </w:rPr>
        <w:t xml:space="preserve">SmartMedic: </w:t>
      </w:r>
      <w:ins w:id="968" w:author="Sai Praneetha Bhaskaruni" w:date="2022-03-25T15:09:00Z">
        <w:r w:rsidR="00071A4F">
          <w:rPr>
            <w:sz w:val="22"/>
          </w:rPr>
          <w:t>C</w:t>
        </w:r>
      </w:ins>
      <w:del w:id="969" w:author="Sai Praneetha Bhaskaruni" w:date="2022-03-25T15:09:00Z">
        <w:r w:rsidRPr="00420F77" w:rsidDel="00071A4F">
          <w:rPr>
            <w:sz w:val="22"/>
          </w:rPr>
          <w:delText>c</w:delText>
        </w:r>
      </w:del>
      <w:r w:rsidRPr="00420F77">
        <w:rPr>
          <w:sz w:val="22"/>
        </w:rPr>
        <w:t xml:space="preserve">ommunication network </w:t>
      </w:r>
      <w:r w:rsidR="00CD7EB0">
        <w:rPr>
          <w:sz w:val="22"/>
        </w:rPr>
        <w:t xml:space="preserve">is </w:t>
      </w:r>
      <w:r w:rsidRPr="00420F77">
        <w:rPr>
          <w:sz w:val="22"/>
        </w:rPr>
        <w:t xml:space="preserve">used to transmit the information from </w:t>
      </w:r>
      <w:ins w:id="970" w:author="Sai Praneetha Bhaskaruni" w:date="2022-03-25T15:14:00Z">
        <w:r w:rsidR="00A048E4">
          <w:rPr>
            <w:sz w:val="22"/>
          </w:rPr>
          <w:t>hospital</w:t>
        </w:r>
        <w:r w:rsidR="00220728">
          <w:rPr>
            <w:sz w:val="22"/>
          </w:rPr>
          <w:t>’</w:t>
        </w:r>
        <w:r w:rsidR="00A048E4">
          <w:rPr>
            <w:sz w:val="22"/>
          </w:rPr>
          <w:t>s environment to cloud</w:t>
        </w:r>
      </w:ins>
      <w:del w:id="971" w:author="Sai Praneetha Bhaskaruni" w:date="2022-03-25T15:14:00Z">
        <w:r w:rsidRPr="00420F77" w:rsidDel="00A048E4">
          <w:rPr>
            <w:sz w:val="22"/>
          </w:rPr>
          <w:delText>the source to the destination</w:delText>
        </w:r>
      </w:del>
      <w:r w:rsidRPr="00420F77">
        <w:rPr>
          <w:sz w:val="22"/>
        </w:rPr>
        <w:t>.</w:t>
      </w:r>
    </w:p>
    <w:p w14:paraId="21EBC934" w14:textId="77777777" w:rsidR="00BC2B73" w:rsidRDefault="00BC2B73" w:rsidP="00BC2B73">
      <w:pPr>
        <w:ind w:firstLine="0"/>
      </w:pPr>
    </w:p>
    <w:p w14:paraId="4799021F" w14:textId="03ABBB98" w:rsidR="009F2B4C" w:rsidRPr="00180992" w:rsidRDefault="009F2B4C" w:rsidP="00960CBE">
      <w:pPr>
        <w:pStyle w:val="Heading1"/>
      </w:pPr>
      <w:bookmarkStart w:id="972" w:name="_Toc108268253"/>
      <w:r w:rsidRPr="00180992">
        <w:rPr>
          <w:color w:val="FCC566"/>
          <w:sz w:val="40"/>
        </w:rPr>
        <w:t>04</w:t>
      </w:r>
      <w:r w:rsidRPr="00180992">
        <w:rPr>
          <w:color w:val="FFCC66"/>
          <w:sz w:val="40"/>
        </w:rPr>
        <w:t xml:space="preserve"> </w:t>
      </w:r>
      <w:r w:rsidR="00C11DBF" w:rsidRPr="00C11DBF">
        <w:t>User Account Management</w:t>
      </w:r>
      <w:bookmarkEnd w:id="972"/>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553D772" w14:textId="18961492" w:rsidR="00CA58F3" w:rsidRPr="001D5400" w:rsidRDefault="00CA58F3" w:rsidP="00CA58F3">
      <w:pPr>
        <w:spacing w:after="120"/>
        <w:ind w:left="129" w:hanging="14"/>
        <w:rPr>
          <w:sz w:val="22"/>
        </w:rPr>
      </w:pPr>
      <w:r w:rsidRPr="00CA58F3">
        <w:rPr>
          <w:b/>
          <w:i/>
          <w:sz w:val="22"/>
        </w:rPr>
        <w:t>Existing Security Features:</w:t>
      </w:r>
      <w:r>
        <w:rPr>
          <w:i/>
          <w:sz w:val="22"/>
        </w:rPr>
        <w:t xml:space="preserve"> </w:t>
      </w:r>
      <w:ins w:id="973" w:author="Sai Praneetha Bhaskaruni" w:date="2022-03-25T14:33:00Z">
        <w:r w:rsidR="008A37C9" w:rsidRPr="001D5400">
          <w:rPr>
            <w:sz w:val="22"/>
            <w:rPrChange w:id="974" w:author="Sai Praneetha Bhaskaruni" w:date="2022-03-25T14:35:00Z">
              <w:rPr/>
            </w:rPrChange>
          </w:rPr>
          <w:t xml:space="preserve">Only Stryker’s service engineer has </w:t>
        </w:r>
      </w:ins>
      <w:r w:rsidR="007804B4" w:rsidRPr="007E21B6">
        <w:rPr>
          <w:sz w:val="22"/>
        </w:rPr>
        <w:t>a</w:t>
      </w:r>
      <w:r w:rsidR="007804B4">
        <w:rPr>
          <w:sz w:val="22"/>
        </w:rPr>
        <w:t>n</w:t>
      </w:r>
      <w:ins w:id="975" w:author="Sai Praneetha Bhaskaruni" w:date="2022-03-25T14:33:00Z">
        <w:r w:rsidR="008A37C9" w:rsidRPr="001D5400">
          <w:rPr>
            <w:sz w:val="22"/>
            <w:rPrChange w:id="976" w:author="Sai Praneetha Bhaskaruni" w:date="2022-03-25T14:35:00Z">
              <w:rPr/>
            </w:rPrChange>
          </w:rPr>
          <w:t xml:space="preserve"> user account and been provided with the authorization to acces</w:t>
        </w:r>
        <w:r w:rsidR="006D4B6A" w:rsidRPr="001D5400">
          <w:rPr>
            <w:sz w:val="22"/>
            <w:rPrChange w:id="977" w:author="Sai Praneetha Bhaskaruni" w:date="2022-03-25T14:35:00Z">
              <w:rPr/>
            </w:rPrChange>
          </w:rPr>
          <w:t>s.</w:t>
        </w:r>
      </w:ins>
      <w:del w:id="978" w:author="Sai Praneetha Bhaskaruni" w:date="2022-03-25T14:33:00Z">
        <w:r w:rsidR="007558B4" w:rsidRPr="001D5400" w:rsidDel="008A37C9">
          <w:rPr>
            <w:sz w:val="22"/>
            <w:highlight w:val="yellow"/>
            <w:rPrChange w:id="979" w:author="Sai Praneetha Bhaskaruni" w:date="2022-03-25T14:35:00Z">
              <w:rPr>
                <w:sz w:val="22"/>
              </w:rPr>
            </w:rPrChange>
          </w:rPr>
          <w:delText xml:space="preserve">Only Stryker’s service engineer </w:delText>
        </w:r>
        <w:r w:rsidR="00CD7EB0" w:rsidRPr="001D5400" w:rsidDel="008A37C9">
          <w:rPr>
            <w:sz w:val="22"/>
            <w:highlight w:val="yellow"/>
            <w:rPrChange w:id="980" w:author="Sai Praneetha Bhaskaruni" w:date="2022-03-25T14:35:00Z">
              <w:rPr>
                <w:sz w:val="22"/>
              </w:rPr>
            </w:rPrChange>
          </w:rPr>
          <w:delText xml:space="preserve">is </w:delText>
        </w:r>
        <w:r w:rsidR="007558B4" w:rsidRPr="001D5400" w:rsidDel="008A37C9">
          <w:rPr>
            <w:sz w:val="22"/>
            <w:highlight w:val="yellow"/>
            <w:rPrChange w:id="981" w:author="Sai Praneetha Bhaskaruni" w:date="2022-03-25T14:35:00Z">
              <w:rPr>
                <w:sz w:val="22"/>
              </w:rPr>
            </w:rPrChange>
          </w:rPr>
          <w:delText>authorized to manage user account</w:delText>
        </w:r>
      </w:del>
    </w:p>
    <w:p w14:paraId="2C7D339D" w14:textId="0D5347E0" w:rsidR="00CA58F3" w:rsidRPr="00CA58F3" w:rsidRDefault="00CD012C" w:rsidP="00CA58F3">
      <w:pPr>
        <w:spacing w:after="120"/>
        <w:ind w:left="129" w:hanging="14"/>
        <w:rPr>
          <w:i/>
          <w:sz w:val="22"/>
        </w:rPr>
      </w:pPr>
      <w:r>
        <w:rPr>
          <w:b/>
          <w:i/>
          <w:sz w:val="22"/>
        </w:rPr>
        <w:t>Recommendation for customer (HDO)</w:t>
      </w:r>
      <w:r w:rsidR="00CA58F3" w:rsidRPr="00CA58F3">
        <w:rPr>
          <w:b/>
          <w:i/>
          <w:sz w:val="22"/>
        </w:rPr>
        <w:t>:</w:t>
      </w:r>
      <w:r w:rsidR="00CA58F3" w:rsidRPr="00CA58F3">
        <w:t xml:space="preserve"> </w:t>
      </w:r>
      <w:r w:rsidR="00CA58F3" w:rsidRPr="00F26D63">
        <w:rPr>
          <w:sz w:val="22"/>
          <w:rPrChange w:id="982" w:author="Sai Praneetha Bhaskaruni" w:date="2022-03-25T14:35:00Z">
            <w:rPr/>
          </w:rPrChange>
        </w:rPr>
        <w:t xml:space="preserve">No </w:t>
      </w:r>
      <w:r w:rsidR="00CA58F3" w:rsidRPr="00F26D63">
        <w:rPr>
          <w:sz w:val="22"/>
        </w:rPr>
        <w:t xml:space="preserve">user account management by </w:t>
      </w:r>
      <w:r w:rsidR="00AA3C1A" w:rsidRPr="00F26D63">
        <w:rPr>
          <w:sz w:val="22"/>
        </w:rPr>
        <w:t>HDO/hospital staff</w:t>
      </w:r>
      <w:r w:rsidR="00CA58F3" w:rsidRPr="00F26D63">
        <w:rPr>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06F7C2BD" w14:textId="7F59E478"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ins w:id="983" w:author="Sai Praneetha Bhaskaruni" w:date="2022-03-25T14:34:00Z">
        <w:r w:rsidR="00634B13" w:rsidRPr="001D5400">
          <w:rPr>
            <w:sz w:val="22"/>
            <w:rPrChange w:id="984" w:author="Sai Praneetha Bhaskaruni" w:date="2022-03-25T14:35:00Z">
              <w:rPr/>
            </w:rPrChange>
          </w:rPr>
          <w:t>HDO/hospital staff has an user account and been provided with the authorization to access</w:t>
        </w:r>
      </w:ins>
      <w:del w:id="985" w:author="Sai Praneetha Bhaskaruni" w:date="2022-03-25T14:34:00Z">
        <w:r w:rsidR="00AA3C1A" w:rsidRPr="001D5400" w:rsidDel="00634B13">
          <w:rPr>
            <w:sz w:val="22"/>
          </w:rPr>
          <w:delText xml:space="preserve">HDO/hospital staff </w:delText>
        </w:r>
        <w:r w:rsidR="00E924E7" w:rsidRPr="001D5400" w:rsidDel="00634B13">
          <w:rPr>
            <w:sz w:val="22"/>
          </w:rPr>
          <w:delText xml:space="preserve">is </w:delText>
        </w:r>
        <w:r w:rsidR="00530651" w:rsidRPr="001D5400" w:rsidDel="00634B13">
          <w:rPr>
            <w:sz w:val="22"/>
          </w:rPr>
          <w:delText xml:space="preserve">only authorized to </w:delText>
        </w:r>
        <w:r w:rsidR="000F24D0" w:rsidRPr="001D5400" w:rsidDel="00634B13">
          <w:rPr>
            <w:sz w:val="22"/>
          </w:rPr>
          <w:delText>manage the user account on</w:delText>
        </w:r>
        <w:r w:rsidR="00530651" w:rsidRPr="001D5400" w:rsidDel="00634B13">
          <w:rPr>
            <w:sz w:val="22"/>
          </w:rPr>
          <w:delText xml:space="preserve"> the Nurse Station web application</w:delText>
        </w:r>
      </w:del>
      <w:r w:rsidR="00530651" w:rsidRPr="001D5400">
        <w:rPr>
          <w:sz w:val="22"/>
        </w:rPr>
        <w:t xml:space="preserve">. </w:t>
      </w:r>
      <w:ins w:id="986" w:author="Sai Praneetha Bhaskaruni" w:date="2022-03-25T14:35:00Z">
        <w:r w:rsidR="00A806A0" w:rsidRPr="001D5400">
          <w:rPr>
            <w:sz w:val="22"/>
            <w:rPrChange w:id="987" w:author="Sai Praneetha Bhaskaruni" w:date="2022-03-25T14:35:00Z">
              <w:rPr/>
            </w:rPrChange>
          </w:rPr>
          <w:t>Stryker provides the unique authentication credentials for the same.</w:t>
        </w:r>
      </w:ins>
      <w:del w:id="988" w:author="Sai Praneetha Bhaskaruni" w:date="2022-03-25T14:35:00Z">
        <w:r w:rsidR="00530651" w:rsidRPr="00385939" w:rsidDel="00A806A0">
          <w:rPr>
            <w:sz w:val="22"/>
            <w:highlight w:val="yellow"/>
            <w:rPrChange w:id="989" w:author="Sai Praneetha Bhaskaruni" w:date="2022-03-24T09:35:00Z">
              <w:rPr>
                <w:sz w:val="22"/>
              </w:rPr>
            </w:rPrChange>
          </w:rPr>
          <w:delText>Stryker will provide the personal authentication credential</w:delText>
        </w:r>
        <w:r w:rsidR="00E924E7" w:rsidRPr="00385939" w:rsidDel="00A806A0">
          <w:rPr>
            <w:sz w:val="22"/>
            <w:highlight w:val="yellow"/>
            <w:rPrChange w:id="990" w:author="Sai Praneetha Bhaskaruni" w:date="2022-03-24T09:35:00Z">
              <w:rPr>
                <w:sz w:val="22"/>
              </w:rPr>
            </w:rPrChange>
          </w:rPr>
          <w:delText>s</w:delText>
        </w:r>
        <w:r w:rsidR="00530651" w:rsidRPr="00385939" w:rsidDel="00A806A0">
          <w:rPr>
            <w:sz w:val="22"/>
            <w:highlight w:val="yellow"/>
            <w:rPrChange w:id="991" w:author="Sai Praneetha Bhaskaruni" w:date="2022-03-24T09:35:00Z">
              <w:rPr>
                <w:sz w:val="22"/>
              </w:rPr>
            </w:rPrChange>
          </w:rPr>
          <w:delText xml:space="preserve"> for the same.</w:delText>
        </w:r>
      </w:del>
    </w:p>
    <w:p w14:paraId="69F1C9B7" w14:textId="6EB79AA4" w:rsidR="00CA58F3" w:rsidRDefault="00CD012C" w:rsidP="00CA58F3">
      <w:pPr>
        <w:spacing w:after="120"/>
        <w:ind w:left="129" w:hanging="14"/>
        <w:rPr>
          <w:sz w:val="22"/>
        </w:rPr>
      </w:pPr>
      <w:r>
        <w:rPr>
          <w:b/>
          <w:i/>
          <w:sz w:val="22"/>
        </w:rPr>
        <w:t>Recommendation for customer (HDO)</w:t>
      </w:r>
      <w:r w:rsidR="00CA58F3" w:rsidRPr="00530651">
        <w:rPr>
          <w:b/>
          <w:i/>
          <w:sz w:val="22"/>
        </w:rPr>
        <w:t>:</w:t>
      </w:r>
      <w:r w:rsidR="00CA58F3" w:rsidRPr="00CA58F3">
        <w:rPr>
          <w:sz w:val="22"/>
        </w:rPr>
        <w:t xml:space="preserve"> No user account management by customer</w:t>
      </w:r>
      <w:ins w:id="992" w:author="Sai Praneetha Bhaskaruni" w:date="2022-03-24T09:35:00Z">
        <w:r w:rsidR="00385939">
          <w:rPr>
            <w:sz w:val="22"/>
          </w:rPr>
          <w:t xml:space="preserve"> (HDO)</w:t>
        </w:r>
      </w:ins>
      <w:r w:rsidR="00CA58F3" w:rsidRPr="00CA58F3">
        <w:rPr>
          <w:sz w:val="22"/>
        </w:rPr>
        <w:t>.</w:t>
      </w:r>
      <w:r w:rsidR="00530651" w:rsidRPr="00530651">
        <w:t xml:space="preserve"> </w:t>
      </w:r>
      <w:r w:rsidR="00530651" w:rsidRPr="00530651">
        <w:rPr>
          <w:sz w:val="22"/>
        </w:rPr>
        <w:t>Stryker’s customer can access the Nurse Station web application using the credentials provided by Stryker</w:t>
      </w:r>
      <w:r w:rsidR="00530651">
        <w:rPr>
          <w:sz w:val="22"/>
        </w:rPr>
        <w:t>.</w:t>
      </w:r>
    </w:p>
    <w:p w14:paraId="7C339C6D" w14:textId="77777777" w:rsidR="002F5F30" w:rsidRDefault="002F5F30" w:rsidP="00960CBE">
      <w:pPr>
        <w:pStyle w:val="Heading1"/>
        <w:rPr>
          <w:color w:val="FCC566"/>
          <w:sz w:val="40"/>
        </w:rPr>
      </w:pPr>
      <w:bookmarkStart w:id="993" w:name="_Toc108268254"/>
    </w:p>
    <w:p w14:paraId="37CFDE5B" w14:textId="0F243C8D" w:rsidR="00530651" w:rsidRPr="00180992" w:rsidRDefault="00530651" w:rsidP="00960CBE">
      <w:pPr>
        <w:pStyle w:val="Heading1"/>
      </w:pPr>
      <w:r>
        <w:rPr>
          <w:color w:val="FCC566"/>
          <w:sz w:val="40"/>
        </w:rPr>
        <w:t>05</w:t>
      </w:r>
      <w:r w:rsidRPr="00180992">
        <w:rPr>
          <w:color w:val="FFCC66"/>
          <w:sz w:val="40"/>
        </w:rPr>
        <w:t xml:space="preserve"> </w:t>
      </w:r>
      <w:r w:rsidRPr="00530651">
        <w:t>Access control policy and management</w:t>
      </w:r>
      <w:bookmarkEnd w:id="993"/>
    </w:p>
    <w:p w14:paraId="4A8023B0" w14:textId="5FC384C2" w:rsidR="00530651" w:rsidRPr="00C11DBF" w:rsidRDefault="00530651" w:rsidP="00530651">
      <w:pPr>
        <w:shd w:val="clear" w:color="auto" w:fill="E7E6E6" w:themeFill="background2"/>
        <w:spacing w:after="0"/>
        <w:ind w:left="118"/>
        <w:rPr>
          <w:b/>
          <w:sz w:val="22"/>
        </w:rPr>
      </w:pPr>
      <w:r w:rsidRPr="00C11DBF">
        <w:rPr>
          <w:b/>
          <w:sz w:val="22"/>
        </w:rPr>
        <w:t>SmartMedic Solution Component</w:t>
      </w:r>
      <w:ins w:id="994" w:author="Sai Praneetha Bhaskaruni" w:date="2022-03-24T09:37:00Z">
        <w:r w:rsidR="008F26EB">
          <w:rPr>
            <w:b/>
            <w:sz w:val="22"/>
          </w:rPr>
          <w:t>s</w:t>
        </w:r>
      </w:ins>
      <w:r w:rsidRPr="00C11DBF">
        <w:rPr>
          <w:b/>
          <w:sz w:val="22"/>
        </w:rPr>
        <w:t>: Device</w:t>
      </w:r>
      <w:r w:rsidR="00360833">
        <w:rPr>
          <w:b/>
          <w:sz w:val="22"/>
        </w:rPr>
        <w:t>,</w:t>
      </w:r>
      <w:r w:rsidR="001B0076">
        <w:rPr>
          <w:b/>
          <w:sz w:val="22"/>
        </w:rPr>
        <w:t xml:space="preserve"> Tablet</w:t>
      </w:r>
      <w:r w:rsidR="00360833" w:rsidRPr="00360833">
        <w:t xml:space="preserve"> </w:t>
      </w:r>
      <w:r w:rsidR="00360833" w:rsidRPr="00360833">
        <w:rPr>
          <w:b/>
        </w:rPr>
        <w:t xml:space="preserve">and </w:t>
      </w:r>
      <w:r w:rsidR="00360833" w:rsidRPr="00360833">
        <w:rPr>
          <w:b/>
          <w:sz w:val="22"/>
        </w:rPr>
        <w:t>Nurse Station Application</w:t>
      </w:r>
    </w:p>
    <w:p w14:paraId="34135E04" w14:textId="1E222980" w:rsidR="00514449" w:rsidRPr="00514449" w:rsidRDefault="00530651" w:rsidP="00514449">
      <w:pPr>
        <w:spacing w:after="120"/>
        <w:ind w:left="129" w:hanging="14"/>
        <w:rPr>
          <w:ins w:id="995" w:author="Sai Praneetha Bhaskaruni" w:date="2022-03-25T14:37:00Z"/>
          <w:sz w:val="22"/>
          <w:rPrChange w:id="996" w:author="Sai Praneetha Bhaskaruni" w:date="2022-03-25T14:37:00Z">
            <w:rPr>
              <w:ins w:id="997" w:author="Sai Praneetha Bhaskaruni" w:date="2022-03-25T14:37:00Z"/>
            </w:rPr>
          </w:rPrChange>
        </w:rPr>
      </w:pPr>
      <w:r w:rsidRPr="00CA58F3">
        <w:rPr>
          <w:b/>
          <w:i/>
          <w:sz w:val="22"/>
        </w:rPr>
        <w:t>Existing Security Features:</w:t>
      </w:r>
      <w:r>
        <w:rPr>
          <w:i/>
          <w:sz w:val="22"/>
        </w:rPr>
        <w:t xml:space="preserve"> </w:t>
      </w:r>
      <w:ins w:id="998" w:author="Sai Praneetha Bhaskaruni" w:date="2022-03-25T14:36:00Z">
        <w:r w:rsidR="00F26D63" w:rsidRPr="003A467C">
          <w:rPr>
            <w:sz w:val="22"/>
            <w:rPrChange w:id="999" w:author="Sai Praneetha Bhaskaruni" w:date="2022-03-25T14:37:00Z">
              <w:rPr/>
            </w:rPrChange>
          </w:rPr>
          <w:t>Only Stryker’s service engineer has authorization to access the SmartMedic solutions components (device, tablet) whenever needed, at the time of maintenance</w:t>
        </w:r>
      </w:ins>
      <w:del w:id="1000" w:author="Sai Praneetha Bhaskaruni" w:date="2022-03-25T14:36:00Z">
        <w:r w:rsidRPr="003A467C" w:rsidDel="00F26D63">
          <w:rPr>
            <w:sz w:val="22"/>
            <w:highlight w:val="yellow"/>
            <w:rPrChange w:id="1001" w:author="Sai Praneetha Bhaskaruni" w:date="2022-03-25T14:37:00Z">
              <w:rPr>
                <w:sz w:val="22"/>
              </w:rPr>
            </w:rPrChange>
          </w:rPr>
          <w:delText xml:space="preserve">Only Stryker’s service engineer </w:delText>
        </w:r>
        <w:r w:rsidR="00E924E7" w:rsidRPr="003A467C" w:rsidDel="00F26D63">
          <w:rPr>
            <w:sz w:val="22"/>
            <w:highlight w:val="yellow"/>
            <w:rPrChange w:id="1002" w:author="Sai Praneetha Bhaskaruni" w:date="2022-03-25T14:37:00Z">
              <w:rPr>
                <w:sz w:val="22"/>
              </w:rPr>
            </w:rPrChange>
          </w:rPr>
          <w:delText xml:space="preserve">is </w:delText>
        </w:r>
        <w:r w:rsidRPr="003A467C" w:rsidDel="00F26D63">
          <w:rPr>
            <w:sz w:val="22"/>
            <w:highlight w:val="yellow"/>
            <w:rPrChange w:id="1003" w:author="Sai Praneetha Bhaskaruni" w:date="2022-03-25T14:37:00Z">
              <w:rPr>
                <w:sz w:val="22"/>
              </w:rPr>
            </w:rPrChange>
          </w:rPr>
          <w:delText xml:space="preserve">authorized </w:delText>
        </w:r>
        <w:r w:rsidR="000F24D0" w:rsidRPr="003A467C" w:rsidDel="00F26D63">
          <w:rPr>
            <w:sz w:val="22"/>
            <w:highlight w:val="yellow"/>
            <w:rPrChange w:id="1004" w:author="Sai Praneetha Bhaskaruni" w:date="2022-03-25T14:37:00Z">
              <w:rPr>
                <w:sz w:val="22"/>
              </w:rPr>
            </w:rPrChange>
          </w:rPr>
          <w:delText xml:space="preserve">to </w:delText>
        </w:r>
        <w:r w:rsidRPr="003A467C" w:rsidDel="00F26D63">
          <w:rPr>
            <w:sz w:val="22"/>
            <w:highlight w:val="yellow"/>
            <w:rPrChange w:id="1005" w:author="Sai Praneetha Bhaskaruni" w:date="2022-03-25T14:37:00Z">
              <w:rPr>
                <w:sz w:val="22"/>
              </w:rPr>
            </w:rPrChange>
          </w:rPr>
          <w:delText>access the</w:delText>
        </w:r>
        <w:r w:rsidR="00360833" w:rsidRPr="003A467C" w:rsidDel="00F26D63">
          <w:rPr>
            <w:sz w:val="22"/>
            <w:highlight w:val="yellow"/>
            <w:rPrChange w:id="1006" w:author="Sai Praneetha Bhaskaruni" w:date="2022-03-25T14:37:00Z">
              <w:rPr>
                <w:sz w:val="22"/>
              </w:rPr>
            </w:rPrChange>
          </w:rPr>
          <w:delText xml:space="preserve"> SmartMedic solutions component</w:delText>
        </w:r>
        <w:r w:rsidR="003D3346" w:rsidRPr="003A467C" w:rsidDel="00F26D63">
          <w:rPr>
            <w:sz w:val="22"/>
            <w:highlight w:val="yellow"/>
            <w:rPrChange w:id="1007" w:author="Sai Praneetha Bhaskaruni" w:date="2022-03-25T14:37:00Z">
              <w:rPr>
                <w:sz w:val="22"/>
              </w:rPr>
            </w:rPrChange>
          </w:rPr>
          <w:delText xml:space="preserve"> w</w:delText>
        </w:r>
        <w:r w:rsidRPr="003A467C" w:rsidDel="00F26D63">
          <w:rPr>
            <w:sz w:val="22"/>
            <w:highlight w:val="yellow"/>
            <w:rPrChange w:id="1008" w:author="Sai Praneetha Bhaskaruni" w:date="2022-03-25T14:37:00Z">
              <w:rPr>
                <w:sz w:val="22"/>
              </w:rPr>
            </w:rPrChange>
          </w:rPr>
          <w:delText>henever needed</w:delText>
        </w:r>
        <w:r w:rsidR="003D3346" w:rsidRPr="003A467C" w:rsidDel="00F26D63">
          <w:rPr>
            <w:sz w:val="22"/>
            <w:highlight w:val="yellow"/>
            <w:rPrChange w:id="1009" w:author="Sai Praneetha Bhaskaruni" w:date="2022-03-25T14:37:00Z">
              <w:rPr>
                <w:sz w:val="22"/>
              </w:rPr>
            </w:rPrChange>
          </w:rPr>
          <w:delText>,</w:delText>
        </w:r>
        <w:r w:rsidRPr="003A467C" w:rsidDel="00F26D63">
          <w:rPr>
            <w:sz w:val="22"/>
            <w:highlight w:val="yellow"/>
            <w:rPrChange w:id="1010" w:author="Sai Praneetha Bhaskaruni" w:date="2022-03-25T14:37:00Z">
              <w:rPr>
                <w:sz w:val="22"/>
              </w:rPr>
            </w:rPrChange>
          </w:rPr>
          <w:delText xml:space="preserve"> at the time of maintenance</w:delText>
        </w:r>
      </w:del>
      <w:r w:rsidRPr="003A467C">
        <w:rPr>
          <w:sz w:val="22"/>
        </w:rPr>
        <w:t>.</w:t>
      </w:r>
      <w:r w:rsidR="001B0076" w:rsidRPr="001B0076">
        <w:t xml:space="preserve"> </w:t>
      </w:r>
      <w:r w:rsidR="001B0076" w:rsidRPr="001B0076">
        <w:rPr>
          <w:sz w:val="22"/>
        </w:rPr>
        <w:t>T</w:t>
      </w:r>
      <w:r w:rsidR="003D3346">
        <w:rPr>
          <w:sz w:val="22"/>
        </w:rPr>
        <w:t>he t</w:t>
      </w:r>
      <w:r w:rsidR="001B0076" w:rsidRPr="001B0076">
        <w:rPr>
          <w:sz w:val="22"/>
        </w:rPr>
        <w:t xml:space="preserve">ablet is placed inside </w:t>
      </w:r>
      <w:r w:rsidR="003D3346">
        <w:rPr>
          <w:sz w:val="22"/>
        </w:rPr>
        <w:t xml:space="preserve">an </w:t>
      </w:r>
      <w:r w:rsidR="001B0076" w:rsidRPr="001B0076">
        <w:rPr>
          <w:sz w:val="22"/>
        </w:rPr>
        <w:t xml:space="preserve">enclosure. Access to </w:t>
      </w:r>
      <w:r w:rsidR="00D62C16">
        <w:rPr>
          <w:sz w:val="22"/>
        </w:rPr>
        <w:t xml:space="preserve">the </w:t>
      </w:r>
      <w:r w:rsidR="001B0076" w:rsidRPr="001B0076">
        <w:rPr>
          <w:sz w:val="22"/>
        </w:rPr>
        <w:t>tablet is only provided to Stryker Service Personnel</w:t>
      </w:r>
      <w:r w:rsidR="00D62C16">
        <w:rPr>
          <w:sz w:val="22"/>
        </w:rPr>
        <w:t>.</w:t>
      </w:r>
      <w:r w:rsidR="00360833" w:rsidRPr="00360833">
        <w:t xml:space="preserve"> </w:t>
      </w:r>
      <w:r w:rsidR="00360833" w:rsidRPr="00360833">
        <w:rPr>
          <w:sz w:val="22"/>
        </w:rPr>
        <w:t xml:space="preserve">Stryker’s customer </w:t>
      </w:r>
      <w:r w:rsidR="00D62C16">
        <w:rPr>
          <w:sz w:val="22"/>
        </w:rPr>
        <w:t xml:space="preserve">is </w:t>
      </w:r>
      <w:r w:rsidR="00360833" w:rsidRPr="00360833">
        <w:rPr>
          <w:sz w:val="22"/>
        </w:rPr>
        <w:t xml:space="preserve">only authorized to access the Nurse Station web application. </w:t>
      </w:r>
      <w:ins w:id="1011" w:author="Sai Praneetha Bhaskaruni" w:date="2022-03-25T14:37:00Z">
        <w:r w:rsidR="00514449" w:rsidRPr="00514449">
          <w:rPr>
            <w:sz w:val="22"/>
            <w:rPrChange w:id="1012" w:author="Sai Praneetha Bhaskaruni" w:date="2022-03-25T14:37:00Z">
              <w:rPr/>
            </w:rPrChange>
          </w:rPr>
          <w:t>Stryker provides the personnel with authentication credentials for the same.</w:t>
        </w:r>
      </w:ins>
    </w:p>
    <w:p w14:paraId="000AF734" w14:textId="660A9445" w:rsidR="00530651" w:rsidDel="00514449" w:rsidRDefault="00360833" w:rsidP="00530651">
      <w:pPr>
        <w:spacing w:after="120"/>
        <w:ind w:left="129" w:hanging="14"/>
        <w:rPr>
          <w:del w:id="1013" w:author="Sai Praneetha Bhaskaruni" w:date="2022-03-25T14:37:00Z"/>
          <w:sz w:val="22"/>
        </w:rPr>
      </w:pPr>
      <w:del w:id="1014" w:author="Sai Praneetha Bhaskaruni" w:date="2022-03-25T14:37:00Z">
        <w:r w:rsidRPr="006841B5" w:rsidDel="00514449">
          <w:rPr>
            <w:sz w:val="22"/>
            <w:highlight w:val="yellow"/>
            <w:rPrChange w:id="1015" w:author="Sai Praneetha Bhaskaruni" w:date="2022-03-23T16:37:00Z">
              <w:rPr>
                <w:sz w:val="22"/>
              </w:rPr>
            </w:rPrChange>
          </w:rPr>
          <w:delText xml:space="preserve">Stryker will provide the </w:delText>
        </w:r>
        <w:r w:rsidR="00D62C16" w:rsidRPr="006841B5" w:rsidDel="00514449">
          <w:rPr>
            <w:sz w:val="22"/>
            <w:highlight w:val="yellow"/>
            <w:rPrChange w:id="1016" w:author="Sai Praneetha Bhaskaruni" w:date="2022-03-23T16:37:00Z">
              <w:rPr>
                <w:sz w:val="22"/>
              </w:rPr>
            </w:rPrChange>
          </w:rPr>
          <w:delText>personnel</w:delText>
        </w:r>
        <w:r w:rsidR="00D62C16" w:rsidRPr="00360833" w:rsidDel="00514449">
          <w:rPr>
            <w:sz w:val="22"/>
          </w:rPr>
          <w:delText xml:space="preserve"> </w:delText>
        </w:r>
        <w:r w:rsidR="00D62C16" w:rsidDel="00514449">
          <w:rPr>
            <w:sz w:val="22"/>
          </w:rPr>
          <w:delText xml:space="preserve">with </w:delText>
        </w:r>
        <w:r w:rsidRPr="00360833" w:rsidDel="00514449">
          <w:rPr>
            <w:sz w:val="22"/>
          </w:rPr>
          <w:delText>authentication credential</w:delText>
        </w:r>
        <w:r w:rsidR="00D62C16" w:rsidDel="00514449">
          <w:rPr>
            <w:sz w:val="22"/>
          </w:rPr>
          <w:delText>s</w:delText>
        </w:r>
        <w:r w:rsidRPr="00360833" w:rsidDel="00514449">
          <w:rPr>
            <w:sz w:val="22"/>
          </w:rPr>
          <w:delText xml:space="preserve"> for the same.</w:delText>
        </w:r>
      </w:del>
    </w:p>
    <w:p w14:paraId="1264DC6B" w14:textId="1473AAB6" w:rsidR="00530651" w:rsidRDefault="00CD012C" w:rsidP="00530651">
      <w:pPr>
        <w:spacing w:after="120"/>
        <w:ind w:left="129" w:hanging="14"/>
        <w:rPr>
          <w:sz w:val="22"/>
        </w:rPr>
      </w:pPr>
      <w:r>
        <w:rPr>
          <w:b/>
          <w:i/>
          <w:sz w:val="22"/>
        </w:rPr>
        <w:t>Recommendation for customer (HDO)</w:t>
      </w:r>
      <w:r w:rsidR="00530651" w:rsidRPr="00530651">
        <w:rPr>
          <w:b/>
          <w:i/>
          <w:sz w:val="22"/>
        </w:rPr>
        <w:t>:</w:t>
      </w:r>
      <w:r w:rsidR="00530651" w:rsidRPr="00CA58F3">
        <w:rPr>
          <w:sz w:val="22"/>
        </w:rPr>
        <w:t xml:space="preserve"> </w:t>
      </w:r>
      <w:r w:rsidR="00530651" w:rsidRPr="00530651">
        <w:rPr>
          <w:sz w:val="22"/>
        </w:rPr>
        <w:t>Stryker’s customer can access the Nurse Station web application using the credentials provided by Stryker</w:t>
      </w:r>
      <w:r w:rsidR="00530651">
        <w:rPr>
          <w:sz w:val="22"/>
        </w:rPr>
        <w:t>.</w:t>
      </w:r>
      <w:r w:rsidR="001B0076" w:rsidRPr="001B0076">
        <w:t xml:space="preserve"> </w:t>
      </w:r>
      <w:r w:rsidR="001B0076" w:rsidRPr="001B0076">
        <w:rPr>
          <w:sz w:val="22"/>
        </w:rPr>
        <w:t xml:space="preserve">The management of physical security aspects of the HDO's IT system, networks and other configuration items is a key responsibility of the HDO's </w:t>
      </w:r>
      <w:del w:id="1017" w:author="Sai Praneetha Bhaskaruni" w:date="2022-03-25T14:37:00Z">
        <w:r w:rsidR="001B0076" w:rsidRPr="001B0076" w:rsidDel="004E4A36">
          <w:rPr>
            <w:sz w:val="22"/>
          </w:rPr>
          <w:delText xml:space="preserve"> </w:delText>
        </w:r>
      </w:del>
      <w:r w:rsidR="001B0076" w:rsidRPr="001B0076">
        <w:rPr>
          <w:sz w:val="22"/>
        </w:rPr>
        <w:t>IT network management.</w:t>
      </w:r>
    </w:p>
    <w:p w14:paraId="0A5AA556" w14:textId="77777777" w:rsidR="000F24D0" w:rsidRDefault="000F24D0" w:rsidP="00C335C4">
      <w:pPr>
        <w:spacing w:after="0"/>
        <w:ind w:left="129" w:hanging="14"/>
        <w:rPr>
          <w:sz w:val="22"/>
        </w:rPr>
      </w:pPr>
    </w:p>
    <w:p w14:paraId="627801FF" w14:textId="08588887" w:rsidR="000F24D0" w:rsidRPr="00180992" w:rsidRDefault="000F24D0" w:rsidP="00960CBE">
      <w:pPr>
        <w:pStyle w:val="Heading1"/>
      </w:pPr>
      <w:bookmarkStart w:id="1018" w:name="_Toc108268255"/>
      <w:r>
        <w:rPr>
          <w:color w:val="FCC566"/>
          <w:sz w:val="40"/>
        </w:rPr>
        <w:t>06</w:t>
      </w:r>
      <w:r w:rsidRPr="00180992">
        <w:rPr>
          <w:color w:val="FFCC66"/>
          <w:sz w:val="40"/>
        </w:rPr>
        <w:t xml:space="preserve"> </w:t>
      </w:r>
      <w:r w:rsidRPr="000F24D0">
        <w:t xml:space="preserve">Security </w:t>
      </w:r>
      <w:r w:rsidR="00EA0403" w:rsidRPr="000F24D0">
        <w:t>Awareness Training</w:t>
      </w:r>
      <w:bookmarkEnd w:id="1018"/>
    </w:p>
    <w:p w14:paraId="39B3EAFA" w14:textId="078D8AF3" w:rsidR="000F24D0" w:rsidRPr="00C11DBF" w:rsidRDefault="000F24D0" w:rsidP="000F24D0">
      <w:pPr>
        <w:shd w:val="clear" w:color="auto" w:fill="E7E6E6" w:themeFill="background2"/>
        <w:spacing w:after="0"/>
        <w:ind w:left="118"/>
        <w:rPr>
          <w:b/>
          <w:sz w:val="22"/>
        </w:rPr>
      </w:pPr>
      <w:r w:rsidRPr="00C11DBF">
        <w:rPr>
          <w:b/>
          <w:sz w:val="22"/>
        </w:rPr>
        <w:t>SmartMedic Solution Component</w:t>
      </w:r>
      <w:ins w:id="1019" w:author="Sai Praneetha Bhaskaruni" w:date="2022-03-24T09:42:00Z">
        <w:r w:rsidR="00566E16">
          <w:rPr>
            <w:b/>
            <w:sz w:val="22"/>
          </w:rPr>
          <w:t>s</w:t>
        </w:r>
      </w:ins>
      <w:r w:rsidRPr="00C11DBF">
        <w:rPr>
          <w:b/>
          <w:sz w:val="22"/>
        </w:rPr>
        <w:t xml:space="preserve">: </w:t>
      </w:r>
      <w:r w:rsidR="00EA0403" w:rsidRPr="00C11DBF">
        <w:rPr>
          <w:b/>
          <w:sz w:val="22"/>
        </w:rPr>
        <w:t>Device</w:t>
      </w:r>
      <w:r w:rsidR="00EA0403">
        <w:t>,</w:t>
      </w:r>
      <w:r w:rsidR="00EA0403" w:rsidRPr="00EA0403">
        <w:rPr>
          <w:b/>
          <w:sz w:val="22"/>
        </w:rPr>
        <w:t xml:space="preserve"> Tablet and Nurse Station Application</w:t>
      </w:r>
    </w:p>
    <w:p w14:paraId="2FAEEE2E" w14:textId="1F9ED4D7" w:rsidR="000F24D0" w:rsidRPr="00D91131" w:rsidDel="004F78D0" w:rsidRDefault="00CD012C" w:rsidP="000F24D0">
      <w:pPr>
        <w:spacing w:after="120"/>
        <w:ind w:left="129" w:hanging="14"/>
        <w:rPr>
          <w:del w:id="1020" w:author="Sai Praneetha Bhaskaruni" w:date="2022-03-25T14:38:00Z"/>
          <w:sz w:val="22"/>
          <w:rPrChange w:id="1021" w:author="Sai Praneetha Bhaskaruni" w:date="2022-03-25T14:38:00Z">
            <w:rPr>
              <w:del w:id="1022" w:author="Sai Praneetha Bhaskaruni" w:date="2022-03-25T14:38:00Z"/>
            </w:rPr>
          </w:rPrChange>
        </w:rPr>
      </w:pPr>
      <w:r>
        <w:rPr>
          <w:b/>
          <w:i/>
          <w:sz w:val="22"/>
        </w:rPr>
        <w:t>Recommendation for customer (HDO)</w:t>
      </w:r>
      <w:r w:rsidR="000F24D0" w:rsidRPr="00CA58F3">
        <w:rPr>
          <w:b/>
          <w:i/>
          <w:sz w:val="22"/>
        </w:rPr>
        <w:t>:</w:t>
      </w:r>
      <w:r w:rsidR="000F24D0" w:rsidRPr="00CA58F3">
        <w:t xml:space="preserve"> </w:t>
      </w:r>
      <w:r w:rsidR="000F24D0" w:rsidRPr="00D91131">
        <w:rPr>
          <w:sz w:val="22"/>
          <w:rPrChange w:id="1023" w:author="Sai Praneetha Bhaskaruni" w:date="2022-03-25T14:38:00Z">
            <w:rPr/>
          </w:rPrChange>
        </w:rPr>
        <w:t>C</w:t>
      </w:r>
      <w:r w:rsidR="000F24D0" w:rsidRPr="00D91131">
        <w:rPr>
          <w:sz w:val="22"/>
        </w:rPr>
        <w:t>ustomer</w:t>
      </w:r>
      <w:ins w:id="1024" w:author="Sai Praneetha Bhaskaruni" w:date="2022-03-24T09:52:00Z">
        <w:r w:rsidR="000C3E6F" w:rsidRPr="00D91131">
          <w:rPr>
            <w:sz w:val="22"/>
          </w:rPr>
          <w:t xml:space="preserve"> (HDO</w:t>
        </w:r>
      </w:ins>
      <w:ins w:id="1025" w:author="Sai Praneetha Bhaskaruni" w:date="2022-03-24T09:53:00Z">
        <w:r w:rsidR="000C3E6F" w:rsidRPr="00D91131">
          <w:rPr>
            <w:sz w:val="22"/>
          </w:rPr>
          <w:t>s</w:t>
        </w:r>
      </w:ins>
      <w:ins w:id="1026" w:author="Sai Praneetha Bhaskaruni" w:date="2022-03-24T09:52:00Z">
        <w:r w:rsidR="000C3E6F" w:rsidRPr="00D91131">
          <w:rPr>
            <w:sz w:val="22"/>
          </w:rPr>
          <w:t xml:space="preserve">) </w:t>
        </w:r>
      </w:ins>
      <w:ins w:id="1027" w:author="Sai Praneetha Bhaskaruni" w:date="2022-03-24T09:53:00Z">
        <w:r w:rsidR="000C3E6F" w:rsidRPr="00D91131">
          <w:rPr>
            <w:sz w:val="22"/>
          </w:rPr>
          <w:t>responsibility</w:t>
        </w:r>
      </w:ins>
      <w:r w:rsidR="00B41D30" w:rsidRPr="00D91131">
        <w:rPr>
          <w:sz w:val="22"/>
        </w:rPr>
        <w:t xml:space="preserve"> </w:t>
      </w:r>
      <w:ins w:id="1028" w:author="Sai Praneetha Bhaskaruni" w:date="2022-03-24T09:53:00Z">
        <w:r w:rsidR="000C3E6F" w:rsidRPr="00D91131">
          <w:rPr>
            <w:sz w:val="22"/>
          </w:rPr>
          <w:t xml:space="preserve">to be </w:t>
        </w:r>
      </w:ins>
      <w:r w:rsidR="00B41D30" w:rsidRPr="00D91131">
        <w:rPr>
          <w:sz w:val="22"/>
        </w:rPr>
        <w:t xml:space="preserve">aware and train the </w:t>
      </w:r>
      <w:ins w:id="1029" w:author="Sai Praneetha Bhaskaruni" w:date="2022-03-24T09:53:00Z">
        <w:r w:rsidR="000C3E6F" w:rsidRPr="00D91131">
          <w:rPr>
            <w:sz w:val="22"/>
          </w:rPr>
          <w:t>appropriate</w:t>
        </w:r>
        <w:r w:rsidR="00761083" w:rsidRPr="00D91131">
          <w:rPr>
            <w:sz w:val="22"/>
          </w:rPr>
          <w:t xml:space="preserve"> </w:t>
        </w:r>
      </w:ins>
      <w:r w:rsidR="00B41D30" w:rsidRPr="00D91131">
        <w:rPr>
          <w:sz w:val="22"/>
        </w:rPr>
        <w:t>user</w:t>
      </w:r>
      <w:del w:id="1030" w:author="Sai Praneetha Bhaskaruni" w:date="2022-03-24T09:42:00Z">
        <w:r w:rsidR="00B41D30" w:rsidRPr="00D91131" w:rsidDel="00566E16">
          <w:rPr>
            <w:sz w:val="22"/>
          </w:rPr>
          <w:delText xml:space="preserve"> </w:delText>
        </w:r>
      </w:del>
      <w:r w:rsidR="003D3346" w:rsidRPr="00D91131">
        <w:rPr>
          <w:sz w:val="22"/>
        </w:rPr>
        <w:t xml:space="preserve">. </w:t>
      </w:r>
      <w:ins w:id="1031" w:author="Sai Praneetha Bhaskaruni" w:date="2022-03-25T14:38:00Z">
        <w:r w:rsidR="004F78D0" w:rsidRPr="00D91131">
          <w:rPr>
            <w:sz w:val="22"/>
            <w:rPrChange w:id="1032" w:author="Sai Praneetha Bhaskaruni" w:date="2022-03-25T14:38:00Z">
              <w:rPr/>
            </w:rPrChange>
          </w:rPr>
          <w:t>Only Stryker’s service engineer has authorization to access the SmartMedic solutions component (device) whenever needed, at the time of maintenance</w:t>
        </w:r>
      </w:ins>
      <w:del w:id="1033" w:author="Sai Praneetha Bhaskaruni" w:date="2022-03-25T14:38:00Z">
        <w:r w:rsidR="003D3346" w:rsidRPr="00D91131" w:rsidDel="004F78D0">
          <w:rPr>
            <w:sz w:val="22"/>
          </w:rPr>
          <w:delText xml:space="preserve">Only </w:delText>
        </w:r>
        <w:r w:rsidR="00B41D30" w:rsidRPr="00D91131" w:rsidDel="004F78D0">
          <w:rPr>
            <w:sz w:val="22"/>
          </w:rPr>
          <w:delText xml:space="preserve">Stryker’s service engineer </w:delText>
        </w:r>
        <w:r w:rsidR="003D3346" w:rsidRPr="00D91131" w:rsidDel="004F78D0">
          <w:rPr>
            <w:sz w:val="22"/>
          </w:rPr>
          <w:delText xml:space="preserve">is </w:delText>
        </w:r>
        <w:r w:rsidR="00B41D30" w:rsidRPr="00D91131" w:rsidDel="004F78D0">
          <w:rPr>
            <w:sz w:val="22"/>
          </w:rPr>
          <w:delText>authorized to access the SmartMedic solutions component device</w:delText>
        </w:r>
        <w:r w:rsidR="003D3346" w:rsidRPr="00D91131" w:rsidDel="004F78D0">
          <w:rPr>
            <w:sz w:val="22"/>
          </w:rPr>
          <w:delText xml:space="preserve"> w</w:delText>
        </w:r>
        <w:r w:rsidR="00B41D30" w:rsidRPr="00D91131" w:rsidDel="004F78D0">
          <w:rPr>
            <w:sz w:val="22"/>
          </w:rPr>
          <w:delText>henever needed</w:delText>
        </w:r>
        <w:r w:rsidR="003D3346" w:rsidRPr="00D91131" w:rsidDel="004F78D0">
          <w:rPr>
            <w:sz w:val="22"/>
          </w:rPr>
          <w:delText>,</w:delText>
        </w:r>
        <w:r w:rsidR="00B41D30" w:rsidRPr="00D91131" w:rsidDel="004F78D0">
          <w:rPr>
            <w:sz w:val="22"/>
          </w:rPr>
          <w:delText xml:space="preserve"> at the time of maintenance</w:delText>
        </w:r>
      </w:del>
      <w:r w:rsidR="000F24D0" w:rsidRPr="00D91131">
        <w:rPr>
          <w:sz w:val="22"/>
        </w:rPr>
        <w:t>.</w:t>
      </w:r>
      <w:r w:rsidR="00B41D30" w:rsidRPr="00D91131">
        <w:rPr>
          <w:sz w:val="22"/>
          <w:rPrChange w:id="1034" w:author="Sai Praneetha Bhaskaruni" w:date="2022-03-25T14:38:00Z">
            <w:rPr/>
          </w:rPrChange>
        </w:rPr>
        <w:t xml:space="preserve"> </w:t>
      </w:r>
      <w:ins w:id="1035" w:author="Sai Praneetha Bhaskaruni" w:date="2022-03-25T14:38:00Z">
        <w:r w:rsidR="004F78D0" w:rsidRPr="00D91131">
          <w:rPr>
            <w:sz w:val="22"/>
            <w:rPrChange w:id="1036" w:author="Sai Praneetha Bhaskaruni" w:date="2022-03-25T14:38:00Z">
              <w:rPr/>
            </w:rPrChange>
          </w:rPr>
          <w:t>The access and management of the device and tablet is not provided for HDO.</w:t>
        </w:r>
      </w:ins>
      <w:del w:id="1037" w:author="Sai Praneetha Bhaskaruni" w:date="2022-03-25T14:38:00Z">
        <w:r w:rsidR="00EA0403" w:rsidRPr="00D91131" w:rsidDel="004F78D0">
          <w:rPr>
            <w:sz w:val="22"/>
          </w:rPr>
          <w:delText xml:space="preserve">HDO </w:delText>
        </w:r>
        <w:r w:rsidR="003D3346" w:rsidRPr="00D91131" w:rsidDel="004F78D0">
          <w:rPr>
            <w:sz w:val="22"/>
          </w:rPr>
          <w:delText xml:space="preserve">is </w:delText>
        </w:r>
        <w:r w:rsidR="00B41D30" w:rsidRPr="00D91131" w:rsidDel="004F78D0">
          <w:rPr>
            <w:sz w:val="22"/>
          </w:rPr>
          <w:delText xml:space="preserve">not allowed </w:delText>
        </w:r>
        <w:r w:rsidR="003D3346" w:rsidRPr="00D91131" w:rsidDel="004F78D0">
          <w:rPr>
            <w:sz w:val="22"/>
          </w:rPr>
          <w:delText xml:space="preserve">to access </w:delText>
        </w:r>
        <w:r w:rsidR="00B41D30" w:rsidRPr="00D91131" w:rsidDel="004F78D0">
          <w:rPr>
            <w:sz w:val="22"/>
          </w:rPr>
          <w:delText>and manag</w:delText>
        </w:r>
        <w:r w:rsidR="003D3346" w:rsidRPr="00D91131" w:rsidDel="004F78D0">
          <w:rPr>
            <w:sz w:val="22"/>
          </w:rPr>
          <w:delText>e</w:delText>
        </w:r>
        <w:r w:rsidR="00B41D30" w:rsidRPr="00D91131" w:rsidDel="004F78D0">
          <w:rPr>
            <w:sz w:val="22"/>
          </w:rPr>
          <w:delText xml:space="preserve"> </w:delText>
        </w:r>
        <w:r w:rsidR="003D3346" w:rsidRPr="00D91131" w:rsidDel="004F78D0">
          <w:rPr>
            <w:sz w:val="22"/>
          </w:rPr>
          <w:delText xml:space="preserve">the </w:delText>
        </w:r>
        <w:r w:rsidR="00EA0403" w:rsidRPr="00D91131" w:rsidDel="004F78D0">
          <w:rPr>
            <w:sz w:val="22"/>
          </w:rPr>
          <w:delText xml:space="preserve">device and tablet </w:delText>
        </w:r>
        <w:r w:rsidR="00B41D30" w:rsidRPr="00D91131" w:rsidDel="004F78D0">
          <w:rPr>
            <w:sz w:val="22"/>
          </w:rPr>
          <w:delText>component.</w:delText>
        </w:r>
      </w:del>
    </w:p>
    <w:p w14:paraId="64CC9A39" w14:textId="77777777" w:rsidR="004F78D0" w:rsidRPr="00D91131" w:rsidRDefault="004F78D0" w:rsidP="000F24D0">
      <w:pPr>
        <w:spacing w:after="120"/>
        <w:ind w:left="129" w:hanging="14"/>
        <w:rPr>
          <w:ins w:id="1038" w:author="Sai Praneetha Bhaskaruni" w:date="2022-03-25T14:38:00Z"/>
          <w:sz w:val="22"/>
        </w:rPr>
      </w:pPr>
    </w:p>
    <w:p w14:paraId="73EE030A" w14:textId="5195CFE9" w:rsidR="000F24D0" w:rsidRPr="00EA0403" w:rsidRDefault="00EA0403" w:rsidP="000F24D0">
      <w:pPr>
        <w:spacing w:after="120"/>
        <w:ind w:left="129" w:hanging="14"/>
        <w:rPr>
          <w:sz w:val="22"/>
        </w:rPr>
      </w:pPr>
      <w:r w:rsidRPr="00EA0403">
        <w:rPr>
          <w:sz w:val="22"/>
        </w:rPr>
        <w:t>HDO’s user</w:t>
      </w:r>
      <w:r w:rsidR="000F24D0" w:rsidRPr="00EA0403">
        <w:rPr>
          <w:sz w:val="22"/>
        </w:rPr>
        <w:t xml:space="preserve"> can access the Nurse Station web application using the credentials provided by Stryker</w:t>
      </w:r>
      <w:r w:rsidR="003D3346">
        <w:rPr>
          <w:sz w:val="22"/>
        </w:rPr>
        <w:t xml:space="preserve"> and can l</w:t>
      </w:r>
      <w:r w:rsidR="00B41D30" w:rsidRPr="00EA0403">
        <w:rPr>
          <w:sz w:val="22"/>
        </w:rPr>
        <w:t xml:space="preserve">og out </w:t>
      </w:r>
      <w:r w:rsidR="003D3346">
        <w:rPr>
          <w:sz w:val="22"/>
        </w:rPr>
        <w:t xml:space="preserve">of </w:t>
      </w:r>
      <w:r w:rsidR="00B41D30" w:rsidRPr="00EA0403">
        <w:rPr>
          <w:sz w:val="22"/>
        </w:rPr>
        <w:t xml:space="preserve">the system whenever </w:t>
      </w:r>
      <w:r w:rsidR="003D3346">
        <w:rPr>
          <w:sz w:val="22"/>
        </w:rPr>
        <w:t>the N</w:t>
      </w:r>
      <w:r w:rsidR="003D3346" w:rsidRPr="00EA0403">
        <w:rPr>
          <w:sz w:val="22"/>
        </w:rPr>
        <w:t xml:space="preserve">urse </w:t>
      </w:r>
      <w:r w:rsidR="003D3346">
        <w:rPr>
          <w:sz w:val="22"/>
        </w:rPr>
        <w:t>S</w:t>
      </w:r>
      <w:r w:rsidR="003D3346" w:rsidRPr="00EA0403">
        <w:rPr>
          <w:sz w:val="22"/>
        </w:rPr>
        <w:t xml:space="preserve">tation </w:t>
      </w:r>
      <w:r w:rsidR="00B41D30" w:rsidRPr="00EA0403">
        <w:rPr>
          <w:sz w:val="22"/>
        </w:rPr>
        <w:t xml:space="preserve">application </w:t>
      </w:r>
      <w:r w:rsidR="003D3346">
        <w:rPr>
          <w:sz w:val="22"/>
        </w:rPr>
        <w:t xml:space="preserve">is </w:t>
      </w:r>
      <w:r w:rsidR="00B41D30" w:rsidRPr="00EA0403">
        <w:rPr>
          <w:sz w:val="22"/>
        </w:rPr>
        <w:t>not in use.</w:t>
      </w:r>
    </w:p>
    <w:p w14:paraId="3206A42D" w14:textId="7C399625" w:rsidR="000F24D0" w:rsidRDefault="00EA0403" w:rsidP="000F24D0">
      <w:pPr>
        <w:spacing w:after="120"/>
        <w:ind w:left="129" w:hanging="14"/>
        <w:rPr>
          <w:sz w:val="22"/>
        </w:rPr>
      </w:pPr>
      <w:r>
        <w:rPr>
          <w:sz w:val="22"/>
        </w:rPr>
        <w:lastRenderedPageBreak/>
        <w:t>A</w:t>
      </w:r>
      <w:r w:rsidR="000F24D0" w:rsidRPr="00530651">
        <w:rPr>
          <w:sz w:val="22"/>
        </w:rPr>
        <w:t xml:space="preserve">ll network connections </w:t>
      </w:r>
      <w:r w:rsidR="003D3346">
        <w:rPr>
          <w:sz w:val="22"/>
        </w:rPr>
        <w:t xml:space="preserve">are </w:t>
      </w:r>
      <w:r w:rsidR="000F24D0" w:rsidRPr="00530651">
        <w:rPr>
          <w:sz w:val="22"/>
        </w:rPr>
        <w:t xml:space="preserve">considered in determining appropriate security controls. The </w:t>
      </w:r>
      <w:r>
        <w:rPr>
          <w:sz w:val="22"/>
        </w:rPr>
        <w:t>HDO IT team</w:t>
      </w:r>
      <w:r w:rsidR="000F24D0" w:rsidRPr="00530651">
        <w:rPr>
          <w:sz w:val="22"/>
        </w:rPr>
        <w:t xml:space="preserve"> will provide </w:t>
      </w:r>
      <w:r w:rsidR="003D3346">
        <w:rPr>
          <w:sz w:val="22"/>
        </w:rPr>
        <w:t>a</w:t>
      </w:r>
      <w:r w:rsidR="003D3346" w:rsidRPr="00530651">
        <w:rPr>
          <w:sz w:val="22"/>
        </w:rPr>
        <w:t xml:space="preserve"> </w:t>
      </w:r>
      <w:r w:rsidR="000F24D0" w:rsidRPr="00530651">
        <w:rPr>
          <w:sz w:val="22"/>
        </w:rPr>
        <w:t xml:space="preserve">secure encrypted channel such as wireless connection like Wi-Fi (consider authentication protocols supported, such as WPA2 EAP-TLS) for the communication between the SmartMedic solution’s components </w:t>
      </w:r>
      <w:r w:rsidR="003D3346" w:rsidRPr="00530651">
        <w:rPr>
          <w:sz w:val="22"/>
        </w:rPr>
        <w:t>i.e.,</w:t>
      </w:r>
      <w:r w:rsidR="000F24D0" w:rsidRPr="00530651">
        <w:rPr>
          <w:sz w:val="22"/>
        </w:rPr>
        <w:t xml:space="preserve"> the tablet and </w:t>
      </w:r>
      <w:r w:rsidR="003D3346">
        <w:rPr>
          <w:sz w:val="22"/>
        </w:rPr>
        <w:t xml:space="preserve">the </w:t>
      </w:r>
      <w:r w:rsidR="000F24D0" w:rsidRPr="00530651">
        <w:rPr>
          <w:sz w:val="22"/>
        </w:rPr>
        <w:t xml:space="preserve">Stryker cloud.  </w:t>
      </w:r>
    </w:p>
    <w:p w14:paraId="43B197B7" w14:textId="77777777" w:rsidR="00275C89" w:rsidRDefault="00275C89" w:rsidP="00C335C4">
      <w:pPr>
        <w:spacing w:after="0"/>
        <w:ind w:left="129" w:hanging="14"/>
        <w:rPr>
          <w:sz w:val="22"/>
        </w:rPr>
      </w:pPr>
    </w:p>
    <w:p w14:paraId="094423EE" w14:textId="79B257FB" w:rsidR="00275C89" w:rsidRPr="00180992" w:rsidRDefault="00BC546B" w:rsidP="00960CBE">
      <w:pPr>
        <w:pStyle w:val="Heading1"/>
      </w:pPr>
      <w:bookmarkStart w:id="1039" w:name="_Toc108268256"/>
      <w:r>
        <w:rPr>
          <w:color w:val="FCC566"/>
          <w:sz w:val="40"/>
        </w:rPr>
        <w:t>07</w:t>
      </w:r>
      <w:r w:rsidR="00EA0403">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1039"/>
    </w:p>
    <w:p w14:paraId="5346587A" w14:textId="38DE542F" w:rsidR="00275C89" w:rsidRPr="00C11DBF" w:rsidRDefault="00275C89" w:rsidP="00275C89">
      <w:pPr>
        <w:shd w:val="clear" w:color="auto" w:fill="E7E6E6" w:themeFill="background2"/>
        <w:spacing w:after="0"/>
        <w:ind w:left="118"/>
        <w:rPr>
          <w:b/>
          <w:sz w:val="22"/>
        </w:rPr>
      </w:pPr>
      <w:r w:rsidRPr="00C11DBF">
        <w:rPr>
          <w:b/>
          <w:sz w:val="22"/>
        </w:rPr>
        <w:t>SmartMedic Solution Component</w:t>
      </w:r>
      <w:ins w:id="1040" w:author="Sai Praneetha Bhaskaruni" w:date="2022-03-24T09:43:00Z">
        <w:r w:rsidR="001A0CFF">
          <w:rPr>
            <w:b/>
            <w:sz w:val="22"/>
          </w:rPr>
          <w:t>s</w:t>
        </w:r>
      </w:ins>
      <w:r w:rsidRPr="00C11DBF">
        <w:rPr>
          <w:b/>
          <w:sz w:val="22"/>
        </w:rPr>
        <w:t>: Device</w:t>
      </w:r>
      <w:r w:rsidR="0023424E">
        <w:rPr>
          <w:b/>
          <w:sz w:val="22"/>
        </w:rPr>
        <w:t>, Tablet and Nurse Station Application</w:t>
      </w:r>
    </w:p>
    <w:p w14:paraId="0F399635" w14:textId="3B1E518D" w:rsidR="00275C89" w:rsidRDefault="00275C89" w:rsidP="00275C89">
      <w:pPr>
        <w:spacing w:after="120"/>
        <w:ind w:left="129" w:hanging="14"/>
        <w:rPr>
          <w:sz w:val="22"/>
        </w:rPr>
      </w:pPr>
      <w:r w:rsidRPr="00CA58F3">
        <w:rPr>
          <w:b/>
          <w:i/>
          <w:sz w:val="22"/>
        </w:rPr>
        <w:t>Existing Security Features:</w:t>
      </w:r>
      <w:r>
        <w:rPr>
          <w:i/>
          <w:sz w:val="22"/>
        </w:rPr>
        <w:t xml:space="preserve"> </w:t>
      </w:r>
      <w:ins w:id="1041" w:author="Sai Praneetha Bhaskaruni" w:date="2022-03-25T14:39:00Z">
        <w:r w:rsidR="00D91131" w:rsidRPr="00E2528A">
          <w:rPr>
            <w:sz w:val="22"/>
            <w:szCs w:val="24"/>
            <w:rPrChange w:id="1042" w:author="Sai Praneetha Bhaskaruni" w:date="2022-03-25T14:40:00Z">
              <w:rPr/>
            </w:rPrChange>
          </w:rPr>
          <w:t xml:space="preserve">Only Stryker’s service engineer is authorized to perform verification &amp; validation of the SmartMedic solutions component (device) </w:t>
        </w:r>
      </w:ins>
      <w:r w:rsidR="0046229A">
        <w:rPr>
          <w:sz w:val="22"/>
          <w:szCs w:val="24"/>
        </w:rPr>
        <w:t xml:space="preserve">on </w:t>
      </w:r>
      <w:ins w:id="1043" w:author="Sai Praneetha Bhaskaruni" w:date="2022-03-25T14:39:00Z">
        <w:r w:rsidR="00D91131" w:rsidRPr="00E2528A">
          <w:rPr>
            <w:sz w:val="22"/>
            <w:szCs w:val="24"/>
            <w:rPrChange w:id="1044" w:author="Sai Praneetha Bhaskaruni" w:date="2022-03-25T14:40:00Z">
              <w:rPr/>
            </w:rPrChange>
          </w:rPr>
          <w:t>need</w:t>
        </w:r>
      </w:ins>
      <w:r w:rsidR="0046229A">
        <w:rPr>
          <w:sz w:val="22"/>
          <w:szCs w:val="24"/>
        </w:rPr>
        <w:t xml:space="preserve"> basis</w:t>
      </w:r>
      <w:ins w:id="1045" w:author="Sai Praneetha Bhaskaruni" w:date="2022-03-25T14:39:00Z">
        <w:r w:rsidR="00D91131" w:rsidRPr="00E2528A">
          <w:rPr>
            <w:sz w:val="22"/>
            <w:szCs w:val="24"/>
            <w:rPrChange w:id="1046" w:author="Sai Praneetha Bhaskaruni" w:date="2022-03-25T14:40:00Z">
              <w:rPr/>
            </w:rPrChange>
          </w:rPr>
          <w:t>,</w:t>
        </w:r>
      </w:ins>
      <w:r w:rsidR="00F02CE6">
        <w:rPr>
          <w:sz w:val="22"/>
          <w:szCs w:val="24"/>
        </w:rPr>
        <w:t xml:space="preserve"> maybe</w:t>
      </w:r>
      <w:ins w:id="1047" w:author="Sai Praneetha Bhaskaruni" w:date="2022-03-25T14:39:00Z">
        <w:r w:rsidR="00D91131" w:rsidRPr="00E2528A">
          <w:rPr>
            <w:sz w:val="22"/>
            <w:szCs w:val="24"/>
            <w:rPrChange w:id="1048" w:author="Sai Praneetha Bhaskaruni" w:date="2022-03-25T14:40:00Z">
              <w:rPr/>
            </w:rPrChange>
          </w:rPr>
          <w:t xml:space="preserve"> at the time of incident reported.</w:t>
        </w:r>
        <w:r w:rsidR="00D91131">
          <w:t xml:space="preserve"> </w:t>
        </w:r>
      </w:ins>
      <w:del w:id="1049" w:author="Sai Praneetha Bhaskaruni" w:date="2022-03-25T14:39:00Z">
        <w:r w:rsidRPr="000019BA" w:rsidDel="00D91131">
          <w:rPr>
            <w:sz w:val="22"/>
            <w:highlight w:val="yellow"/>
            <w:rPrChange w:id="1050" w:author="Sai Praneetha Bhaskaruni" w:date="2022-03-24T09:59:00Z">
              <w:rPr>
                <w:sz w:val="22"/>
              </w:rPr>
            </w:rPrChange>
          </w:rPr>
          <w:delText xml:space="preserve">Only Stryker’s service engineer </w:delText>
        </w:r>
        <w:r w:rsidR="002264ED" w:rsidRPr="000019BA" w:rsidDel="00D91131">
          <w:rPr>
            <w:sz w:val="22"/>
            <w:highlight w:val="yellow"/>
            <w:rPrChange w:id="1051" w:author="Sai Praneetha Bhaskaruni" w:date="2022-03-24T09:59:00Z">
              <w:rPr>
                <w:sz w:val="22"/>
              </w:rPr>
            </w:rPrChange>
          </w:rPr>
          <w:delText xml:space="preserve">is </w:delText>
        </w:r>
        <w:r w:rsidRPr="000019BA" w:rsidDel="00D91131">
          <w:rPr>
            <w:sz w:val="22"/>
            <w:highlight w:val="yellow"/>
            <w:rPrChange w:id="1052" w:author="Sai Praneetha Bhaskaruni" w:date="2022-03-24T09:59:00Z">
              <w:rPr>
                <w:sz w:val="22"/>
              </w:rPr>
            </w:rPrChange>
          </w:rPr>
          <w:delText xml:space="preserve">authorized to perform testing and maintenance </w:delText>
        </w:r>
        <w:r w:rsidR="002264ED" w:rsidRPr="000019BA" w:rsidDel="00D91131">
          <w:rPr>
            <w:sz w:val="22"/>
            <w:highlight w:val="yellow"/>
            <w:rPrChange w:id="1053" w:author="Sai Praneetha Bhaskaruni" w:date="2022-03-24T09:59:00Z">
              <w:rPr>
                <w:sz w:val="22"/>
              </w:rPr>
            </w:rPrChange>
          </w:rPr>
          <w:delText xml:space="preserve">of </w:delText>
        </w:r>
        <w:r w:rsidRPr="000019BA" w:rsidDel="00D91131">
          <w:rPr>
            <w:sz w:val="22"/>
            <w:highlight w:val="yellow"/>
            <w:rPrChange w:id="1054" w:author="Sai Praneetha Bhaskaruni" w:date="2022-03-24T09:59:00Z">
              <w:rPr>
                <w:sz w:val="22"/>
              </w:rPr>
            </w:rPrChange>
          </w:rPr>
          <w:delText xml:space="preserve">the SmartMedic </w:delText>
        </w:r>
        <w:r w:rsidR="002264ED" w:rsidRPr="000019BA" w:rsidDel="00D91131">
          <w:rPr>
            <w:sz w:val="22"/>
            <w:highlight w:val="yellow"/>
            <w:rPrChange w:id="1055" w:author="Sai Praneetha Bhaskaruni" w:date="2022-03-24T09:59:00Z">
              <w:rPr>
                <w:sz w:val="22"/>
              </w:rPr>
            </w:rPrChange>
          </w:rPr>
          <w:delText xml:space="preserve">Solution’s </w:delText>
        </w:r>
        <w:r w:rsidRPr="000019BA" w:rsidDel="00D91131">
          <w:rPr>
            <w:sz w:val="22"/>
            <w:highlight w:val="yellow"/>
            <w:rPrChange w:id="1056" w:author="Sai Praneetha Bhaskaruni" w:date="2022-03-24T09:59:00Z">
              <w:rPr>
                <w:sz w:val="22"/>
              </w:rPr>
            </w:rPrChange>
          </w:rPr>
          <w:delText>component device</w:delText>
        </w:r>
        <w:r w:rsidR="00D01949" w:rsidRPr="000019BA" w:rsidDel="00D91131">
          <w:rPr>
            <w:sz w:val="22"/>
            <w:highlight w:val="yellow"/>
            <w:rPrChange w:id="1057" w:author="Sai Praneetha Bhaskaruni" w:date="2022-03-24T09:59:00Z">
              <w:rPr>
                <w:sz w:val="22"/>
              </w:rPr>
            </w:rPrChange>
          </w:rPr>
          <w:delText>, w</w:delText>
        </w:r>
        <w:r w:rsidRPr="000019BA" w:rsidDel="00D91131">
          <w:rPr>
            <w:sz w:val="22"/>
            <w:highlight w:val="yellow"/>
            <w:rPrChange w:id="1058" w:author="Sai Praneetha Bhaskaruni" w:date="2022-03-24T09:59:00Z">
              <w:rPr>
                <w:sz w:val="22"/>
              </w:rPr>
            </w:rPrChange>
          </w:rPr>
          <w:delText>henever n</w:delText>
        </w:r>
        <w:r w:rsidR="0023424E" w:rsidRPr="000019BA" w:rsidDel="00D91131">
          <w:rPr>
            <w:sz w:val="22"/>
            <w:highlight w:val="yellow"/>
            <w:rPrChange w:id="1059" w:author="Sai Praneetha Bhaskaruni" w:date="2022-03-24T09:59:00Z">
              <w:rPr>
                <w:sz w:val="22"/>
              </w:rPr>
            </w:rPrChange>
          </w:rPr>
          <w:delText>eeded</w:delText>
        </w:r>
        <w:r w:rsidR="00D01949" w:rsidRPr="000019BA" w:rsidDel="00D91131">
          <w:rPr>
            <w:sz w:val="22"/>
            <w:highlight w:val="yellow"/>
            <w:rPrChange w:id="1060" w:author="Sai Praneetha Bhaskaruni" w:date="2022-03-24T09:59:00Z">
              <w:rPr>
                <w:sz w:val="22"/>
              </w:rPr>
            </w:rPrChange>
          </w:rPr>
          <w:delText>,</w:delText>
        </w:r>
        <w:r w:rsidR="0023424E" w:rsidRPr="000019BA" w:rsidDel="00D91131">
          <w:rPr>
            <w:sz w:val="22"/>
            <w:highlight w:val="yellow"/>
            <w:rPrChange w:id="1061" w:author="Sai Praneetha Bhaskaruni" w:date="2022-03-24T09:59:00Z">
              <w:rPr>
                <w:sz w:val="22"/>
              </w:rPr>
            </w:rPrChange>
          </w:rPr>
          <w:delText xml:space="preserve"> at the time of incident response</w:delText>
        </w:r>
        <w:r w:rsidRPr="000019BA" w:rsidDel="00D91131">
          <w:rPr>
            <w:sz w:val="22"/>
            <w:highlight w:val="yellow"/>
            <w:rPrChange w:id="1062" w:author="Sai Praneetha Bhaskaruni" w:date="2022-03-24T09:59:00Z">
              <w:rPr>
                <w:sz w:val="22"/>
              </w:rPr>
            </w:rPrChange>
          </w:rPr>
          <w:delText>.</w:delText>
        </w:r>
        <w:r w:rsidRPr="00275C89" w:rsidDel="00D91131">
          <w:delText xml:space="preserve"> </w:delText>
        </w:r>
      </w:del>
      <w:r w:rsidRPr="00275C89">
        <w:rPr>
          <w:sz w:val="22"/>
        </w:rPr>
        <w:t xml:space="preserve">When Stryker obtains vulnerability information through surveillance or other sources, an assessment of the vulnerability’s exploitability and impact </w:t>
      </w:r>
      <w:r w:rsidR="00C51FDC">
        <w:rPr>
          <w:sz w:val="22"/>
        </w:rPr>
        <w:t xml:space="preserve">is </w:t>
      </w:r>
      <w:r w:rsidRPr="00275C89">
        <w:rPr>
          <w:sz w:val="22"/>
        </w:rPr>
        <w:t xml:space="preserve">conducted. Based on the assessment </w:t>
      </w:r>
      <w:r w:rsidR="0055154C">
        <w:rPr>
          <w:sz w:val="22"/>
        </w:rPr>
        <w:t>report</w:t>
      </w:r>
      <w:r w:rsidR="00184769">
        <w:rPr>
          <w:sz w:val="22"/>
        </w:rPr>
        <w:t>,</w:t>
      </w:r>
      <w:r w:rsidR="0055154C">
        <w:rPr>
          <w:sz w:val="22"/>
        </w:rPr>
        <w:t xml:space="preserve"> </w:t>
      </w:r>
      <w:r w:rsidRPr="00275C89">
        <w:rPr>
          <w:sz w:val="22"/>
        </w:rPr>
        <w:t>Stryker determines if further actions</w:t>
      </w:r>
      <w:r w:rsidR="00721202">
        <w:rPr>
          <w:sz w:val="22"/>
        </w:rPr>
        <w:t xml:space="preserve"> </w:t>
      </w:r>
      <w:r w:rsidR="00E5681A">
        <w:rPr>
          <w:sz w:val="22"/>
        </w:rPr>
        <w:t>similar to</w:t>
      </w:r>
      <w:r w:rsidRPr="00275C89">
        <w:rPr>
          <w:sz w:val="22"/>
        </w:rPr>
        <w:t xml:space="preserve"> providing security updates and/or providing </w:t>
      </w:r>
      <w:r w:rsidR="00927689">
        <w:rPr>
          <w:sz w:val="22"/>
        </w:rPr>
        <w:t>information</w:t>
      </w:r>
      <w:r w:rsidRPr="00275C89">
        <w:rPr>
          <w:sz w:val="22"/>
        </w:rPr>
        <w:t xml:space="preserve"> to the customer in </w:t>
      </w:r>
      <w:r w:rsidR="002F3256">
        <w:rPr>
          <w:sz w:val="22"/>
        </w:rPr>
        <w:t>targeted</w:t>
      </w:r>
      <w:r w:rsidRPr="00275C89">
        <w:rPr>
          <w:sz w:val="22"/>
        </w:rPr>
        <w:t xml:space="preserve"> </w:t>
      </w:r>
      <w:r w:rsidR="002F3256">
        <w:rPr>
          <w:sz w:val="22"/>
        </w:rPr>
        <w:t>time</w:t>
      </w:r>
      <w:r w:rsidRPr="00275C89">
        <w:rPr>
          <w:sz w:val="22"/>
        </w:rPr>
        <w:t>. Vulnerability information may also be requested from Stryker at any time.</w:t>
      </w:r>
      <w:r w:rsidR="00D24168">
        <w:rPr>
          <w:sz w:val="22"/>
        </w:rPr>
        <w:t xml:space="preserve"> </w:t>
      </w:r>
      <w:r w:rsidR="00C51FDC">
        <w:rPr>
          <w:sz w:val="22"/>
        </w:rPr>
        <w:t>M</w:t>
      </w:r>
      <w:r w:rsidR="00D24168" w:rsidRPr="00907A2E">
        <w:rPr>
          <w:sz w:val="22"/>
        </w:rPr>
        <w:t xml:space="preserve">alware detection is crucial </w:t>
      </w:r>
      <w:ins w:id="1063" w:author="Sai Praneetha Bhaskaruni" w:date="2022-03-25T15:33:00Z">
        <w:r w:rsidR="0090276D">
          <w:rPr>
            <w:sz w:val="22"/>
          </w:rPr>
          <w:t xml:space="preserve">as attackers </w:t>
        </w:r>
      </w:ins>
      <w:r w:rsidR="00775E82">
        <w:rPr>
          <w:sz w:val="22"/>
        </w:rPr>
        <w:t xml:space="preserve">can </w:t>
      </w:r>
      <w:ins w:id="1064" w:author="Sai Praneetha Bhaskaruni" w:date="2022-03-25T15:33:00Z">
        <w:r w:rsidR="0090276D">
          <w:rPr>
            <w:sz w:val="22"/>
          </w:rPr>
          <w:t>exploit the system in multiple ways</w:t>
        </w:r>
      </w:ins>
      <w:ins w:id="1065" w:author="Sai Praneetha Bhaskaruni" w:date="2022-03-25T15:34:00Z">
        <w:r w:rsidR="00452CD5">
          <w:rPr>
            <w:sz w:val="22"/>
          </w:rPr>
          <w:t xml:space="preserve"> </w:t>
        </w:r>
      </w:ins>
      <w:del w:id="1066" w:author="Sai Praneetha Bhaskaruni" w:date="2022-03-25T15:34:00Z">
        <w:r w:rsidR="00D24168" w:rsidRPr="00907A2E" w:rsidDel="00452CD5">
          <w:rPr>
            <w:sz w:val="22"/>
          </w:rPr>
          <w:delText xml:space="preserve">with </w:delText>
        </w:r>
        <w:r w:rsidR="00D24168" w:rsidRPr="007539B4" w:rsidDel="00452CD5">
          <w:rPr>
            <w:sz w:val="22"/>
            <w:highlight w:val="yellow"/>
            <w:rPrChange w:id="1067" w:author="Sai Praneetha Bhaskaruni" w:date="2022-03-23T16:40:00Z">
              <w:rPr>
                <w:sz w:val="22"/>
              </w:rPr>
            </w:rPrChange>
          </w:rPr>
          <w:delText>malware’s prevalence</w:delText>
        </w:r>
        <w:r w:rsidR="00D24168" w:rsidRPr="00907A2E" w:rsidDel="00452CD5">
          <w:rPr>
            <w:sz w:val="22"/>
          </w:rPr>
          <w:delText xml:space="preserve"> </w:delText>
        </w:r>
      </w:del>
      <w:del w:id="1068" w:author="Sai Praneetha Bhaskaruni" w:date="2022-03-25T15:35:00Z">
        <w:r w:rsidR="00D24168" w:rsidRPr="00907A2E" w:rsidDel="00062F09">
          <w:rPr>
            <w:sz w:val="22"/>
          </w:rPr>
          <w:delText>because</w:delText>
        </w:r>
      </w:del>
      <w:ins w:id="1069" w:author="Sai Praneetha Bhaskaruni" w:date="2022-03-25T15:35:00Z">
        <w:r w:rsidR="00062F09">
          <w:rPr>
            <w:sz w:val="22"/>
          </w:rPr>
          <w:t>and hence</w:t>
        </w:r>
      </w:ins>
      <w:r w:rsidR="00D24168" w:rsidRPr="00907A2E">
        <w:rPr>
          <w:sz w:val="22"/>
        </w:rPr>
        <w:t xml:space="preserve"> it </w:t>
      </w:r>
      <w:ins w:id="1070" w:author="Sai Praneetha Bhaskaruni" w:date="2022-03-25T15:36:00Z">
        <w:r w:rsidR="00652F15">
          <w:rPr>
            <w:sz w:val="22"/>
          </w:rPr>
          <w:t>can serve</w:t>
        </w:r>
      </w:ins>
      <w:del w:id="1071" w:author="Sai Praneetha Bhaskaruni" w:date="2022-03-25T15:36:00Z">
        <w:r w:rsidR="00D24168" w:rsidRPr="00907A2E" w:rsidDel="00652F15">
          <w:rPr>
            <w:sz w:val="22"/>
          </w:rPr>
          <w:delText>functions</w:delText>
        </w:r>
      </w:del>
      <w:r w:rsidR="00D24168" w:rsidRPr="00907A2E">
        <w:rPr>
          <w:sz w:val="22"/>
        </w:rPr>
        <w:t xml:space="preserve"> as an early warning regarding cyberattacks. </w:t>
      </w:r>
      <w:del w:id="1072" w:author="Sai Praneetha Bhaskaruni" w:date="2022-03-25T15:37:00Z">
        <w:r w:rsidR="00D24168" w:rsidRPr="00907A2E" w:rsidDel="001F0AA8">
          <w:rPr>
            <w:sz w:val="22"/>
          </w:rPr>
          <w:delText xml:space="preserve">It keeps hackers out of the </w:delText>
        </w:r>
      </w:del>
      <w:del w:id="1073" w:author="Sai Praneetha Bhaskaruni" w:date="2022-03-24T10:57:00Z">
        <w:r w:rsidR="00D24168" w:rsidRPr="00907A2E" w:rsidDel="00DB7A93">
          <w:rPr>
            <w:sz w:val="22"/>
          </w:rPr>
          <w:delText>computer</w:delText>
        </w:r>
      </w:del>
      <w:del w:id="1074" w:author="Sai Praneetha Bhaskaruni" w:date="2022-03-25T15:37:00Z">
        <w:r w:rsidR="00D24168" w:rsidRPr="00907A2E" w:rsidDel="001F0AA8">
          <w:rPr>
            <w:sz w:val="22"/>
          </w:rPr>
          <w:delText xml:space="preserve"> and prevents the information from being compromised. </w:delText>
        </w:r>
      </w:del>
      <w:r w:rsidR="00D24168" w:rsidRPr="00907A2E">
        <w:rPr>
          <w:sz w:val="22"/>
        </w:rPr>
        <w:t xml:space="preserve">Only Stryker Technical Team </w:t>
      </w:r>
      <w:r w:rsidR="004931DE">
        <w:rPr>
          <w:sz w:val="22"/>
        </w:rPr>
        <w:t xml:space="preserve">is </w:t>
      </w:r>
      <w:r w:rsidR="00D24168" w:rsidRPr="00907A2E">
        <w:rPr>
          <w:sz w:val="22"/>
        </w:rPr>
        <w:t>authorized to repair or resolve issue</w:t>
      </w:r>
      <w:r w:rsidR="004931DE">
        <w:rPr>
          <w:sz w:val="22"/>
        </w:rPr>
        <w:t>s</w:t>
      </w:r>
      <w:r w:rsidR="00D24168" w:rsidRPr="00907A2E">
        <w:rPr>
          <w:sz w:val="22"/>
        </w:rPr>
        <w:t xml:space="preserve"> whenever </w:t>
      </w:r>
      <w:r w:rsidR="004931DE">
        <w:rPr>
          <w:sz w:val="22"/>
        </w:rPr>
        <w:t xml:space="preserve">a </w:t>
      </w:r>
      <w:r w:rsidR="00D24168" w:rsidRPr="00907A2E">
        <w:rPr>
          <w:sz w:val="22"/>
        </w:rPr>
        <w:t xml:space="preserve">severe malware </w:t>
      </w:r>
      <w:r w:rsidR="004931DE">
        <w:rPr>
          <w:sz w:val="22"/>
        </w:rPr>
        <w:t>i</w:t>
      </w:r>
      <w:r w:rsidR="004931DE" w:rsidRPr="00907A2E">
        <w:rPr>
          <w:sz w:val="22"/>
        </w:rPr>
        <w:t xml:space="preserve">s </w:t>
      </w:r>
      <w:r w:rsidR="00D24168" w:rsidRPr="00907A2E">
        <w:rPr>
          <w:sz w:val="22"/>
        </w:rPr>
        <w:t>detected</w:t>
      </w:r>
      <w:r w:rsidR="00D24168" w:rsidRPr="00275C89">
        <w:rPr>
          <w:sz w:val="22"/>
        </w:rPr>
        <w:t>.</w:t>
      </w:r>
    </w:p>
    <w:p w14:paraId="17F62B2E" w14:textId="1735178F" w:rsidR="00BA5FC4" w:rsidRPr="0023424E" w:rsidRDefault="00E16BE0" w:rsidP="00BA5FC4">
      <w:pPr>
        <w:shd w:val="clear" w:color="auto" w:fill="FFFFFF"/>
        <w:spacing w:beforeAutospacing="1"/>
        <w:ind w:left="450"/>
        <w:rPr>
          <w:rFonts w:eastAsia="Times New Roman" w:cstheme="minorHAnsi"/>
          <w:bCs/>
          <w:sz w:val="22"/>
        </w:rPr>
      </w:pPr>
      <w:bookmarkStart w:id="1075" w:name="_Toc59610193"/>
      <w:ins w:id="1076" w:author="Sai Praneetha Bhaskaruni" w:date="2022-03-24T10:59:00Z">
        <w:r>
          <w:rPr>
            <w:rFonts w:eastAsia="Times New Roman" w:cstheme="minorHAnsi"/>
            <w:bCs/>
            <w:sz w:val="22"/>
          </w:rPr>
          <w:t>V</w:t>
        </w:r>
      </w:ins>
      <w:del w:id="1077" w:author="Sai Praneetha Bhaskaruni" w:date="2022-03-24T10:58:00Z">
        <w:r w:rsidR="00BA5FC4" w:rsidRPr="0023424E" w:rsidDel="00E16BE0">
          <w:rPr>
            <w:rFonts w:eastAsia="Times New Roman" w:cstheme="minorHAnsi"/>
            <w:bCs/>
            <w:sz w:val="22"/>
          </w:rPr>
          <w:delText>V</w:delText>
        </w:r>
      </w:del>
      <w:r w:rsidR="00BA5FC4" w:rsidRPr="0023424E">
        <w:rPr>
          <w:rFonts w:eastAsia="Times New Roman" w:cstheme="minorHAnsi"/>
          <w:bCs/>
          <w:sz w:val="22"/>
        </w:rPr>
        <w:t xml:space="preserve">ulnerability </w:t>
      </w:r>
      <w:ins w:id="1078" w:author="Sai Praneetha Bhaskaruni" w:date="2022-03-24T10:59:00Z">
        <w:r>
          <w:rPr>
            <w:rFonts w:eastAsia="Times New Roman" w:cstheme="minorHAnsi"/>
            <w:bCs/>
            <w:sz w:val="22"/>
          </w:rPr>
          <w:t>M</w:t>
        </w:r>
      </w:ins>
      <w:del w:id="1079" w:author="Sai Praneetha Bhaskaruni" w:date="2022-03-24T10:59:00Z">
        <w:r w:rsidR="00BA5FC4" w:rsidRPr="0023424E" w:rsidDel="00E16BE0">
          <w:rPr>
            <w:rFonts w:eastAsia="Times New Roman" w:cstheme="minorHAnsi"/>
            <w:bCs/>
            <w:sz w:val="22"/>
          </w:rPr>
          <w:delText>M</w:delText>
        </w:r>
      </w:del>
      <w:r w:rsidR="00BA5FC4" w:rsidRPr="0023424E">
        <w:rPr>
          <w:rFonts w:eastAsia="Times New Roman" w:cstheme="minorHAnsi"/>
          <w:bCs/>
          <w:sz w:val="22"/>
        </w:rPr>
        <w:t>anagement</w:t>
      </w:r>
      <w:bookmarkEnd w:id="1075"/>
      <w:ins w:id="1080" w:author="Sai Praneetha Bhaskaruni" w:date="2022-03-24T10:59:00Z">
        <w:r>
          <w:rPr>
            <w:rFonts w:eastAsia="Times New Roman" w:cstheme="minorHAnsi"/>
            <w:bCs/>
            <w:sz w:val="22"/>
          </w:rPr>
          <w:t xml:space="preserve"> </w:t>
        </w:r>
      </w:ins>
      <w:ins w:id="1081" w:author="Sai Praneetha Bhaskaruni" w:date="2022-03-24T11:04:00Z">
        <w:r w:rsidR="00D9649E">
          <w:rPr>
            <w:rFonts w:eastAsia="Times New Roman" w:cstheme="minorHAnsi"/>
            <w:bCs/>
            <w:sz w:val="22"/>
          </w:rPr>
          <w:t>Process/</w:t>
        </w:r>
      </w:ins>
      <w:ins w:id="1082" w:author="Sai Praneetha Bhaskaruni" w:date="2022-03-24T10:59:00Z">
        <w:r>
          <w:rPr>
            <w:rFonts w:eastAsia="Times New Roman" w:cstheme="minorHAnsi"/>
            <w:bCs/>
            <w:sz w:val="22"/>
          </w:rPr>
          <w:t>Practice</w:t>
        </w:r>
      </w:ins>
      <w:ins w:id="1083" w:author="Sai Praneetha Bhaskaruni" w:date="2022-03-24T11:04:00Z">
        <w:r w:rsidR="00D9649E">
          <w:rPr>
            <w:rFonts w:eastAsia="Times New Roman" w:cstheme="minorHAnsi"/>
            <w:bCs/>
            <w:sz w:val="22"/>
          </w:rPr>
          <w:t>(</w:t>
        </w:r>
      </w:ins>
      <w:ins w:id="1084" w:author="Sai Praneetha Bhaskaruni" w:date="2022-03-24T10:59:00Z">
        <w:r>
          <w:rPr>
            <w:rFonts w:eastAsia="Times New Roman" w:cstheme="minorHAnsi"/>
            <w:bCs/>
            <w:sz w:val="22"/>
          </w:rPr>
          <w:t>s</w:t>
        </w:r>
      </w:ins>
      <w:ins w:id="1085" w:author="Sai Praneetha Bhaskaruni" w:date="2022-03-24T11:04:00Z">
        <w:r w:rsidR="00D9649E">
          <w:rPr>
            <w:rFonts w:eastAsia="Times New Roman" w:cstheme="minorHAnsi"/>
            <w:bCs/>
            <w:sz w:val="22"/>
          </w:rPr>
          <w:t>)</w:t>
        </w:r>
      </w:ins>
      <w:r w:rsidR="00DD0EC9">
        <w:rPr>
          <w:rFonts w:eastAsia="Times New Roman" w:cstheme="minorHAnsi"/>
          <w:bCs/>
          <w:sz w:val="22"/>
        </w:rPr>
        <w:t xml:space="preserve"> usually followed includes</w:t>
      </w:r>
      <w:ins w:id="1086" w:author="Sai Praneetha Bhaskaruni" w:date="2022-03-24T10:59:00Z">
        <w:r>
          <w:rPr>
            <w:rFonts w:eastAsia="Times New Roman" w:cstheme="minorHAnsi"/>
            <w:bCs/>
            <w:sz w:val="22"/>
          </w:rPr>
          <w:t>:</w:t>
        </w:r>
      </w:ins>
    </w:p>
    <w:p w14:paraId="59E339A8" w14:textId="113E4517" w:rsidR="00BA5FC4" w:rsidRPr="00BA5FC4" w:rsidRDefault="00133647" w:rsidP="00BA5FC4">
      <w:pPr>
        <w:pStyle w:val="ListParagraph"/>
        <w:numPr>
          <w:ilvl w:val="0"/>
          <w:numId w:val="14"/>
        </w:numPr>
        <w:spacing w:before="120" w:after="160" w:line="259" w:lineRule="auto"/>
        <w:jc w:val="left"/>
        <w:rPr>
          <w:rFonts w:eastAsia="Times New Roman" w:cstheme="minorHAnsi"/>
          <w:sz w:val="22"/>
          <w:lang w:eastAsia="de-DE"/>
        </w:rPr>
      </w:pPr>
      <w:r>
        <w:rPr>
          <w:rFonts w:eastAsia="Times New Roman" w:cstheme="minorHAnsi"/>
          <w:sz w:val="22"/>
          <w:lang w:eastAsia="de-DE"/>
        </w:rPr>
        <w:t>Usage</w:t>
      </w:r>
      <w:r w:rsidR="00BA5FC4" w:rsidRPr="00BA5FC4">
        <w:rPr>
          <w:rFonts w:eastAsia="Times New Roman" w:cstheme="minorHAnsi"/>
          <w:sz w:val="22"/>
          <w:lang w:eastAsia="de-DE"/>
        </w:rPr>
        <w:t xml:space="preserve"> of </w:t>
      </w:r>
      <w:del w:id="1087" w:author="Sai Praneetha Bhaskaruni" w:date="2022-03-24T11:02:00Z">
        <w:r w:rsidR="00BA5FC4" w:rsidRPr="00BA5FC4" w:rsidDel="008E4820">
          <w:rPr>
            <w:rFonts w:eastAsia="Times New Roman" w:cstheme="minorHAnsi"/>
            <w:sz w:val="22"/>
            <w:lang w:eastAsia="de-DE"/>
          </w:rPr>
          <w:delText xml:space="preserve">security </w:delText>
        </w:r>
      </w:del>
      <w:ins w:id="1088" w:author="Sai Praneetha Bhaskaruni" w:date="2022-03-24T11:03:00Z">
        <w:r w:rsidR="000A0E6D">
          <w:rPr>
            <w:rFonts w:eastAsia="Times New Roman" w:cstheme="minorHAnsi"/>
            <w:sz w:val="22"/>
            <w:lang w:eastAsia="de-DE"/>
          </w:rPr>
          <w:t>V</w:t>
        </w:r>
      </w:ins>
      <w:ins w:id="1089" w:author="Sai Praneetha Bhaskaruni" w:date="2022-03-24T11:02:00Z">
        <w:r w:rsidR="008E4820">
          <w:rPr>
            <w:rFonts w:eastAsia="Times New Roman" w:cstheme="minorHAnsi"/>
            <w:sz w:val="22"/>
            <w:lang w:eastAsia="de-DE"/>
          </w:rPr>
          <w:t>ulnerability</w:t>
        </w:r>
      </w:ins>
      <w:ins w:id="1090" w:author="Sai Praneetha Bhaskaruni" w:date="2022-03-24T11:03:00Z">
        <w:r w:rsidR="008E4820">
          <w:rPr>
            <w:rFonts w:eastAsia="Times New Roman" w:cstheme="minorHAnsi"/>
            <w:sz w:val="22"/>
            <w:lang w:eastAsia="de-DE"/>
          </w:rPr>
          <w:t>/</w:t>
        </w:r>
        <w:r w:rsidR="000A0E6D">
          <w:rPr>
            <w:rFonts w:eastAsia="Times New Roman" w:cstheme="minorHAnsi"/>
            <w:sz w:val="22"/>
            <w:lang w:eastAsia="de-DE"/>
          </w:rPr>
          <w:t>M</w:t>
        </w:r>
        <w:r w:rsidR="008E4820">
          <w:rPr>
            <w:rFonts w:eastAsia="Times New Roman" w:cstheme="minorHAnsi"/>
            <w:sz w:val="22"/>
            <w:lang w:eastAsia="de-DE"/>
          </w:rPr>
          <w:t>alware</w:t>
        </w:r>
      </w:ins>
      <w:ins w:id="1091" w:author="Sai Praneetha Bhaskaruni" w:date="2022-03-24T11:02:00Z">
        <w:r w:rsidR="008E4820" w:rsidRPr="00BA5FC4">
          <w:rPr>
            <w:rFonts w:eastAsia="Times New Roman" w:cstheme="minorHAnsi"/>
            <w:sz w:val="22"/>
            <w:lang w:eastAsia="de-DE"/>
          </w:rPr>
          <w:t xml:space="preserve"> </w:t>
        </w:r>
      </w:ins>
      <w:r w:rsidR="00BA5FC4" w:rsidRPr="00BA5FC4">
        <w:rPr>
          <w:rFonts w:eastAsia="Times New Roman" w:cstheme="minorHAnsi"/>
          <w:sz w:val="22"/>
          <w:lang w:eastAsia="de-DE"/>
        </w:rPr>
        <w:t>scanning tools</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44591C9D"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w:t>
      </w:r>
      <w:r w:rsidR="006E0AE6">
        <w:rPr>
          <w:rFonts w:eastAsia="Times New Roman" w:cstheme="minorHAnsi"/>
          <w:sz w:val="22"/>
          <w:lang w:eastAsia="de-DE"/>
        </w:rPr>
        <w:t>ication</w:t>
      </w:r>
      <w:r w:rsidRPr="00BA5FC4">
        <w:rPr>
          <w:rFonts w:eastAsia="Times New Roman" w:cstheme="minorHAnsi"/>
          <w:sz w:val="22"/>
          <w:lang w:eastAsia="de-DE"/>
        </w:rPr>
        <w:t xml:space="preserve"> and prioritization of the vulnerability as per vulnerability rating such as </w:t>
      </w:r>
      <w:r w:rsidR="006E0AE6">
        <w:rPr>
          <w:rFonts w:eastAsia="Times New Roman" w:cstheme="minorHAnsi"/>
          <w:sz w:val="22"/>
          <w:lang w:eastAsia="de-DE"/>
        </w:rPr>
        <w:t>C</w:t>
      </w:r>
      <w:r w:rsidR="006E0AE6" w:rsidRPr="00BA5FC4">
        <w:rPr>
          <w:rFonts w:eastAsia="Times New Roman" w:cstheme="minorHAnsi"/>
          <w:sz w:val="22"/>
          <w:lang w:eastAsia="de-DE"/>
        </w:rPr>
        <w:t>ritical</w:t>
      </w:r>
      <w:r w:rsidRPr="00BA5FC4">
        <w:rPr>
          <w:rFonts w:eastAsia="Times New Roman" w:cstheme="minorHAnsi"/>
          <w:sz w:val="22"/>
          <w:lang w:eastAsia="de-DE"/>
        </w:rPr>
        <w:t xml:space="preserve">, High, Medium, </w:t>
      </w:r>
      <w:r w:rsidR="00CE00D5">
        <w:rPr>
          <w:rFonts w:eastAsia="Times New Roman" w:cstheme="minorHAnsi"/>
          <w:sz w:val="22"/>
          <w:lang w:eastAsia="de-DE"/>
        </w:rPr>
        <w:t xml:space="preserve">and </w:t>
      </w:r>
      <w:r w:rsidR="006E0AE6">
        <w:rPr>
          <w:rFonts w:eastAsia="Times New Roman" w:cstheme="minorHAnsi"/>
          <w:sz w:val="22"/>
          <w:lang w:eastAsia="de-DE"/>
        </w:rPr>
        <w:t>L</w:t>
      </w:r>
      <w:r w:rsidR="006E0AE6" w:rsidRPr="00BA5FC4">
        <w:rPr>
          <w:rFonts w:eastAsia="Times New Roman" w:cstheme="minorHAnsi"/>
          <w:sz w:val="22"/>
          <w:lang w:eastAsia="de-DE"/>
        </w:rPr>
        <w:t>ow</w:t>
      </w:r>
    </w:p>
    <w:p w14:paraId="44212661" w14:textId="4C8B10D5"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w:t>
      </w:r>
      <w:r w:rsidR="00CC7B6D">
        <w:rPr>
          <w:rFonts w:eastAsia="Times New Roman" w:cstheme="minorHAnsi"/>
          <w:sz w:val="22"/>
          <w:lang w:eastAsia="de-DE"/>
        </w:rPr>
        <w:t>/</w:t>
      </w:r>
      <w:r w:rsidRPr="00BA5FC4">
        <w:rPr>
          <w:rFonts w:eastAsia="Times New Roman" w:cstheme="minorHAnsi"/>
          <w:sz w:val="22"/>
          <w:lang w:eastAsia="de-DE"/>
        </w:rPr>
        <w:t xml:space="preserve">mitigation </w:t>
      </w:r>
      <w:ins w:id="1092" w:author="Sai Praneetha Bhaskaruni" w:date="2022-03-24T11:06:00Z">
        <w:r w:rsidR="00706416">
          <w:rPr>
            <w:rFonts w:eastAsia="Times New Roman" w:cstheme="minorHAnsi"/>
            <w:sz w:val="22"/>
            <w:lang w:eastAsia="de-DE"/>
          </w:rPr>
          <w:t>steps</w:t>
        </w:r>
      </w:ins>
      <w:del w:id="1093" w:author="Sai Praneetha Bhaskaruni" w:date="2022-03-24T11:05:00Z">
        <w:r w:rsidRPr="00BA5FC4" w:rsidDel="00706416">
          <w:rPr>
            <w:rFonts w:eastAsia="Times New Roman" w:cstheme="minorHAnsi"/>
            <w:sz w:val="22"/>
            <w:lang w:eastAsia="de-DE"/>
          </w:rPr>
          <w:delText>options</w:delText>
        </w:r>
      </w:del>
    </w:p>
    <w:p w14:paraId="46CA2FE1" w14:textId="098BA655"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del w:id="1094" w:author="Sai Praneetha Bhaskaruni" w:date="2022-03-24T11:07:00Z">
        <w:r w:rsidRPr="00BA5FC4" w:rsidDel="007F77BB">
          <w:rPr>
            <w:rFonts w:eastAsia="Times New Roman" w:cstheme="minorHAnsi"/>
            <w:sz w:val="22"/>
            <w:lang w:eastAsia="de-DE"/>
          </w:rPr>
          <w:delText xml:space="preserve">Tracking </w:delText>
        </w:r>
      </w:del>
      <w:ins w:id="1095" w:author="Sai Praneetha Bhaskaruni" w:date="2022-03-24T11:07:00Z">
        <w:r w:rsidR="007F77BB">
          <w:rPr>
            <w:rFonts w:eastAsia="Times New Roman" w:cstheme="minorHAnsi"/>
            <w:sz w:val="22"/>
            <w:lang w:eastAsia="de-DE"/>
          </w:rPr>
          <w:t>Integration</w:t>
        </w:r>
        <w:r w:rsidR="007F77BB" w:rsidRPr="00BA5FC4">
          <w:rPr>
            <w:rFonts w:eastAsia="Times New Roman" w:cstheme="minorHAnsi"/>
            <w:sz w:val="22"/>
            <w:lang w:eastAsia="de-DE"/>
          </w:rPr>
          <w:t xml:space="preserve"> </w:t>
        </w:r>
      </w:ins>
      <w:r w:rsidR="009B4ACC">
        <w:rPr>
          <w:rFonts w:eastAsia="Times New Roman" w:cstheme="minorHAnsi"/>
          <w:sz w:val="22"/>
          <w:lang w:eastAsia="de-DE"/>
        </w:rPr>
        <w:t xml:space="preserve">of the solution </w:t>
      </w:r>
      <w:r w:rsidRPr="00BA5FC4">
        <w:rPr>
          <w:rFonts w:eastAsia="Times New Roman" w:cstheme="minorHAnsi"/>
          <w:sz w:val="22"/>
          <w:lang w:eastAsia="de-DE"/>
        </w:rPr>
        <w:t xml:space="preserve">and revalidation of the </w:t>
      </w:r>
      <w:r w:rsidR="00E25530">
        <w:rPr>
          <w:rFonts w:eastAsia="Times New Roman" w:cstheme="minorHAnsi"/>
          <w:sz w:val="22"/>
          <w:lang w:eastAsia="de-DE"/>
        </w:rPr>
        <w:t xml:space="preserve">reported </w:t>
      </w:r>
      <w:r w:rsidRPr="00BA5FC4">
        <w:rPr>
          <w:rFonts w:eastAsia="Times New Roman" w:cstheme="minorHAnsi"/>
          <w:sz w:val="22"/>
          <w:lang w:eastAsia="de-DE"/>
        </w:rPr>
        <w:t>vulnerability</w:t>
      </w:r>
    </w:p>
    <w:p w14:paraId="559BA001" w14:textId="2952FA4E" w:rsidR="00BA5FC4" w:rsidRPr="0023424E" w:rsidRDefault="00347905" w:rsidP="00BA5FC4">
      <w:pPr>
        <w:shd w:val="clear" w:color="auto" w:fill="FFFFFF"/>
        <w:spacing w:beforeAutospacing="1"/>
        <w:ind w:left="450"/>
        <w:rPr>
          <w:rFonts w:eastAsia="Times New Roman" w:cstheme="minorHAnsi"/>
          <w:bCs/>
          <w:sz w:val="22"/>
        </w:rPr>
      </w:pPr>
      <w:bookmarkStart w:id="1096" w:name="_Toc59610194"/>
      <w:r>
        <w:rPr>
          <w:rFonts w:eastAsia="Times New Roman" w:cstheme="minorHAnsi"/>
          <w:bCs/>
          <w:sz w:val="22"/>
        </w:rPr>
        <w:t xml:space="preserve">For following </w:t>
      </w:r>
      <w:r w:rsidR="002A6CC6">
        <w:rPr>
          <w:rFonts w:eastAsia="Times New Roman" w:cstheme="minorHAnsi"/>
          <w:bCs/>
          <w:sz w:val="22"/>
        </w:rPr>
        <w:t xml:space="preserve">observations </w:t>
      </w:r>
      <w:r w:rsidR="00BA5FC4" w:rsidRPr="0023424E">
        <w:rPr>
          <w:rFonts w:eastAsia="Times New Roman" w:cstheme="minorHAnsi"/>
          <w:bCs/>
          <w:sz w:val="22"/>
        </w:rPr>
        <w:t>Incident</w:t>
      </w:r>
      <w:ins w:id="1097" w:author="Sai Praneetha Bhaskaruni" w:date="2022-03-24T11:26:00Z">
        <w:r w:rsidR="00D31F3A">
          <w:rPr>
            <w:rFonts w:eastAsia="Times New Roman" w:cstheme="minorHAnsi"/>
            <w:bCs/>
            <w:sz w:val="22"/>
          </w:rPr>
          <w:t xml:space="preserve"> </w:t>
        </w:r>
      </w:ins>
      <w:del w:id="1098" w:author="Sai Praneetha Bhaskaruni" w:date="2022-03-24T11:26:00Z">
        <w:r w:rsidR="00BA5FC4" w:rsidRPr="0023424E" w:rsidDel="00D31F3A">
          <w:rPr>
            <w:rFonts w:eastAsia="Times New Roman" w:cstheme="minorHAnsi"/>
            <w:bCs/>
            <w:sz w:val="22"/>
          </w:rPr>
          <w:delText xml:space="preserve"> </w:delText>
        </w:r>
      </w:del>
      <w:ins w:id="1099" w:author="Sai Praneetha Bhaskaruni" w:date="2022-03-24T11:11:00Z">
        <w:r w:rsidR="00C86741">
          <w:rPr>
            <w:rFonts w:eastAsia="Times New Roman" w:cstheme="minorHAnsi"/>
            <w:bCs/>
            <w:sz w:val="22"/>
          </w:rPr>
          <w:t xml:space="preserve">Reporting &amp; </w:t>
        </w:r>
      </w:ins>
      <w:r w:rsidR="00BA5FC4" w:rsidRPr="0023424E">
        <w:rPr>
          <w:rFonts w:eastAsia="Times New Roman" w:cstheme="minorHAnsi"/>
          <w:bCs/>
          <w:sz w:val="22"/>
        </w:rPr>
        <w:t>Re</w:t>
      </w:r>
      <w:ins w:id="1100" w:author="Sai Praneetha Bhaskaruni" w:date="2022-03-24T11:27:00Z">
        <w:r w:rsidR="00211957">
          <w:rPr>
            <w:rFonts w:eastAsia="Times New Roman" w:cstheme="minorHAnsi"/>
            <w:bCs/>
            <w:sz w:val="22"/>
          </w:rPr>
          <w:t>covery</w:t>
        </w:r>
      </w:ins>
      <w:del w:id="1101" w:author="Sai Praneetha Bhaskaruni" w:date="2022-03-24T11:27:00Z">
        <w:r w:rsidR="00BA5FC4" w:rsidRPr="0023424E" w:rsidDel="00211957">
          <w:rPr>
            <w:rFonts w:eastAsia="Times New Roman" w:cstheme="minorHAnsi"/>
            <w:bCs/>
            <w:sz w:val="22"/>
          </w:rPr>
          <w:delText>sponse</w:delText>
        </w:r>
      </w:del>
      <w:bookmarkEnd w:id="1096"/>
      <w:ins w:id="1102" w:author="Sai Praneetha Bhaskaruni" w:date="2022-03-24T11:11:00Z">
        <w:r w:rsidR="00C86741">
          <w:rPr>
            <w:rFonts w:eastAsia="Times New Roman" w:cstheme="minorHAnsi"/>
            <w:bCs/>
            <w:sz w:val="22"/>
          </w:rPr>
          <w:t xml:space="preserve"> </w:t>
        </w:r>
      </w:ins>
      <w:r w:rsidR="0053269E">
        <w:rPr>
          <w:rFonts w:eastAsia="Times New Roman" w:cstheme="minorHAnsi"/>
          <w:bCs/>
          <w:sz w:val="22"/>
        </w:rPr>
        <w:t>can be initiated</w:t>
      </w:r>
      <w:ins w:id="1103" w:author="Sai Praneetha Bhaskaruni" w:date="2022-03-24T11:29:00Z">
        <w:r w:rsidR="00FC5392">
          <w:rPr>
            <w:rFonts w:eastAsia="Times New Roman" w:cstheme="minorHAnsi"/>
            <w:bCs/>
            <w:sz w:val="22"/>
          </w:rPr>
          <w:t>:</w:t>
        </w:r>
      </w:ins>
    </w:p>
    <w:p w14:paraId="4E563B53" w14:textId="3EECDA3C" w:rsidR="00BA5FC4" w:rsidRPr="00BA5FC4" w:rsidRDefault="00DB55F8" w:rsidP="00BA5FC4">
      <w:pPr>
        <w:pStyle w:val="ListParagraph"/>
        <w:numPr>
          <w:ilvl w:val="0"/>
          <w:numId w:val="14"/>
        </w:numPr>
        <w:spacing w:before="120" w:after="160" w:line="259" w:lineRule="auto"/>
        <w:jc w:val="left"/>
        <w:rPr>
          <w:rFonts w:eastAsia="Times New Roman" w:cstheme="minorHAnsi"/>
          <w:sz w:val="22"/>
          <w:lang w:eastAsia="de-DE"/>
        </w:rPr>
      </w:pPr>
      <w:bookmarkStart w:id="1104" w:name="_Hlk99105725"/>
      <w:ins w:id="1105" w:author="Sai Praneetha Bhaskaruni" w:date="2022-03-24T11:12:00Z">
        <w:r>
          <w:rPr>
            <w:rFonts w:eastAsia="Times New Roman" w:cstheme="minorHAnsi"/>
            <w:sz w:val="22"/>
            <w:lang w:eastAsia="de-DE"/>
          </w:rPr>
          <w:t>Any s</w:t>
        </w:r>
      </w:ins>
      <w:del w:id="1106" w:author="Sai Praneetha Bhaskaruni" w:date="2022-03-24T11:12:00Z">
        <w:r w:rsidR="00BA5FC4" w:rsidRPr="00BA5FC4" w:rsidDel="00DB55F8">
          <w:rPr>
            <w:rFonts w:eastAsia="Times New Roman" w:cstheme="minorHAnsi"/>
            <w:sz w:val="22"/>
            <w:lang w:eastAsia="de-DE"/>
          </w:rPr>
          <w:delText>S</w:delText>
        </w:r>
      </w:del>
      <w:r w:rsidR="00BA5FC4" w:rsidRPr="00BA5FC4">
        <w:rPr>
          <w:rFonts w:eastAsia="Times New Roman" w:cstheme="minorHAnsi"/>
          <w:sz w:val="22"/>
          <w:lang w:eastAsia="de-DE"/>
        </w:rPr>
        <w:t>uspected</w:t>
      </w:r>
      <w:ins w:id="1107" w:author="Sai Praneetha Bhaskaruni" w:date="2022-03-24T11:14:00Z">
        <w:r w:rsidR="008E1245">
          <w:rPr>
            <w:rFonts w:eastAsia="Times New Roman" w:cstheme="minorHAnsi"/>
            <w:sz w:val="22"/>
            <w:lang w:eastAsia="de-DE"/>
          </w:rPr>
          <w:t>/confirmed</w:t>
        </w:r>
      </w:ins>
      <w:r w:rsidR="00BA5FC4" w:rsidRPr="00BA5FC4">
        <w:rPr>
          <w:rFonts w:eastAsia="Times New Roman" w:cstheme="minorHAnsi"/>
          <w:sz w:val="22"/>
          <w:lang w:eastAsia="de-DE"/>
        </w:rPr>
        <w:t xml:space="preserve"> malware </w:t>
      </w:r>
      <w:ins w:id="1108" w:author="Sai Praneetha Bhaskaruni" w:date="2022-03-24T11:14:00Z">
        <w:r w:rsidR="008E1245">
          <w:rPr>
            <w:rFonts w:eastAsia="Times New Roman" w:cstheme="minorHAnsi"/>
            <w:sz w:val="22"/>
            <w:lang w:eastAsia="de-DE"/>
          </w:rPr>
          <w:t xml:space="preserve">found </w:t>
        </w:r>
      </w:ins>
      <w:r w:rsidR="00BA5FC4" w:rsidRPr="00BA5FC4">
        <w:rPr>
          <w:rFonts w:eastAsia="Times New Roman" w:cstheme="minorHAnsi"/>
          <w:sz w:val="22"/>
          <w:lang w:eastAsia="de-DE"/>
        </w:rPr>
        <w:t>on the system</w:t>
      </w:r>
    </w:p>
    <w:p w14:paraId="5D2ECDBF" w14:textId="45CBB8F4" w:rsidR="00BA5FC4" w:rsidRPr="00BA5FC4" w:rsidDel="00822C8A" w:rsidRDefault="00822C8A" w:rsidP="00BA5FC4">
      <w:pPr>
        <w:pStyle w:val="ListParagraph"/>
        <w:numPr>
          <w:ilvl w:val="0"/>
          <w:numId w:val="14"/>
        </w:numPr>
        <w:spacing w:before="120" w:after="160" w:line="259" w:lineRule="auto"/>
        <w:jc w:val="left"/>
        <w:rPr>
          <w:del w:id="1109" w:author="Sai Praneetha Bhaskaruni" w:date="2022-03-24T11:16:00Z"/>
          <w:rFonts w:eastAsia="Times New Roman" w:cstheme="minorHAnsi"/>
          <w:sz w:val="22"/>
          <w:lang w:eastAsia="de-DE"/>
        </w:rPr>
      </w:pPr>
      <w:ins w:id="1110" w:author="Sai Praneetha Bhaskaruni" w:date="2022-03-24T11:16:00Z">
        <w:r>
          <w:rPr>
            <w:rFonts w:eastAsia="Times New Roman" w:cstheme="minorHAnsi"/>
            <w:sz w:val="22"/>
            <w:lang w:eastAsia="de-DE"/>
          </w:rPr>
          <w:t xml:space="preserve">Any </w:t>
        </w:r>
      </w:ins>
      <w:del w:id="1111" w:author="Sai Praneetha Bhaskaruni" w:date="2022-03-24T11:16:00Z">
        <w:r w:rsidR="00BA5FC4" w:rsidRPr="00BA5FC4" w:rsidDel="00822C8A">
          <w:rPr>
            <w:rFonts w:eastAsia="Times New Roman" w:cstheme="minorHAnsi"/>
            <w:sz w:val="22"/>
            <w:lang w:eastAsia="de-DE"/>
          </w:rPr>
          <w:delText>Confirmed malware on the system</w:delText>
        </w:r>
      </w:del>
    </w:p>
    <w:p w14:paraId="6797F61F" w14:textId="04176E9D" w:rsidR="00BA5FC4" w:rsidRDefault="00822C8A" w:rsidP="00BA5FC4">
      <w:pPr>
        <w:pStyle w:val="ListParagraph"/>
        <w:numPr>
          <w:ilvl w:val="0"/>
          <w:numId w:val="14"/>
        </w:numPr>
        <w:spacing w:before="120" w:after="160" w:line="259" w:lineRule="auto"/>
        <w:jc w:val="left"/>
        <w:rPr>
          <w:ins w:id="1112" w:author="Sai Praneetha Bhaskaruni" w:date="2022-03-24T11:19:00Z"/>
          <w:rFonts w:eastAsia="Times New Roman" w:cstheme="minorHAnsi"/>
          <w:sz w:val="22"/>
          <w:lang w:eastAsia="de-DE"/>
        </w:rPr>
      </w:pPr>
      <w:ins w:id="1113" w:author="Sai Praneetha Bhaskaruni" w:date="2022-03-24T11:16:00Z">
        <w:r>
          <w:rPr>
            <w:rFonts w:eastAsia="Times New Roman" w:cstheme="minorHAnsi"/>
            <w:sz w:val="22"/>
            <w:lang w:eastAsia="de-DE"/>
          </w:rPr>
          <w:t>u</w:t>
        </w:r>
      </w:ins>
      <w:del w:id="1114" w:author="Sai Praneetha Bhaskaruni" w:date="2022-03-24T11:16:00Z">
        <w:r w:rsidR="00BA5FC4" w:rsidRPr="00BA5FC4" w:rsidDel="00822C8A">
          <w:rPr>
            <w:rFonts w:eastAsia="Times New Roman" w:cstheme="minorHAnsi"/>
            <w:sz w:val="22"/>
            <w:lang w:eastAsia="de-DE"/>
          </w:rPr>
          <w:delText>U</w:delText>
        </w:r>
      </w:del>
      <w:r w:rsidR="00BA5FC4" w:rsidRPr="00BA5FC4">
        <w:rPr>
          <w:rFonts w:eastAsia="Times New Roman" w:cstheme="minorHAnsi"/>
          <w:sz w:val="22"/>
          <w:lang w:eastAsia="de-DE"/>
        </w:rPr>
        <w:t>nexpected system behavior</w:t>
      </w:r>
      <w:ins w:id="1115" w:author="Sai Praneetha Bhaskaruni" w:date="2022-03-24T11:16:00Z">
        <w:r>
          <w:rPr>
            <w:rFonts w:eastAsia="Times New Roman" w:cstheme="minorHAnsi"/>
            <w:sz w:val="22"/>
            <w:lang w:eastAsia="de-DE"/>
          </w:rPr>
          <w:t xml:space="preserve"> observed</w:t>
        </w:r>
      </w:ins>
    </w:p>
    <w:p w14:paraId="6D3BBADA" w14:textId="08CDA78F" w:rsidR="00CB7080" w:rsidDel="009E060D" w:rsidRDefault="00297F12" w:rsidP="00CB7080">
      <w:pPr>
        <w:pStyle w:val="ListParagraph"/>
        <w:numPr>
          <w:ilvl w:val="0"/>
          <w:numId w:val="14"/>
        </w:numPr>
        <w:spacing w:before="120" w:after="160" w:line="259" w:lineRule="auto"/>
        <w:jc w:val="left"/>
        <w:rPr>
          <w:del w:id="1116" w:author="Sai Praneetha Bhaskaruni" w:date="2022-03-24T11:19:00Z"/>
          <w:rFonts w:eastAsia="Times New Roman" w:cstheme="minorHAnsi"/>
          <w:sz w:val="22"/>
          <w:lang w:eastAsia="de-DE"/>
        </w:rPr>
      </w:pPr>
      <w:ins w:id="1117" w:author="Sai Praneetha Bhaskaruni" w:date="2022-03-24T11:19:00Z">
        <w:r>
          <w:rPr>
            <w:rFonts w:eastAsia="Times New Roman" w:cstheme="minorHAnsi"/>
            <w:sz w:val="22"/>
            <w:lang w:eastAsia="de-DE"/>
          </w:rPr>
          <w:t>Any s</w:t>
        </w:r>
      </w:ins>
      <w:moveToRangeStart w:id="1118" w:author="Sai Praneetha Bhaskaruni" w:date="2022-03-24T11:19:00Z" w:name="move99013170"/>
      <w:moveTo w:id="1119" w:author="Sai Praneetha Bhaskaruni" w:date="2022-03-24T11:19:00Z">
        <w:del w:id="1120" w:author="Sai Praneetha Bhaskaruni" w:date="2022-03-24T11:19:00Z">
          <w:r w:rsidR="00CB7080" w:rsidRPr="00BA5FC4" w:rsidDel="00297F12">
            <w:rPr>
              <w:rFonts w:eastAsia="Times New Roman" w:cstheme="minorHAnsi"/>
              <w:sz w:val="22"/>
              <w:lang w:eastAsia="de-DE"/>
            </w:rPr>
            <w:delText>S</w:delText>
          </w:r>
        </w:del>
        <w:r w:rsidR="00CB7080" w:rsidRPr="00BA5FC4">
          <w:rPr>
            <w:rFonts w:eastAsia="Times New Roman" w:cstheme="minorHAnsi"/>
            <w:sz w:val="22"/>
            <w:lang w:eastAsia="de-DE"/>
          </w:rPr>
          <w:t>uspected misuse of the device (</w:t>
        </w:r>
      </w:moveTo>
      <w:ins w:id="1121" w:author="Sai Praneetha Bhaskaruni" w:date="2022-03-24T11:19:00Z">
        <w:r>
          <w:rPr>
            <w:rFonts w:eastAsia="Times New Roman" w:cstheme="minorHAnsi"/>
            <w:sz w:val="22"/>
            <w:lang w:eastAsia="de-DE"/>
          </w:rPr>
          <w:t xml:space="preserve">can </w:t>
        </w:r>
      </w:ins>
      <w:moveTo w:id="1122" w:author="Sai Praneetha Bhaskaruni" w:date="2022-03-24T11:19:00Z">
        <w:del w:id="1123" w:author="Sai Praneetha Bhaskaruni" w:date="2022-03-24T11:19:00Z">
          <w:r w:rsidR="00CB7080" w:rsidRPr="00BA5FC4" w:rsidDel="00297F12">
            <w:rPr>
              <w:rFonts w:eastAsia="Times New Roman" w:cstheme="minorHAnsi"/>
              <w:sz w:val="22"/>
              <w:lang w:eastAsia="de-DE"/>
            </w:rPr>
            <w:delText xml:space="preserve">how to </w:delText>
          </w:r>
        </w:del>
        <w:r w:rsidR="00CB7080" w:rsidRPr="00BA5FC4">
          <w:rPr>
            <w:rFonts w:eastAsia="Times New Roman" w:cstheme="minorHAnsi"/>
            <w:sz w:val="22"/>
            <w:lang w:eastAsia="de-DE"/>
          </w:rPr>
          <w:t>confirm through logs)</w:t>
        </w:r>
      </w:moveTo>
    </w:p>
    <w:p w14:paraId="54A1CE39" w14:textId="77777777" w:rsidR="009E060D" w:rsidRPr="00BA5FC4" w:rsidRDefault="009E060D" w:rsidP="00CB7080">
      <w:pPr>
        <w:pStyle w:val="ListParagraph"/>
        <w:numPr>
          <w:ilvl w:val="0"/>
          <w:numId w:val="14"/>
        </w:numPr>
        <w:spacing w:before="120" w:after="160" w:line="259" w:lineRule="auto"/>
        <w:jc w:val="left"/>
        <w:rPr>
          <w:ins w:id="1124" w:author="Sai Praneetha Bhaskaruni" w:date="2022-03-24T11:22:00Z"/>
          <w:moveTo w:id="1125" w:author="Sai Praneetha Bhaskaruni" w:date="2022-03-24T11:19:00Z"/>
          <w:rFonts w:eastAsia="Times New Roman" w:cstheme="minorHAnsi"/>
          <w:sz w:val="22"/>
          <w:lang w:eastAsia="de-DE"/>
        </w:rPr>
      </w:pPr>
    </w:p>
    <w:moveToRangeEnd w:id="1118"/>
    <w:p w14:paraId="11FB3562" w14:textId="43111E42" w:rsidR="00CB7080" w:rsidRDefault="00AC5D53" w:rsidP="009E060D">
      <w:pPr>
        <w:pStyle w:val="ListParagraph"/>
        <w:numPr>
          <w:ilvl w:val="0"/>
          <w:numId w:val="14"/>
        </w:numPr>
        <w:spacing w:before="120" w:after="160" w:line="259" w:lineRule="auto"/>
        <w:jc w:val="left"/>
        <w:rPr>
          <w:ins w:id="1126" w:author="Sai Praneetha Bhaskaruni" w:date="2022-03-24T11:28:00Z"/>
          <w:rFonts w:eastAsia="Times New Roman" w:cstheme="minorHAnsi"/>
          <w:sz w:val="22"/>
          <w:lang w:eastAsia="de-DE"/>
        </w:rPr>
      </w:pPr>
      <w:ins w:id="1127" w:author="Sai Praneetha Bhaskaruni" w:date="2022-03-24T11:23:00Z">
        <w:r>
          <w:rPr>
            <w:rFonts w:eastAsia="Times New Roman" w:cstheme="minorHAnsi"/>
            <w:sz w:val="22"/>
            <w:lang w:eastAsia="de-DE"/>
          </w:rPr>
          <w:t>Incorporated m</w:t>
        </w:r>
      </w:ins>
      <w:ins w:id="1128" w:author="Sai Praneetha Bhaskaruni" w:date="2022-03-24T11:22:00Z">
        <w:r w:rsidR="009E060D" w:rsidRPr="00BA5FC4">
          <w:rPr>
            <w:rFonts w:eastAsia="Times New Roman" w:cstheme="minorHAnsi"/>
            <w:sz w:val="22"/>
            <w:lang w:eastAsia="de-DE"/>
          </w:rPr>
          <w:t>ethods</w:t>
        </w:r>
      </w:ins>
      <w:ins w:id="1129" w:author="Sai Praneetha Bhaskaruni" w:date="2022-03-24T11:23:00Z">
        <w:r>
          <w:rPr>
            <w:rFonts w:eastAsia="Times New Roman" w:cstheme="minorHAnsi"/>
            <w:sz w:val="22"/>
            <w:lang w:eastAsia="de-DE"/>
          </w:rPr>
          <w:t xml:space="preserve"> detect </w:t>
        </w:r>
      </w:ins>
      <w:ins w:id="1130" w:author="Sai Praneetha Bhaskaruni" w:date="2022-03-24T11:24:00Z">
        <w:r w:rsidR="009E5451">
          <w:rPr>
            <w:rFonts w:eastAsia="Times New Roman" w:cstheme="minorHAnsi"/>
            <w:sz w:val="22"/>
            <w:lang w:eastAsia="de-DE"/>
          </w:rPr>
          <w:t xml:space="preserve">that </w:t>
        </w:r>
        <w:r>
          <w:rPr>
            <w:rFonts w:eastAsia="Times New Roman" w:cstheme="minorHAnsi"/>
            <w:sz w:val="22"/>
            <w:lang w:eastAsia="de-DE"/>
          </w:rPr>
          <w:t xml:space="preserve">any </w:t>
        </w:r>
      </w:ins>
      <w:ins w:id="1131" w:author="Sai Praneetha Bhaskaruni" w:date="2022-03-24T11:22:00Z">
        <w:r w:rsidR="009E060D" w:rsidRPr="00BA5FC4">
          <w:rPr>
            <w:rFonts w:eastAsia="Times New Roman" w:cstheme="minorHAnsi"/>
            <w:sz w:val="22"/>
            <w:lang w:eastAsia="de-DE"/>
          </w:rPr>
          <w:t>data inappropriately accessed or copied from the device</w:t>
        </w:r>
      </w:ins>
    </w:p>
    <w:p w14:paraId="02C29AAE" w14:textId="0649A974" w:rsidR="00B82AFF" w:rsidRPr="00B82AFF" w:rsidRDefault="00B82AFF">
      <w:pPr>
        <w:pStyle w:val="ListParagraph"/>
        <w:numPr>
          <w:ilvl w:val="0"/>
          <w:numId w:val="14"/>
        </w:numPr>
        <w:spacing w:before="120" w:after="160" w:line="259" w:lineRule="auto"/>
        <w:jc w:val="left"/>
        <w:rPr>
          <w:rFonts w:eastAsia="Times New Roman" w:cstheme="minorHAnsi"/>
          <w:sz w:val="22"/>
          <w:lang w:eastAsia="de-DE"/>
          <w:rPrChange w:id="1132" w:author="Sai Praneetha Bhaskaruni" w:date="2022-03-24T11:28:00Z">
            <w:rPr>
              <w:lang w:eastAsia="de-DE"/>
            </w:rPr>
          </w:rPrChange>
        </w:rPr>
      </w:pPr>
      <w:ins w:id="1133" w:author="Sai Praneetha Bhaskaruni" w:date="2022-03-24T11:28:00Z">
        <w:r>
          <w:rPr>
            <w:rFonts w:eastAsia="Times New Roman" w:cstheme="minorHAnsi"/>
            <w:sz w:val="22"/>
            <w:lang w:eastAsia="de-DE"/>
          </w:rPr>
          <w:t>From the report of f</w:t>
        </w:r>
        <w:r w:rsidRPr="00BA5FC4">
          <w:rPr>
            <w:rFonts w:eastAsia="Times New Roman" w:cstheme="minorHAnsi"/>
            <w:sz w:val="22"/>
            <w:lang w:eastAsia="de-DE"/>
          </w:rPr>
          <w:t>orensic inspection of the device</w:t>
        </w:r>
      </w:ins>
    </w:p>
    <w:bookmarkEnd w:id="1104"/>
    <w:p w14:paraId="4BC9E604" w14:textId="25F26820" w:rsidR="00BA5FC4" w:rsidRPr="00BA5FC4" w:rsidRDefault="002346F3" w:rsidP="00BA5FC4">
      <w:pPr>
        <w:pStyle w:val="ListParagraph"/>
        <w:numPr>
          <w:ilvl w:val="0"/>
          <w:numId w:val="14"/>
        </w:numPr>
        <w:spacing w:before="120" w:after="160" w:line="259" w:lineRule="auto"/>
        <w:jc w:val="left"/>
        <w:rPr>
          <w:rFonts w:eastAsia="Times New Roman" w:cstheme="minorHAnsi"/>
          <w:sz w:val="22"/>
          <w:lang w:eastAsia="de-DE"/>
        </w:rPr>
      </w:pPr>
      <w:ins w:id="1134" w:author="Sai Praneetha Bhaskaruni" w:date="2022-03-24T11:18:00Z">
        <w:r>
          <w:rPr>
            <w:rFonts w:eastAsia="Times New Roman" w:cstheme="minorHAnsi"/>
            <w:sz w:val="22"/>
            <w:lang w:eastAsia="de-DE"/>
          </w:rPr>
          <w:t>Chances for r</w:t>
        </w:r>
      </w:ins>
      <w:del w:id="1135" w:author="Sai Praneetha Bhaskaruni" w:date="2022-03-24T11:18:00Z">
        <w:r w:rsidR="00BA5FC4" w:rsidRPr="00BA5FC4" w:rsidDel="002346F3">
          <w:rPr>
            <w:rFonts w:eastAsia="Times New Roman" w:cstheme="minorHAnsi"/>
            <w:sz w:val="22"/>
            <w:lang w:eastAsia="de-DE"/>
          </w:rPr>
          <w:delText>R</w:delText>
        </w:r>
      </w:del>
      <w:r w:rsidR="00BA5FC4" w:rsidRPr="00BA5FC4">
        <w:rPr>
          <w:rFonts w:eastAsia="Times New Roman" w:cstheme="minorHAnsi"/>
          <w:sz w:val="22"/>
          <w:lang w:eastAsia="de-DE"/>
        </w:rPr>
        <w:t>ecovery of data from a damaged or non-functional system</w:t>
      </w:r>
    </w:p>
    <w:p w14:paraId="1B8A10BB" w14:textId="7B85A061" w:rsidR="00BA5FC4" w:rsidRPr="00BA5FC4" w:rsidDel="00B82AFF" w:rsidRDefault="00BA5FC4" w:rsidP="00BA5FC4">
      <w:pPr>
        <w:pStyle w:val="ListParagraph"/>
        <w:numPr>
          <w:ilvl w:val="0"/>
          <w:numId w:val="14"/>
        </w:numPr>
        <w:spacing w:before="120" w:after="160" w:line="259" w:lineRule="auto"/>
        <w:jc w:val="left"/>
        <w:rPr>
          <w:del w:id="1136" w:author="Sai Praneetha Bhaskaruni" w:date="2022-03-24T11:28:00Z"/>
          <w:moveFrom w:id="1137" w:author="Sai Praneetha Bhaskaruni" w:date="2022-03-24T11:19:00Z"/>
          <w:rFonts w:eastAsia="Times New Roman" w:cstheme="minorHAnsi"/>
          <w:sz w:val="22"/>
          <w:lang w:eastAsia="de-DE"/>
        </w:rPr>
      </w:pPr>
      <w:moveFromRangeStart w:id="1138" w:author="Sai Praneetha Bhaskaruni" w:date="2022-03-24T11:19:00Z" w:name="move99013170"/>
      <w:moveFrom w:id="1139" w:author="Sai Praneetha Bhaskaruni" w:date="2022-03-24T11:19:00Z">
        <w:del w:id="1140" w:author="Sai Praneetha Bhaskaruni" w:date="2022-03-24T11:28:00Z">
          <w:r w:rsidRPr="00BA5FC4" w:rsidDel="00B82AFF">
            <w:rPr>
              <w:rFonts w:eastAsia="Times New Roman" w:cstheme="minorHAnsi"/>
              <w:sz w:val="22"/>
              <w:lang w:eastAsia="de-DE"/>
            </w:rPr>
            <w:delText>Suspected misuse of the device (how to confirm through logs)</w:delText>
          </w:r>
        </w:del>
      </w:moveFrom>
    </w:p>
    <w:moveFromRangeEnd w:id="1138"/>
    <w:p w14:paraId="1AB09148" w14:textId="377118B5" w:rsidR="00BA5FC4" w:rsidRPr="00BA5FC4" w:rsidDel="009E060D" w:rsidRDefault="00BA5FC4" w:rsidP="00BA5FC4">
      <w:pPr>
        <w:pStyle w:val="ListParagraph"/>
        <w:numPr>
          <w:ilvl w:val="0"/>
          <w:numId w:val="14"/>
        </w:numPr>
        <w:spacing w:before="120" w:after="160" w:line="259" w:lineRule="auto"/>
        <w:jc w:val="left"/>
        <w:rPr>
          <w:del w:id="1141" w:author="Sai Praneetha Bhaskaruni" w:date="2022-03-24T11:22:00Z"/>
          <w:rFonts w:eastAsia="Times New Roman" w:cstheme="minorHAnsi"/>
          <w:sz w:val="22"/>
          <w:lang w:eastAsia="de-DE"/>
        </w:rPr>
      </w:pPr>
      <w:del w:id="1142" w:author="Sai Praneetha Bhaskaruni" w:date="2022-03-24T11:22:00Z">
        <w:r w:rsidRPr="00BA5FC4" w:rsidDel="009E060D">
          <w:rPr>
            <w:rFonts w:eastAsia="Times New Roman" w:cstheme="minorHAnsi"/>
            <w:sz w:val="22"/>
            <w:lang w:eastAsia="de-DE"/>
          </w:rPr>
          <w:delText>Methods to determine if data was inappropriately accessed or copied from the device</w:delText>
        </w:r>
      </w:del>
    </w:p>
    <w:p w14:paraId="02C2253E" w14:textId="050F9D45" w:rsidR="00BA5FC4" w:rsidRPr="00BA5FC4" w:rsidDel="00B82AFF" w:rsidRDefault="00BA5FC4" w:rsidP="00BA5FC4">
      <w:pPr>
        <w:pStyle w:val="ListParagraph"/>
        <w:numPr>
          <w:ilvl w:val="0"/>
          <w:numId w:val="14"/>
        </w:numPr>
        <w:spacing w:before="120" w:after="160" w:line="259" w:lineRule="auto"/>
        <w:jc w:val="left"/>
        <w:rPr>
          <w:del w:id="1143" w:author="Sai Praneetha Bhaskaruni" w:date="2022-03-24T11:28:00Z"/>
          <w:rFonts w:eastAsia="Times New Roman" w:cstheme="minorHAnsi"/>
          <w:sz w:val="22"/>
          <w:lang w:eastAsia="de-DE"/>
        </w:rPr>
      </w:pPr>
      <w:del w:id="1144" w:author="Sai Praneetha Bhaskaruni" w:date="2022-03-24T11:25:00Z">
        <w:r w:rsidRPr="00BA5FC4" w:rsidDel="00942172">
          <w:rPr>
            <w:rFonts w:eastAsia="Times New Roman" w:cstheme="minorHAnsi"/>
            <w:sz w:val="22"/>
            <w:lang w:eastAsia="de-DE"/>
          </w:rPr>
          <w:delText>F</w:delText>
        </w:r>
      </w:del>
      <w:del w:id="1145" w:author="Sai Praneetha Bhaskaruni" w:date="2022-03-24T11:28:00Z">
        <w:r w:rsidRPr="00BA5FC4" w:rsidDel="00B82AFF">
          <w:rPr>
            <w:rFonts w:eastAsia="Times New Roman" w:cstheme="minorHAnsi"/>
            <w:sz w:val="22"/>
            <w:lang w:eastAsia="de-DE"/>
          </w:rPr>
          <w:delText>orensic inspection of the device</w:delText>
        </w:r>
      </w:del>
    </w:p>
    <w:p w14:paraId="662CCFD3" w14:textId="354EC46E" w:rsidR="00B35CF1" w:rsidRPr="0023424E" w:rsidRDefault="003A7650" w:rsidP="00B35CF1">
      <w:pPr>
        <w:shd w:val="clear" w:color="auto" w:fill="FFFFFF"/>
        <w:spacing w:beforeAutospacing="1"/>
        <w:ind w:left="450"/>
        <w:rPr>
          <w:rFonts w:eastAsia="Times New Roman" w:cstheme="minorHAnsi"/>
          <w:bCs/>
          <w:sz w:val="22"/>
        </w:rPr>
      </w:pPr>
      <w:r>
        <w:rPr>
          <w:rFonts w:eastAsia="Times New Roman" w:cstheme="minorHAnsi"/>
          <w:bCs/>
          <w:sz w:val="22"/>
        </w:rPr>
        <w:t>Guidelines to the customer (HDO)</w:t>
      </w:r>
      <w:ins w:id="1146" w:author="Sai Praneetha Bhaskaruni" w:date="2022-03-24T11:36:00Z">
        <w:r w:rsidR="00C87669">
          <w:rPr>
            <w:rFonts w:eastAsia="Times New Roman" w:cstheme="minorHAnsi"/>
            <w:bCs/>
            <w:sz w:val="22"/>
          </w:rPr>
          <w:t>:</w:t>
        </w:r>
      </w:ins>
    </w:p>
    <w:p w14:paraId="4ED1D7F1" w14:textId="2C6AB86F" w:rsidR="00BA5FC4" w:rsidRPr="00BA5FC4" w:rsidRDefault="0012151E" w:rsidP="0012151E">
      <w:pPr>
        <w:pStyle w:val="ListParagraph"/>
        <w:spacing w:before="120" w:after="160" w:line="259" w:lineRule="auto"/>
        <w:ind w:left="1080" w:firstLine="0"/>
        <w:jc w:val="left"/>
        <w:rPr>
          <w:rFonts w:eastAsia="Times New Roman" w:cstheme="minorHAnsi"/>
          <w:sz w:val="22"/>
          <w:lang w:eastAsia="de-DE"/>
        </w:rPr>
      </w:pPr>
      <w:r>
        <w:rPr>
          <w:rFonts w:eastAsia="Times New Roman" w:cstheme="minorHAnsi"/>
          <w:sz w:val="22"/>
          <w:lang w:eastAsia="de-DE"/>
        </w:rPr>
        <w:t>C</w:t>
      </w:r>
      <w:del w:id="1147" w:author="Sai Praneetha Bhaskaruni" w:date="2022-03-24T11:31:00Z">
        <w:r w:rsidR="00BA5FC4" w:rsidRPr="00BA5FC4" w:rsidDel="008F5F36">
          <w:rPr>
            <w:rFonts w:eastAsia="Times New Roman" w:cstheme="minorHAnsi"/>
            <w:sz w:val="22"/>
            <w:lang w:eastAsia="de-DE"/>
          </w:rPr>
          <w:delText>C</w:delText>
        </w:r>
      </w:del>
      <w:r w:rsidR="005C5CDA">
        <w:rPr>
          <w:rFonts w:eastAsia="Times New Roman" w:cstheme="minorHAnsi"/>
          <w:sz w:val="22"/>
          <w:lang w:eastAsia="de-DE"/>
        </w:rPr>
        <w:t>ustomer</w:t>
      </w:r>
      <w:ins w:id="1148" w:author="Sai Praneetha Bhaskaruni" w:date="2022-03-24T11:30:00Z">
        <w:r w:rsidR="008F5F36">
          <w:rPr>
            <w:rFonts w:eastAsia="Times New Roman" w:cstheme="minorHAnsi"/>
            <w:sz w:val="22"/>
            <w:lang w:eastAsia="de-DE"/>
          </w:rPr>
          <w:t xml:space="preserve"> (HDO)</w:t>
        </w:r>
      </w:ins>
      <w:r>
        <w:rPr>
          <w:rFonts w:eastAsia="Times New Roman" w:cstheme="minorHAnsi"/>
          <w:sz w:val="22"/>
          <w:lang w:eastAsia="de-DE"/>
        </w:rPr>
        <w:t xml:space="preserve"> is recommended</w:t>
      </w:r>
      <w:r w:rsidR="00BA5FC4" w:rsidRPr="00BA5FC4">
        <w:rPr>
          <w:rFonts w:eastAsia="Times New Roman" w:cstheme="minorHAnsi"/>
          <w:sz w:val="22"/>
          <w:lang w:eastAsia="de-DE"/>
        </w:rPr>
        <w:t xml:space="preserve"> </w:t>
      </w:r>
      <w:del w:id="1149" w:author="Sai Praneetha Bhaskaruni" w:date="2022-03-24T11:31:00Z">
        <w:r w:rsidR="00BA5FC4" w:rsidRPr="00BA5FC4" w:rsidDel="008F5F36">
          <w:rPr>
            <w:rFonts w:eastAsia="Times New Roman" w:cstheme="minorHAnsi"/>
            <w:sz w:val="22"/>
            <w:lang w:eastAsia="de-DE"/>
          </w:rPr>
          <w:delText>need</w:delText>
        </w:r>
        <w:r w:rsidR="006E0AE6" w:rsidDel="008F5F36">
          <w:rPr>
            <w:rFonts w:eastAsia="Times New Roman" w:cstheme="minorHAnsi"/>
            <w:sz w:val="22"/>
            <w:lang w:eastAsia="de-DE"/>
          </w:rPr>
          <w:delText>s</w:delText>
        </w:r>
        <w:r w:rsidR="00BA5FC4" w:rsidRPr="00BA5FC4" w:rsidDel="008F5F36">
          <w:rPr>
            <w:rFonts w:eastAsia="Times New Roman" w:cstheme="minorHAnsi"/>
            <w:sz w:val="22"/>
            <w:lang w:eastAsia="de-DE"/>
          </w:rPr>
          <w:delText xml:space="preserve"> </w:delText>
        </w:r>
      </w:del>
      <w:r w:rsidR="00BA5FC4" w:rsidRPr="00BA5FC4">
        <w:rPr>
          <w:rFonts w:eastAsia="Times New Roman" w:cstheme="minorHAnsi"/>
          <w:sz w:val="22"/>
          <w:lang w:eastAsia="de-DE"/>
        </w:rPr>
        <w:t>to</w:t>
      </w:r>
      <w:ins w:id="1150" w:author="Sai Praneetha Bhaskaruni" w:date="2022-03-24T11:31:00Z">
        <w:r w:rsidR="008F5F36">
          <w:rPr>
            <w:rFonts w:eastAsia="Times New Roman" w:cstheme="minorHAnsi"/>
            <w:sz w:val="22"/>
            <w:lang w:eastAsia="de-DE"/>
          </w:rPr>
          <w:t xml:space="preserve"> be</w:t>
        </w:r>
      </w:ins>
      <w:r w:rsidR="00BA5FC4" w:rsidRPr="00BA5FC4">
        <w:rPr>
          <w:rFonts w:eastAsia="Times New Roman" w:cstheme="minorHAnsi"/>
          <w:sz w:val="22"/>
          <w:lang w:eastAsia="de-DE"/>
        </w:rPr>
        <w:t xml:space="preserve"> </w:t>
      </w:r>
      <w:r w:rsidR="00D97D1A" w:rsidRPr="00BA5FC4">
        <w:rPr>
          <w:rFonts w:eastAsia="Times New Roman" w:cstheme="minorHAnsi"/>
          <w:sz w:val="22"/>
          <w:lang w:eastAsia="de-DE"/>
        </w:rPr>
        <w:t>up</w:t>
      </w:r>
      <w:r w:rsidR="00D97D1A">
        <w:rPr>
          <w:rFonts w:eastAsia="Times New Roman" w:cstheme="minorHAnsi"/>
          <w:sz w:val="22"/>
          <w:lang w:eastAsia="de-DE"/>
        </w:rPr>
        <w:t xml:space="preserve"> to date</w:t>
      </w:r>
      <w:ins w:id="1151" w:author="Sai Praneetha Bhaskaruni" w:date="2022-03-24T11:31:00Z">
        <w:r w:rsidR="008F5F36">
          <w:rPr>
            <w:rFonts w:eastAsia="Times New Roman" w:cstheme="minorHAnsi"/>
            <w:sz w:val="22"/>
            <w:lang w:eastAsia="de-DE"/>
          </w:rPr>
          <w:t xml:space="preserve"> with</w:t>
        </w:r>
      </w:ins>
      <w:r w:rsidR="00BA5FC4" w:rsidRPr="00BA5FC4">
        <w:rPr>
          <w:rFonts w:eastAsia="Times New Roman" w:cstheme="minorHAnsi"/>
          <w:sz w:val="22"/>
          <w:lang w:eastAsia="de-DE"/>
        </w:rPr>
        <w:t xml:space="preserve"> the software </w:t>
      </w:r>
      <w:r w:rsidR="00063EAC">
        <w:rPr>
          <w:rFonts w:eastAsia="Times New Roman" w:cstheme="minorHAnsi"/>
          <w:sz w:val="22"/>
          <w:lang w:eastAsia="de-DE"/>
        </w:rPr>
        <w:t xml:space="preserve">being used </w:t>
      </w:r>
      <w:r w:rsidR="00BA5FC4" w:rsidRPr="00BA5FC4">
        <w:rPr>
          <w:rFonts w:eastAsia="Times New Roman" w:cstheme="minorHAnsi"/>
          <w:sz w:val="22"/>
          <w:lang w:eastAsia="de-DE"/>
        </w:rPr>
        <w:t xml:space="preserve">or </w:t>
      </w:r>
      <w:r w:rsidR="00063EAC">
        <w:rPr>
          <w:rFonts w:eastAsia="Times New Roman" w:cstheme="minorHAnsi"/>
          <w:sz w:val="22"/>
          <w:lang w:eastAsia="de-DE"/>
        </w:rPr>
        <w:t xml:space="preserve">latest </w:t>
      </w:r>
      <w:r w:rsidR="00BA5FC4" w:rsidRPr="00BA5FC4">
        <w:rPr>
          <w:rFonts w:eastAsia="Times New Roman" w:cstheme="minorHAnsi"/>
          <w:sz w:val="22"/>
          <w:lang w:eastAsia="de-DE"/>
        </w:rPr>
        <w:t>hardware</w:t>
      </w:r>
      <w:del w:id="1152" w:author="Sai Praneetha Bhaskaruni" w:date="2022-03-24T11:31:00Z">
        <w:r w:rsidR="00BA5FC4" w:rsidRPr="00BA5FC4" w:rsidDel="00A20273">
          <w:rPr>
            <w:rFonts w:eastAsia="Times New Roman" w:cstheme="minorHAnsi"/>
            <w:sz w:val="22"/>
            <w:lang w:eastAsia="de-DE"/>
          </w:rPr>
          <w:delText xml:space="preserve"> if needed.</w:delText>
        </w:r>
      </w:del>
    </w:p>
    <w:p w14:paraId="6356292B" w14:textId="232B2330"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sidR="00516798">
        <w:rPr>
          <w:rFonts w:eastAsia="Times New Roman" w:cstheme="minorHAnsi"/>
          <w:sz w:val="22"/>
          <w:lang w:eastAsia="de-DE"/>
        </w:rPr>
        <w:t>ustomer</w:t>
      </w:r>
      <w:r w:rsidRPr="00BA5FC4">
        <w:rPr>
          <w:rFonts w:eastAsia="Times New Roman" w:cstheme="minorHAnsi"/>
          <w:sz w:val="22"/>
          <w:lang w:eastAsia="de-DE"/>
        </w:rPr>
        <w:t xml:space="preserve"> </w:t>
      </w:r>
      <w:ins w:id="1153" w:author="Sai Praneetha Bhaskaruni" w:date="2022-03-24T11:30:00Z">
        <w:r w:rsidR="008F5F36">
          <w:rPr>
            <w:rFonts w:eastAsia="Times New Roman" w:cstheme="minorHAnsi"/>
            <w:sz w:val="22"/>
            <w:lang w:eastAsia="de-DE"/>
          </w:rPr>
          <w:t xml:space="preserve">(HDO) </w:t>
        </w:r>
      </w:ins>
      <w:r w:rsidRPr="00BA5FC4">
        <w:rPr>
          <w:rFonts w:eastAsia="Times New Roman" w:cstheme="minorHAnsi"/>
          <w:sz w:val="22"/>
          <w:lang w:eastAsia="de-DE"/>
        </w:rPr>
        <w:t>need</w:t>
      </w:r>
      <w:r w:rsidR="006E0AE6">
        <w:rPr>
          <w:rFonts w:eastAsia="Times New Roman" w:cstheme="minorHAnsi"/>
          <w:sz w:val="22"/>
          <w:lang w:eastAsia="de-DE"/>
        </w:rPr>
        <w:t>s</w:t>
      </w:r>
      <w:r w:rsidRPr="00BA5FC4">
        <w:rPr>
          <w:rFonts w:eastAsia="Times New Roman" w:cstheme="minorHAnsi"/>
          <w:sz w:val="22"/>
          <w:lang w:eastAsia="de-DE"/>
        </w:rPr>
        <w:t xml:space="preserve"> to test or validate the effectiveness of </w:t>
      </w:r>
      <w:r w:rsidR="006E0AE6">
        <w:rPr>
          <w:rFonts w:eastAsia="Times New Roman" w:cstheme="minorHAnsi"/>
          <w:sz w:val="22"/>
          <w:lang w:eastAsia="de-DE"/>
        </w:rPr>
        <w:t xml:space="preserve">the </w:t>
      </w:r>
      <w:r w:rsidRPr="00BA5FC4">
        <w:rPr>
          <w:rFonts w:eastAsia="Times New Roman" w:cstheme="minorHAnsi"/>
          <w:sz w:val="22"/>
          <w:lang w:eastAsia="de-DE"/>
        </w:rPr>
        <w:t xml:space="preserve">system </w:t>
      </w:r>
      <w:ins w:id="1154" w:author="Sai Praneetha Bhaskaruni" w:date="2022-03-24T11:34:00Z">
        <w:r w:rsidR="001D3FE9">
          <w:rPr>
            <w:rFonts w:eastAsia="Times New Roman" w:cstheme="minorHAnsi"/>
            <w:sz w:val="22"/>
            <w:lang w:eastAsia="de-DE"/>
          </w:rPr>
          <w:t xml:space="preserve">functionality from </w:t>
        </w:r>
      </w:ins>
      <w:r w:rsidRPr="00BA5FC4">
        <w:rPr>
          <w:rFonts w:eastAsia="Times New Roman" w:cstheme="minorHAnsi"/>
          <w:sz w:val="22"/>
          <w:lang w:eastAsia="de-DE"/>
        </w:rPr>
        <w:t xml:space="preserve">security </w:t>
      </w:r>
      <w:ins w:id="1155" w:author="Sai Praneetha Bhaskaruni" w:date="2022-03-24T11:35:00Z">
        <w:r w:rsidR="00371E91">
          <w:rPr>
            <w:rFonts w:eastAsia="Times New Roman" w:cstheme="minorHAnsi"/>
            <w:sz w:val="22"/>
            <w:lang w:eastAsia="de-DE"/>
          </w:rPr>
          <w:t>perspective at regular intervals</w:t>
        </w:r>
      </w:ins>
      <w:del w:id="1156" w:author="Sai Praneetha Bhaskaruni" w:date="2022-03-24T11:34:00Z">
        <w:r w:rsidRPr="00BA5FC4" w:rsidDel="001D3FE9">
          <w:rPr>
            <w:rFonts w:eastAsia="Times New Roman" w:cstheme="minorHAnsi"/>
            <w:sz w:val="22"/>
            <w:lang w:eastAsia="de-DE"/>
          </w:rPr>
          <w:delText>function</w:delText>
        </w:r>
      </w:del>
    </w:p>
    <w:p w14:paraId="7B7630AE" w14:textId="3B4A054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Functional testing should be performed to identify the </w:t>
      </w:r>
      <w:ins w:id="1157" w:author="Sai Praneetha Bhaskaruni" w:date="2022-03-24T11:35:00Z">
        <w:r w:rsidR="0020364C">
          <w:rPr>
            <w:rFonts w:eastAsia="Times New Roman" w:cstheme="minorHAnsi"/>
            <w:sz w:val="22"/>
            <w:lang w:eastAsia="de-DE"/>
          </w:rPr>
          <w:t>weaknesses/vulnerabilities that ca</w:t>
        </w:r>
      </w:ins>
      <w:ins w:id="1158" w:author="Sai Praneetha Bhaskaruni" w:date="2022-03-24T11:36:00Z">
        <w:r w:rsidR="00565D73">
          <w:rPr>
            <w:rFonts w:eastAsia="Times New Roman" w:cstheme="minorHAnsi"/>
            <w:sz w:val="22"/>
            <w:lang w:eastAsia="de-DE"/>
          </w:rPr>
          <w:t>n</w:t>
        </w:r>
      </w:ins>
      <w:ins w:id="1159" w:author="Sai Praneetha Bhaskaruni" w:date="2022-03-24T11:35:00Z">
        <w:r w:rsidR="0020364C">
          <w:rPr>
            <w:rFonts w:eastAsia="Times New Roman" w:cstheme="minorHAnsi"/>
            <w:sz w:val="22"/>
            <w:lang w:eastAsia="de-DE"/>
          </w:rPr>
          <w:t xml:space="preserve"> be </w:t>
        </w:r>
      </w:ins>
      <w:del w:id="1160" w:author="Sai Praneetha Bhaskaruni" w:date="2022-03-24T11:35:00Z">
        <w:r w:rsidRPr="00BA5FC4" w:rsidDel="0020364C">
          <w:rPr>
            <w:rFonts w:eastAsia="Times New Roman" w:cstheme="minorHAnsi"/>
            <w:sz w:val="22"/>
            <w:lang w:eastAsia="de-DE"/>
          </w:rPr>
          <w:delText>loop hole</w:delText>
        </w:r>
      </w:del>
      <w:ins w:id="1161" w:author="Sai Praneetha Bhaskaruni" w:date="2022-03-24T11:35:00Z">
        <w:r w:rsidR="0020364C">
          <w:rPr>
            <w:rFonts w:eastAsia="Times New Roman" w:cstheme="minorHAnsi"/>
            <w:sz w:val="22"/>
            <w:lang w:eastAsia="de-DE"/>
          </w:rPr>
          <w:t>exploit</w:t>
        </w:r>
      </w:ins>
      <w:ins w:id="1162" w:author="Sai Praneetha Bhaskaruni" w:date="2022-03-24T11:36:00Z">
        <w:r w:rsidR="0020364C">
          <w:rPr>
            <w:rFonts w:eastAsia="Times New Roman" w:cstheme="minorHAnsi"/>
            <w:sz w:val="22"/>
            <w:lang w:eastAsia="de-DE"/>
          </w:rPr>
          <w:t>ed</w:t>
        </w:r>
      </w:ins>
      <w:del w:id="1163" w:author="Sai Praneetha Bhaskaruni" w:date="2022-03-24T11:35:00Z">
        <w:r w:rsidRPr="00BA5FC4" w:rsidDel="0020364C">
          <w:rPr>
            <w:rFonts w:eastAsia="Times New Roman" w:cstheme="minorHAnsi"/>
            <w:sz w:val="22"/>
            <w:lang w:eastAsia="de-DE"/>
          </w:rPr>
          <w:delText>s</w:delText>
        </w:r>
      </w:del>
    </w:p>
    <w:p w14:paraId="553A576B" w14:textId="755C57F9" w:rsidR="00BA5FC4" w:rsidRPr="0023424E" w:rsidRDefault="00BA5FC4" w:rsidP="00BA5FC4">
      <w:pPr>
        <w:shd w:val="clear" w:color="auto" w:fill="FFFFFF"/>
        <w:spacing w:beforeAutospacing="1"/>
        <w:ind w:left="450"/>
        <w:rPr>
          <w:rFonts w:eastAsia="Times New Roman" w:cstheme="minorHAnsi"/>
          <w:bCs/>
          <w:sz w:val="22"/>
        </w:rPr>
      </w:pPr>
      <w:bookmarkStart w:id="1164" w:name="_Toc59610197"/>
      <w:r w:rsidRPr="0023424E">
        <w:rPr>
          <w:rFonts w:eastAsia="Times New Roman" w:cstheme="minorHAnsi"/>
          <w:bCs/>
          <w:sz w:val="22"/>
        </w:rPr>
        <w:t>Risk Management</w:t>
      </w:r>
      <w:bookmarkEnd w:id="1164"/>
      <w:ins w:id="1165" w:author="Sai Praneetha Bhaskaruni" w:date="2022-03-24T11:37:00Z">
        <w:r w:rsidR="00AA0178">
          <w:rPr>
            <w:rFonts w:eastAsia="Times New Roman" w:cstheme="minorHAnsi"/>
            <w:bCs/>
            <w:sz w:val="22"/>
          </w:rPr>
          <w:t>:</w:t>
        </w:r>
      </w:ins>
    </w:p>
    <w:p w14:paraId="3A387A57" w14:textId="61FE71B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C</w:t>
      </w:r>
      <w:r w:rsidR="005C3D7D">
        <w:rPr>
          <w:rFonts w:cstheme="minorHAnsi"/>
          <w:color w:val="000000" w:themeColor="text1"/>
          <w:sz w:val="22"/>
        </w:rPr>
        <w:t>ustomer</w:t>
      </w:r>
      <w:r w:rsidRPr="00BA5FC4">
        <w:rPr>
          <w:rFonts w:cstheme="minorHAnsi"/>
          <w:color w:val="000000" w:themeColor="text1"/>
          <w:sz w:val="22"/>
        </w:rPr>
        <w:t xml:space="preserve"> </w:t>
      </w:r>
      <w:ins w:id="1166" w:author="Sai Praneetha Bhaskaruni" w:date="2022-03-24T11:38:00Z">
        <w:r w:rsidR="0034174E">
          <w:rPr>
            <w:rFonts w:cstheme="minorHAnsi"/>
            <w:color w:val="000000" w:themeColor="text1"/>
            <w:sz w:val="22"/>
          </w:rPr>
          <w:t xml:space="preserve">(HDO) </w:t>
        </w:r>
      </w:ins>
      <w:r w:rsidRPr="00BA5FC4">
        <w:rPr>
          <w:rFonts w:cstheme="minorHAnsi"/>
          <w:color w:val="000000" w:themeColor="text1"/>
          <w:sz w:val="22"/>
        </w:rPr>
        <w:t>need</w:t>
      </w:r>
      <w:r w:rsidR="00A55C9B">
        <w:rPr>
          <w:rFonts w:cstheme="minorHAnsi"/>
          <w:color w:val="000000" w:themeColor="text1"/>
          <w:sz w:val="22"/>
        </w:rPr>
        <w:t>s</w:t>
      </w:r>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w:t>
      </w:r>
      <w:ins w:id="1167" w:author="Sai Praneetha Bhaskaruni" w:date="2022-03-24T11:39:00Z">
        <w:r w:rsidR="0034174E">
          <w:rPr>
            <w:rFonts w:eastAsia="Times New Roman" w:cstheme="minorHAnsi"/>
            <w:sz w:val="22"/>
            <w:lang w:eastAsia="de-DE"/>
          </w:rPr>
          <w:t xml:space="preserve">identification </w:t>
        </w:r>
      </w:ins>
      <w:del w:id="1168" w:author="Sai Praneetha Bhaskaruni" w:date="2022-03-24T11:39:00Z">
        <w:r w:rsidRPr="00BA5FC4" w:rsidDel="0034174E">
          <w:rPr>
            <w:rFonts w:eastAsia="Times New Roman" w:cstheme="minorHAnsi"/>
            <w:sz w:val="22"/>
            <w:lang w:eastAsia="de-DE"/>
          </w:rPr>
          <w:delText xml:space="preserve">management </w:delText>
        </w:r>
      </w:del>
      <w:r w:rsidRPr="00BA5FC4">
        <w:rPr>
          <w:rFonts w:eastAsia="Times New Roman" w:cstheme="minorHAnsi"/>
          <w:sz w:val="22"/>
          <w:lang w:eastAsia="de-DE"/>
        </w:rPr>
        <w:t>process which monitors the ongoing security posture of this device</w:t>
      </w:r>
      <w:ins w:id="1169" w:author="Sai Praneetha Bhaskaruni" w:date="2022-03-24T11:39:00Z">
        <w:r w:rsidR="00B3307B">
          <w:rPr>
            <w:rFonts w:eastAsia="Times New Roman" w:cstheme="minorHAnsi"/>
            <w:sz w:val="22"/>
            <w:lang w:eastAsia="de-DE"/>
          </w:rPr>
          <w:t>/infrastructure</w:t>
        </w:r>
      </w:ins>
      <w:r w:rsidRPr="00BA5FC4">
        <w:rPr>
          <w:rFonts w:eastAsia="Times New Roman" w:cstheme="minorHAnsi"/>
          <w:sz w:val="22"/>
          <w:lang w:eastAsia="de-DE"/>
        </w:rPr>
        <w:t xml:space="preserve"> and </w:t>
      </w:r>
      <w:ins w:id="1170" w:author="Sai Praneetha Bhaskaruni" w:date="2022-03-24T11:40:00Z">
        <w:r w:rsidR="0032339C">
          <w:rPr>
            <w:rFonts w:eastAsia="Times New Roman" w:cstheme="minorHAnsi"/>
            <w:sz w:val="22"/>
            <w:lang w:eastAsia="de-DE"/>
          </w:rPr>
          <w:t>reports</w:t>
        </w:r>
      </w:ins>
      <w:del w:id="1171" w:author="Sai Praneetha Bhaskaruni" w:date="2022-03-24T11:40:00Z">
        <w:r w:rsidRPr="00BA5FC4" w:rsidDel="0032339C">
          <w:rPr>
            <w:rFonts w:eastAsia="Times New Roman" w:cstheme="minorHAnsi"/>
            <w:sz w:val="22"/>
            <w:lang w:eastAsia="de-DE"/>
          </w:rPr>
          <w:delText>addresses</w:delText>
        </w:r>
      </w:del>
      <w:r w:rsidRPr="00BA5FC4">
        <w:rPr>
          <w:rFonts w:eastAsia="Times New Roman" w:cstheme="minorHAnsi"/>
          <w:sz w:val="22"/>
          <w:lang w:eastAsia="de-DE"/>
        </w:rPr>
        <w:t xml:space="preserve"> any security incidents that might arise.</w:t>
      </w:r>
    </w:p>
    <w:p w14:paraId="5B4DAA7E" w14:textId="727EB0E2" w:rsidR="00882D25" w:rsidRPr="00882D25" w:rsidRDefault="00BA5FC4">
      <w:pPr>
        <w:pStyle w:val="ListParagraph"/>
        <w:numPr>
          <w:ilvl w:val="0"/>
          <w:numId w:val="14"/>
        </w:numPr>
        <w:spacing w:before="120" w:after="160" w:line="259" w:lineRule="auto"/>
        <w:jc w:val="left"/>
        <w:rPr>
          <w:rFonts w:eastAsia="Times New Roman" w:cstheme="minorHAnsi"/>
          <w:sz w:val="22"/>
          <w:lang w:eastAsia="de-DE"/>
          <w:rPrChange w:id="1172" w:author="Sai Praneetha Bhaskaruni" w:date="2022-03-24T11:41:00Z">
            <w:rPr>
              <w:lang w:eastAsia="de-DE"/>
            </w:rPr>
          </w:rPrChange>
        </w:rPr>
      </w:pPr>
      <w:r w:rsidRPr="00BA5FC4">
        <w:rPr>
          <w:rFonts w:eastAsia="Times New Roman" w:cstheme="minorHAnsi"/>
          <w:sz w:val="22"/>
          <w:lang w:eastAsia="de-DE"/>
        </w:rPr>
        <w:lastRenderedPageBreak/>
        <w:t>Risk assessment should be conducted within the organization to identify the gaps and p</w:t>
      </w:r>
      <w:ins w:id="1173" w:author="Sai Praneetha Bhaskaruni" w:date="2022-03-24T11:40:00Z">
        <w:r w:rsidR="00AC4DC2">
          <w:rPr>
            <w:rFonts w:eastAsia="Times New Roman" w:cstheme="minorHAnsi"/>
            <w:sz w:val="22"/>
            <w:lang w:eastAsia="de-DE"/>
          </w:rPr>
          <w:t>lan</w:t>
        </w:r>
      </w:ins>
      <w:del w:id="1174" w:author="Sai Praneetha Bhaskaruni" w:date="2022-03-24T11:40:00Z">
        <w:r w:rsidRPr="00BA5FC4" w:rsidDel="00AC4DC2">
          <w:rPr>
            <w:rFonts w:eastAsia="Times New Roman" w:cstheme="minorHAnsi"/>
            <w:sz w:val="22"/>
            <w:lang w:eastAsia="de-DE"/>
          </w:rPr>
          <w:delText>roves</w:delText>
        </w:r>
      </w:del>
      <w:r w:rsidRPr="00BA5FC4">
        <w:rPr>
          <w:rFonts w:eastAsia="Times New Roman" w:cstheme="minorHAnsi"/>
          <w:sz w:val="22"/>
          <w:lang w:eastAsia="de-DE"/>
        </w:rPr>
        <w:t xml:space="preserve"> improvements</w:t>
      </w:r>
    </w:p>
    <w:p w14:paraId="376801B1" w14:textId="58789C27" w:rsidR="00BA5FC4" w:rsidRPr="0023424E" w:rsidRDefault="00BA5FC4" w:rsidP="00BA5FC4">
      <w:pPr>
        <w:shd w:val="clear" w:color="auto" w:fill="FFFFFF"/>
        <w:spacing w:beforeAutospacing="1"/>
        <w:ind w:left="450"/>
        <w:rPr>
          <w:rFonts w:eastAsia="Times New Roman" w:cstheme="minorHAnsi"/>
          <w:bCs/>
          <w:sz w:val="22"/>
        </w:rPr>
      </w:pPr>
      <w:bookmarkStart w:id="1175" w:name="_Toc59610198"/>
      <w:r w:rsidRPr="0023424E">
        <w:rPr>
          <w:rFonts w:eastAsia="Times New Roman" w:cstheme="minorHAnsi"/>
          <w:bCs/>
          <w:sz w:val="22"/>
        </w:rPr>
        <w:t>Training and Awareness</w:t>
      </w:r>
      <w:bookmarkEnd w:id="1175"/>
      <w:ins w:id="1176" w:author="Sai Praneetha Bhaskaruni" w:date="2022-03-24T11:41:00Z">
        <w:r w:rsidR="00726F3A">
          <w:rPr>
            <w:rFonts w:eastAsia="Times New Roman" w:cstheme="minorHAnsi"/>
            <w:bCs/>
            <w:sz w:val="22"/>
          </w:rPr>
          <w:t>:</w:t>
        </w:r>
      </w:ins>
    </w:p>
    <w:p w14:paraId="2C15C708" w14:textId="290FF0A6" w:rsidR="00BA5FC4" w:rsidRPr="00BA5FC4" w:rsidRDefault="00EA0403" w:rsidP="00BA5FC4">
      <w:pPr>
        <w:pStyle w:val="ListParagraph"/>
        <w:numPr>
          <w:ilvl w:val="0"/>
          <w:numId w:val="14"/>
        </w:numPr>
        <w:spacing w:before="120" w:after="160" w:line="259" w:lineRule="auto"/>
        <w:jc w:val="left"/>
        <w:rPr>
          <w:rFonts w:eastAsia="Times New Roman" w:cstheme="minorHAnsi"/>
          <w:sz w:val="22"/>
          <w:lang w:eastAsia="de-DE"/>
        </w:rPr>
      </w:pPr>
      <w:del w:id="1177" w:author="Sai Praneetha Bhaskaruni" w:date="2022-03-24T11:43:00Z">
        <w:r w:rsidDel="003D05A9">
          <w:rPr>
            <w:rFonts w:eastAsia="Times New Roman" w:cstheme="minorHAnsi"/>
            <w:sz w:val="22"/>
            <w:lang w:eastAsia="de-DE"/>
          </w:rPr>
          <w:delText>D</w:delText>
        </w:r>
        <w:r w:rsidR="00BA5FC4" w:rsidRPr="00BA5FC4" w:rsidDel="003D05A9">
          <w:rPr>
            <w:rFonts w:eastAsia="Times New Roman" w:cstheme="minorHAnsi"/>
            <w:sz w:val="22"/>
            <w:lang w:eastAsia="de-DE"/>
          </w:rPr>
          <w:delText>evices functioni</w:delText>
        </w:r>
        <w:r w:rsidR="0023424E" w:rsidDel="003D05A9">
          <w:rPr>
            <w:rFonts w:eastAsia="Times New Roman" w:cstheme="minorHAnsi"/>
            <w:sz w:val="22"/>
            <w:lang w:eastAsia="de-DE"/>
          </w:rPr>
          <w:delText xml:space="preserve">ng </w:delText>
        </w:r>
      </w:del>
      <w:del w:id="1178" w:author="Sai Praneetha Bhaskaruni" w:date="2022-03-24T11:45:00Z">
        <w:r w:rsidR="0023424E" w:rsidDel="003D05A9">
          <w:rPr>
            <w:rFonts w:eastAsia="Times New Roman" w:cstheme="minorHAnsi"/>
            <w:sz w:val="22"/>
            <w:lang w:eastAsia="de-DE"/>
          </w:rPr>
          <w:delText>training should be provided</w:delText>
        </w:r>
        <w:r w:rsidR="00BA5FC4" w:rsidRPr="00BA5FC4" w:rsidDel="003D05A9">
          <w:rPr>
            <w:rFonts w:eastAsia="Times New Roman" w:cstheme="minorHAnsi"/>
            <w:sz w:val="22"/>
            <w:lang w:eastAsia="de-DE"/>
          </w:rPr>
          <w:delText xml:space="preserve"> </w:delText>
        </w:r>
        <w:r w:rsidR="007800E1" w:rsidDel="003D05A9">
          <w:rPr>
            <w:rFonts w:eastAsia="Times New Roman" w:cstheme="minorHAnsi"/>
            <w:sz w:val="22"/>
            <w:lang w:eastAsia="de-DE"/>
          </w:rPr>
          <w:delText>to</w:delText>
        </w:r>
        <w:r w:rsidR="007800E1" w:rsidRPr="00BA5FC4" w:rsidDel="003D05A9">
          <w:rPr>
            <w:rFonts w:eastAsia="Times New Roman" w:cstheme="minorHAnsi"/>
            <w:sz w:val="22"/>
            <w:lang w:eastAsia="de-DE"/>
          </w:rPr>
          <w:delText xml:space="preserve"> </w:delText>
        </w:r>
      </w:del>
      <w:ins w:id="1179" w:author="Sai Praneetha Bhaskaruni" w:date="2022-03-24T11:45:00Z">
        <w:r w:rsidR="003D05A9">
          <w:rPr>
            <w:rFonts w:eastAsia="Times New Roman" w:cstheme="minorHAnsi"/>
            <w:sz w:val="22"/>
            <w:lang w:eastAsia="de-DE"/>
          </w:rPr>
          <w:t>S</w:t>
        </w:r>
      </w:ins>
      <w:del w:id="1180" w:author="Sai Praneetha Bhaskaruni" w:date="2022-03-24T11:45:00Z">
        <w:r w:rsidR="00BA5FC4" w:rsidRPr="00BA5FC4" w:rsidDel="003D05A9">
          <w:rPr>
            <w:rFonts w:eastAsia="Times New Roman" w:cstheme="minorHAnsi"/>
            <w:sz w:val="22"/>
            <w:lang w:eastAsia="de-DE"/>
          </w:rPr>
          <w:delText>s</w:delText>
        </w:r>
      </w:del>
      <w:r w:rsidR="00BA5FC4" w:rsidRPr="00BA5FC4">
        <w:rPr>
          <w:rFonts w:eastAsia="Times New Roman" w:cstheme="minorHAnsi"/>
          <w:sz w:val="22"/>
          <w:lang w:eastAsia="de-DE"/>
        </w:rPr>
        <w:t>taff members utilizing the devices</w:t>
      </w:r>
      <w:ins w:id="1181" w:author="Sai Praneetha Bhaskaruni" w:date="2022-03-24T11:43:00Z">
        <w:r w:rsidR="003D05A9">
          <w:rPr>
            <w:rFonts w:eastAsia="Times New Roman" w:cstheme="minorHAnsi"/>
            <w:sz w:val="22"/>
            <w:lang w:eastAsia="de-DE"/>
          </w:rPr>
          <w:t xml:space="preserve"> sho</w:t>
        </w:r>
      </w:ins>
      <w:ins w:id="1182" w:author="Sai Praneetha Bhaskaruni" w:date="2022-03-24T11:44:00Z">
        <w:r w:rsidR="003D05A9">
          <w:rPr>
            <w:rFonts w:eastAsia="Times New Roman" w:cstheme="minorHAnsi"/>
            <w:sz w:val="22"/>
            <w:lang w:eastAsia="de-DE"/>
          </w:rPr>
          <w:t xml:space="preserve">uld be provided with proper training including their functionality </w:t>
        </w:r>
      </w:ins>
    </w:p>
    <w:p w14:paraId="5A814EAD" w14:textId="5B4C3AC2"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w:t>
      </w:r>
      <w:r w:rsidR="00F04E91">
        <w:rPr>
          <w:rFonts w:eastAsia="Times New Roman" w:cstheme="minorHAnsi"/>
          <w:sz w:val="22"/>
          <w:lang w:eastAsia="de-DE"/>
        </w:rPr>
        <w:t>ustomer</w:t>
      </w:r>
      <w:r w:rsidRPr="00BA5FC4">
        <w:rPr>
          <w:rFonts w:eastAsia="Times New Roman" w:cstheme="minorHAnsi"/>
          <w:sz w:val="22"/>
          <w:lang w:eastAsia="de-DE"/>
        </w:rPr>
        <w:t xml:space="preserve"> </w:t>
      </w:r>
      <w:ins w:id="1183" w:author="Sai Praneetha Bhaskaruni" w:date="2022-03-24T11:45:00Z">
        <w:r w:rsidR="003A5A28">
          <w:rPr>
            <w:rFonts w:eastAsia="Times New Roman" w:cstheme="minorHAnsi"/>
            <w:sz w:val="22"/>
            <w:lang w:eastAsia="de-DE"/>
          </w:rPr>
          <w:t xml:space="preserve">(HDO) </w:t>
        </w:r>
      </w:ins>
      <w:r w:rsidRPr="00BA5FC4">
        <w:rPr>
          <w:rFonts w:eastAsia="Times New Roman" w:cstheme="minorHAnsi"/>
          <w:sz w:val="22"/>
          <w:lang w:eastAsia="de-DE"/>
        </w:rPr>
        <w:t>need</w:t>
      </w:r>
      <w:r w:rsidR="007800E1">
        <w:rPr>
          <w:rFonts w:eastAsia="Times New Roman" w:cstheme="minorHAnsi"/>
          <w:sz w:val="22"/>
          <w:lang w:eastAsia="de-DE"/>
        </w:rPr>
        <w:t>s</w:t>
      </w:r>
      <w:r w:rsidRPr="00BA5FC4">
        <w:rPr>
          <w:rFonts w:eastAsia="Times New Roman" w:cstheme="minorHAnsi"/>
          <w:sz w:val="22"/>
          <w:lang w:eastAsia="de-DE"/>
        </w:rPr>
        <w:t xml:space="preserve"> to evaluate the security training requirements for this product and </w:t>
      </w:r>
      <w:ins w:id="1184" w:author="Sai Praneetha Bhaskaruni" w:date="2022-03-24T11:46:00Z">
        <w:r w:rsidR="00E63347">
          <w:rPr>
            <w:rFonts w:eastAsia="Times New Roman" w:cstheme="minorHAnsi"/>
            <w:sz w:val="22"/>
            <w:lang w:eastAsia="de-DE"/>
          </w:rPr>
          <w:t>also</w:t>
        </w:r>
      </w:ins>
      <w:del w:id="1185" w:author="Sai Praneetha Bhaskaruni" w:date="2022-03-24T11:46:00Z">
        <w:r w:rsidR="007800E1" w:rsidDel="00E63347">
          <w:rPr>
            <w:rFonts w:eastAsia="Times New Roman" w:cstheme="minorHAnsi"/>
            <w:sz w:val="22"/>
            <w:lang w:eastAsia="de-DE"/>
          </w:rPr>
          <w:delText>needs to</w:delText>
        </w:r>
      </w:del>
      <w:r w:rsidR="007800E1">
        <w:rPr>
          <w:rFonts w:eastAsia="Times New Roman" w:cstheme="minorHAnsi"/>
          <w:sz w:val="22"/>
          <w:lang w:eastAsia="de-DE"/>
        </w:rPr>
        <w:t xml:space="preserve"> </w:t>
      </w:r>
      <w:ins w:id="1186" w:author="Sai Praneetha Bhaskaruni" w:date="2022-03-24T11:47:00Z">
        <w:r w:rsidR="00E63347">
          <w:rPr>
            <w:rFonts w:eastAsia="Times New Roman" w:cstheme="minorHAnsi"/>
            <w:sz w:val="22"/>
            <w:lang w:eastAsia="de-DE"/>
          </w:rPr>
          <w:t>identify</w:t>
        </w:r>
      </w:ins>
      <w:del w:id="1187" w:author="Sai Praneetha Bhaskaruni" w:date="2022-03-24T11:47:00Z">
        <w:r w:rsidRPr="00BA5FC4" w:rsidDel="00E63347">
          <w:rPr>
            <w:rFonts w:eastAsia="Times New Roman" w:cstheme="minorHAnsi"/>
            <w:sz w:val="22"/>
            <w:lang w:eastAsia="de-DE"/>
          </w:rPr>
          <w:delText>determine</w:delText>
        </w:r>
      </w:del>
      <w:r w:rsidRPr="00BA5FC4">
        <w:rPr>
          <w:rFonts w:eastAsia="Times New Roman" w:cstheme="minorHAnsi"/>
          <w:sz w:val="22"/>
          <w:lang w:eastAsia="de-DE"/>
        </w:rPr>
        <w:t xml:space="preserve"> </w:t>
      </w:r>
      <w:del w:id="1188" w:author="Sai Praneetha Bhaskaruni" w:date="2022-03-24T11:46:00Z">
        <w:r w:rsidRPr="00BA5FC4" w:rsidDel="00E63347">
          <w:rPr>
            <w:rFonts w:eastAsia="Times New Roman" w:cstheme="minorHAnsi"/>
            <w:sz w:val="22"/>
            <w:lang w:eastAsia="de-DE"/>
          </w:rPr>
          <w:delText xml:space="preserve">that </w:delText>
        </w:r>
      </w:del>
      <w:ins w:id="1189" w:author="Sai Praneetha Bhaskaruni" w:date="2022-03-24T11:46:00Z">
        <w:r w:rsidR="00E63347">
          <w:rPr>
            <w:rFonts w:eastAsia="Times New Roman" w:cstheme="minorHAnsi"/>
            <w:sz w:val="22"/>
            <w:lang w:eastAsia="de-DE"/>
          </w:rPr>
          <w:t>any</w:t>
        </w:r>
        <w:r w:rsidR="00E63347" w:rsidRPr="00BA5FC4">
          <w:rPr>
            <w:rFonts w:eastAsia="Times New Roman" w:cstheme="minorHAnsi"/>
            <w:sz w:val="22"/>
            <w:lang w:eastAsia="de-DE"/>
          </w:rPr>
          <w:t xml:space="preserve"> </w:t>
        </w:r>
      </w:ins>
      <w:r w:rsidRPr="00BA5FC4">
        <w:rPr>
          <w:rFonts w:eastAsia="Times New Roman" w:cstheme="minorHAnsi"/>
          <w:sz w:val="22"/>
          <w:lang w:eastAsia="de-DE"/>
        </w:rPr>
        <w:t xml:space="preserve">standard user security </w:t>
      </w:r>
      <w:del w:id="1190" w:author="Sai Praneetha Bhaskaruni" w:date="2022-03-24T11:47:00Z">
        <w:r w:rsidRPr="00BA5FC4" w:rsidDel="00E63347">
          <w:rPr>
            <w:rFonts w:eastAsia="Times New Roman" w:cstheme="minorHAnsi"/>
            <w:sz w:val="22"/>
            <w:lang w:eastAsia="de-DE"/>
          </w:rPr>
          <w:delText xml:space="preserve">and </w:delText>
        </w:r>
      </w:del>
      <w:r w:rsidRPr="00BA5FC4">
        <w:rPr>
          <w:rFonts w:eastAsia="Times New Roman" w:cstheme="minorHAnsi"/>
          <w:sz w:val="22"/>
          <w:lang w:eastAsia="de-DE"/>
        </w:rPr>
        <w:t>awareness training</w:t>
      </w:r>
      <w:ins w:id="1191" w:author="Sai Praneetha Bhaskaruni" w:date="2022-03-24T11:48:00Z">
        <w:r w:rsidR="00F2119D">
          <w:rPr>
            <w:rFonts w:eastAsia="Times New Roman" w:cstheme="minorHAnsi"/>
            <w:sz w:val="22"/>
            <w:lang w:eastAsia="de-DE"/>
          </w:rPr>
          <w:t xml:space="preserve"> needed</w:t>
        </w:r>
      </w:ins>
      <w:r w:rsidRPr="00BA5FC4">
        <w:rPr>
          <w:rFonts w:eastAsia="Times New Roman" w:cstheme="minorHAnsi"/>
          <w:sz w:val="22"/>
          <w:lang w:eastAsia="de-DE"/>
        </w:rPr>
        <w:t xml:space="preserve"> </w:t>
      </w:r>
      <w:ins w:id="1192" w:author="Sai Praneetha Bhaskaruni" w:date="2022-03-24T11:47:00Z">
        <w:r w:rsidR="00C4338D">
          <w:rPr>
            <w:rFonts w:eastAsia="Times New Roman" w:cstheme="minorHAnsi"/>
            <w:sz w:val="22"/>
            <w:lang w:eastAsia="de-DE"/>
          </w:rPr>
          <w:t>to users</w:t>
        </w:r>
      </w:ins>
      <w:ins w:id="1193" w:author="Sai Praneetha Bhaskaruni" w:date="2022-03-24T11:48:00Z">
        <w:r w:rsidR="00C4338D">
          <w:rPr>
            <w:rFonts w:eastAsia="Times New Roman" w:cstheme="minorHAnsi"/>
            <w:sz w:val="22"/>
            <w:lang w:eastAsia="de-DE"/>
          </w:rPr>
          <w:t xml:space="preserve"> from</w:t>
        </w:r>
      </w:ins>
      <w:del w:id="1194" w:author="Sai Praneetha Bhaskaruni" w:date="2022-03-24T11:47:00Z">
        <w:r w:rsidRPr="00BA5FC4" w:rsidDel="00C4338D">
          <w:rPr>
            <w:rFonts w:eastAsia="Times New Roman" w:cstheme="minorHAnsi"/>
            <w:sz w:val="22"/>
            <w:lang w:eastAsia="de-DE"/>
          </w:rPr>
          <w:delText>for</w:delText>
        </w:r>
      </w:del>
      <w:r w:rsidRPr="00BA5FC4">
        <w:rPr>
          <w:rFonts w:eastAsia="Times New Roman" w:cstheme="minorHAnsi"/>
          <w:sz w:val="22"/>
          <w:lang w:eastAsia="de-DE"/>
        </w:rPr>
        <w:t xml:space="preserve"> business</w:t>
      </w:r>
      <w:del w:id="1195" w:author="Sai Praneetha Bhaskaruni" w:date="2022-03-24T11:48:00Z">
        <w:r w:rsidRPr="00BA5FC4" w:rsidDel="00C4338D">
          <w:rPr>
            <w:rFonts w:eastAsia="Times New Roman" w:cstheme="minorHAnsi"/>
            <w:sz w:val="22"/>
            <w:lang w:eastAsia="de-DE"/>
          </w:rPr>
          <w:delText xml:space="preserve"> </w:delText>
        </w:r>
      </w:del>
      <w:ins w:id="1196" w:author="Sai Praneetha Bhaskaruni" w:date="2022-03-24T11:48:00Z">
        <w:r w:rsidR="00C4338D">
          <w:rPr>
            <w:rFonts w:eastAsia="Times New Roman" w:cstheme="minorHAnsi"/>
            <w:sz w:val="22"/>
            <w:lang w:eastAsia="de-DE"/>
          </w:rPr>
          <w:t xml:space="preserve"> perspective</w:t>
        </w:r>
      </w:ins>
      <w:del w:id="1197" w:author="Sai Praneetha Bhaskaruni" w:date="2022-03-24T11:48:00Z">
        <w:r w:rsidRPr="00BA5FC4" w:rsidDel="00C4338D">
          <w:rPr>
            <w:rFonts w:eastAsia="Times New Roman" w:cstheme="minorHAnsi"/>
            <w:sz w:val="22"/>
            <w:lang w:eastAsia="de-DE"/>
          </w:rPr>
          <w:delText>purpose to user</w:delText>
        </w:r>
        <w:r w:rsidR="007800E1" w:rsidDel="00C4338D">
          <w:rPr>
            <w:rFonts w:eastAsia="Times New Roman" w:cstheme="minorHAnsi"/>
            <w:sz w:val="22"/>
            <w:lang w:eastAsia="de-DE"/>
          </w:rPr>
          <w:delText>s</w:delText>
        </w:r>
      </w:del>
      <w:r w:rsidRPr="00BA5FC4">
        <w:rPr>
          <w:rFonts w:eastAsia="Times New Roman" w:cstheme="minorHAnsi"/>
          <w:sz w:val="22"/>
          <w:lang w:eastAsia="de-DE"/>
        </w:rPr>
        <w:t>.</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6187CBB3"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 xml:space="preserve">Medical device owners or designees should train appropriate workforce members on the use of the medical device </w:t>
      </w:r>
      <w:del w:id="1198" w:author="Sai Praneetha Bhaskaruni" w:date="2022-03-24T11:50:00Z">
        <w:r w:rsidRPr="00BA5FC4" w:rsidDel="00CC49E8">
          <w:rPr>
            <w:rFonts w:eastAsia="Times New Roman" w:cstheme="minorHAnsi"/>
            <w:sz w:val="22"/>
            <w:lang w:eastAsia="de-DE"/>
          </w:rPr>
          <w:delText>to include</w:delText>
        </w:r>
      </w:del>
      <w:ins w:id="1199" w:author="Sai Praneetha Bhaskaruni" w:date="2022-03-24T11:50:00Z">
        <w:r w:rsidR="00CC49E8">
          <w:rPr>
            <w:rFonts w:eastAsia="Times New Roman" w:cstheme="minorHAnsi"/>
            <w:sz w:val="22"/>
            <w:lang w:eastAsia="de-DE"/>
          </w:rPr>
          <w:t>that address</w:t>
        </w:r>
      </w:ins>
      <w:r w:rsidRPr="00BA5FC4">
        <w:rPr>
          <w:rFonts w:eastAsia="Times New Roman" w:cstheme="minorHAnsi"/>
          <w:sz w:val="22"/>
          <w:lang w:eastAsia="de-DE"/>
        </w:rPr>
        <w:t xml:space="preserve"> any</w:t>
      </w:r>
      <w:r w:rsidRPr="00BA5FC4">
        <w:rPr>
          <w:rFonts w:cstheme="minorHAnsi"/>
          <w:color w:val="000000" w:themeColor="text1"/>
          <w:sz w:val="22"/>
        </w:rPr>
        <w:t xml:space="preserve"> issues/concerns related to its use.</w:t>
      </w:r>
    </w:p>
    <w:p w14:paraId="2F44188A" w14:textId="0DA25234" w:rsidR="00275C89" w:rsidRPr="00CA58F3" w:rsidRDefault="00CD012C" w:rsidP="00275C89">
      <w:pPr>
        <w:spacing w:after="120"/>
        <w:ind w:left="129" w:hanging="14"/>
        <w:rPr>
          <w:i/>
          <w:sz w:val="22"/>
        </w:rPr>
      </w:pPr>
      <w:r>
        <w:rPr>
          <w:b/>
          <w:i/>
          <w:sz w:val="22"/>
        </w:rPr>
        <w:t>Recommendation for customer (HDO)</w:t>
      </w:r>
      <w:r w:rsidR="00275C89" w:rsidRPr="00CA58F3">
        <w:rPr>
          <w:b/>
          <w:i/>
          <w:sz w:val="22"/>
        </w:rPr>
        <w:t>:</w:t>
      </w:r>
      <w:r w:rsidR="00275C89" w:rsidRPr="00CA58F3">
        <w:t xml:space="preserve"> </w:t>
      </w:r>
      <w:r w:rsidR="00A21FF9">
        <w:rPr>
          <w:sz w:val="22"/>
          <w:szCs w:val="24"/>
        </w:rPr>
        <w:t>C</w:t>
      </w:r>
      <w:ins w:id="1200" w:author="Sai Praneetha Bhaskaruni" w:date="2022-03-24T11:56:00Z">
        <w:r w:rsidR="00264018" w:rsidRPr="00345975">
          <w:rPr>
            <w:sz w:val="22"/>
            <w:szCs w:val="24"/>
            <w:rPrChange w:id="1201" w:author="Sai Praneetha Bhaskaruni" w:date="2022-03-24T11:57:00Z">
              <w:rPr/>
            </w:rPrChange>
          </w:rPr>
          <w:t>ustomer</w:t>
        </w:r>
      </w:ins>
      <w:r w:rsidR="00F36D57">
        <w:rPr>
          <w:sz w:val="22"/>
          <w:szCs w:val="24"/>
        </w:rPr>
        <w:t>’s role is limited to incident reporting &amp;</w:t>
      </w:r>
      <w:ins w:id="1202" w:author="Sai Praneetha Bhaskaruni" w:date="2022-03-24T11:56:00Z">
        <w:r w:rsidR="00264018" w:rsidRPr="00345975">
          <w:rPr>
            <w:sz w:val="22"/>
            <w:szCs w:val="24"/>
            <w:rPrChange w:id="1203" w:author="Sai Praneetha Bhaskaruni" w:date="2022-03-24T11:57:00Z">
              <w:rPr/>
            </w:rPrChange>
          </w:rPr>
          <w:t xml:space="preserve"> </w:t>
        </w:r>
      </w:ins>
      <w:r w:rsidR="00F36D57">
        <w:rPr>
          <w:sz w:val="22"/>
          <w:szCs w:val="24"/>
        </w:rPr>
        <w:t>not</w:t>
      </w:r>
      <w:ins w:id="1204" w:author="Sai Praneetha Bhaskaruni" w:date="2022-03-24T11:56:00Z">
        <w:r w:rsidR="00264018" w:rsidRPr="00345975">
          <w:rPr>
            <w:sz w:val="22"/>
            <w:szCs w:val="24"/>
            <w:rPrChange w:id="1205" w:author="Sai Praneetha Bhaskaruni" w:date="2022-03-24T11:57:00Z">
              <w:rPr/>
            </w:rPrChange>
          </w:rPr>
          <w:t xml:space="preserve"> </w:t>
        </w:r>
      </w:ins>
      <w:ins w:id="1206" w:author="Sai Praneetha Bhaskaruni" w:date="2022-03-24T11:57:00Z">
        <w:r w:rsidR="00264018" w:rsidRPr="00345975">
          <w:rPr>
            <w:sz w:val="22"/>
            <w:szCs w:val="24"/>
          </w:rPr>
          <w:t>responsib</w:t>
        </w:r>
      </w:ins>
      <w:r w:rsidR="00F36D57">
        <w:rPr>
          <w:sz w:val="22"/>
          <w:szCs w:val="24"/>
        </w:rPr>
        <w:t>le</w:t>
      </w:r>
      <w:ins w:id="1207" w:author="Sai Praneetha Bhaskaruni" w:date="2022-03-24T11:57:00Z">
        <w:r w:rsidR="00264018" w:rsidRPr="00345975">
          <w:rPr>
            <w:sz w:val="22"/>
            <w:szCs w:val="24"/>
          </w:rPr>
          <w:t xml:space="preserve"> for</w:t>
        </w:r>
      </w:ins>
      <w:ins w:id="1208" w:author="Sai Praneetha Bhaskaruni" w:date="2022-03-24T11:58:00Z">
        <w:r w:rsidR="00264018" w:rsidRPr="00345975">
          <w:rPr>
            <w:sz w:val="22"/>
            <w:szCs w:val="24"/>
          </w:rPr>
          <w:t xml:space="preserve"> </w:t>
        </w:r>
      </w:ins>
      <w:ins w:id="1209" w:author="Sai Praneetha Bhaskaruni" w:date="2022-03-24T11:56:00Z">
        <w:r w:rsidR="00264018" w:rsidRPr="00345975">
          <w:rPr>
            <w:sz w:val="22"/>
            <w:szCs w:val="24"/>
            <w:rPrChange w:id="1210" w:author="Sai Praneetha Bhaskaruni" w:date="2022-03-24T11:57:00Z">
              <w:rPr/>
            </w:rPrChange>
          </w:rPr>
          <w:t xml:space="preserve">the </w:t>
        </w:r>
      </w:ins>
      <w:r w:rsidR="00F36D57">
        <w:rPr>
          <w:sz w:val="22"/>
          <w:szCs w:val="24"/>
        </w:rPr>
        <w:t>remediation</w:t>
      </w:r>
      <w:del w:id="1211" w:author="Sai Praneetha Bhaskaruni" w:date="2022-03-24T11:57:00Z">
        <w:r w:rsidR="00275C89" w:rsidRPr="00D43301" w:rsidDel="00264018">
          <w:delText>C</w:delText>
        </w:r>
        <w:r w:rsidR="00275C89" w:rsidRPr="00D43301" w:rsidDel="00264018">
          <w:rPr>
            <w:sz w:val="22"/>
          </w:rPr>
          <w:delText xml:space="preserve">ustomer </w:delText>
        </w:r>
      </w:del>
      <w:del w:id="1212" w:author="Sai Praneetha Bhaskaruni" w:date="2022-03-24T11:53:00Z">
        <w:r w:rsidR="003810C7" w:rsidRPr="00D43301" w:rsidDel="00D43301">
          <w:rPr>
            <w:sz w:val="22"/>
          </w:rPr>
          <w:delText>are</w:delText>
        </w:r>
      </w:del>
      <w:del w:id="1213" w:author="Sai Praneetha Bhaskaruni" w:date="2022-03-24T11:57:00Z">
        <w:r w:rsidR="003810C7" w:rsidDel="00264018">
          <w:rPr>
            <w:sz w:val="22"/>
          </w:rPr>
          <w:delText xml:space="preserve"> not </w:delText>
        </w:r>
        <w:r w:rsidR="00275C89" w:rsidRPr="000F24D0" w:rsidDel="00264018">
          <w:rPr>
            <w:sz w:val="22"/>
          </w:rPr>
          <w:delText xml:space="preserve">allowed to </w:delText>
        </w:r>
      </w:del>
      <w:del w:id="1214" w:author="Sai Praneetha Bhaskaruni" w:date="2022-03-24T11:55:00Z">
        <w:r w:rsidR="00275C89" w:rsidRPr="000F24D0" w:rsidDel="00264018">
          <w:rPr>
            <w:sz w:val="22"/>
          </w:rPr>
          <w:delText>access this component</w:delText>
        </w:r>
      </w:del>
      <w:r w:rsidR="00275C89">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 xml:space="preserve">Whenever severe malware </w:t>
      </w:r>
      <w:r w:rsidR="003810C7">
        <w:rPr>
          <w:sz w:val="22"/>
        </w:rPr>
        <w:t>i</w:t>
      </w:r>
      <w:r w:rsidR="003810C7" w:rsidRPr="00D24168">
        <w:rPr>
          <w:sz w:val="22"/>
        </w:rPr>
        <w:t xml:space="preserve">s </w:t>
      </w:r>
      <w:r w:rsidR="00D24168" w:rsidRPr="00D24168">
        <w:rPr>
          <w:sz w:val="22"/>
        </w:rPr>
        <w:t>detected</w:t>
      </w:r>
      <w:ins w:id="1215" w:author="Sai Praneetha Bhaskaruni" w:date="2022-03-24T10:17:00Z">
        <w:r w:rsidR="00FE74A2">
          <w:rPr>
            <w:sz w:val="22"/>
          </w:rPr>
          <w:t>,</w:t>
        </w:r>
      </w:ins>
      <w:r w:rsidR="00D24168" w:rsidRPr="00D24168">
        <w:rPr>
          <w:sz w:val="22"/>
        </w:rPr>
        <w:t xml:space="preserve"> </w:t>
      </w:r>
      <w:r w:rsidR="00106899">
        <w:rPr>
          <w:sz w:val="22"/>
        </w:rPr>
        <w:t>it is</w:t>
      </w:r>
      <w:r w:rsidR="00D24168" w:rsidRPr="00D24168">
        <w:rPr>
          <w:sz w:val="22"/>
        </w:rPr>
        <w:t xml:space="preserve"> resolved by the </w:t>
      </w:r>
      <w:ins w:id="1216" w:author="Sai Praneetha Bhaskaruni" w:date="2022-03-24T11:59:00Z">
        <w:r w:rsidR="00481465">
          <w:rPr>
            <w:sz w:val="22"/>
          </w:rPr>
          <w:t>S</w:t>
        </w:r>
        <w:r w:rsidR="00365EA2">
          <w:rPr>
            <w:sz w:val="22"/>
          </w:rPr>
          <w:t xml:space="preserve">tryker </w:t>
        </w:r>
      </w:ins>
      <w:r w:rsidR="00D24168" w:rsidRPr="00A22198">
        <w:rPr>
          <w:sz w:val="22"/>
        </w:rPr>
        <w:t>service</w:t>
      </w:r>
      <w:r w:rsidR="00D24168" w:rsidRPr="00D24168">
        <w:rPr>
          <w:sz w:val="22"/>
        </w:rPr>
        <w:t xml:space="preserve"> engineer. </w:t>
      </w:r>
      <w:r w:rsidR="00106899">
        <w:rPr>
          <w:sz w:val="22"/>
        </w:rPr>
        <w:t>The c</w:t>
      </w:r>
      <w:r w:rsidR="00D24168" w:rsidRPr="00D24168">
        <w:rPr>
          <w:sz w:val="22"/>
        </w:rPr>
        <w:t xml:space="preserve">ustomer has to block few </w:t>
      </w:r>
      <w:r w:rsidR="00D24168" w:rsidRPr="00167413">
        <w:rPr>
          <w:sz w:val="22"/>
        </w:rPr>
        <w:t>IOCs and IOAs</w:t>
      </w:r>
      <w:r w:rsidR="00D24168" w:rsidRPr="00D24168">
        <w:rPr>
          <w:sz w:val="22"/>
        </w:rPr>
        <w:t xml:space="preserve"> </w:t>
      </w:r>
      <w:r w:rsidR="00106899">
        <w:rPr>
          <w:sz w:val="22"/>
        </w:rPr>
        <w:t>in</w:t>
      </w:r>
      <w:r w:rsidR="00106899" w:rsidRPr="00D24168">
        <w:rPr>
          <w:sz w:val="22"/>
        </w:rPr>
        <w:t xml:space="preserve"> </w:t>
      </w:r>
      <w:r w:rsidR="00D24168" w:rsidRPr="00D24168">
        <w:rPr>
          <w:sz w:val="22"/>
        </w:rPr>
        <w:t xml:space="preserve">their network devices. </w:t>
      </w:r>
      <w:r w:rsidR="00833A7A">
        <w:rPr>
          <w:sz w:val="22"/>
        </w:rPr>
        <w:t>The customer is h</w:t>
      </w:r>
      <w:r w:rsidR="00D24168" w:rsidRPr="00D24168">
        <w:rPr>
          <w:sz w:val="22"/>
        </w:rPr>
        <w:t xml:space="preserve">ighly </w:t>
      </w:r>
      <w:r w:rsidR="00833A7A">
        <w:rPr>
          <w:sz w:val="22"/>
        </w:rPr>
        <w:t>recommended to use</w:t>
      </w:r>
      <w:r w:rsidR="00D24168" w:rsidRPr="00D24168">
        <w:rPr>
          <w:sz w:val="22"/>
        </w:rPr>
        <w:t xml:space="preserve"> the network firewall. </w:t>
      </w:r>
      <w:r w:rsidR="00D24168" w:rsidRPr="00A22198">
        <w:rPr>
          <w:sz w:val="22"/>
        </w:rPr>
        <w:t>SmartMedic solution</w:t>
      </w:r>
      <w:r w:rsidR="00D24168" w:rsidRPr="00D24168">
        <w:rPr>
          <w:sz w:val="22"/>
        </w:rPr>
        <w:t xml:space="preserve"> should be behind </w:t>
      </w:r>
      <w:r w:rsidR="00833A7A">
        <w:rPr>
          <w:sz w:val="22"/>
        </w:rPr>
        <w:t xml:space="preserve">a </w:t>
      </w:r>
      <w:r w:rsidR="00D24168" w:rsidRPr="00D24168">
        <w:rPr>
          <w:sz w:val="22"/>
        </w:rPr>
        <w:t xml:space="preserve">stateful firewall. </w:t>
      </w:r>
      <w:r w:rsidR="00833A7A">
        <w:rPr>
          <w:sz w:val="22"/>
        </w:rPr>
        <w:t>The f</w:t>
      </w:r>
      <w:r w:rsidR="00D24168" w:rsidRPr="00D24168">
        <w:rPr>
          <w:sz w:val="22"/>
        </w:rPr>
        <w:t xml:space="preserve">irewall helps in preventing network access to devices. </w:t>
      </w:r>
      <w:r w:rsidR="00D24168" w:rsidRPr="00A22198">
        <w:rPr>
          <w:sz w:val="22"/>
        </w:rPr>
        <w:t>If properly</w:t>
      </w:r>
      <w:ins w:id="1217" w:author="Sai Praneetha Bhaskaruni" w:date="2022-03-24T11:59:00Z">
        <w:r w:rsidR="00B023E6" w:rsidRPr="00A22198">
          <w:rPr>
            <w:sz w:val="22"/>
            <w:rPrChange w:id="1218" w:author="Sai Praneetha Bhaskaruni" w:date="2022-03-24T12:00:00Z">
              <w:rPr>
                <w:sz w:val="22"/>
                <w:highlight w:val="yellow"/>
              </w:rPr>
            </w:rPrChange>
          </w:rPr>
          <w:t xml:space="preserve"> </w:t>
        </w:r>
      </w:ins>
      <w:del w:id="1219" w:author="Sai Praneetha Bhaskaruni" w:date="2022-03-24T11:59:00Z">
        <w:r w:rsidR="00D24168" w:rsidRPr="004E605C" w:rsidDel="00B023E6">
          <w:rPr>
            <w:sz w:val="22"/>
          </w:rPr>
          <w:delText xml:space="preserve"> used and </w:delText>
        </w:r>
      </w:del>
      <w:r w:rsidR="00D24168" w:rsidRPr="004E605C">
        <w:rPr>
          <w:sz w:val="22"/>
        </w:rPr>
        <w:t>configured</w:t>
      </w:r>
      <w:ins w:id="1220" w:author="Sai Praneetha Bhaskaruni" w:date="2022-03-24T11:59:00Z">
        <w:r w:rsidR="00B023E6">
          <w:rPr>
            <w:sz w:val="22"/>
          </w:rPr>
          <w:t xml:space="preserve"> and used,</w:t>
        </w:r>
      </w:ins>
      <w:r w:rsidR="00D24168" w:rsidRPr="00D24168">
        <w:rPr>
          <w:sz w:val="22"/>
        </w:rPr>
        <w:t xml:space="preserve"> it can lead to protected and reliable accessibility. It can help in prevention of unauthorized access and network connections </w:t>
      </w:r>
      <w:r w:rsidR="005F4833">
        <w:rPr>
          <w:sz w:val="22"/>
        </w:rPr>
        <w:t>that can lead to</w:t>
      </w:r>
      <w:r w:rsidR="00D24168" w:rsidRPr="00D24168">
        <w:rPr>
          <w:sz w:val="22"/>
        </w:rPr>
        <w:t xml:space="preserve"> external threats, IP spoofing &amp; routing attacks and malicious packets</w:t>
      </w:r>
      <w:r w:rsidR="00D24168">
        <w:rPr>
          <w:sz w:val="22"/>
        </w:rPr>
        <w:t>.</w:t>
      </w:r>
    </w:p>
    <w:p w14:paraId="5C3FC5B1" w14:textId="77777777" w:rsidR="007A4D9C" w:rsidRDefault="007A4D9C" w:rsidP="00C335C4">
      <w:pPr>
        <w:spacing w:after="0"/>
        <w:ind w:left="129" w:hanging="14"/>
        <w:rPr>
          <w:sz w:val="22"/>
        </w:rPr>
      </w:pPr>
    </w:p>
    <w:p w14:paraId="1731D93C" w14:textId="47B6D147" w:rsidR="00BC3603" w:rsidRPr="00180992" w:rsidRDefault="00BC546B" w:rsidP="00960CBE">
      <w:pPr>
        <w:pStyle w:val="Heading1"/>
      </w:pPr>
      <w:bookmarkStart w:id="1221" w:name="_Toc108268257"/>
      <w:r>
        <w:rPr>
          <w:color w:val="FCC566"/>
          <w:sz w:val="40"/>
        </w:rPr>
        <w:t>08</w:t>
      </w:r>
      <w:r w:rsidR="00BC3603" w:rsidRPr="00180992">
        <w:rPr>
          <w:color w:val="FFCC66"/>
          <w:sz w:val="40"/>
        </w:rPr>
        <w:t xml:space="preserve"> </w:t>
      </w:r>
      <w:r w:rsidR="00BC3603" w:rsidRPr="007A4D9C">
        <w:t>Contingency Plan: Testing, Maintenance and Training</w:t>
      </w:r>
      <w:bookmarkEnd w:id="1221"/>
    </w:p>
    <w:p w14:paraId="15D8EE9F" w14:textId="0AEF4C16"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22" w:author="Sai Praneetha Bhaskaruni" w:date="2022-03-24T10:29:00Z">
        <w:r w:rsidR="00E76957">
          <w:rPr>
            <w:b/>
            <w:sz w:val="22"/>
          </w:rPr>
          <w:t>s</w:t>
        </w:r>
      </w:ins>
      <w:r w:rsidRPr="00C11DBF">
        <w:rPr>
          <w:b/>
          <w:sz w:val="22"/>
        </w:rPr>
        <w:t>: Device</w:t>
      </w:r>
      <w:r w:rsidR="008E7DA8">
        <w:rPr>
          <w:b/>
          <w:sz w:val="22"/>
        </w:rPr>
        <w:t>, Tablet, Nurse Station Application and Wireless Network</w:t>
      </w:r>
    </w:p>
    <w:p w14:paraId="4434616B" w14:textId="0DEAC5DB" w:rsidR="00BC3603" w:rsidRDefault="00BC3603" w:rsidP="00BC3603">
      <w:pPr>
        <w:spacing w:after="120"/>
        <w:ind w:left="129" w:hanging="14"/>
        <w:rPr>
          <w:sz w:val="22"/>
        </w:rPr>
      </w:pPr>
      <w:r w:rsidRPr="00CA58F3">
        <w:rPr>
          <w:b/>
          <w:i/>
          <w:sz w:val="22"/>
        </w:rPr>
        <w:t>Existing Security Features:</w:t>
      </w:r>
      <w:r>
        <w:rPr>
          <w:i/>
          <w:sz w:val="22"/>
        </w:rPr>
        <w:t xml:space="preserve"> </w:t>
      </w:r>
      <w:r w:rsidRPr="00BD544F">
        <w:rPr>
          <w:sz w:val="22"/>
        </w:rPr>
        <w:t xml:space="preserve">Only Stryker’s service engineer </w:t>
      </w:r>
      <w:r w:rsidR="00833A7A" w:rsidRPr="00BD544F">
        <w:rPr>
          <w:sz w:val="22"/>
        </w:rPr>
        <w:t xml:space="preserve">is </w:t>
      </w:r>
      <w:r w:rsidRPr="00BD544F">
        <w:rPr>
          <w:sz w:val="22"/>
        </w:rPr>
        <w:t xml:space="preserve">authorized to perform testing and maintenance </w:t>
      </w:r>
      <w:r w:rsidR="00833A7A" w:rsidRPr="00BD544F">
        <w:rPr>
          <w:sz w:val="22"/>
        </w:rPr>
        <w:t xml:space="preserve">of </w:t>
      </w:r>
      <w:r w:rsidRPr="00BD544F">
        <w:rPr>
          <w:sz w:val="22"/>
        </w:rPr>
        <w:t xml:space="preserve">the SmartMedic solutions component </w:t>
      </w:r>
      <w:ins w:id="1223" w:author="Sai Praneetha Bhaskaruni" w:date="2022-03-24T12:05:00Z">
        <w:r w:rsidR="0038228F">
          <w:rPr>
            <w:sz w:val="22"/>
          </w:rPr>
          <w:t>(</w:t>
        </w:r>
      </w:ins>
      <w:r w:rsidRPr="00BD544F">
        <w:rPr>
          <w:sz w:val="22"/>
        </w:rPr>
        <w:t>device</w:t>
      </w:r>
      <w:ins w:id="1224" w:author="Sai Praneetha Bhaskaruni" w:date="2022-03-24T12:05:00Z">
        <w:r w:rsidR="0038228F">
          <w:rPr>
            <w:sz w:val="22"/>
          </w:rPr>
          <w:t>,</w:t>
        </w:r>
      </w:ins>
      <w:ins w:id="1225" w:author="Sai Praneetha Bhaskaruni" w:date="2022-03-24T17:37:00Z">
        <w:r w:rsidR="008E5887">
          <w:rPr>
            <w:sz w:val="22"/>
          </w:rPr>
          <w:t xml:space="preserve"> </w:t>
        </w:r>
      </w:ins>
      <w:ins w:id="1226" w:author="Sai Praneetha Bhaskaruni" w:date="2022-03-24T12:05:00Z">
        <w:r w:rsidR="0038228F">
          <w:rPr>
            <w:sz w:val="22"/>
          </w:rPr>
          <w:t>tablet)</w:t>
        </w:r>
      </w:ins>
      <w:r w:rsidR="00833A7A" w:rsidRPr="00BD544F">
        <w:rPr>
          <w:sz w:val="22"/>
        </w:rPr>
        <w:t xml:space="preserve"> </w:t>
      </w:r>
      <w:r w:rsidR="002F70F4">
        <w:rPr>
          <w:sz w:val="22"/>
        </w:rPr>
        <w:t>on need basis</w:t>
      </w:r>
      <w:r w:rsidR="00EB466D">
        <w:rPr>
          <w:sz w:val="22"/>
        </w:rPr>
        <w:t>, maybe</w:t>
      </w:r>
      <w:r w:rsidRPr="00BD544F">
        <w:rPr>
          <w:sz w:val="22"/>
        </w:rPr>
        <w:t xml:space="preserve"> at the time of </w:t>
      </w:r>
      <w:r w:rsidR="004379B3">
        <w:rPr>
          <w:sz w:val="22"/>
        </w:rPr>
        <w:t>inciden</w:t>
      </w:r>
      <w:r w:rsidR="003371AD">
        <w:rPr>
          <w:sz w:val="22"/>
        </w:rPr>
        <w:t>t</w:t>
      </w:r>
      <w:r w:rsidR="004379B3">
        <w:rPr>
          <w:sz w:val="22"/>
        </w:rPr>
        <w:t xml:space="preserve"> reported</w:t>
      </w:r>
      <w:r w:rsidRPr="00420F77">
        <w:rPr>
          <w:sz w:val="22"/>
        </w:rPr>
        <w:t>.</w:t>
      </w:r>
      <w:r w:rsidRPr="00275C89">
        <w:t xml:space="preserve"> </w:t>
      </w:r>
      <w:r w:rsidRPr="00275C89">
        <w:rPr>
          <w:sz w:val="22"/>
        </w:rPr>
        <w:t xml:space="preserve">When Stryker obtains vulnerability information through surveillance or other sources, an assessment of the vulnerability’s exploitability and impact </w:t>
      </w:r>
      <w:r w:rsidR="00833A7A">
        <w:rPr>
          <w:sz w:val="22"/>
        </w:rPr>
        <w:t xml:space="preserve">is </w:t>
      </w:r>
      <w:r w:rsidRPr="00275C89">
        <w:rPr>
          <w:sz w:val="22"/>
        </w:rPr>
        <w:t xml:space="preserve">conducted. Based on the assessment </w:t>
      </w:r>
      <w:r w:rsidR="00731BEE">
        <w:rPr>
          <w:sz w:val="22"/>
        </w:rPr>
        <w:t xml:space="preserve">report, </w:t>
      </w:r>
      <w:r w:rsidRPr="00275C89">
        <w:rPr>
          <w:sz w:val="22"/>
        </w:rPr>
        <w:t xml:space="preserve">Stryker determines if further actions </w:t>
      </w:r>
      <w:r w:rsidR="00CC78D5">
        <w:rPr>
          <w:sz w:val="22"/>
        </w:rPr>
        <w:t xml:space="preserve">similar to </w:t>
      </w:r>
      <w:r w:rsidRPr="00275C89">
        <w:rPr>
          <w:sz w:val="22"/>
        </w:rPr>
        <w:t xml:space="preserve">providing security updates and/or providing </w:t>
      </w:r>
      <w:r w:rsidR="00FA1A16">
        <w:rPr>
          <w:sz w:val="22"/>
        </w:rPr>
        <w:t>information</w:t>
      </w:r>
      <w:r w:rsidRPr="00275C89">
        <w:rPr>
          <w:sz w:val="22"/>
        </w:rPr>
        <w:t xml:space="preserve"> to the customer in </w:t>
      </w:r>
      <w:r w:rsidR="009A649C">
        <w:rPr>
          <w:sz w:val="22"/>
        </w:rPr>
        <w:t>targeted time</w:t>
      </w:r>
      <w:r w:rsidRPr="00275C89">
        <w:rPr>
          <w:sz w:val="22"/>
        </w:rPr>
        <w:t>. Vulnerability information may also be requested from Stryker at any time.</w:t>
      </w:r>
    </w:p>
    <w:p w14:paraId="5B756DDD" w14:textId="50D17925" w:rsidR="00C11DBF" w:rsidRDefault="00CD012C" w:rsidP="00E846E8">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1B0076" w:rsidRPr="001B0076">
        <w:rPr>
          <w:sz w:val="22"/>
        </w:rPr>
        <w:t>Contingency planning and management (</w:t>
      </w:r>
      <w:del w:id="1227" w:author="Sai Praneetha Bhaskaruni" w:date="2022-07-08T17:19:00Z">
        <w:r w:rsidR="001B0076" w:rsidRPr="001B0076" w:rsidDel="005F11DC">
          <w:rPr>
            <w:sz w:val="22"/>
          </w:rPr>
          <w:delText>e.g</w:delText>
        </w:r>
      </w:del>
      <w:ins w:id="1228" w:author="Sai Praneetha Bhaskaruni" w:date="2022-07-08T17:20:00Z">
        <w:r w:rsidR="0064471F" w:rsidRPr="001B0076">
          <w:rPr>
            <w:sz w:val="22"/>
          </w:rPr>
          <w:t>e.g.,</w:t>
        </w:r>
      </w:ins>
      <w:del w:id="1229" w:author="Sai Praneetha Bhaskaruni" w:date="2022-03-24T10:25:00Z">
        <w:r w:rsidR="001B0076" w:rsidRPr="001B0076" w:rsidDel="007D6D24">
          <w:rPr>
            <w:sz w:val="22"/>
          </w:rPr>
          <w:delText>.</w:delText>
        </w:r>
      </w:del>
      <w:r w:rsidR="001B0076" w:rsidRPr="001B0076">
        <w:rPr>
          <w:sz w:val="22"/>
        </w:rPr>
        <w:t xml:space="preserve"> restoring a system or a network segment or certain applications) is a key responsibility of the </w:t>
      </w:r>
      <w:r w:rsidR="00E846E8" w:rsidRPr="001B0076">
        <w:rPr>
          <w:sz w:val="22"/>
        </w:rPr>
        <w:t>HDO’s IT</w:t>
      </w:r>
      <w:r w:rsidR="001B0076" w:rsidRPr="001B0076">
        <w:rPr>
          <w:sz w:val="22"/>
        </w:rPr>
        <w:t xml:space="preserve"> network management</w:t>
      </w:r>
      <w:r w:rsidR="00E846E8">
        <w:rPr>
          <w:sz w:val="22"/>
        </w:rPr>
        <w:t>.</w:t>
      </w:r>
    </w:p>
    <w:p w14:paraId="2A774B6F" w14:textId="4B19566B" w:rsidR="00E846E8" w:rsidRPr="00E846E8" w:rsidRDefault="00E846E8" w:rsidP="00E846E8">
      <w:pPr>
        <w:spacing w:after="120"/>
        <w:ind w:left="129" w:hanging="14"/>
        <w:rPr>
          <w:sz w:val="22"/>
        </w:rPr>
      </w:pPr>
      <w:r w:rsidRPr="00E846E8">
        <w:rPr>
          <w:sz w:val="22"/>
        </w:rPr>
        <w:t>If an unfortunate event happen</w:t>
      </w:r>
      <w:r w:rsidR="00344798">
        <w:rPr>
          <w:sz w:val="22"/>
        </w:rPr>
        <w:t>s</w:t>
      </w:r>
      <w:r w:rsidRPr="00E846E8">
        <w:rPr>
          <w:sz w:val="22"/>
        </w:rPr>
        <w:t xml:space="preserve"> wi</w:t>
      </w:r>
      <w:r w:rsidR="00A22982">
        <w:rPr>
          <w:sz w:val="22"/>
        </w:rPr>
        <w:t xml:space="preserve">th/without </w:t>
      </w:r>
      <w:del w:id="1230" w:author="Sai Praneetha Bhaskaruni" w:date="2022-03-24T12:04:00Z">
        <w:r w:rsidR="00A22982" w:rsidDel="000445E6">
          <w:rPr>
            <w:sz w:val="22"/>
          </w:rPr>
          <w:delText>uncertainty</w:delText>
        </w:r>
      </w:del>
      <w:ins w:id="1231" w:author="Sai Praneetha Bhaskaruni" w:date="2022-03-24T12:04:00Z">
        <w:r w:rsidR="000445E6">
          <w:rPr>
            <w:sz w:val="22"/>
          </w:rPr>
          <w:t>uncertainty,</w:t>
        </w:r>
      </w:ins>
      <w:r w:rsidR="00A22982">
        <w:rPr>
          <w:sz w:val="22"/>
        </w:rPr>
        <w:t xml:space="preserve"> then </w:t>
      </w:r>
      <w:r w:rsidRPr="00E846E8">
        <w:rPr>
          <w:sz w:val="22"/>
        </w:rPr>
        <w:t>HDO has to respond to such events</w:t>
      </w:r>
      <w:r w:rsidR="00A22982">
        <w:rPr>
          <w:sz w:val="22"/>
        </w:rPr>
        <w:t xml:space="preserve"> and maintain the HDO internal document for the same</w:t>
      </w:r>
      <w:r w:rsidRPr="00E846E8">
        <w:rPr>
          <w:sz w:val="22"/>
        </w:rPr>
        <w:t>.</w:t>
      </w:r>
    </w:p>
    <w:p w14:paraId="6FA37431" w14:textId="77777777" w:rsidR="00BC3603" w:rsidRDefault="00BC3603" w:rsidP="00BC3603">
      <w:pPr>
        <w:spacing w:after="0"/>
        <w:ind w:left="118"/>
        <w:rPr>
          <w:sz w:val="22"/>
        </w:rPr>
      </w:pPr>
    </w:p>
    <w:p w14:paraId="7274F2E9" w14:textId="19AD5F5F" w:rsidR="00BC3603" w:rsidRPr="00180992" w:rsidRDefault="00BC546B" w:rsidP="00960CBE">
      <w:pPr>
        <w:pStyle w:val="Heading1"/>
      </w:pPr>
      <w:bookmarkStart w:id="1232" w:name="_Toc108268258"/>
      <w:r>
        <w:rPr>
          <w:color w:val="FCC566"/>
          <w:sz w:val="40"/>
        </w:rPr>
        <w:t>09</w:t>
      </w:r>
      <w:r w:rsidR="00BC3603" w:rsidRPr="00180992">
        <w:rPr>
          <w:color w:val="FFCC66"/>
          <w:sz w:val="40"/>
        </w:rPr>
        <w:t xml:space="preserve"> </w:t>
      </w:r>
      <w:r w:rsidR="00BC3603" w:rsidRPr="008E7DA8">
        <w:t>Trustworthiness- CIA Triad &amp; Their Responsibilities</w:t>
      </w:r>
      <w:bookmarkEnd w:id="1232"/>
    </w:p>
    <w:p w14:paraId="56C28923" w14:textId="0B816C91" w:rsidR="00BC3603" w:rsidRPr="00C11DBF" w:rsidRDefault="00BC3603" w:rsidP="00BC3603">
      <w:pPr>
        <w:shd w:val="clear" w:color="auto" w:fill="E7E6E6" w:themeFill="background2"/>
        <w:spacing w:after="0"/>
        <w:ind w:left="118"/>
        <w:rPr>
          <w:b/>
          <w:sz w:val="22"/>
        </w:rPr>
      </w:pPr>
      <w:r w:rsidRPr="00C11DBF">
        <w:rPr>
          <w:b/>
          <w:sz w:val="22"/>
        </w:rPr>
        <w:t>SmartMedic Solution Component</w:t>
      </w:r>
      <w:ins w:id="1233" w:author="Sai Praneetha Bhaskaruni" w:date="2022-03-24T10:33:00Z">
        <w:r w:rsidR="0083659D">
          <w:rPr>
            <w:b/>
            <w:sz w:val="22"/>
          </w:rPr>
          <w:t>s</w:t>
        </w:r>
      </w:ins>
      <w:r w:rsidRPr="00C11DBF">
        <w:rPr>
          <w:b/>
          <w:sz w:val="22"/>
        </w:rPr>
        <w:t>: Device</w:t>
      </w:r>
      <w:r w:rsidR="00E968D1">
        <w:rPr>
          <w:b/>
          <w:sz w:val="22"/>
        </w:rPr>
        <w:t>, Tablet</w:t>
      </w:r>
      <w:r w:rsidR="00453CB9">
        <w:rPr>
          <w:b/>
          <w:sz w:val="22"/>
        </w:rPr>
        <w:t xml:space="preserve"> &amp; </w:t>
      </w:r>
      <w:r w:rsidR="00453CB9" w:rsidRPr="00453CB9">
        <w:rPr>
          <w:b/>
          <w:sz w:val="22"/>
        </w:rPr>
        <w:t>Nurse Station Application</w:t>
      </w:r>
    </w:p>
    <w:p w14:paraId="143E8CBC" w14:textId="725BADF2"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9B1F29">
        <w:rPr>
          <w:sz w:val="22"/>
        </w:rPr>
        <w:t>SmartMedic solution</w:t>
      </w:r>
      <w:r w:rsidR="00935AC3" w:rsidRPr="003E5BF1">
        <w:rPr>
          <w:sz w:val="22"/>
        </w:rPr>
        <w:t xml:space="preserve"> uses </w:t>
      </w:r>
      <w:r w:rsidR="00344798">
        <w:rPr>
          <w:sz w:val="22"/>
        </w:rPr>
        <w:t>a</w:t>
      </w:r>
      <w:r w:rsidR="00344798" w:rsidRPr="003E5BF1">
        <w:rPr>
          <w:sz w:val="22"/>
        </w:rPr>
        <w:t xml:space="preserve"> </w:t>
      </w:r>
      <w:r w:rsidR="00935AC3" w:rsidRPr="003E5BF1">
        <w:rPr>
          <w:sz w:val="22"/>
        </w:rPr>
        <w:t>strong</w:t>
      </w:r>
      <w:r w:rsidR="00344798">
        <w:rPr>
          <w:sz w:val="22"/>
        </w:rPr>
        <w:t>,</w:t>
      </w:r>
      <w:r w:rsidR="00935AC3" w:rsidRPr="003E5BF1">
        <w:rPr>
          <w:sz w:val="22"/>
        </w:rPr>
        <w:t xml:space="preserve"> secure communications protocol for </w:t>
      </w:r>
      <w:ins w:id="1234" w:author="Sai Praneetha Bhaskaruni" w:date="2022-03-24T12:10:00Z">
        <w:r w:rsidR="004D6878">
          <w:rPr>
            <w:sz w:val="22"/>
          </w:rPr>
          <w:t xml:space="preserve">reliable/safe </w:t>
        </w:r>
      </w:ins>
      <w:r w:rsidR="00935AC3" w:rsidRPr="003E5BF1">
        <w:rPr>
          <w:sz w:val="22"/>
        </w:rPr>
        <w:t>communicati</w:t>
      </w:r>
      <w:ins w:id="1235" w:author="Sai Praneetha Bhaskaruni" w:date="2022-03-24T12:08:00Z">
        <w:r w:rsidR="00380047">
          <w:rPr>
            <w:sz w:val="22"/>
          </w:rPr>
          <w:t>o</w:t>
        </w:r>
      </w:ins>
      <w:r w:rsidR="00935AC3" w:rsidRPr="003E5BF1">
        <w:rPr>
          <w:sz w:val="22"/>
        </w:rPr>
        <w:t>n</w:t>
      </w:r>
      <w:del w:id="1236" w:author="Sai Praneetha Bhaskaruni" w:date="2022-03-24T12:08:00Z">
        <w:r w:rsidR="00935AC3" w:rsidRPr="003E5BF1" w:rsidDel="00380047">
          <w:rPr>
            <w:sz w:val="22"/>
          </w:rPr>
          <w:delText>g</w:delText>
        </w:r>
      </w:del>
      <w:r w:rsidR="00935AC3" w:rsidRPr="003E5BF1">
        <w:rPr>
          <w:sz w:val="22"/>
        </w:rPr>
        <w:t xml:space="preserve"> among the components. The </w:t>
      </w:r>
      <w:r w:rsidR="00657D6C">
        <w:rPr>
          <w:sz w:val="22"/>
        </w:rPr>
        <w:t xml:space="preserve">secure </w:t>
      </w:r>
      <w:ins w:id="1237" w:author="Sai Praneetha Bhaskaruni" w:date="2022-03-24T12:08:00Z">
        <w:r w:rsidR="004A5829">
          <w:rPr>
            <w:sz w:val="22"/>
          </w:rPr>
          <w:t>design</w:t>
        </w:r>
      </w:ins>
      <w:del w:id="1238" w:author="Sai Praneetha Bhaskaruni" w:date="2022-03-24T12:08:00Z">
        <w:r w:rsidR="00935AC3" w:rsidRPr="003E5BF1" w:rsidDel="004A5829">
          <w:rPr>
            <w:sz w:val="22"/>
          </w:rPr>
          <w:delText>ability</w:delText>
        </w:r>
      </w:del>
      <w:r w:rsidR="00935AC3" w:rsidRPr="003E5BF1">
        <w:rPr>
          <w:sz w:val="22"/>
        </w:rPr>
        <w:t xml:space="preserve"> of the </w:t>
      </w:r>
      <w:r w:rsidR="00935AC3" w:rsidRPr="0070430F">
        <w:rPr>
          <w:sz w:val="22"/>
        </w:rPr>
        <w:t>SmartMedic solution</w:t>
      </w:r>
      <w:r w:rsidR="00935AC3" w:rsidRPr="003E5BF1">
        <w:rPr>
          <w:sz w:val="22"/>
        </w:rPr>
        <w:t xml:space="preserve"> ensure</w:t>
      </w:r>
      <w:r w:rsidR="00344798">
        <w:rPr>
          <w:sz w:val="22"/>
        </w:rPr>
        <w:t>s</w:t>
      </w:r>
      <w:r w:rsidR="00935AC3" w:rsidRPr="003E5BF1">
        <w:rPr>
          <w:sz w:val="22"/>
        </w:rPr>
        <w:t xml:space="preserve"> the </w:t>
      </w:r>
      <w:ins w:id="1239" w:author="Sai Praneetha Bhaskaruni" w:date="2022-03-24T12:10:00Z">
        <w:r w:rsidR="001568FD">
          <w:rPr>
            <w:sz w:val="22"/>
          </w:rPr>
          <w:t>C</w:t>
        </w:r>
      </w:ins>
      <w:del w:id="1240" w:author="Sai Praneetha Bhaskaruni" w:date="2022-03-24T12:10:00Z">
        <w:r w:rsidR="00935AC3" w:rsidRPr="003E5BF1" w:rsidDel="001568FD">
          <w:rPr>
            <w:sz w:val="22"/>
          </w:rPr>
          <w:delText>c</w:delText>
        </w:r>
      </w:del>
      <w:r w:rsidR="00935AC3" w:rsidRPr="003E5BF1">
        <w:rPr>
          <w:sz w:val="22"/>
        </w:rPr>
        <w:t>onfidentiality</w:t>
      </w:r>
      <w:ins w:id="1241" w:author="Sai Praneetha Bhaskaruni" w:date="2022-03-24T12:09:00Z">
        <w:r w:rsidR="00E05FF2">
          <w:rPr>
            <w:sz w:val="22"/>
          </w:rPr>
          <w:t xml:space="preserve">, </w:t>
        </w:r>
      </w:ins>
      <w:ins w:id="1242" w:author="Sai Praneetha Bhaskaruni" w:date="2022-03-24T12:10:00Z">
        <w:r w:rsidR="001568FD">
          <w:rPr>
            <w:sz w:val="22"/>
          </w:rPr>
          <w:t>I</w:t>
        </w:r>
      </w:ins>
      <w:ins w:id="1243" w:author="Sai Praneetha Bhaskaruni" w:date="2022-03-24T12:09:00Z">
        <w:r w:rsidR="00E05FF2">
          <w:rPr>
            <w:sz w:val="22"/>
          </w:rPr>
          <w:t xml:space="preserve">ntegrity &amp; </w:t>
        </w:r>
      </w:ins>
      <w:ins w:id="1244" w:author="Sai Praneetha Bhaskaruni" w:date="2022-03-24T12:10:00Z">
        <w:r w:rsidR="001568FD">
          <w:rPr>
            <w:sz w:val="22"/>
          </w:rPr>
          <w:t>A</w:t>
        </w:r>
      </w:ins>
      <w:ins w:id="1245" w:author="Sai Praneetha Bhaskaruni" w:date="2022-03-24T12:09:00Z">
        <w:r w:rsidR="00E05FF2">
          <w:rPr>
            <w:sz w:val="22"/>
          </w:rPr>
          <w:t>vailability</w:t>
        </w:r>
      </w:ins>
      <w:r w:rsidR="00935AC3" w:rsidRPr="003E5BF1">
        <w:rPr>
          <w:sz w:val="22"/>
        </w:rPr>
        <w:t xml:space="preserve"> of transmitted information</w:t>
      </w:r>
      <w:r w:rsidR="00344798">
        <w:rPr>
          <w:sz w:val="22"/>
        </w:rPr>
        <w:t xml:space="preserve"> and t</w:t>
      </w:r>
      <w:r w:rsidR="00935AC3" w:rsidRPr="003E5BF1">
        <w:rPr>
          <w:sz w:val="22"/>
        </w:rPr>
        <w:t>ransmits data only via a point-to-point dedicated channel betwe</w:t>
      </w:r>
      <w:r w:rsidR="00935AC3">
        <w:rPr>
          <w:sz w:val="22"/>
        </w:rPr>
        <w:t>en SmartMedic device and</w:t>
      </w:r>
      <w:del w:id="1246" w:author="Sai Praneetha Bhaskaruni" w:date="2022-03-24T12:07:00Z">
        <w:r w:rsidR="00935AC3" w:rsidDel="0070430F">
          <w:rPr>
            <w:sz w:val="22"/>
          </w:rPr>
          <w:delText xml:space="preserve"> </w:delText>
        </w:r>
        <w:r w:rsidR="00344798" w:rsidDel="0070430F">
          <w:rPr>
            <w:sz w:val="22"/>
          </w:rPr>
          <w:delText>the</w:delText>
        </w:r>
      </w:del>
      <w:r w:rsidR="00344798">
        <w:rPr>
          <w:sz w:val="22"/>
        </w:rPr>
        <w:t xml:space="preserve"> </w:t>
      </w:r>
      <w:r w:rsidR="00935AC3">
        <w:rPr>
          <w:sz w:val="22"/>
        </w:rPr>
        <w:t>Tablet</w:t>
      </w:r>
      <w:r w:rsidR="00E968D1">
        <w:rPr>
          <w:sz w:val="22"/>
        </w:rPr>
        <w:t>,</w:t>
      </w:r>
      <w:ins w:id="1247" w:author="Sai Praneetha Bhaskaruni" w:date="2022-03-24T12:09:00Z">
        <w:r w:rsidR="004A5829">
          <w:rPr>
            <w:sz w:val="22"/>
          </w:rPr>
          <w:t xml:space="preserve"> </w:t>
        </w:r>
      </w:ins>
      <w:del w:id="1248" w:author="Sai Praneetha Bhaskaruni" w:date="2022-03-24T12:09:00Z">
        <w:r w:rsidR="00E968D1" w:rsidDel="004A5829">
          <w:rPr>
            <w:sz w:val="22"/>
          </w:rPr>
          <w:delText xml:space="preserve"> </w:delText>
        </w:r>
      </w:del>
      <w:del w:id="1249" w:author="Sai Praneetha Bhaskaruni" w:date="2022-03-24T12:08:00Z">
        <w:r w:rsidR="00344798" w:rsidDel="0070430F">
          <w:rPr>
            <w:sz w:val="22"/>
          </w:rPr>
          <w:delText>t</w:delText>
        </w:r>
      </w:del>
      <w:del w:id="1250" w:author="Sai Praneetha Bhaskaruni" w:date="2022-03-24T12:07:00Z">
        <w:r w:rsidR="00344798" w:rsidDel="0070430F">
          <w:rPr>
            <w:sz w:val="22"/>
          </w:rPr>
          <w:delText xml:space="preserve">he </w:delText>
        </w:r>
      </w:del>
      <w:r w:rsidR="00E968D1" w:rsidRPr="00E968D1">
        <w:rPr>
          <w:sz w:val="22"/>
        </w:rPr>
        <w:t xml:space="preserve">Tablet and </w:t>
      </w:r>
      <w:del w:id="1251" w:author="Sai Praneetha Bhaskaruni" w:date="2022-03-24T12:07:00Z">
        <w:r w:rsidR="00E968D1" w:rsidRPr="0070430F" w:rsidDel="009B1F29">
          <w:rPr>
            <w:sz w:val="22"/>
          </w:rPr>
          <w:delText xml:space="preserve">SmartMedic </w:delText>
        </w:r>
      </w:del>
      <w:ins w:id="1252" w:author="Sai Praneetha Bhaskaruni" w:date="2022-03-24T12:07:00Z">
        <w:r w:rsidR="009B1F29" w:rsidRPr="0070430F">
          <w:rPr>
            <w:sz w:val="22"/>
          </w:rPr>
          <w:t>S</w:t>
        </w:r>
        <w:r w:rsidR="009B1F29" w:rsidRPr="0070430F">
          <w:rPr>
            <w:sz w:val="22"/>
            <w:rPrChange w:id="1253" w:author="Sai Praneetha Bhaskaruni" w:date="2022-03-24T12:07:00Z">
              <w:rPr>
                <w:sz w:val="22"/>
                <w:highlight w:val="yellow"/>
              </w:rPr>
            </w:rPrChange>
          </w:rPr>
          <w:t>tryker</w:t>
        </w:r>
        <w:r w:rsidR="009B1F29" w:rsidRPr="0070430F">
          <w:rPr>
            <w:sz w:val="22"/>
          </w:rPr>
          <w:t xml:space="preserve"> </w:t>
        </w:r>
      </w:ins>
      <w:r w:rsidR="00E968D1" w:rsidRPr="0070430F">
        <w:rPr>
          <w:sz w:val="22"/>
        </w:rPr>
        <w:t>cloud</w:t>
      </w:r>
      <w:ins w:id="1254" w:author="Sai Praneetha Bhaskaruni" w:date="2022-03-24T12:07:00Z">
        <w:r w:rsidR="0070430F">
          <w:rPr>
            <w:sz w:val="22"/>
          </w:rPr>
          <w:t>,</w:t>
        </w:r>
      </w:ins>
      <w:r w:rsidR="00E968D1" w:rsidRPr="0070430F">
        <w:rPr>
          <w:sz w:val="22"/>
        </w:rPr>
        <w:t xml:space="preserve"> </w:t>
      </w:r>
      <w:del w:id="1255" w:author="Sai Praneetha Bhaskaruni" w:date="2022-03-24T12:07:00Z">
        <w:r w:rsidR="00E968D1" w:rsidRPr="0070430F" w:rsidDel="0070430F">
          <w:rPr>
            <w:sz w:val="22"/>
          </w:rPr>
          <w:delText>application &amp;</w:delText>
        </w:r>
      </w:del>
      <w:del w:id="1256" w:author="Sai Praneetha Bhaskaruni" w:date="2022-03-24T12:08:00Z">
        <w:r w:rsidR="00E968D1" w:rsidRPr="0070430F" w:rsidDel="004A5829">
          <w:rPr>
            <w:sz w:val="22"/>
          </w:rPr>
          <w:delText xml:space="preserve"> </w:delText>
        </w:r>
      </w:del>
      <w:del w:id="1257" w:author="Sai Praneetha Bhaskaruni" w:date="2022-03-24T12:07:00Z">
        <w:r w:rsidR="00E968D1" w:rsidRPr="0070430F" w:rsidDel="009B1F29">
          <w:rPr>
            <w:sz w:val="22"/>
          </w:rPr>
          <w:delText xml:space="preserve">SmartMedic </w:delText>
        </w:r>
      </w:del>
      <w:ins w:id="1258" w:author="Sai Praneetha Bhaskaruni" w:date="2022-03-24T12:07:00Z">
        <w:r w:rsidR="009B1F29" w:rsidRPr="0070430F">
          <w:rPr>
            <w:sz w:val="22"/>
          </w:rPr>
          <w:t>S</w:t>
        </w:r>
        <w:r w:rsidR="009B1F29" w:rsidRPr="0070430F">
          <w:rPr>
            <w:sz w:val="22"/>
            <w:rPrChange w:id="1259" w:author="Sai Praneetha Bhaskaruni" w:date="2022-03-24T12:07:00Z">
              <w:rPr>
                <w:sz w:val="22"/>
                <w:highlight w:val="yellow"/>
              </w:rPr>
            </w:rPrChange>
          </w:rPr>
          <w:t>tryker</w:t>
        </w:r>
        <w:r w:rsidR="009B1F29" w:rsidRPr="0070430F">
          <w:rPr>
            <w:sz w:val="22"/>
          </w:rPr>
          <w:t xml:space="preserve"> </w:t>
        </w:r>
      </w:ins>
      <w:ins w:id="1260" w:author="Sai Praneetha Bhaskaruni" w:date="2022-03-24T12:08:00Z">
        <w:r w:rsidR="0070430F">
          <w:rPr>
            <w:sz w:val="22"/>
          </w:rPr>
          <w:t>c</w:t>
        </w:r>
      </w:ins>
      <w:del w:id="1261" w:author="Sai Praneetha Bhaskaruni" w:date="2022-03-24T12:08:00Z">
        <w:r w:rsidR="00344798" w:rsidRPr="0070430F" w:rsidDel="0070430F">
          <w:rPr>
            <w:sz w:val="22"/>
          </w:rPr>
          <w:delText>C</w:delText>
        </w:r>
      </w:del>
      <w:r w:rsidR="00344798" w:rsidRPr="0070430F">
        <w:rPr>
          <w:sz w:val="22"/>
        </w:rPr>
        <w:t xml:space="preserve">loud </w:t>
      </w:r>
      <w:del w:id="1262" w:author="Sai Praneetha Bhaskaruni" w:date="2022-03-24T12:07:00Z">
        <w:r w:rsidR="00E968D1" w:rsidRPr="00370C9D" w:rsidDel="0070430F">
          <w:rPr>
            <w:sz w:val="22"/>
            <w:highlight w:val="yellow"/>
            <w:rPrChange w:id="1263" w:author="Sai Praneetha Bhaskaruni" w:date="2022-03-24T10:50:00Z">
              <w:rPr>
                <w:sz w:val="22"/>
              </w:rPr>
            </w:rPrChange>
          </w:rPr>
          <w:delText>application</w:delText>
        </w:r>
        <w:r w:rsidR="00E968D1" w:rsidRPr="00E968D1" w:rsidDel="0070430F">
          <w:rPr>
            <w:sz w:val="22"/>
          </w:rPr>
          <w:delText xml:space="preserve"> </w:delText>
        </w:r>
      </w:del>
      <w:r w:rsidR="00E968D1">
        <w:rPr>
          <w:sz w:val="22"/>
        </w:rPr>
        <w:t>and Nurse Station Application</w:t>
      </w:r>
      <w:r w:rsidR="00E968D1" w:rsidRPr="00530651">
        <w:rPr>
          <w:sz w:val="22"/>
        </w:rPr>
        <w:t>.</w:t>
      </w:r>
    </w:p>
    <w:p w14:paraId="1A04B1E4" w14:textId="62FC6E5F" w:rsidR="00BC3603" w:rsidRDefault="00CD012C" w:rsidP="00BC3603">
      <w:pPr>
        <w:spacing w:after="120"/>
        <w:ind w:left="129" w:hanging="14"/>
        <w:rPr>
          <w:sz w:val="22"/>
        </w:rPr>
      </w:pPr>
      <w:r>
        <w:rPr>
          <w:b/>
          <w:i/>
          <w:sz w:val="22"/>
        </w:rPr>
        <w:t>Recommendation for customer (HDO)</w:t>
      </w:r>
      <w:r w:rsidR="00BC3603" w:rsidRPr="00CA58F3">
        <w:rPr>
          <w:b/>
          <w:i/>
          <w:sz w:val="22"/>
        </w:rPr>
        <w:t>:</w:t>
      </w:r>
      <w:r w:rsidR="00BC3603" w:rsidRPr="00CA58F3">
        <w:t xml:space="preserve"> </w:t>
      </w:r>
      <w:r w:rsidR="00935AC3" w:rsidRPr="00935AC3">
        <w:rPr>
          <w:sz w:val="22"/>
        </w:rPr>
        <w:t>Stryker</w:t>
      </w:r>
      <w:del w:id="1264" w:author="Sai Praneetha Bhaskaruni" w:date="2022-03-24T12:11:00Z">
        <w:r w:rsidR="00935AC3" w:rsidRPr="00935AC3" w:rsidDel="0048496B">
          <w:rPr>
            <w:sz w:val="22"/>
          </w:rPr>
          <w:delText>’s</w:delText>
        </w:r>
      </w:del>
      <w:r w:rsidR="00935AC3" w:rsidRPr="00935AC3">
        <w:rPr>
          <w:sz w:val="22"/>
        </w:rPr>
        <w:t xml:space="preserve"> customer</w:t>
      </w:r>
      <w:ins w:id="1265" w:author="Sai Praneetha Bhaskaruni" w:date="2022-03-24T12:11:00Z">
        <w:r w:rsidR="0048496B">
          <w:rPr>
            <w:sz w:val="22"/>
          </w:rPr>
          <w:t xml:space="preserve"> (HDO)</w:t>
        </w:r>
      </w:ins>
      <w:del w:id="1266" w:author="Sai Praneetha Bhaskaruni" w:date="2022-03-24T12:11:00Z">
        <w:r w:rsidR="00935AC3" w:rsidRPr="00935AC3" w:rsidDel="0048496B">
          <w:rPr>
            <w:sz w:val="22"/>
          </w:rPr>
          <w:delText>s</w:delText>
        </w:r>
      </w:del>
      <w:r w:rsidR="00935AC3" w:rsidRPr="00935AC3">
        <w:rPr>
          <w:sz w:val="22"/>
        </w:rPr>
        <w:t xml:space="preserve"> </w:t>
      </w:r>
      <w:r w:rsidR="008439FB" w:rsidRPr="00935AC3">
        <w:rPr>
          <w:sz w:val="22"/>
        </w:rPr>
        <w:t>ha</w:t>
      </w:r>
      <w:r w:rsidR="008439FB">
        <w:rPr>
          <w:sz w:val="22"/>
        </w:rPr>
        <w:t>ve</w:t>
      </w:r>
      <w:r w:rsidR="008439FB" w:rsidRPr="00935AC3">
        <w:rPr>
          <w:sz w:val="22"/>
        </w:rPr>
        <w:t xml:space="preserve"> </w:t>
      </w:r>
      <w:r w:rsidR="00935AC3" w:rsidRPr="00935AC3">
        <w:rPr>
          <w:sz w:val="22"/>
        </w:rPr>
        <w:t xml:space="preserve">to </w:t>
      </w:r>
      <w:r w:rsidR="008439FB">
        <w:rPr>
          <w:sz w:val="22"/>
        </w:rPr>
        <w:t>en</w:t>
      </w:r>
      <w:r w:rsidR="00935AC3" w:rsidRPr="00935AC3">
        <w:rPr>
          <w:sz w:val="22"/>
        </w:rPr>
        <w:t xml:space="preserve">sure that SmartMedic Device </w:t>
      </w:r>
      <w:r w:rsidR="008439FB">
        <w:rPr>
          <w:sz w:val="22"/>
        </w:rPr>
        <w:t>i</w:t>
      </w:r>
      <w:r w:rsidR="008439FB" w:rsidRPr="00935AC3">
        <w:rPr>
          <w:sz w:val="22"/>
        </w:rPr>
        <w:t xml:space="preserve">s </w:t>
      </w:r>
      <w:r w:rsidR="00935AC3" w:rsidRPr="00935AC3">
        <w:rPr>
          <w:sz w:val="22"/>
        </w:rPr>
        <w:t xml:space="preserve">connected to the tablet and always </w:t>
      </w:r>
      <w:ins w:id="1267" w:author="Sai Praneetha Bhaskaruni" w:date="2022-03-24T12:15:00Z">
        <w:r w:rsidR="00872A62">
          <w:rPr>
            <w:sz w:val="22"/>
          </w:rPr>
          <w:t>accessible</w:t>
        </w:r>
        <w:r w:rsidR="00EB02CA">
          <w:rPr>
            <w:sz w:val="22"/>
          </w:rPr>
          <w:t>.</w:t>
        </w:r>
      </w:ins>
      <w:del w:id="1268" w:author="Sai Praneetha Bhaskaruni" w:date="2022-03-24T12:15:00Z">
        <w:r w:rsidR="00935AC3" w:rsidRPr="00872A62" w:rsidDel="00872A62">
          <w:rPr>
            <w:sz w:val="22"/>
          </w:rPr>
          <w:delText>up</w:delText>
        </w:r>
      </w:del>
      <w:r w:rsidR="00935AC3" w:rsidRPr="00872A62">
        <w:rPr>
          <w:sz w:val="22"/>
        </w:rPr>
        <w:t xml:space="preserve"> </w:t>
      </w:r>
      <w:del w:id="1269" w:author="Sai Praneetha Bhaskaruni" w:date="2022-03-24T12:15:00Z">
        <w:r w:rsidR="00935AC3" w:rsidRPr="00AD65DC" w:rsidDel="00872A62">
          <w:rPr>
            <w:sz w:val="22"/>
            <w:highlight w:val="yellow"/>
            <w:rPrChange w:id="1270" w:author="Sai Praneetha Bhaskaruni" w:date="2022-03-24T10:36:00Z">
              <w:rPr>
                <w:sz w:val="22"/>
              </w:rPr>
            </w:rPrChange>
          </w:rPr>
          <w:delText>&amp; running</w:delText>
        </w:r>
        <w:r w:rsidR="00916BDB" w:rsidRPr="00AD65DC" w:rsidDel="00872A62">
          <w:rPr>
            <w:i/>
            <w:sz w:val="22"/>
            <w:highlight w:val="yellow"/>
            <w:rPrChange w:id="1271" w:author="Sai Praneetha Bhaskaruni" w:date="2022-03-24T10:36:00Z">
              <w:rPr>
                <w:i/>
                <w:sz w:val="22"/>
              </w:rPr>
            </w:rPrChange>
          </w:rPr>
          <w:delText xml:space="preserve"> </w:delText>
        </w:r>
        <w:r w:rsidR="00916BDB" w:rsidRPr="00AD65DC" w:rsidDel="00872A62">
          <w:rPr>
            <w:sz w:val="22"/>
            <w:highlight w:val="yellow"/>
            <w:rPrChange w:id="1272" w:author="Sai Praneetha Bhaskaruni" w:date="2022-03-24T10:36:00Z">
              <w:rPr>
                <w:sz w:val="22"/>
              </w:rPr>
            </w:rPrChange>
          </w:rPr>
          <w:delText>and power</w:delText>
        </w:r>
        <w:r w:rsidR="008439FB" w:rsidRPr="00AD65DC" w:rsidDel="00872A62">
          <w:rPr>
            <w:sz w:val="22"/>
            <w:highlight w:val="yellow"/>
            <w:rPrChange w:id="1273" w:author="Sai Praneetha Bhaskaruni" w:date="2022-03-24T10:36:00Z">
              <w:rPr>
                <w:sz w:val="22"/>
              </w:rPr>
            </w:rPrChange>
          </w:rPr>
          <w:delText>ed</w:delText>
        </w:r>
        <w:r w:rsidR="00916BDB" w:rsidDel="00872A62">
          <w:rPr>
            <w:sz w:val="22"/>
          </w:rPr>
          <w:delText>,</w:delText>
        </w:r>
        <w:r w:rsidR="00916BDB" w:rsidDel="00EB02CA">
          <w:rPr>
            <w:sz w:val="22"/>
          </w:rPr>
          <w:delText xml:space="preserve"> </w:delText>
        </w:r>
      </w:del>
      <w:ins w:id="1274" w:author="Sai Praneetha Bhaskaruni" w:date="2022-03-24T12:15:00Z">
        <w:r w:rsidR="00EB02CA">
          <w:rPr>
            <w:sz w:val="22"/>
          </w:rPr>
          <w:t>H</w:t>
        </w:r>
      </w:ins>
      <w:del w:id="1275" w:author="Sai Praneetha Bhaskaruni" w:date="2022-03-24T12:15:00Z">
        <w:r w:rsidR="008439FB" w:rsidDel="00EB02CA">
          <w:rPr>
            <w:sz w:val="22"/>
          </w:rPr>
          <w:delText>h</w:delText>
        </w:r>
      </w:del>
      <w:r w:rsidR="008439FB">
        <w:rPr>
          <w:sz w:val="22"/>
        </w:rPr>
        <w:t xml:space="preserve">ence, making </w:t>
      </w:r>
      <w:r w:rsidR="00916BDB">
        <w:rPr>
          <w:sz w:val="22"/>
        </w:rPr>
        <w:t xml:space="preserve">it </w:t>
      </w:r>
      <w:r w:rsidR="008439FB">
        <w:rPr>
          <w:sz w:val="22"/>
        </w:rPr>
        <w:t xml:space="preserve">available </w:t>
      </w:r>
      <w:r w:rsidR="00916BDB">
        <w:rPr>
          <w:sz w:val="22"/>
        </w:rPr>
        <w:t>24x7</w:t>
      </w:r>
      <w:r w:rsidR="00E968D1">
        <w:rPr>
          <w:sz w:val="22"/>
        </w:rPr>
        <w:t xml:space="preserve">. </w:t>
      </w:r>
      <w:r w:rsidR="00916BDB" w:rsidRPr="00D0130A">
        <w:rPr>
          <w:sz w:val="22"/>
        </w:rPr>
        <w:t xml:space="preserve">All network connections </w:t>
      </w:r>
      <w:r w:rsidR="008439FB">
        <w:rPr>
          <w:sz w:val="22"/>
        </w:rPr>
        <w:t xml:space="preserve">are </w:t>
      </w:r>
      <w:r w:rsidR="00916BDB" w:rsidRPr="00D0130A">
        <w:rPr>
          <w:sz w:val="22"/>
        </w:rPr>
        <w:t xml:space="preserve">considered in determining appropriate security controls. The customer will provide the secure encrypted </w:t>
      </w:r>
      <w:r w:rsidR="00916BDB" w:rsidRPr="00D0130A">
        <w:rPr>
          <w:sz w:val="22"/>
        </w:rPr>
        <w:lastRenderedPageBreak/>
        <w:t>channel such as wireless connection like Wi-Fi (consider authentication protocols supported, such as WPA2 EAP-TLS) for the communication between the SmartMedic solution</w:t>
      </w:r>
      <w:del w:id="1276" w:author="Sai Praneetha Bhaskaruni" w:date="2022-03-24T12:16:00Z">
        <w:r w:rsidR="00916BDB" w:rsidRPr="00D0130A" w:rsidDel="00223984">
          <w:rPr>
            <w:sz w:val="22"/>
          </w:rPr>
          <w:delText>’s</w:delText>
        </w:r>
      </w:del>
      <w:r w:rsidR="00916BDB" w:rsidRPr="00D0130A">
        <w:rPr>
          <w:sz w:val="22"/>
        </w:rPr>
        <w:t xml:space="preserve"> components i.e.</w:t>
      </w:r>
      <w:ins w:id="1277" w:author="Sai Praneetha Bhaskaruni" w:date="2022-03-24T10:38:00Z">
        <w:r w:rsidR="00AD65DC">
          <w:rPr>
            <w:sz w:val="22"/>
          </w:rPr>
          <w:t>,</w:t>
        </w:r>
      </w:ins>
      <w:r w:rsidR="00916BDB" w:rsidRPr="00D0130A">
        <w:rPr>
          <w:sz w:val="22"/>
        </w:rPr>
        <w:t xml:space="preserve"> </w:t>
      </w:r>
      <w:r w:rsidR="00916BDB">
        <w:rPr>
          <w:sz w:val="22"/>
        </w:rPr>
        <w:t>Stryker C</w:t>
      </w:r>
      <w:r w:rsidR="00916BDB" w:rsidRPr="00D0130A">
        <w:rPr>
          <w:sz w:val="22"/>
        </w:rPr>
        <w:t>loud</w:t>
      </w:r>
      <w:r w:rsidR="00916BDB">
        <w:rPr>
          <w:sz w:val="22"/>
        </w:rPr>
        <w:t xml:space="preserve"> and </w:t>
      </w:r>
      <w:r w:rsidR="008439FB">
        <w:rPr>
          <w:sz w:val="22"/>
        </w:rPr>
        <w:t xml:space="preserve">Nurse </w:t>
      </w:r>
      <w:r w:rsidR="00916BDB">
        <w:rPr>
          <w:sz w:val="22"/>
        </w:rPr>
        <w:t>Station which will maintain the confidentiality. Stryker customer has to make sure that the SmartMedic Tablet is always connec</w:t>
      </w:r>
      <w:r w:rsidR="00453CB9">
        <w:rPr>
          <w:sz w:val="22"/>
        </w:rPr>
        <w:t xml:space="preserve">ted to the </w:t>
      </w:r>
      <w:r w:rsidR="00B7517A">
        <w:rPr>
          <w:sz w:val="22"/>
        </w:rPr>
        <w:t>i</w:t>
      </w:r>
      <w:r w:rsidR="00453CB9">
        <w:rPr>
          <w:sz w:val="22"/>
        </w:rPr>
        <w:t>nternet and power.</w:t>
      </w:r>
      <w:r w:rsidR="00BC3603" w:rsidRPr="00CA58F3">
        <w:rPr>
          <w:sz w:val="22"/>
        </w:rPr>
        <w:t xml:space="preserve"> </w:t>
      </w:r>
      <w:r w:rsidR="00BC3603" w:rsidRPr="00530651">
        <w:rPr>
          <w:sz w:val="22"/>
        </w:rPr>
        <w:t xml:space="preserve">Stryker’s customer can access the Nurse Station web application using the </w:t>
      </w:r>
      <w:del w:id="1278" w:author="Sai Praneetha Bhaskaruni" w:date="2022-03-24T12:18:00Z">
        <w:r w:rsidR="00BC3603" w:rsidRPr="00530651" w:rsidDel="003F21F0">
          <w:rPr>
            <w:sz w:val="22"/>
          </w:rPr>
          <w:delText xml:space="preserve">credentials </w:delText>
        </w:r>
      </w:del>
      <w:ins w:id="1279" w:author="Sai Praneetha Bhaskaruni" w:date="2022-03-24T12:18:00Z">
        <w:r w:rsidR="003F21F0">
          <w:rPr>
            <w:sz w:val="22"/>
          </w:rPr>
          <w:t>unique id</w:t>
        </w:r>
        <w:r w:rsidR="003F21F0" w:rsidRPr="00530651">
          <w:rPr>
            <w:sz w:val="22"/>
          </w:rPr>
          <w:t xml:space="preserve"> </w:t>
        </w:r>
      </w:ins>
      <w:r w:rsidR="00BC3603" w:rsidRPr="00530651">
        <w:rPr>
          <w:sz w:val="22"/>
        </w:rPr>
        <w:t>provided by Stryker</w:t>
      </w:r>
      <w:r w:rsidR="00BC3603">
        <w:rPr>
          <w:sz w:val="22"/>
        </w:rPr>
        <w:t>.</w:t>
      </w:r>
      <w:r w:rsidR="00916BDB">
        <w:rPr>
          <w:sz w:val="22"/>
        </w:rPr>
        <w:t xml:space="preserve"> </w:t>
      </w:r>
      <w:r w:rsidR="008439FB">
        <w:rPr>
          <w:sz w:val="22"/>
        </w:rPr>
        <w:t>S</w:t>
      </w:r>
      <w:r w:rsidR="00916BDB">
        <w:rPr>
          <w:sz w:val="22"/>
        </w:rPr>
        <w:t>har</w:t>
      </w:r>
      <w:r w:rsidR="008439FB">
        <w:rPr>
          <w:sz w:val="22"/>
        </w:rPr>
        <w:t>ing of</w:t>
      </w:r>
      <w:del w:id="1280" w:author="Sai Praneetha Bhaskaruni" w:date="2022-03-25T15:23:00Z">
        <w:r w:rsidR="008439FB" w:rsidDel="00E02E43">
          <w:rPr>
            <w:sz w:val="22"/>
          </w:rPr>
          <w:delText xml:space="preserve"> </w:delText>
        </w:r>
      </w:del>
      <w:r w:rsidR="00916BDB">
        <w:rPr>
          <w:sz w:val="22"/>
        </w:rPr>
        <w:t xml:space="preserve"> </w:t>
      </w:r>
      <w:r w:rsidR="00411EB1">
        <w:rPr>
          <w:sz w:val="22"/>
        </w:rPr>
        <w:t>the related</w:t>
      </w:r>
      <w:r w:rsidR="00916BDB">
        <w:rPr>
          <w:sz w:val="22"/>
        </w:rPr>
        <w:t xml:space="preserve"> credential</w:t>
      </w:r>
      <w:r w:rsidR="008439FB">
        <w:rPr>
          <w:sz w:val="22"/>
        </w:rPr>
        <w:t>s</w:t>
      </w:r>
      <w:r w:rsidR="00916BDB">
        <w:rPr>
          <w:sz w:val="22"/>
        </w:rPr>
        <w:t xml:space="preserve"> </w:t>
      </w:r>
      <w:r w:rsidR="008439FB">
        <w:rPr>
          <w:sz w:val="22"/>
        </w:rPr>
        <w:t xml:space="preserve">is not advised, in order </w:t>
      </w:r>
      <w:r w:rsidR="00916BDB">
        <w:rPr>
          <w:sz w:val="22"/>
        </w:rPr>
        <w:t>to maintain confidentiality.</w:t>
      </w:r>
    </w:p>
    <w:p w14:paraId="40125104" w14:textId="77777777" w:rsidR="007878F2" w:rsidRDefault="007878F2" w:rsidP="007878F2">
      <w:pPr>
        <w:spacing w:after="0"/>
        <w:ind w:left="118"/>
        <w:rPr>
          <w:sz w:val="22"/>
        </w:rPr>
      </w:pPr>
    </w:p>
    <w:p w14:paraId="366B3C17" w14:textId="74AE53D0" w:rsidR="007878F2" w:rsidRPr="00180992" w:rsidRDefault="00BC546B" w:rsidP="00960CBE">
      <w:pPr>
        <w:pStyle w:val="Heading1"/>
      </w:pPr>
      <w:bookmarkStart w:id="1281" w:name="_Toc108268259"/>
      <w:r>
        <w:rPr>
          <w:color w:val="FCC566"/>
          <w:sz w:val="40"/>
        </w:rPr>
        <w:t>10</w:t>
      </w:r>
      <w:r w:rsidR="007878F2" w:rsidRPr="00180992">
        <w:rPr>
          <w:color w:val="FFCC66"/>
          <w:sz w:val="40"/>
        </w:rPr>
        <w:t xml:space="preserve"> </w:t>
      </w:r>
      <w:r w:rsidR="00156074" w:rsidRPr="00BA5FC4">
        <w:t>System Maintenance</w:t>
      </w:r>
      <w:bookmarkEnd w:id="1281"/>
      <w:r w:rsidR="00156074">
        <w:t xml:space="preserve"> </w:t>
      </w:r>
    </w:p>
    <w:p w14:paraId="0580DF6F" w14:textId="2AD78E51"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282" w:author="Sai Praneetha Bhaskaruni" w:date="2022-03-24T12:18:00Z">
        <w:r w:rsidR="0072454F">
          <w:rPr>
            <w:b/>
            <w:sz w:val="22"/>
          </w:rPr>
          <w:t>s</w:t>
        </w:r>
      </w:ins>
      <w:r w:rsidRPr="00C11DBF">
        <w:rPr>
          <w:b/>
          <w:sz w:val="22"/>
        </w:rPr>
        <w:t>: Device</w:t>
      </w:r>
      <w:r w:rsidR="00E968D1">
        <w:rPr>
          <w:b/>
          <w:sz w:val="22"/>
        </w:rPr>
        <w:t xml:space="preserve"> and Tablet</w:t>
      </w:r>
    </w:p>
    <w:p w14:paraId="274C21C2" w14:textId="00C9B702"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w:t>
      </w:r>
      <w:r w:rsidR="008439FB">
        <w:rPr>
          <w:sz w:val="22"/>
        </w:rPr>
        <w:t xml:space="preserve">is </w:t>
      </w:r>
      <w:r w:rsidRPr="00420F77">
        <w:rPr>
          <w:sz w:val="22"/>
        </w:rPr>
        <w:t xml:space="preserve">authorized </w:t>
      </w:r>
      <w:r>
        <w:rPr>
          <w:sz w:val="22"/>
        </w:rPr>
        <w:t>to perform testing and maintenance</w:t>
      </w:r>
      <w:r w:rsidRPr="00420F77">
        <w:rPr>
          <w:sz w:val="22"/>
        </w:rPr>
        <w:t xml:space="preserve"> </w:t>
      </w:r>
      <w:r w:rsidR="008439FB">
        <w:rPr>
          <w:sz w:val="22"/>
        </w:rPr>
        <w:t xml:space="preserve">of </w:t>
      </w:r>
      <w:r w:rsidRPr="00420F77">
        <w:rPr>
          <w:sz w:val="22"/>
        </w:rPr>
        <w:t>the SmartMedic solution</w:t>
      </w:r>
      <w:r w:rsidR="008439FB">
        <w:rPr>
          <w:sz w:val="22"/>
        </w:rPr>
        <w:t>’</w:t>
      </w:r>
      <w:r w:rsidRPr="00420F77">
        <w:rPr>
          <w:sz w:val="22"/>
        </w:rPr>
        <w:t xml:space="preserve">s component </w:t>
      </w:r>
      <w:r>
        <w:rPr>
          <w:sz w:val="22"/>
        </w:rPr>
        <w:t>device</w:t>
      </w:r>
      <w:r w:rsidR="008439FB">
        <w:rPr>
          <w:sz w:val="22"/>
        </w:rPr>
        <w:t>s, w</w:t>
      </w:r>
      <w:r w:rsidRPr="00420F77">
        <w:rPr>
          <w:sz w:val="22"/>
        </w:rPr>
        <w:t>henever needed</w:t>
      </w:r>
      <w:r w:rsidR="008439FB">
        <w:rPr>
          <w:sz w:val="22"/>
        </w:rPr>
        <w:t>,</w:t>
      </w:r>
      <w:r w:rsidRPr="00420F77">
        <w:rPr>
          <w:sz w:val="22"/>
        </w:rPr>
        <w:t xml:space="preserve"> at the time of maintenance.</w:t>
      </w:r>
      <w:r w:rsidR="00E968D1" w:rsidRPr="00E968D1">
        <w:t xml:space="preserve"> </w:t>
      </w:r>
      <w:r w:rsidR="00E968D1" w:rsidRPr="00E968D1">
        <w:rPr>
          <w:sz w:val="22"/>
        </w:rPr>
        <w:t>Smart</w:t>
      </w:r>
      <w:r w:rsidR="008439FB">
        <w:rPr>
          <w:sz w:val="22"/>
        </w:rPr>
        <w:t>M</w:t>
      </w:r>
      <w:r w:rsidR="00E968D1" w:rsidRPr="00E968D1">
        <w:rPr>
          <w:sz w:val="22"/>
        </w:rPr>
        <w:t xml:space="preserve">edic system maintenance </w:t>
      </w:r>
      <w:ins w:id="1283" w:author="Sai Praneetha Bhaskaruni" w:date="2022-03-24T12:19:00Z">
        <w:r w:rsidR="005C6286">
          <w:rPr>
            <w:sz w:val="22"/>
          </w:rPr>
          <w:t>can be</w:t>
        </w:r>
      </w:ins>
      <w:del w:id="1284" w:author="Sai Praneetha Bhaskaruni" w:date="2022-03-24T12:19:00Z">
        <w:r w:rsidR="00E968D1" w:rsidRPr="00E968D1" w:rsidDel="005C6286">
          <w:rPr>
            <w:sz w:val="22"/>
          </w:rPr>
          <w:delText>is</w:delText>
        </w:r>
      </w:del>
      <w:r w:rsidR="00E968D1" w:rsidRPr="00E968D1">
        <w:rPr>
          <w:sz w:val="22"/>
        </w:rPr>
        <w:t xml:space="preserve"> planned</w:t>
      </w:r>
      <w:del w:id="1285" w:author="Sai Praneetha Bhaskaruni" w:date="2022-03-24T12:19:00Z">
        <w:r w:rsidR="00E968D1" w:rsidRPr="00E968D1" w:rsidDel="005C6286">
          <w:rPr>
            <w:sz w:val="22"/>
          </w:rPr>
          <w:delText>/designed</w:delText>
        </w:r>
      </w:del>
      <w:r w:rsidR="00E968D1" w:rsidRPr="00E968D1">
        <w:rPr>
          <w:sz w:val="22"/>
        </w:rPr>
        <w:t xml:space="preserve"> &amp; </w:t>
      </w:r>
      <w:del w:id="1286" w:author="Sai Praneetha Bhaskaruni" w:date="2022-03-24T12:19:00Z">
        <w:r w:rsidR="00E968D1" w:rsidRPr="00E968D1" w:rsidDel="005C6286">
          <w:rPr>
            <w:sz w:val="22"/>
          </w:rPr>
          <w:delText xml:space="preserve">can be </w:delText>
        </w:r>
      </w:del>
      <w:r w:rsidR="00E968D1" w:rsidRPr="00E968D1">
        <w:rPr>
          <w:sz w:val="22"/>
        </w:rPr>
        <w:t>performed based on the component</w:t>
      </w:r>
      <w:ins w:id="1287" w:author="Sai Praneetha Bhaskaruni" w:date="2022-03-24T12:19:00Z">
        <w:r w:rsidR="00EE65B0">
          <w:rPr>
            <w:sz w:val="22"/>
          </w:rPr>
          <w:t xml:space="preserve">s </w:t>
        </w:r>
      </w:ins>
      <w:ins w:id="1288" w:author="Sai Praneetha Bhaskaruni" w:date="2022-03-24T12:20:00Z">
        <w:r w:rsidR="00EE65B0">
          <w:rPr>
            <w:sz w:val="22"/>
          </w:rPr>
          <w:t>and its functionality</w:t>
        </w:r>
      </w:ins>
      <w:r w:rsidR="00E968D1" w:rsidRPr="00E968D1">
        <w:rPr>
          <w:sz w:val="22"/>
        </w:rPr>
        <w:t xml:space="preserve"> in the </w:t>
      </w:r>
      <w:r w:rsidR="008439FB">
        <w:rPr>
          <w:sz w:val="22"/>
        </w:rPr>
        <w:t>S</w:t>
      </w:r>
      <w:r w:rsidR="008439FB" w:rsidRPr="00E968D1">
        <w:rPr>
          <w:sz w:val="22"/>
        </w:rPr>
        <w:t>mart</w:t>
      </w:r>
      <w:r w:rsidR="008439FB">
        <w:rPr>
          <w:sz w:val="22"/>
        </w:rPr>
        <w:t>M</w:t>
      </w:r>
      <w:r w:rsidR="00E968D1" w:rsidRPr="00E968D1">
        <w:rPr>
          <w:sz w:val="22"/>
        </w:rPr>
        <w:t>edic environment/platform.</w:t>
      </w:r>
    </w:p>
    <w:p w14:paraId="54EA2E44" w14:textId="42DEF473" w:rsidR="00BD11D3" w:rsidRPr="00CA58F3" w:rsidDel="00BD11D3" w:rsidRDefault="00CD012C" w:rsidP="00BD11D3">
      <w:pPr>
        <w:spacing w:after="120"/>
        <w:ind w:left="129" w:hanging="14"/>
        <w:rPr>
          <w:del w:id="1289" w:author="Sai Praneetha Bhaskaruni" w:date="2022-03-24T12:23:00Z"/>
          <w:moveTo w:id="1290" w:author="Sai Praneetha Bhaskaruni" w:date="2022-03-24T12:23:00Z"/>
          <w:i/>
          <w:sz w:val="22"/>
        </w:rPr>
      </w:pPr>
      <w:r>
        <w:rPr>
          <w:b/>
          <w:i/>
          <w:sz w:val="22"/>
        </w:rPr>
        <w:t>Recommendation for customer (HDO)</w:t>
      </w:r>
      <w:r w:rsidR="007878F2" w:rsidRPr="00CA58F3">
        <w:rPr>
          <w:b/>
          <w:i/>
          <w:sz w:val="22"/>
        </w:rPr>
        <w:t>:</w:t>
      </w:r>
      <w:r w:rsidR="007878F2" w:rsidRPr="00CA58F3">
        <w:t xml:space="preserve"> </w:t>
      </w:r>
      <w:ins w:id="1291" w:author="Sai Praneetha Bhaskaruni" w:date="2022-03-24T12:21:00Z">
        <w:r w:rsidR="00E8403D" w:rsidRPr="00E8403D">
          <w:rPr>
            <w:sz w:val="22"/>
            <w:szCs w:val="24"/>
            <w:rPrChange w:id="1292" w:author="Sai Praneetha Bhaskaruni" w:date="2022-03-24T12:22:00Z">
              <w:rPr/>
            </w:rPrChange>
          </w:rPr>
          <w:t xml:space="preserve">The </w:t>
        </w:r>
      </w:ins>
      <w:ins w:id="1293" w:author="Sai Praneetha Bhaskaruni" w:date="2022-03-24T12:22:00Z">
        <w:r w:rsidR="00E8403D" w:rsidRPr="00E8403D">
          <w:rPr>
            <w:sz w:val="22"/>
            <w:szCs w:val="24"/>
            <w:rPrChange w:id="1294" w:author="Sai Praneetha Bhaskaruni" w:date="2022-03-24T12:22:00Z">
              <w:rPr/>
            </w:rPrChange>
          </w:rPr>
          <w:t xml:space="preserve">required </w:t>
        </w:r>
      </w:ins>
      <w:ins w:id="1295" w:author="Sai Praneetha Bhaskaruni" w:date="2022-03-24T12:21:00Z">
        <w:r w:rsidR="00E8403D" w:rsidRPr="00E8403D">
          <w:rPr>
            <w:sz w:val="22"/>
            <w:szCs w:val="24"/>
            <w:rPrChange w:id="1296" w:author="Sai Praneetha Bhaskaruni" w:date="2022-03-24T12:22:00Z">
              <w:rPr/>
            </w:rPrChange>
          </w:rPr>
          <w:t>access and</w:t>
        </w:r>
      </w:ins>
      <w:ins w:id="1297" w:author="Sai Praneetha Bhaskaruni" w:date="2022-03-24T12:22:00Z">
        <w:r w:rsidR="006A4F19">
          <w:rPr>
            <w:sz w:val="22"/>
            <w:szCs w:val="24"/>
          </w:rPr>
          <w:t xml:space="preserve"> corresponding </w:t>
        </w:r>
      </w:ins>
      <w:ins w:id="1298" w:author="Sai Praneetha Bhaskaruni" w:date="2022-03-24T12:23:00Z">
        <w:r w:rsidR="006A4F19">
          <w:rPr>
            <w:sz w:val="22"/>
            <w:szCs w:val="24"/>
          </w:rPr>
          <w:t>maintenance</w:t>
        </w:r>
      </w:ins>
      <w:ins w:id="1299" w:author="Sai Praneetha Bhaskaruni" w:date="2022-03-24T12:21:00Z">
        <w:r w:rsidR="00E8403D" w:rsidRPr="00E8403D">
          <w:rPr>
            <w:sz w:val="22"/>
            <w:szCs w:val="24"/>
            <w:rPrChange w:id="1300" w:author="Sai Praneetha Bhaskaruni" w:date="2022-03-24T12:22:00Z">
              <w:rPr/>
            </w:rPrChange>
          </w:rPr>
          <w:t xml:space="preserve"> of the device</w:t>
        </w:r>
      </w:ins>
      <w:ins w:id="1301" w:author="Sai Praneetha Bhaskaruni" w:date="2022-03-25T15:29:00Z">
        <w:r w:rsidR="009713AF">
          <w:rPr>
            <w:sz w:val="22"/>
            <w:szCs w:val="24"/>
          </w:rPr>
          <w:t xml:space="preserve"> </w:t>
        </w:r>
      </w:ins>
      <w:ins w:id="1302" w:author="Sai Praneetha Bhaskaruni" w:date="2022-03-24T12:21:00Z">
        <w:r w:rsidR="00E8403D" w:rsidRPr="00E8403D">
          <w:rPr>
            <w:sz w:val="22"/>
            <w:szCs w:val="24"/>
            <w:rPrChange w:id="1303" w:author="Sai Praneetha Bhaskaruni" w:date="2022-03-24T12:22:00Z">
              <w:rPr/>
            </w:rPrChange>
          </w:rPr>
          <w:t>and tablet is not provided for HDO.</w:t>
        </w:r>
      </w:ins>
      <w:ins w:id="1304" w:author="Sai Praneetha Bhaskaruni" w:date="2022-03-24T12:23:00Z">
        <w:r w:rsidR="00BD11D3" w:rsidRPr="00BD11D3">
          <w:rPr>
            <w:sz w:val="22"/>
          </w:rPr>
          <w:t xml:space="preserve"> </w:t>
        </w:r>
      </w:ins>
      <w:moveToRangeStart w:id="1305" w:author="Sai Praneetha Bhaskaruni" w:date="2022-03-24T12:23:00Z" w:name="move99017017"/>
      <w:moveTo w:id="1306" w:author="Sai Praneetha Bhaskaruni" w:date="2022-03-24T12:23:00Z">
        <w:r w:rsidR="00BD11D3" w:rsidRPr="00E968D1">
          <w:rPr>
            <w:sz w:val="22"/>
          </w:rPr>
          <w:t>Please reach out to Stryker Customer Care for system maintenance</w:t>
        </w:r>
        <w:r w:rsidR="00BD11D3">
          <w:rPr>
            <w:sz w:val="22"/>
          </w:rPr>
          <w:t>.</w:t>
        </w:r>
      </w:moveTo>
    </w:p>
    <w:moveToRangeEnd w:id="1305"/>
    <w:p w14:paraId="2EB7DC81" w14:textId="70F5A088" w:rsidR="007878F2" w:rsidRPr="00CA58F3" w:rsidRDefault="007878F2">
      <w:pPr>
        <w:spacing w:after="120"/>
        <w:ind w:left="0" w:firstLine="0"/>
        <w:rPr>
          <w:i/>
          <w:sz w:val="22"/>
        </w:rPr>
        <w:pPrChange w:id="1307" w:author="Sai Praneetha Bhaskaruni" w:date="2022-03-24T12:23:00Z">
          <w:pPr>
            <w:spacing w:after="120"/>
            <w:ind w:left="129" w:hanging="14"/>
          </w:pPr>
        </w:pPrChange>
      </w:pPr>
      <w:del w:id="1308" w:author="Sai Praneetha Bhaskaruni" w:date="2022-03-24T12:23:00Z">
        <w:r w:rsidRPr="00E968D1" w:rsidDel="00BD11D3">
          <w:delText>C</w:delText>
        </w:r>
        <w:r w:rsidRPr="00E968D1" w:rsidDel="00BD11D3">
          <w:rPr>
            <w:sz w:val="22"/>
          </w:rPr>
          <w:delText>ustomer</w:delText>
        </w:r>
        <w:r w:rsidR="00832C6A" w:rsidDel="00BD11D3">
          <w:rPr>
            <w:sz w:val="22"/>
          </w:rPr>
          <w:delText>s</w:delText>
        </w:r>
        <w:r w:rsidRPr="00E968D1" w:rsidDel="00BD11D3">
          <w:rPr>
            <w:sz w:val="22"/>
          </w:rPr>
          <w:delText xml:space="preserve"> </w:delText>
        </w:r>
        <w:r w:rsidR="004F2B56" w:rsidDel="00BD11D3">
          <w:rPr>
            <w:sz w:val="22"/>
          </w:rPr>
          <w:delText>are not</w:delText>
        </w:r>
        <w:r w:rsidR="004F2B56" w:rsidRPr="00E968D1" w:rsidDel="00BD11D3">
          <w:rPr>
            <w:sz w:val="22"/>
          </w:rPr>
          <w:delText xml:space="preserve"> </w:delText>
        </w:r>
        <w:r w:rsidR="00E968D1" w:rsidRPr="00E968D1" w:rsidDel="00BD11D3">
          <w:rPr>
            <w:sz w:val="22"/>
          </w:rPr>
          <w:delText>allowed to access SmartMedic device and Tablet</w:delText>
        </w:r>
        <w:r w:rsidRPr="00E968D1" w:rsidDel="00BD11D3">
          <w:rPr>
            <w:sz w:val="22"/>
          </w:rPr>
          <w:delText xml:space="preserve"> component.</w:delText>
        </w:r>
        <w:r w:rsidR="00E968D1" w:rsidRPr="00E968D1" w:rsidDel="00BD11D3">
          <w:delText xml:space="preserve"> </w:delText>
        </w:r>
      </w:del>
      <w:moveFromRangeStart w:id="1309" w:author="Sai Praneetha Bhaskaruni" w:date="2022-03-24T12:23:00Z" w:name="move99017017"/>
      <w:moveFrom w:id="1310" w:author="Sai Praneetha Bhaskaruni" w:date="2022-03-24T12:23:00Z">
        <w:r w:rsidR="00E968D1" w:rsidRPr="00E968D1" w:rsidDel="00BD11D3">
          <w:rPr>
            <w:sz w:val="22"/>
          </w:rPr>
          <w:t>Please reach out to Stryker Customer Care for system maintenance</w:t>
        </w:r>
        <w:r w:rsidR="00E968D1" w:rsidDel="00BD11D3">
          <w:rPr>
            <w:sz w:val="22"/>
          </w:rPr>
          <w:t>.</w:t>
        </w:r>
      </w:moveFrom>
      <w:moveFromRangeEnd w:id="1309"/>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6E0DCE59" w14:textId="18B0327C" w:rsidR="007878F2"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w:t>
      </w:r>
      <w:r w:rsidR="00E42579">
        <w:rPr>
          <w:sz w:val="22"/>
        </w:rPr>
        <w:t xml:space="preserve">is </w:t>
      </w:r>
      <w:r w:rsidR="00C50743" w:rsidRPr="00C50743">
        <w:rPr>
          <w:sz w:val="22"/>
        </w:rPr>
        <w:t>conducted. Based upon the assessment Stryker determines if further actions are required like, providing security updates and/or providing communication to the customer in a timely manner. Vulnerability information may also be requested from Stryker at any time</w:t>
      </w:r>
      <w:r w:rsidRPr="00530651">
        <w:rPr>
          <w:sz w:val="22"/>
        </w:rPr>
        <w:t>.</w:t>
      </w:r>
    </w:p>
    <w:p w14:paraId="1174BCD8" w14:textId="77777777" w:rsidR="00C335C4" w:rsidRPr="00CA58F3" w:rsidRDefault="00C335C4" w:rsidP="00C335C4">
      <w:pPr>
        <w:spacing w:after="0"/>
        <w:ind w:left="129" w:hanging="14"/>
        <w:rPr>
          <w:sz w:val="22"/>
        </w:rPr>
      </w:pPr>
    </w:p>
    <w:p w14:paraId="3E1BFC28" w14:textId="035D52D3" w:rsidR="007558B4" w:rsidRDefault="00BC546B" w:rsidP="00960CBE">
      <w:pPr>
        <w:pStyle w:val="Heading1"/>
      </w:pPr>
      <w:bookmarkStart w:id="1311" w:name="_Toc108268260"/>
      <w:r>
        <w:rPr>
          <w:color w:val="FCC566"/>
          <w:sz w:val="40"/>
        </w:rPr>
        <w:t>11</w:t>
      </w:r>
      <w:r w:rsidR="007558B4">
        <w:rPr>
          <w:color w:val="FCC566"/>
          <w:sz w:val="40"/>
        </w:rPr>
        <w:t xml:space="preserve"> </w:t>
      </w:r>
      <w:r w:rsidR="007558B4" w:rsidRPr="007558B4">
        <w:t>Configuration settings</w:t>
      </w:r>
      <w:bookmarkEnd w:id="1311"/>
    </w:p>
    <w:p w14:paraId="2392FD20" w14:textId="6B627448" w:rsidR="007558B4" w:rsidRDefault="001B0076" w:rsidP="001B0076">
      <w:pPr>
        <w:spacing w:after="120"/>
        <w:ind w:left="129" w:hanging="14"/>
        <w:rPr>
          <w:ins w:id="1312" w:author="Sai Praneetha Bhaskaruni" w:date="2022-03-24T16:33:00Z"/>
          <w:sz w:val="22"/>
        </w:rPr>
      </w:pPr>
      <w:r w:rsidRPr="001B0076">
        <w:rPr>
          <w:b/>
          <w:i/>
          <w:sz w:val="22"/>
        </w:rPr>
        <w:t xml:space="preserve">Recommendation for customer (HDO): </w:t>
      </w:r>
      <w:r w:rsidR="007558B4" w:rsidRPr="001B0076">
        <w:rPr>
          <w:sz w:val="22"/>
        </w:rPr>
        <w:t xml:space="preserve">HDOs responsibility - Configuration </w:t>
      </w:r>
      <w:r w:rsidRPr="001B0076">
        <w:rPr>
          <w:sz w:val="22"/>
        </w:rPr>
        <w:t>management</w:t>
      </w:r>
      <w:r w:rsidR="007558B4" w:rsidRPr="001B0076">
        <w:rPr>
          <w:sz w:val="22"/>
        </w:rPr>
        <w:t xml:space="preserve"> is the discipline of ensuring the integrity of HDOs networking IT configuration items (SW, HW, tools, procedures, etc.)</w:t>
      </w:r>
      <w:r w:rsidR="00E846E8">
        <w:rPr>
          <w:sz w:val="22"/>
        </w:rPr>
        <w:t>.</w:t>
      </w:r>
    </w:p>
    <w:p w14:paraId="3B13D183" w14:textId="79CED7E6" w:rsidR="006C714B" w:rsidRDefault="006C714B" w:rsidP="001B0076">
      <w:pPr>
        <w:spacing w:after="120"/>
        <w:ind w:left="129" w:hanging="14"/>
        <w:rPr>
          <w:sz w:val="22"/>
        </w:rPr>
      </w:pPr>
      <w:ins w:id="1313" w:author="Sai Praneetha Bhaskaruni" w:date="2022-03-24T16:33:00Z">
        <w:r w:rsidRPr="00420F77">
          <w:rPr>
            <w:sz w:val="22"/>
          </w:rPr>
          <w:t xml:space="preserve">Only Stryker’s service engineer </w:t>
        </w:r>
        <w:r w:rsidRPr="000F2E57">
          <w:rPr>
            <w:sz w:val="22"/>
          </w:rPr>
          <w:t>ha</w:t>
        </w:r>
        <w:r>
          <w:rPr>
            <w:sz w:val="22"/>
          </w:rPr>
          <w:t xml:space="preserve">s </w:t>
        </w:r>
        <w:r w:rsidRPr="00420F77">
          <w:rPr>
            <w:sz w:val="22"/>
          </w:rPr>
          <w:t>authoriz</w:t>
        </w:r>
        <w:r w:rsidRPr="000F2E57">
          <w:rPr>
            <w:sz w:val="22"/>
          </w:rPr>
          <w:t>ation</w:t>
        </w:r>
        <w:r w:rsidRPr="00420F77">
          <w:rPr>
            <w:sz w:val="22"/>
          </w:rPr>
          <w:t xml:space="preserve"> </w:t>
        </w:r>
        <w:r>
          <w:rPr>
            <w:sz w:val="22"/>
          </w:rPr>
          <w:t xml:space="preserve">to </w:t>
        </w:r>
        <w:r w:rsidRPr="00420F77">
          <w:rPr>
            <w:sz w:val="22"/>
          </w:rPr>
          <w:t>access the</w:t>
        </w:r>
        <w:r>
          <w:rPr>
            <w:sz w:val="22"/>
          </w:rPr>
          <w:t xml:space="preserve"> SmartMedic solution</w:t>
        </w:r>
        <w:r>
          <w:t>s</w:t>
        </w:r>
        <w:r>
          <w:rPr>
            <w:sz w:val="22"/>
          </w:rPr>
          <w:t xml:space="preserve"> component</w:t>
        </w:r>
        <w:r>
          <w:t xml:space="preserve">s </w:t>
        </w:r>
        <w:r w:rsidRPr="00EC1A85">
          <w:rPr>
            <w:sz w:val="22"/>
          </w:rPr>
          <w:t>(device, tablet)</w:t>
        </w:r>
        <w:r>
          <w:rPr>
            <w:sz w:val="22"/>
          </w:rPr>
          <w:t xml:space="preserve"> w</w:t>
        </w:r>
        <w:r w:rsidRPr="00420F77">
          <w:rPr>
            <w:sz w:val="22"/>
          </w:rPr>
          <w:t>henever needed</w:t>
        </w:r>
      </w:ins>
      <w:ins w:id="1314" w:author="Sai Praneetha Bhaskaruni" w:date="2022-03-24T16:34:00Z">
        <w:r>
          <w:rPr>
            <w:sz w:val="22"/>
          </w:rPr>
          <w:t xml:space="preserve"> </w:t>
        </w:r>
        <w:r w:rsidR="004C3300">
          <w:rPr>
            <w:sz w:val="22"/>
          </w:rPr>
          <w:t>to</w:t>
        </w:r>
        <w:r>
          <w:rPr>
            <w:sz w:val="22"/>
          </w:rPr>
          <w:t xml:space="preserve"> change the </w:t>
        </w:r>
      </w:ins>
      <w:ins w:id="1315" w:author="Sai Praneetha Bhaskaruni" w:date="2022-03-24T16:33:00Z">
        <w:r>
          <w:rPr>
            <w:sz w:val="22"/>
          </w:rPr>
          <w:t>configur</w:t>
        </w:r>
      </w:ins>
      <w:ins w:id="1316" w:author="Sai Praneetha Bhaskaruni" w:date="2022-03-24T16:34:00Z">
        <w:r>
          <w:rPr>
            <w:sz w:val="22"/>
          </w:rPr>
          <w:t>ation settings.</w:t>
        </w:r>
      </w:ins>
      <w:ins w:id="1317" w:author="Sai Praneetha Bhaskaruni" w:date="2022-03-24T16:37:00Z">
        <w:r w:rsidR="00BE0884">
          <w:rPr>
            <w:sz w:val="22"/>
          </w:rPr>
          <w:t xml:space="preserve"> </w:t>
        </w:r>
      </w:ins>
    </w:p>
    <w:p w14:paraId="32D70860" w14:textId="77777777" w:rsidR="00C60F1D" w:rsidRDefault="00E846E8" w:rsidP="001B0076">
      <w:pPr>
        <w:spacing w:after="120"/>
        <w:ind w:left="129" w:hanging="14"/>
        <w:rPr>
          <w:ins w:id="1318" w:author="Sai Praneetha Bhaskaruni" w:date="2022-03-24T16:38:00Z"/>
          <w:sz w:val="22"/>
        </w:rPr>
      </w:pPr>
      <w:r w:rsidRPr="00E846E8">
        <w:rPr>
          <w:sz w:val="22"/>
        </w:rPr>
        <w:t xml:space="preserve">HDO users are allowed to customize the </w:t>
      </w:r>
      <w:ins w:id="1319" w:author="Sai Praneetha Bhaskaruni" w:date="2022-03-24T16:38:00Z">
        <w:r w:rsidR="00C60F1D">
          <w:rPr>
            <w:sz w:val="22"/>
          </w:rPr>
          <w:t>following:</w:t>
        </w:r>
      </w:ins>
    </w:p>
    <w:p w14:paraId="6206B8C6" w14:textId="61DBB46C" w:rsidR="009866FD" w:rsidRPr="009866FD" w:rsidRDefault="009866FD" w:rsidP="009866FD">
      <w:pPr>
        <w:pStyle w:val="ListParagraph"/>
        <w:numPr>
          <w:ilvl w:val="0"/>
          <w:numId w:val="26"/>
        </w:numPr>
        <w:spacing w:after="120"/>
        <w:rPr>
          <w:ins w:id="1320" w:author="Sai Praneetha Bhaskaruni" w:date="2022-03-24T16:39:00Z"/>
          <w:sz w:val="22"/>
        </w:rPr>
      </w:pPr>
      <w:ins w:id="1321" w:author="Sai Praneetha Bhaskaruni" w:date="2022-03-24T16:39:00Z">
        <w:r w:rsidRPr="009866FD">
          <w:rPr>
            <w:sz w:val="22"/>
          </w:rPr>
          <w:t>Wireless Access Point (</w:t>
        </w:r>
      </w:ins>
      <w:ins w:id="1322" w:author="Sai Praneetha Bhaskaruni" w:date="2022-07-08T14:14:00Z">
        <w:r w:rsidR="008123C2" w:rsidRPr="009866FD">
          <w:rPr>
            <w:sz w:val="22"/>
          </w:rPr>
          <w:t>Wi-Fi</w:t>
        </w:r>
      </w:ins>
      <w:r w:rsidR="001E5A37">
        <w:rPr>
          <w:sz w:val="22"/>
        </w:rPr>
        <w:t xml:space="preserve"> </w:t>
      </w:r>
      <w:ins w:id="1323" w:author="Sai Praneetha Bhaskaruni" w:date="2022-03-24T16:39:00Z">
        <w:r w:rsidRPr="009866FD">
          <w:rPr>
            <w:sz w:val="22"/>
          </w:rPr>
          <w:t>AP)</w:t>
        </w:r>
        <w:r w:rsidR="0006579D">
          <w:rPr>
            <w:sz w:val="22"/>
          </w:rPr>
          <w:t>.</w:t>
        </w:r>
      </w:ins>
    </w:p>
    <w:p w14:paraId="3597B30E" w14:textId="4BA3D560" w:rsidR="009866FD" w:rsidRPr="009866FD" w:rsidRDefault="00C60F1D">
      <w:pPr>
        <w:pStyle w:val="ListParagraph"/>
        <w:numPr>
          <w:ilvl w:val="0"/>
          <w:numId w:val="26"/>
        </w:numPr>
        <w:spacing w:after="120"/>
        <w:rPr>
          <w:sz w:val="22"/>
          <w:rPrChange w:id="1324" w:author="Sai Praneetha Bhaskaruni" w:date="2022-03-24T16:39:00Z">
            <w:rPr/>
          </w:rPrChange>
        </w:rPr>
        <w:pPrChange w:id="1325" w:author="Sai Praneetha Bhaskaruni" w:date="2022-03-24T16:39:00Z">
          <w:pPr>
            <w:spacing w:after="120"/>
            <w:ind w:left="129" w:hanging="14"/>
          </w:pPr>
        </w:pPrChange>
      </w:pPr>
      <w:ins w:id="1326" w:author="Sai Praneetha Bhaskaruni" w:date="2022-03-24T16:38:00Z">
        <w:r>
          <w:rPr>
            <w:sz w:val="22"/>
          </w:rPr>
          <w:t>C</w:t>
        </w:r>
      </w:ins>
      <w:del w:id="1327" w:author="Sai Praneetha Bhaskaruni" w:date="2022-03-24T16:38:00Z">
        <w:r w:rsidR="00E846E8" w:rsidRPr="00C60F1D" w:rsidDel="00C60F1D">
          <w:rPr>
            <w:sz w:val="22"/>
            <w:rPrChange w:id="1328" w:author="Sai Praneetha Bhaskaruni" w:date="2022-03-24T16:38:00Z">
              <w:rPr/>
            </w:rPrChange>
          </w:rPr>
          <w:delText>c</w:delText>
        </w:r>
      </w:del>
      <w:r w:rsidR="00E846E8" w:rsidRPr="00C60F1D">
        <w:rPr>
          <w:sz w:val="22"/>
          <w:rPrChange w:id="1329" w:author="Sai Praneetha Bhaskaruni" w:date="2022-03-24T16:38:00Z">
            <w:rPr/>
          </w:rPrChange>
        </w:rPr>
        <w:t>onfigured logout time</w:t>
      </w:r>
      <w:ins w:id="1330" w:author="Sai Praneetha Bhaskaruni" w:date="2022-03-24T16:40:00Z">
        <w:r w:rsidR="005A456F">
          <w:rPr>
            <w:sz w:val="22"/>
          </w:rPr>
          <w:t xml:space="preserve"> for Nurse Station Application</w:t>
        </w:r>
      </w:ins>
      <w:r w:rsidR="00E846E8" w:rsidRPr="00C60F1D">
        <w:rPr>
          <w:sz w:val="22"/>
          <w:rPrChange w:id="1331" w:author="Sai Praneetha Bhaskaruni" w:date="2022-03-24T16:38:00Z">
            <w:rPr/>
          </w:rPrChange>
        </w:rPr>
        <w:t>.</w:t>
      </w:r>
    </w:p>
    <w:p w14:paraId="4D5C6C89" w14:textId="77777777" w:rsidR="001B0076" w:rsidRPr="007558B4" w:rsidRDefault="001B0076" w:rsidP="00960CBE">
      <w:pPr>
        <w:pStyle w:val="Heading1"/>
      </w:pPr>
    </w:p>
    <w:p w14:paraId="0BD57E26" w14:textId="37271FF6" w:rsidR="007558B4" w:rsidRDefault="00BC546B" w:rsidP="00960CBE">
      <w:pPr>
        <w:pStyle w:val="Heading1"/>
        <w:rPr>
          <w:ins w:id="1332" w:author="Sai Praneetha Bhaskaruni" w:date="2022-03-24T16:45:00Z"/>
        </w:rPr>
      </w:pPr>
      <w:bookmarkStart w:id="1333" w:name="_Toc108268261"/>
      <w:r>
        <w:rPr>
          <w:color w:val="FCC566"/>
          <w:sz w:val="40"/>
        </w:rPr>
        <w:t>12</w:t>
      </w:r>
      <w:r w:rsidR="007558B4">
        <w:rPr>
          <w:color w:val="FCC566"/>
          <w:sz w:val="40"/>
        </w:rPr>
        <w:t xml:space="preserve"> </w:t>
      </w:r>
      <w:r w:rsidR="007558B4" w:rsidRPr="007558B4">
        <w:t>System and information integrity</w:t>
      </w:r>
      <w:bookmarkEnd w:id="1333"/>
    </w:p>
    <w:p w14:paraId="2A2E3FDD" w14:textId="77777777" w:rsidR="003D6BE3" w:rsidRPr="002471F7" w:rsidDel="003D6BE3" w:rsidRDefault="003D6BE3" w:rsidP="003D6BE3">
      <w:pPr>
        <w:spacing w:after="120"/>
        <w:rPr>
          <w:del w:id="1334" w:author="Sai Praneetha Bhaskaruni" w:date="2022-03-24T16:45:00Z"/>
          <w:moveTo w:id="1335" w:author="Sai Praneetha Bhaskaruni" w:date="2022-03-24T16:45:00Z"/>
          <w:sz w:val="22"/>
        </w:rPr>
      </w:pPr>
      <w:moveToRangeStart w:id="1336" w:author="Sai Praneetha Bhaskaruni" w:date="2022-03-24T16:45:00Z" w:name="move99032728"/>
      <w:moveTo w:id="1337" w:author="Sai Praneetha Bhaskaruni" w:date="2022-03-24T16:45:00Z">
        <w:r w:rsidRPr="002471F7">
          <w:rPr>
            <w:sz w:val="22"/>
          </w:rPr>
          <w:t>Integrity is defined as guarding against improper information modification or destruction and includes ensuring information nonrepudiation and authenticity. It is the assertion that data can only be accessed or modified by authorized entities.</w:t>
        </w:r>
      </w:moveTo>
    </w:p>
    <w:moveToRangeEnd w:id="1336"/>
    <w:p w14:paraId="7301E154" w14:textId="77777777" w:rsidR="003D6BE3" w:rsidRDefault="003D6BE3">
      <w:pPr>
        <w:spacing w:after="120"/>
        <w:rPr>
          <w:ins w:id="1338" w:author="Sai Praneetha Bhaskaruni" w:date="2022-03-24T16:42:00Z"/>
        </w:rPr>
        <w:pPrChange w:id="1339" w:author="Sai Praneetha Bhaskaruni" w:date="2022-03-24T16:45:00Z">
          <w:pPr>
            <w:pStyle w:val="Heading1"/>
          </w:pPr>
        </w:pPrChange>
      </w:pPr>
    </w:p>
    <w:p w14:paraId="7B214A55" w14:textId="44B6AB34" w:rsidR="00096B48" w:rsidRPr="00096B48" w:rsidDel="000F0365" w:rsidRDefault="00096B48">
      <w:pPr>
        <w:shd w:val="clear" w:color="auto" w:fill="E7E6E6" w:themeFill="background2"/>
        <w:spacing w:after="0"/>
        <w:ind w:left="118"/>
        <w:rPr>
          <w:del w:id="1340" w:author="Sai Praneetha Bhaskaruni" w:date="2022-03-24T16:43:00Z"/>
          <w:sz w:val="22"/>
          <w:rPrChange w:id="1341" w:author="Sai Praneetha Bhaskaruni" w:date="2022-03-24T16:42:00Z">
            <w:rPr>
              <w:del w:id="1342" w:author="Sai Praneetha Bhaskaruni" w:date="2022-03-24T16:43:00Z"/>
            </w:rPr>
          </w:rPrChange>
        </w:rPr>
        <w:pPrChange w:id="1343" w:author="Sai Praneetha Bhaskaruni" w:date="2022-03-24T16:42:00Z">
          <w:pPr>
            <w:pStyle w:val="Heading1"/>
          </w:pPr>
        </w:pPrChange>
      </w:pPr>
    </w:p>
    <w:p w14:paraId="64DFC34C" w14:textId="5F7FBC53" w:rsidR="000F0365" w:rsidRDefault="001B0076" w:rsidP="000F0365">
      <w:pPr>
        <w:spacing w:after="120"/>
        <w:ind w:left="113" w:firstLine="0"/>
        <w:rPr>
          <w:ins w:id="1344" w:author="Sai Praneetha Bhaskaruni" w:date="2022-03-24T16:43:00Z"/>
          <w:sz w:val="22"/>
        </w:rPr>
      </w:pPr>
      <w:r w:rsidRPr="001B0076">
        <w:rPr>
          <w:b/>
          <w:i/>
          <w:sz w:val="22"/>
        </w:rPr>
        <w:t xml:space="preserve">Recommendation for customer (HDO): </w:t>
      </w:r>
      <w:r w:rsidR="00BC546B" w:rsidRPr="00BC546B">
        <w:rPr>
          <w:sz w:val="22"/>
        </w:rPr>
        <w:t>It is the HDO's responsibility to maintain the integrity for its IT systems</w:t>
      </w:r>
      <w:ins w:id="1345" w:author="Sai Praneetha Bhaskaruni" w:date="2022-03-24T16:43:00Z">
        <w:r w:rsidR="000F0365">
          <w:rPr>
            <w:sz w:val="22"/>
          </w:rPr>
          <w:t>.</w:t>
        </w:r>
      </w:ins>
      <w:del w:id="1346" w:author="Sai Praneetha Bhaskaruni" w:date="2022-03-24T16:43:00Z">
        <w:r w:rsidR="00BC546B" w:rsidRPr="00BC546B" w:rsidDel="000F0365">
          <w:rPr>
            <w:sz w:val="22"/>
          </w:rPr>
          <w:delText xml:space="preserve">. </w:delText>
        </w:r>
      </w:del>
    </w:p>
    <w:p w14:paraId="4268AC2C" w14:textId="3DE84D93" w:rsidR="000F0365" w:rsidRPr="00EE0D3E" w:rsidRDefault="000F0365">
      <w:pPr>
        <w:shd w:val="clear" w:color="auto" w:fill="E7E6E6" w:themeFill="background2"/>
        <w:spacing w:after="0"/>
        <w:ind w:left="118"/>
        <w:rPr>
          <w:ins w:id="1347" w:author="Sai Praneetha Bhaskaruni" w:date="2022-03-24T16:43:00Z"/>
          <w:b/>
          <w:sz w:val="22"/>
          <w:rPrChange w:id="1348" w:author="Sai Praneetha Bhaskaruni" w:date="2022-03-24T16:43:00Z">
            <w:rPr>
              <w:ins w:id="1349" w:author="Sai Praneetha Bhaskaruni" w:date="2022-03-24T16:43:00Z"/>
              <w:sz w:val="22"/>
            </w:rPr>
          </w:rPrChange>
        </w:rPr>
        <w:pPrChange w:id="1350" w:author="Sai Praneetha Bhaskaruni" w:date="2022-03-24T16:43:00Z">
          <w:pPr>
            <w:spacing w:after="120"/>
            <w:ind w:left="113" w:firstLine="0"/>
          </w:pPr>
        </w:pPrChange>
      </w:pPr>
      <w:ins w:id="1351" w:author="Sai Praneetha Bhaskaruni" w:date="2022-03-24T16:43:00Z">
        <w:r w:rsidRPr="00C11DBF">
          <w:rPr>
            <w:b/>
            <w:sz w:val="22"/>
          </w:rPr>
          <w:t>SmartMedic Solution Component</w:t>
        </w:r>
        <w:r>
          <w:rPr>
            <w:b/>
            <w:sz w:val="22"/>
          </w:rPr>
          <w:t>s</w:t>
        </w:r>
        <w:r w:rsidRPr="00C11DBF">
          <w:rPr>
            <w:b/>
            <w:sz w:val="22"/>
          </w:rPr>
          <w:t>: Device</w:t>
        </w:r>
        <w:r>
          <w:rPr>
            <w:b/>
            <w:sz w:val="22"/>
          </w:rPr>
          <w:t xml:space="preserve">, Tablet &amp; </w:t>
        </w:r>
        <w:r w:rsidRPr="00453CB9">
          <w:rPr>
            <w:b/>
            <w:sz w:val="22"/>
          </w:rPr>
          <w:t>Nurse Station Application</w:t>
        </w:r>
      </w:ins>
    </w:p>
    <w:p w14:paraId="1145D540" w14:textId="76AD36DF" w:rsidR="001B0076" w:rsidDel="00546CF0" w:rsidRDefault="00BC546B" w:rsidP="00546CF0">
      <w:pPr>
        <w:spacing w:after="120"/>
        <w:rPr>
          <w:del w:id="1352" w:author="Sai Praneetha Bhaskaruni" w:date="2022-03-24T16:46:00Z"/>
          <w:sz w:val="22"/>
        </w:rPr>
      </w:pPr>
      <w:r w:rsidRPr="00BC546B">
        <w:rPr>
          <w:sz w:val="22"/>
        </w:rPr>
        <w:t xml:space="preserve">The Nurse Station application can be accessed through web interface on a system which is owned by the HDO. </w:t>
      </w:r>
      <w:r w:rsidR="00E42579">
        <w:rPr>
          <w:sz w:val="22"/>
        </w:rPr>
        <w:t xml:space="preserve">The </w:t>
      </w:r>
      <w:r w:rsidRPr="00BC546B">
        <w:rPr>
          <w:sz w:val="22"/>
        </w:rPr>
        <w:t xml:space="preserve">Tablet is already enclosed and hence tamper proof. </w:t>
      </w:r>
      <w:r w:rsidR="002A2CDF" w:rsidRPr="002A2CDF">
        <w:rPr>
          <w:sz w:val="22"/>
        </w:rPr>
        <w:t>Access (physical/system)</w:t>
      </w:r>
      <w:r w:rsidRPr="002A2CDF">
        <w:rPr>
          <w:sz w:val="22"/>
        </w:rPr>
        <w:t xml:space="preserve"> to the Tablet</w:t>
      </w:r>
      <w:r w:rsidRPr="00BC546B">
        <w:rPr>
          <w:sz w:val="22"/>
        </w:rPr>
        <w:t xml:space="preserve"> is only </w:t>
      </w:r>
      <w:r w:rsidR="00E42579">
        <w:rPr>
          <w:sz w:val="22"/>
        </w:rPr>
        <w:t xml:space="preserve">possible </w:t>
      </w:r>
      <w:r w:rsidRPr="00BC546B">
        <w:rPr>
          <w:sz w:val="22"/>
        </w:rPr>
        <w:t xml:space="preserve">for </w:t>
      </w:r>
      <w:r w:rsidR="00E42579">
        <w:rPr>
          <w:sz w:val="22"/>
        </w:rPr>
        <w:t xml:space="preserve">the </w:t>
      </w:r>
      <w:r w:rsidRPr="00BC546B">
        <w:rPr>
          <w:sz w:val="22"/>
        </w:rPr>
        <w:t xml:space="preserve">Stryker service </w:t>
      </w:r>
      <w:r w:rsidR="00E42579" w:rsidRPr="00BC546B">
        <w:rPr>
          <w:sz w:val="22"/>
        </w:rPr>
        <w:t>person</w:t>
      </w:r>
      <w:r w:rsidR="00E42579">
        <w:rPr>
          <w:sz w:val="22"/>
        </w:rPr>
        <w:t>nel</w:t>
      </w:r>
      <w:r w:rsidRPr="00BC546B">
        <w:rPr>
          <w:sz w:val="22"/>
        </w:rPr>
        <w:t>.</w:t>
      </w:r>
    </w:p>
    <w:p w14:paraId="3C3DB3DE" w14:textId="77777777" w:rsidR="00546CF0" w:rsidRDefault="00546CF0">
      <w:pPr>
        <w:spacing w:after="120"/>
        <w:rPr>
          <w:ins w:id="1353" w:author="Sai Praneetha Bhaskaruni" w:date="2022-03-24T16:46:00Z"/>
          <w:sz w:val="22"/>
        </w:rPr>
        <w:pPrChange w:id="1354" w:author="Sai Praneetha Bhaskaruni" w:date="2022-03-24T16:43:00Z">
          <w:pPr>
            <w:spacing w:after="120"/>
            <w:ind w:left="129" w:hanging="14"/>
          </w:pPr>
        </w:pPrChange>
      </w:pPr>
    </w:p>
    <w:p w14:paraId="390827A7" w14:textId="6CD55FC9" w:rsidR="00BC546B" w:rsidRPr="002471F7" w:rsidRDefault="00A5118F">
      <w:pPr>
        <w:spacing w:after="120"/>
        <w:rPr>
          <w:sz w:val="22"/>
        </w:rPr>
      </w:pPr>
      <w:del w:id="1355" w:author="Sai Praneetha Bhaskaruni" w:date="2022-03-24T16:46:00Z">
        <w:r w:rsidDel="00546CF0">
          <w:rPr>
            <w:sz w:val="22"/>
          </w:rPr>
          <w:lastRenderedPageBreak/>
          <w:delText>I</w:delText>
        </w:r>
        <w:r w:rsidR="002471F7" w:rsidRPr="002471F7" w:rsidDel="00546CF0">
          <w:rPr>
            <w:sz w:val="22"/>
          </w:rPr>
          <w:delText xml:space="preserve">nformation systems security relies on the practice of ensuring and maintaining the </w:delText>
        </w:r>
      </w:del>
      <w:del w:id="1356" w:author="Sai Praneetha Bhaskaruni" w:date="2022-03-24T15:01:00Z">
        <w:r w:rsidR="002471F7" w:rsidRPr="002471F7" w:rsidDel="00B37652">
          <w:rPr>
            <w:sz w:val="22"/>
          </w:rPr>
          <w:delText>c</w:delText>
        </w:r>
      </w:del>
      <w:del w:id="1357" w:author="Sai Praneetha Bhaskaruni" w:date="2022-03-24T16:46:00Z">
        <w:r w:rsidR="002471F7" w:rsidRPr="002471F7" w:rsidDel="00546CF0">
          <w:rPr>
            <w:sz w:val="22"/>
          </w:rPr>
          <w:delText xml:space="preserve">onfidentiality, </w:delText>
        </w:r>
      </w:del>
      <w:del w:id="1358" w:author="Sai Praneetha Bhaskaruni" w:date="2022-03-24T15:01:00Z">
        <w:r w:rsidR="002471F7" w:rsidRPr="002471F7" w:rsidDel="00B37652">
          <w:rPr>
            <w:sz w:val="22"/>
          </w:rPr>
          <w:delText>i</w:delText>
        </w:r>
      </w:del>
      <w:del w:id="1359" w:author="Sai Praneetha Bhaskaruni" w:date="2022-03-24T16:46:00Z">
        <w:r w:rsidR="002471F7" w:rsidRPr="002471F7" w:rsidDel="00546CF0">
          <w:rPr>
            <w:sz w:val="22"/>
          </w:rPr>
          <w:delText xml:space="preserve">ntegrity, and </w:delText>
        </w:r>
      </w:del>
      <w:del w:id="1360" w:author="Sai Praneetha Bhaskaruni" w:date="2022-03-24T15:01:00Z">
        <w:r w:rsidR="002471F7" w:rsidRPr="002471F7" w:rsidDel="00B37652">
          <w:rPr>
            <w:sz w:val="22"/>
          </w:rPr>
          <w:delText>a</w:delText>
        </w:r>
      </w:del>
      <w:del w:id="1361" w:author="Sai Praneetha Bhaskaruni" w:date="2022-03-24T16:46:00Z">
        <w:r w:rsidR="002471F7" w:rsidRPr="002471F7" w:rsidDel="00546CF0">
          <w:rPr>
            <w:sz w:val="22"/>
          </w:rPr>
          <w:delText xml:space="preserve">vailability of information systems and the data transmitted, processed, and/or stored on those systems. </w:delText>
        </w:r>
      </w:del>
      <w:moveFromRangeStart w:id="1362" w:author="Sai Praneetha Bhaskaruni" w:date="2022-03-24T16:45:00Z" w:name="move99032728"/>
      <w:moveFrom w:id="1363" w:author="Sai Praneetha Bhaskaruni" w:date="2022-03-24T16:45:00Z">
        <w:r w:rsidR="002471F7" w:rsidRPr="002471F7" w:rsidDel="003D6BE3">
          <w:rPr>
            <w:sz w:val="22"/>
          </w:rPr>
          <w:t>Integrity is defined as guarding against improper information modification or destruction and includes ensuring information nonrepudiation and authenticity. It is the assertion that data can only be accessed or modified by authorized entities.</w:t>
        </w:r>
      </w:moveFrom>
      <w:moveFromRangeEnd w:id="1362"/>
    </w:p>
    <w:p w14:paraId="7FC4CD30" w14:textId="48E233BF" w:rsidR="00062208" w:rsidRDefault="00BC546B" w:rsidP="001967B5">
      <w:pPr>
        <w:pStyle w:val="Heading1"/>
      </w:pPr>
      <w:bookmarkStart w:id="1364" w:name="_Toc108268262"/>
      <w:r>
        <w:rPr>
          <w:color w:val="FCC566"/>
          <w:sz w:val="40"/>
        </w:rPr>
        <w:t>13</w:t>
      </w:r>
      <w:r w:rsidR="007558B4">
        <w:rPr>
          <w:color w:val="FCC566"/>
          <w:sz w:val="40"/>
        </w:rPr>
        <w:t xml:space="preserve"> </w:t>
      </w:r>
      <w:r w:rsidR="007558B4" w:rsidRPr="007558B4">
        <w:t>Malicious code protection</w:t>
      </w:r>
      <w:bookmarkEnd w:id="1364"/>
    </w:p>
    <w:p w14:paraId="0048EB35" w14:textId="2C4D79E9" w:rsidR="00062208" w:rsidRPr="00062208" w:rsidRDefault="00062208" w:rsidP="001967B5">
      <w:pPr>
        <w:pStyle w:val="Heading1"/>
        <w:rPr>
          <w:b w:val="0"/>
          <w:sz w:val="22"/>
        </w:rPr>
      </w:pPr>
      <w:r w:rsidRPr="00062208">
        <w:rPr>
          <w:b w:val="0"/>
          <w:sz w:val="22"/>
        </w:rPr>
        <w:t>Malicious code is harmful computer programming scripts designed to create or exploit system vulnerabilities. This code is designed by a</w:t>
      </w:r>
      <w:r w:rsidR="007D7224">
        <w:rPr>
          <w:b w:val="0"/>
          <w:sz w:val="22"/>
        </w:rPr>
        <w:t xml:space="preserve">n attacker </w:t>
      </w:r>
      <w:r w:rsidRPr="00062208">
        <w:rPr>
          <w:b w:val="0"/>
          <w:sz w:val="22"/>
        </w:rPr>
        <w:t>to cause unwanted changes, damage, or ongoing access to computer systems.</w:t>
      </w:r>
    </w:p>
    <w:p w14:paraId="625D2B9E" w14:textId="6306B1DF" w:rsidR="00A5118F" w:rsidRPr="00A5118F" w:rsidRDefault="00A5118F" w:rsidP="00A5118F">
      <w:pPr>
        <w:shd w:val="clear" w:color="auto" w:fill="E7E6E6" w:themeFill="background2"/>
        <w:spacing w:after="0"/>
        <w:ind w:left="118"/>
        <w:rPr>
          <w:b/>
          <w:sz w:val="22"/>
        </w:rPr>
      </w:pPr>
      <w:r w:rsidRPr="00C11DBF">
        <w:rPr>
          <w:b/>
          <w:sz w:val="22"/>
        </w:rPr>
        <w:t>SmartMedic Solution Component</w:t>
      </w:r>
      <w:ins w:id="1365" w:author="Sai Praneetha Bhaskaruni" w:date="2022-03-24T16:11:00Z">
        <w:r w:rsidR="00166379">
          <w:rPr>
            <w:b/>
            <w:sz w:val="22"/>
          </w:rPr>
          <w:t>s</w:t>
        </w:r>
      </w:ins>
      <w:r w:rsidRPr="00C11DBF">
        <w:rPr>
          <w:b/>
          <w:sz w:val="22"/>
        </w:rPr>
        <w:t>: Device</w:t>
      </w:r>
      <w:r w:rsidRPr="002404A6">
        <w:rPr>
          <w:b/>
          <w:sz w:val="22"/>
        </w:rPr>
        <w:t>, Tablet &amp; Nurse Station Application</w:t>
      </w:r>
    </w:p>
    <w:p w14:paraId="4879456F" w14:textId="75090ADD" w:rsidR="00A5118F" w:rsidRDefault="00A5118F" w:rsidP="006B0BE7">
      <w:pPr>
        <w:spacing w:after="120"/>
        <w:ind w:left="129" w:hanging="14"/>
        <w:rPr>
          <w:b/>
          <w:i/>
          <w:sz w:val="22"/>
        </w:rPr>
      </w:pPr>
      <w:r w:rsidRPr="00CA58F3">
        <w:rPr>
          <w:b/>
          <w:i/>
          <w:sz w:val="22"/>
        </w:rPr>
        <w:t>Existing Security Features:</w:t>
      </w:r>
      <w:r w:rsidRPr="00A5118F">
        <w:t xml:space="preserve"> </w:t>
      </w:r>
      <w:r w:rsidRPr="00A5118F">
        <w:rPr>
          <w:sz w:val="22"/>
        </w:rPr>
        <w:t>T</w:t>
      </w:r>
      <w:r w:rsidR="00E42579">
        <w:rPr>
          <w:sz w:val="22"/>
        </w:rPr>
        <w:t>he T</w:t>
      </w:r>
      <w:r w:rsidRPr="00A5118F">
        <w:rPr>
          <w:sz w:val="22"/>
        </w:rPr>
        <w:t xml:space="preserve">ablet is already enclosed and hence tamper proof. </w:t>
      </w:r>
      <w:r w:rsidR="002A2CDF" w:rsidRPr="00452453">
        <w:rPr>
          <w:sz w:val="22"/>
        </w:rPr>
        <w:t>Access (physical/</w:t>
      </w:r>
      <w:r w:rsidR="00525CD6">
        <w:rPr>
          <w:sz w:val="22"/>
        </w:rPr>
        <w:t>operational</w:t>
      </w:r>
      <w:r w:rsidR="002A2CDF" w:rsidRPr="00452453">
        <w:rPr>
          <w:sz w:val="22"/>
        </w:rPr>
        <w:t xml:space="preserve">) </w:t>
      </w:r>
      <w:r w:rsidRPr="00452453">
        <w:rPr>
          <w:sz w:val="22"/>
        </w:rPr>
        <w:t>to the Tablet</w:t>
      </w:r>
      <w:r w:rsidRPr="00A5118F">
        <w:rPr>
          <w:sz w:val="22"/>
        </w:rPr>
        <w:t xml:space="preserve"> is only </w:t>
      </w:r>
      <w:r w:rsidR="00E42579">
        <w:rPr>
          <w:sz w:val="22"/>
        </w:rPr>
        <w:t xml:space="preserve">possible </w:t>
      </w:r>
      <w:r w:rsidRPr="00A5118F">
        <w:rPr>
          <w:sz w:val="22"/>
        </w:rPr>
        <w:t xml:space="preserve">for </w:t>
      </w:r>
      <w:r w:rsidR="00E42579">
        <w:rPr>
          <w:sz w:val="22"/>
        </w:rPr>
        <w:t xml:space="preserve">the </w:t>
      </w:r>
      <w:r w:rsidRPr="00A5118F">
        <w:rPr>
          <w:sz w:val="22"/>
        </w:rPr>
        <w:t xml:space="preserve">Stryker service </w:t>
      </w:r>
      <w:r w:rsidR="00E42579" w:rsidRPr="00A5118F">
        <w:rPr>
          <w:sz w:val="22"/>
        </w:rPr>
        <w:t>person</w:t>
      </w:r>
      <w:r w:rsidR="00E42579">
        <w:rPr>
          <w:sz w:val="22"/>
        </w:rPr>
        <w:t>nel</w:t>
      </w:r>
      <w:r w:rsidRPr="00A5118F">
        <w:rPr>
          <w:sz w:val="22"/>
        </w:rPr>
        <w:t>.</w:t>
      </w:r>
      <w:r w:rsidRPr="00A5118F">
        <w:t xml:space="preserve"> </w:t>
      </w:r>
      <w:r w:rsidRPr="00A5118F">
        <w:rPr>
          <w:sz w:val="22"/>
        </w:rPr>
        <w:t xml:space="preserve">SmartMedic solution uses </w:t>
      </w:r>
      <w:r w:rsidR="00E42579">
        <w:rPr>
          <w:sz w:val="22"/>
        </w:rPr>
        <w:t>a</w:t>
      </w:r>
      <w:r w:rsidR="00E42579" w:rsidRPr="00A5118F">
        <w:rPr>
          <w:sz w:val="22"/>
        </w:rPr>
        <w:t xml:space="preserve"> </w:t>
      </w:r>
      <w:r w:rsidRPr="00A5118F">
        <w:rPr>
          <w:sz w:val="22"/>
        </w:rPr>
        <w:t>strong secure communications protocol for communicating among the components. The</w:t>
      </w:r>
      <w:r w:rsidR="00713979">
        <w:rPr>
          <w:sz w:val="22"/>
        </w:rPr>
        <w:t xml:space="preserve"> </w:t>
      </w:r>
      <w:r w:rsidR="00713979" w:rsidRPr="00837653">
        <w:rPr>
          <w:sz w:val="22"/>
        </w:rPr>
        <w:t>secure</w:t>
      </w:r>
      <w:r w:rsidRPr="00837653">
        <w:rPr>
          <w:sz w:val="22"/>
        </w:rPr>
        <w:t xml:space="preserve"> </w:t>
      </w:r>
      <w:del w:id="1366" w:author="Sai Praneetha Bhaskaruni" w:date="2022-03-24T16:48:00Z">
        <w:r w:rsidRPr="00837653" w:rsidDel="004433EC">
          <w:rPr>
            <w:sz w:val="22"/>
          </w:rPr>
          <w:delText xml:space="preserve">ability </w:delText>
        </w:r>
      </w:del>
      <w:ins w:id="1367" w:author="Sai Praneetha Bhaskaruni" w:date="2022-03-24T16:48:00Z">
        <w:r w:rsidR="004433EC" w:rsidRPr="00837653">
          <w:rPr>
            <w:sz w:val="22"/>
          </w:rPr>
          <w:t>design</w:t>
        </w:r>
        <w:r w:rsidR="004433EC" w:rsidRPr="00A5118F">
          <w:rPr>
            <w:sz w:val="22"/>
          </w:rPr>
          <w:t xml:space="preserve"> </w:t>
        </w:r>
      </w:ins>
      <w:r w:rsidRPr="00A5118F">
        <w:rPr>
          <w:sz w:val="22"/>
        </w:rPr>
        <w:t>of the SmartMedic solution ensure</w:t>
      </w:r>
      <w:r w:rsidR="00E42579">
        <w:rPr>
          <w:sz w:val="22"/>
        </w:rPr>
        <w:t>s</w:t>
      </w:r>
      <w:r w:rsidRPr="00A5118F">
        <w:rPr>
          <w:sz w:val="22"/>
        </w:rPr>
        <w:t xml:space="preserve"> the confidentiality of transmitted information.</w:t>
      </w:r>
    </w:p>
    <w:p w14:paraId="01BFAD4D" w14:textId="4E94DC1A" w:rsidR="001B0076" w:rsidRDefault="001B0076" w:rsidP="006B0BE7">
      <w:pPr>
        <w:spacing w:after="120"/>
        <w:ind w:left="129" w:hanging="14"/>
        <w:rPr>
          <w:sz w:val="22"/>
        </w:rPr>
      </w:pPr>
      <w:r w:rsidRPr="001B0076">
        <w:rPr>
          <w:b/>
          <w:i/>
          <w:sz w:val="22"/>
        </w:rPr>
        <w:t xml:space="preserve">Recommendation for customer (HDO): </w:t>
      </w:r>
      <w:r w:rsidR="006B0BE7" w:rsidRPr="006B0BE7">
        <w:rPr>
          <w:sz w:val="22"/>
        </w:rPr>
        <w:t xml:space="preserve">It is the HDO's responsibility to maintain the integrity for its IT systems. The Nurse Station application can be accessed through web interface on a system which is owned by the HDO. </w:t>
      </w:r>
    </w:p>
    <w:p w14:paraId="237F72B2" w14:textId="4CCDFF8C" w:rsidR="00C65F24" w:rsidRPr="00C65F24" w:rsidRDefault="00C65F24" w:rsidP="00C65F24">
      <w:pPr>
        <w:spacing w:after="120"/>
        <w:ind w:left="129" w:hanging="14"/>
        <w:rPr>
          <w:sz w:val="22"/>
        </w:rPr>
      </w:pPr>
      <w:r w:rsidRPr="00C65F24">
        <w:rPr>
          <w:sz w:val="22"/>
        </w:rPr>
        <w:t>Following these security practices</w:t>
      </w:r>
      <w:r w:rsidR="00E42579">
        <w:rPr>
          <w:sz w:val="22"/>
        </w:rPr>
        <w:t>,</w:t>
      </w:r>
      <w:r w:rsidRPr="00C65F24">
        <w:rPr>
          <w:sz w:val="22"/>
        </w:rPr>
        <w:t xml:space="preserve"> can help </w:t>
      </w:r>
      <w:r w:rsidR="00E33F76">
        <w:rPr>
          <w:sz w:val="22"/>
        </w:rPr>
        <w:t>a HDO to</w:t>
      </w:r>
      <w:r w:rsidRPr="00C65F24">
        <w:rPr>
          <w:sz w:val="22"/>
        </w:rPr>
        <w:t xml:space="preserve"> reduce the risks associated with malicious code:</w:t>
      </w:r>
    </w:p>
    <w:p w14:paraId="58195360" w14:textId="5FDFFF92" w:rsidR="00C65F24" w:rsidRPr="00C65F24" w:rsidRDefault="00C65F24" w:rsidP="00C65F24">
      <w:pPr>
        <w:spacing w:after="120"/>
        <w:ind w:left="129" w:hanging="14"/>
        <w:rPr>
          <w:sz w:val="22"/>
        </w:rPr>
      </w:pPr>
      <w:r w:rsidRPr="00C65F24">
        <w:rPr>
          <w:b/>
          <w:sz w:val="22"/>
        </w:rPr>
        <w:t>Install and maintain antivirus software.</w:t>
      </w:r>
      <w:r w:rsidRPr="00C65F24">
        <w:rPr>
          <w:sz w:val="22"/>
        </w:rPr>
        <w:t xml:space="preserve"> Antivirus software recognizes malware and protects </w:t>
      </w:r>
      <w:ins w:id="1368" w:author="Sai Praneetha Bhaskaruni" w:date="2022-03-24T16:50:00Z">
        <w:r w:rsidR="00E315E7">
          <w:rPr>
            <w:sz w:val="22"/>
          </w:rPr>
          <w:t>the</w:t>
        </w:r>
      </w:ins>
      <w:del w:id="1369" w:author="Sai Praneetha Bhaskaruni" w:date="2022-03-24T16:50:00Z">
        <w:r w:rsidRPr="00C65F24" w:rsidDel="00E315E7">
          <w:rPr>
            <w:sz w:val="22"/>
          </w:rPr>
          <w:delText>your</w:delText>
        </w:r>
      </w:del>
      <w:r w:rsidRPr="00C65F24">
        <w:rPr>
          <w:sz w:val="22"/>
        </w:rPr>
        <w:t xml:space="preserve"> </w:t>
      </w:r>
      <w:del w:id="1370" w:author="Sai Praneetha Bhaskaruni" w:date="2022-03-24T16:49:00Z">
        <w:r w:rsidRPr="00C65F24" w:rsidDel="00ED017A">
          <w:rPr>
            <w:sz w:val="22"/>
          </w:rPr>
          <w:delText>compute</w:delText>
        </w:r>
      </w:del>
      <w:ins w:id="1371" w:author="Sai Praneetha Bhaskaruni" w:date="2022-03-24T16:49:00Z">
        <w:r w:rsidR="00ED017A">
          <w:rPr>
            <w:sz w:val="22"/>
          </w:rPr>
          <w:t>Nurse station hosting system</w:t>
        </w:r>
      </w:ins>
      <w:del w:id="1372" w:author="Sai Praneetha Bhaskaruni" w:date="2022-03-24T16:49:00Z">
        <w:r w:rsidRPr="00C65F24" w:rsidDel="00ED017A">
          <w:rPr>
            <w:sz w:val="22"/>
          </w:rPr>
          <w:delText>r</w:delText>
        </w:r>
      </w:del>
      <w:del w:id="1373" w:author="Sai Praneetha Bhaskaruni" w:date="2022-03-24T16:50:00Z">
        <w:r w:rsidRPr="00C65F24" w:rsidDel="00806D20">
          <w:rPr>
            <w:sz w:val="22"/>
          </w:rPr>
          <w:delText xml:space="preserve"> against it</w:delText>
        </w:r>
      </w:del>
      <w:r w:rsidRPr="00C65F24">
        <w:rPr>
          <w:sz w:val="22"/>
        </w:rPr>
        <w:t xml:space="preserve">. Installing antivirus software from a reputable vendor is an important step in preventing and detecting </w:t>
      </w:r>
      <w:r w:rsidRPr="00DA435B">
        <w:rPr>
          <w:sz w:val="22"/>
        </w:rPr>
        <w:t>infections.</w:t>
      </w:r>
      <w:r w:rsidRPr="00C65F24">
        <w:rPr>
          <w:sz w:val="22"/>
        </w:rPr>
        <w:t xml:space="preserve"> Always visit vendor sites directly rather than clicking on advertisements or email links. Because attackers are continually creating new viruses and other forms of malicious code, it is important to keep your antivirus software </w:t>
      </w:r>
      <w:del w:id="1374" w:author="Sai Praneetha Bhaskaruni" w:date="2022-03-24T15:13:00Z">
        <w:r w:rsidRPr="00C65F24" w:rsidDel="00C028C5">
          <w:rPr>
            <w:sz w:val="22"/>
          </w:rPr>
          <w:delText>up-to-date</w:delText>
        </w:r>
      </w:del>
      <w:ins w:id="1375" w:author="Sai Praneetha Bhaskaruni" w:date="2022-03-24T15:13:00Z">
        <w:r w:rsidR="00C028C5" w:rsidRPr="00C65F24">
          <w:rPr>
            <w:sz w:val="22"/>
          </w:rPr>
          <w:t>up to date</w:t>
        </w:r>
      </w:ins>
      <w:r w:rsidRPr="00C65F24">
        <w:rPr>
          <w:sz w:val="22"/>
        </w:rPr>
        <w:t>.</w:t>
      </w:r>
    </w:p>
    <w:p w14:paraId="5EA0619D" w14:textId="1CAEA60F" w:rsidR="00C65F24" w:rsidRPr="00C65F24" w:rsidRDefault="00C65F24" w:rsidP="00C65F24">
      <w:pPr>
        <w:spacing w:after="120"/>
        <w:ind w:left="129" w:hanging="14"/>
        <w:rPr>
          <w:sz w:val="22"/>
        </w:rPr>
      </w:pPr>
      <w:r w:rsidRPr="00C65F24">
        <w:rPr>
          <w:b/>
          <w:sz w:val="22"/>
        </w:rPr>
        <w:t>Use caution with links and attachments.</w:t>
      </w:r>
      <w:r w:rsidRPr="00C65F24">
        <w:rPr>
          <w:sz w:val="22"/>
        </w:rPr>
        <w:t xml:space="preserve"> Take appropriate precautions when using email and web browsers to reduce the risk of</w:t>
      </w:r>
      <w:del w:id="1376" w:author="Sai Praneetha Bhaskaruni" w:date="2022-03-24T16:51:00Z">
        <w:r w:rsidRPr="00C65F24" w:rsidDel="00AA747A">
          <w:rPr>
            <w:sz w:val="22"/>
          </w:rPr>
          <w:delText xml:space="preserve"> </w:delText>
        </w:r>
      </w:del>
      <w:ins w:id="1377" w:author="Sai Praneetha Bhaskaruni" w:date="2022-03-24T16:51:00Z">
        <w:r w:rsidR="00AA747A">
          <w:rPr>
            <w:sz w:val="22"/>
          </w:rPr>
          <w:t xml:space="preserve"> virus attacks</w:t>
        </w:r>
      </w:ins>
      <w:del w:id="1378" w:author="Sai Praneetha Bhaskaruni" w:date="2022-03-24T16:51:00Z">
        <w:r w:rsidRPr="00C65F24" w:rsidDel="00AA747A">
          <w:rPr>
            <w:sz w:val="22"/>
          </w:rPr>
          <w:delText xml:space="preserve">an </w:delText>
        </w:r>
        <w:r w:rsidRPr="00EC5F56" w:rsidDel="00AA747A">
          <w:rPr>
            <w:sz w:val="22"/>
            <w:highlight w:val="yellow"/>
            <w:rPrChange w:id="1379" w:author="Sai Praneetha Bhaskaruni" w:date="2022-03-24T15:16:00Z">
              <w:rPr>
                <w:sz w:val="22"/>
              </w:rPr>
            </w:rPrChange>
          </w:rPr>
          <w:delText>infection</w:delText>
        </w:r>
      </w:del>
      <w:r w:rsidRPr="00C65F24">
        <w:rPr>
          <w:sz w:val="22"/>
        </w:rPr>
        <w:t xml:space="preserve">. Be </w:t>
      </w:r>
      <w:r w:rsidRPr="00DA435B">
        <w:rPr>
          <w:sz w:val="22"/>
        </w:rPr>
        <w:t>wary</w:t>
      </w:r>
      <w:r w:rsidRPr="00C65F24">
        <w:rPr>
          <w:sz w:val="22"/>
        </w:rPr>
        <w:t xml:space="preserve"> of unsolicited email attachments and use caution when clicking on email links, even if they seem to </w:t>
      </w:r>
      <w:r>
        <w:rPr>
          <w:sz w:val="22"/>
        </w:rPr>
        <w:t xml:space="preserve">come from </w:t>
      </w:r>
      <w:del w:id="1380" w:author="Sai Praneetha Bhaskaruni" w:date="2022-07-08T14:14:00Z">
        <w:r w:rsidDel="000707AF">
          <w:rPr>
            <w:sz w:val="22"/>
          </w:rPr>
          <w:delText>people</w:delText>
        </w:r>
      </w:del>
      <w:ins w:id="1381" w:author="Sai Praneetha Bhaskaruni" w:date="2022-07-08T14:14:00Z">
        <w:r w:rsidR="000707AF">
          <w:rPr>
            <w:sz w:val="22"/>
          </w:rPr>
          <w:t>people</w:t>
        </w:r>
      </w:ins>
      <w:r>
        <w:rPr>
          <w:sz w:val="22"/>
        </w:rPr>
        <w:t xml:space="preserve"> you</w:t>
      </w:r>
      <w:ins w:id="1382" w:author="Sai Praneetha Bhaskaruni" w:date="2022-03-24T16:52:00Z">
        <w:r w:rsidR="00165154">
          <w:rPr>
            <w:sz w:val="22"/>
          </w:rPr>
          <w:t xml:space="preserve"> are aware of</w:t>
        </w:r>
      </w:ins>
      <w:del w:id="1383" w:author="Sai Praneetha Bhaskaruni" w:date="2022-03-24T16:52:00Z">
        <w:r w:rsidDel="00165154">
          <w:rPr>
            <w:sz w:val="22"/>
          </w:rPr>
          <w:delText xml:space="preserve"> know</w:delText>
        </w:r>
      </w:del>
      <w:r>
        <w:rPr>
          <w:sz w:val="22"/>
        </w:rPr>
        <w:t xml:space="preserve">. </w:t>
      </w:r>
      <w:r w:rsidRPr="00655D96">
        <w:rPr>
          <w:sz w:val="22"/>
        </w:rPr>
        <w:t>(Using Caution with Email Attachments)</w:t>
      </w:r>
    </w:p>
    <w:p w14:paraId="49CDB8C6" w14:textId="1FC8F946" w:rsidR="00C65F24" w:rsidRPr="00C65F24" w:rsidRDefault="00C65F24" w:rsidP="00C65F24">
      <w:pPr>
        <w:spacing w:after="120"/>
        <w:ind w:left="129" w:hanging="14"/>
        <w:rPr>
          <w:sz w:val="22"/>
        </w:rPr>
      </w:pPr>
      <w:r w:rsidRPr="00C65F24">
        <w:rPr>
          <w:b/>
          <w:sz w:val="22"/>
        </w:rPr>
        <w:t>Block pop-up advertisements.</w:t>
      </w:r>
      <w:r w:rsidRPr="00C65F24">
        <w:rPr>
          <w:sz w:val="22"/>
        </w:rPr>
        <w:t xml:space="preserve"> Pop-up blockers disable </w:t>
      </w:r>
      <w:r w:rsidR="00655D96">
        <w:rPr>
          <w:sz w:val="22"/>
        </w:rPr>
        <w:t xml:space="preserve">browser </w:t>
      </w:r>
      <w:r w:rsidRPr="00C65F24">
        <w:rPr>
          <w:sz w:val="22"/>
        </w:rPr>
        <w:t>windows that could potentially contain malicious code. Most browsers have a free feature that can be enabled to block pop-up advertisements.</w:t>
      </w:r>
    </w:p>
    <w:p w14:paraId="74365D9E" w14:textId="1469B556" w:rsidR="00C65F24" w:rsidRPr="00C65F24" w:rsidRDefault="00C65F24" w:rsidP="00C65F24">
      <w:pPr>
        <w:spacing w:after="120"/>
        <w:ind w:left="129" w:hanging="14"/>
        <w:rPr>
          <w:sz w:val="22"/>
        </w:rPr>
      </w:pPr>
      <w:r w:rsidRPr="00C65F24">
        <w:rPr>
          <w:b/>
          <w:sz w:val="22"/>
        </w:rPr>
        <w:t>Use an account with limited permissions.</w:t>
      </w:r>
      <w:r w:rsidRPr="00C65F24">
        <w:rPr>
          <w:sz w:val="22"/>
        </w:rPr>
        <w:t xml:space="preserve"> When navigating the web, it's a good security practice to use an account with limited permissions. If </w:t>
      </w:r>
      <w:ins w:id="1384" w:author="Sai Praneetha Bhaskaruni" w:date="2022-03-24T16:53:00Z">
        <w:r w:rsidR="00884017">
          <w:rPr>
            <w:sz w:val="22"/>
          </w:rPr>
          <w:t>the system got affected with virus</w:t>
        </w:r>
      </w:ins>
      <w:del w:id="1385" w:author="Sai Praneetha Bhaskaruni" w:date="2022-03-24T16:53:00Z">
        <w:r w:rsidRPr="00C65F24" w:rsidDel="00884017">
          <w:rPr>
            <w:sz w:val="22"/>
          </w:rPr>
          <w:delText>you do become infected</w:delText>
        </w:r>
      </w:del>
      <w:r w:rsidRPr="00C65F24">
        <w:rPr>
          <w:sz w:val="22"/>
        </w:rPr>
        <w:t>, restricted permissions keep the malicious code from spreading and escalating to an administrative account.</w:t>
      </w:r>
    </w:p>
    <w:p w14:paraId="64B2607F" w14:textId="484B8288" w:rsidR="00C65F24" w:rsidRPr="00C65F24" w:rsidRDefault="00C65F24" w:rsidP="00C65F24">
      <w:pPr>
        <w:spacing w:after="120"/>
        <w:ind w:left="129" w:hanging="14"/>
        <w:rPr>
          <w:sz w:val="22"/>
        </w:rPr>
      </w:pPr>
      <w:r w:rsidRPr="00C65F24">
        <w:rPr>
          <w:b/>
          <w:sz w:val="22"/>
        </w:rPr>
        <w:t xml:space="preserve">Disable external media </w:t>
      </w:r>
      <w:del w:id="1386" w:author="Sai Praneetha Bhaskaruni" w:date="2022-07-08T14:14:00Z">
        <w:r w:rsidRPr="00C65F24" w:rsidDel="00770BC7">
          <w:rPr>
            <w:b/>
            <w:sz w:val="22"/>
          </w:rPr>
          <w:delText>AutoRun</w:delText>
        </w:r>
      </w:del>
      <w:ins w:id="1387" w:author="Sai Praneetha Bhaskaruni" w:date="2022-07-08T14:14:00Z">
        <w:r w:rsidR="00770BC7" w:rsidRPr="00C65F24">
          <w:rPr>
            <w:b/>
            <w:sz w:val="22"/>
          </w:rPr>
          <w:t>Autorun</w:t>
        </w:r>
      </w:ins>
      <w:r w:rsidRPr="00C65F24">
        <w:rPr>
          <w:b/>
          <w:sz w:val="22"/>
        </w:rPr>
        <w:t xml:space="preserve"> and AutoPlay features.</w:t>
      </w:r>
      <w:r w:rsidRPr="00C65F24">
        <w:rPr>
          <w:sz w:val="22"/>
        </w:rPr>
        <w:t xml:space="preserve"> Disabling </w:t>
      </w:r>
      <w:del w:id="1388" w:author="Sai Praneetha Bhaskaruni" w:date="2022-07-08T14:14:00Z">
        <w:r w:rsidRPr="00C65F24" w:rsidDel="000707AF">
          <w:rPr>
            <w:sz w:val="22"/>
          </w:rPr>
          <w:delText>AutoRun</w:delText>
        </w:r>
      </w:del>
      <w:ins w:id="1389" w:author="Sai Praneetha Bhaskaruni" w:date="2022-07-08T14:14:00Z">
        <w:r w:rsidR="000707AF" w:rsidRPr="00C65F24">
          <w:rPr>
            <w:sz w:val="22"/>
          </w:rPr>
          <w:t>Autorun</w:t>
        </w:r>
      </w:ins>
      <w:r w:rsidRPr="00C65F24">
        <w:rPr>
          <w:sz w:val="22"/>
        </w:rPr>
        <w:t xml:space="preserve"> and AutoPlay features prevents external media infected with malicious code from automatically running on </w:t>
      </w:r>
      <w:r w:rsidR="001E3266">
        <w:rPr>
          <w:sz w:val="22"/>
        </w:rPr>
        <w:t xml:space="preserve">the </w:t>
      </w:r>
      <w:ins w:id="1390" w:author="Sai Praneetha Bhaskaruni" w:date="2022-03-24T16:54:00Z">
        <w:r w:rsidR="00906714">
          <w:rPr>
            <w:sz w:val="22"/>
          </w:rPr>
          <w:t>system</w:t>
        </w:r>
      </w:ins>
      <w:del w:id="1391" w:author="Sai Praneetha Bhaskaruni" w:date="2022-03-24T16:54:00Z">
        <w:r w:rsidRPr="00C65F24" w:rsidDel="00906714">
          <w:rPr>
            <w:sz w:val="22"/>
          </w:rPr>
          <w:delText>computer</w:delText>
        </w:r>
      </w:del>
      <w:r w:rsidRPr="00C65F24">
        <w:rPr>
          <w:sz w:val="22"/>
        </w:rPr>
        <w:t>.</w:t>
      </w:r>
    </w:p>
    <w:p w14:paraId="2A2CC9C5" w14:textId="5133D1CB" w:rsidR="00C65F24" w:rsidRPr="00C65F24" w:rsidRDefault="00C65F24" w:rsidP="00C65F24">
      <w:pPr>
        <w:spacing w:after="120"/>
        <w:ind w:left="129" w:hanging="14"/>
        <w:rPr>
          <w:sz w:val="22"/>
        </w:rPr>
      </w:pPr>
      <w:r w:rsidRPr="00C65F24">
        <w:rPr>
          <w:b/>
          <w:sz w:val="22"/>
        </w:rPr>
        <w:t>Change your passwords.</w:t>
      </w:r>
      <w:r w:rsidRPr="00C65F24">
        <w:rPr>
          <w:sz w:val="22"/>
        </w:rPr>
        <w:t xml:space="preserve"> If you believe </w:t>
      </w:r>
      <w:r w:rsidR="001E3266">
        <w:rPr>
          <w:sz w:val="22"/>
        </w:rPr>
        <w:t>the</w:t>
      </w:r>
      <w:r w:rsidRPr="00C65F24">
        <w:rPr>
          <w:sz w:val="22"/>
        </w:rPr>
        <w:t xml:space="preserve"> </w:t>
      </w:r>
      <w:ins w:id="1392" w:author="Sai Praneetha Bhaskaruni" w:date="2022-03-24T16:54:00Z">
        <w:r w:rsidR="000916BA">
          <w:rPr>
            <w:sz w:val="22"/>
          </w:rPr>
          <w:t>system</w:t>
        </w:r>
      </w:ins>
      <w:del w:id="1393" w:author="Sai Praneetha Bhaskaruni" w:date="2022-03-24T16:54:00Z">
        <w:r w:rsidRPr="00C65F24" w:rsidDel="000916BA">
          <w:rPr>
            <w:sz w:val="22"/>
          </w:rPr>
          <w:delText>computer</w:delText>
        </w:r>
      </w:del>
      <w:r w:rsidRPr="00C65F24">
        <w:rPr>
          <w:sz w:val="22"/>
        </w:rPr>
        <w:t xml:space="preserve"> is infected, change </w:t>
      </w:r>
      <w:r w:rsidR="00186FE3">
        <w:rPr>
          <w:sz w:val="22"/>
        </w:rPr>
        <w:t>the</w:t>
      </w:r>
      <w:r w:rsidRPr="00C65F24">
        <w:rPr>
          <w:sz w:val="22"/>
        </w:rPr>
        <w:t xml:space="preserve"> passwords. This includes any passwords for websites that may have been cached in </w:t>
      </w:r>
      <w:r w:rsidR="00571D2D">
        <w:rPr>
          <w:sz w:val="22"/>
        </w:rPr>
        <w:t>the</w:t>
      </w:r>
      <w:r w:rsidRPr="00C65F24">
        <w:rPr>
          <w:sz w:val="22"/>
        </w:rPr>
        <w:t xml:space="preserve"> web browser. Create and use strong passwords, making them difficu</w:t>
      </w:r>
      <w:r>
        <w:rPr>
          <w:sz w:val="22"/>
        </w:rPr>
        <w:t xml:space="preserve">lt for attackers to guess. </w:t>
      </w:r>
      <w:r w:rsidRPr="00110D86">
        <w:rPr>
          <w:sz w:val="22"/>
        </w:rPr>
        <w:t>(Choosing and Protecting Passwords and Supplementing Passwords)</w:t>
      </w:r>
    </w:p>
    <w:p w14:paraId="1345580C" w14:textId="67D72BD3" w:rsidR="00C65F24" w:rsidRPr="00C65F24" w:rsidRDefault="00C65F24" w:rsidP="00C65F24">
      <w:pPr>
        <w:spacing w:after="120"/>
        <w:ind w:left="129" w:hanging="14"/>
        <w:rPr>
          <w:sz w:val="22"/>
        </w:rPr>
      </w:pPr>
      <w:r w:rsidRPr="00C65F24">
        <w:rPr>
          <w:b/>
          <w:sz w:val="22"/>
        </w:rPr>
        <w:t>Keep software updated.</w:t>
      </w:r>
      <w:r w:rsidRPr="00C65F24">
        <w:rPr>
          <w:sz w:val="22"/>
        </w:rPr>
        <w:t xml:space="preserve"> Install software patches on </w:t>
      </w:r>
      <w:r w:rsidR="00690603">
        <w:rPr>
          <w:sz w:val="22"/>
        </w:rPr>
        <w:t xml:space="preserve">the </w:t>
      </w:r>
      <w:ins w:id="1394" w:author="Sai Praneetha Bhaskaruni" w:date="2022-03-24T16:55:00Z">
        <w:r w:rsidR="00D13A03">
          <w:rPr>
            <w:sz w:val="22"/>
          </w:rPr>
          <w:t>system</w:t>
        </w:r>
      </w:ins>
      <w:del w:id="1395" w:author="Sai Praneetha Bhaskaruni" w:date="2022-03-24T16:55:00Z">
        <w:r w:rsidRPr="00C65F24" w:rsidDel="00D13A03">
          <w:rPr>
            <w:sz w:val="22"/>
          </w:rPr>
          <w:delText>computer</w:delText>
        </w:r>
      </w:del>
      <w:r w:rsidRPr="00C65F24">
        <w:rPr>
          <w:sz w:val="22"/>
        </w:rPr>
        <w:t xml:space="preserve"> so attackers do not take advantage of known vulnerabilities. Consider enabling automat</w:t>
      </w:r>
      <w:r>
        <w:rPr>
          <w:sz w:val="22"/>
        </w:rPr>
        <w:t xml:space="preserve">ic updates, when available. </w:t>
      </w:r>
      <w:r w:rsidRPr="00993A75">
        <w:rPr>
          <w:sz w:val="22"/>
        </w:rPr>
        <w:t>(Understanding Patches and Software Updates)</w:t>
      </w:r>
    </w:p>
    <w:p w14:paraId="664F70CA" w14:textId="0DC089CF" w:rsidR="00C65F24" w:rsidRPr="00C65F24" w:rsidRDefault="00C65F24" w:rsidP="00C65F24">
      <w:pPr>
        <w:spacing w:after="120"/>
        <w:ind w:left="129" w:hanging="14"/>
        <w:rPr>
          <w:sz w:val="22"/>
        </w:rPr>
      </w:pPr>
      <w:r w:rsidRPr="00C65F24">
        <w:rPr>
          <w:b/>
          <w:sz w:val="22"/>
        </w:rPr>
        <w:t>Back up data</w:t>
      </w:r>
      <w:r w:rsidRPr="00C65F24">
        <w:rPr>
          <w:sz w:val="22"/>
        </w:rPr>
        <w:t xml:space="preserve">. Regularly back up </w:t>
      </w:r>
      <w:r w:rsidR="007C7669">
        <w:rPr>
          <w:sz w:val="22"/>
        </w:rPr>
        <w:t>the</w:t>
      </w:r>
      <w:r w:rsidRPr="00C65F24">
        <w:rPr>
          <w:sz w:val="22"/>
        </w:rPr>
        <w:t xml:space="preserve"> documents, photos, and important email messages to the cloud or to an external hard drive. In the event of an </w:t>
      </w:r>
      <w:del w:id="1396" w:author="Sai Praneetha Bhaskaruni" w:date="2022-03-24T16:55:00Z">
        <w:r w:rsidRPr="00C65F24" w:rsidDel="00786E4B">
          <w:rPr>
            <w:sz w:val="22"/>
          </w:rPr>
          <w:delText>infection</w:delText>
        </w:r>
      </w:del>
      <w:ins w:id="1397" w:author="Sai Praneetha Bhaskaruni" w:date="2022-03-24T16:55:00Z">
        <w:r w:rsidR="00786E4B">
          <w:rPr>
            <w:sz w:val="22"/>
          </w:rPr>
          <w:t>attack</w:t>
        </w:r>
      </w:ins>
      <w:r w:rsidRPr="00C65F24">
        <w:rPr>
          <w:sz w:val="22"/>
        </w:rPr>
        <w:t xml:space="preserve">, </w:t>
      </w:r>
      <w:ins w:id="1398" w:author="Sai Praneetha Bhaskaruni" w:date="2022-03-24T16:55:00Z">
        <w:r w:rsidR="00334E5B">
          <w:rPr>
            <w:sz w:val="22"/>
          </w:rPr>
          <w:t>then</w:t>
        </w:r>
      </w:ins>
      <w:r w:rsidRPr="00C65F24">
        <w:rPr>
          <w:sz w:val="22"/>
        </w:rPr>
        <w:t xml:space="preserve"> information </w:t>
      </w:r>
      <w:ins w:id="1399" w:author="Sai Praneetha Bhaskaruni" w:date="2022-03-24T16:56:00Z">
        <w:r w:rsidR="00B30930">
          <w:rPr>
            <w:sz w:val="22"/>
          </w:rPr>
          <w:t>won</w:t>
        </w:r>
        <w:r w:rsidR="0054542D">
          <w:rPr>
            <w:sz w:val="22"/>
          </w:rPr>
          <w:t>’</w:t>
        </w:r>
        <w:r w:rsidR="00B30930">
          <w:rPr>
            <w:sz w:val="22"/>
          </w:rPr>
          <w:t>t</w:t>
        </w:r>
      </w:ins>
      <w:del w:id="1400" w:author="Sai Praneetha Bhaskaruni" w:date="2022-03-24T16:56:00Z">
        <w:r w:rsidRPr="00C65F24" w:rsidDel="00B30930">
          <w:rPr>
            <w:sz w:val="22"/>
          </w:rPr>
          <w:delText>will not</w:delText>
        </w:r>
      </w:del>
      <w:r w:rsidRPr="00C65F24">
        <w:rPr>
          <w:sz w:val="22"/>
        </w:rPr>
        <w:t xml:space="preserve"> be los</w:t>
      </w:r>
      <w:ins w:id="1401" w:author="Sai Praneetha Bhaskaruni" w:date="2022-03-24T16:56:00Z">
        <w:r w:rsidR="00B30930">
          <w:rPr>
            <w:sz w:val="22"/>
          </w:rPr>
          <w:t>t</w:t>
        </w:r>
      </w:ins>
      <w:del w:id="1402" w:author="Sai Praneetha Bhaskaruni" w:date="2022-03-24T16:55:00Z">
        <w:r w:rsidRPr="00C65F24" w:rsidDel="00334E5B">
          <w:rPr>
            <w:sz w:val="22"/>
          </w:rPr>
          <w:delText>t</w:delText>
        </w:r>
      </w:del>
      <w:r w:rsidRPr="00C65F24">
        <w:rPr>
          <w:sz w:val="22"/>
        </w:rPr>
        <w:t>.</w:t>
      </w:r>
    </w:p>
    <w:p w14:paraId="10A6EA93" w14:textId="03969847" w:rsidR="00C65F24" w:rsidRPr="00C65F24" w:rsidRDefault="00C65F24" w:rsidP="00C65F24">
      <w:pPr>
        <w:spacing w:after="120"/>
        <w:ind w:left="129" w:hanging="14"/>
        <w:rPr>
          <w:sz w:val="22"/>
        </w:rPr>
      </w:pPr>
      <w:r w:rsidRPr="00C65F24">
        <w:rPr>
          <w:b/>
          <w:sz w:val="22"/>
        </w:rPr>
        <w:t>Install or enable a firewall</w:t>
      </w:r>
      <w:r w:rsidRPr="00C65F24">
        <w:rPr>
          <w:sz w:val="22"/>
        </w:rPr>
        <w:t xml:space="preserve">. Firewalls can prevent some types of </w:t>
      </w:r>
      <w:ins w:id="1403" w:author="Sai Praneetha Bhaskaruni" w:date="2022-03-24T16:58:00Z">
        <w:r w:rsidR="005E63B6">
          <w:rPr>
            <w:sz w:val="22"/>
          </w:rPr>
          <w:t xml:space="preserve">attacks </w:t>
        </w:r>
      </w:ins>
      <w:del w:id="1404" w:author="Sai Praneetha Bhaskaruni" w:date="2022-03-24T16:58:00Z">
        <w:r w:rsidRPr="00C65F24" w:rsidDel="005E63B6">
          <w:rPr>
            <w:sz w:val="22"/>
          </w:rPr>
          <w:delText xml:space="preserve">infection </w:delText>
        </w:r>
      </w:del>
      <w:r w:rsidRPr="00C65F24">
        <w:rPr>
          <w:sz w:val="22"/>
        </w:rPr>
        <w:t>by blocking malicious traffic before it enters</w:t>
      </w:r>
      <w:r w:rsidR="009A72B8">
        <w:rPr>
          <w:sz w:val="22"/>
        </w:rPr>
        <w:t xml:space="preserve"> the</w:t>
      </w:r>
      <w:r w:rsidRPr="00C65F24">
        <w:rPr>
          <w:sz w:val="22"/>
        </w:rPr>
        <w:t xml:space="preserve"> </w:t>
      </w:r>
      <w:ins w:id="1405" w:author="Sai Praneetha Bhaskaruni" w:date="2022-03-24T16:56:00Z">
        <w:r w:rsidR="004E0989">
          <w:rPr>
            <w:sz w:val="22"/>
          </w:rPr>
          <w:t>system</w:t>
        </w:r>
      </w:ins>
      <w:del w:id="1406" w:author="Sai Praneetha Bhaskaruni" w:date="2022-03-24T16:56:00Z">
        <w:r w:rsidRPr="00C65F24" w:rsidDel="004E0989">
          <w:rPr>
            <w:sz w:val="22"/>
          </w:rPr>
          <w:delText>computer</w:delText>
        </w:r>
      </w:del>
      <w:r w:rsidRPr="00C65F24">
        <w:rPr>
          <w:sz w:val="22"/>
        </w:rPr>
        <w:t>. Some operating systems include a firewall; if the operating system you are usi</w:t>
      </w:r>
      <w:r>
        <w:rPr>
          <w:sz w:val="22"/>
        </w:rPr>
        <w:t xml:space="preserve">ng includes one, enable it. </w:t>
      </w:r>
    </w:p>
    <w:p w14:paraId="6E81C02C" w14:textId="3E4BF036" w:rsidR="00C65F24" w:rsidRPr="00C65F24" w:rsidRDefault="00C65F24" w:rsidP="00C65F24">
      <w:pPr>
        <w:spacing w:after="120"/>
        <w:ind w:left="129" w:hanging="14"/>
        <w:rPr>
          <w:sz w:val="22"/>
        </w:rPr>
      </w:pPr>
      <w:r w:rsidRPr="00C65F24">
        <w:rPr>
          <w:b/>
          <w:sz w:val="22"/>
        </w:rPr>
        <w:lastRenderedPageBreak/>
        <w:t>Use anti-spyware tools.</w:t>
      </w:r>
      <w:r w:rsidRPr="00C65F24">
        <w:rPr>
          <w:sz w:val="22"/>
        </w:rPr>
        <w:t xml:space="preserve"> Spyware is a common virus source, but </w:t>
      </w:r>
      <w:ins w:id="1407" w:author="Sai Praneetha Bhaskaruni" w:date="2022-03-24T16:59:00Z">
        <w:r w:rsidR="005E63B6">
          <w:rPr>
            <w:sz w:val="22"/>
          </w:rPr>
          <w:t xml:space="preserve">the attacks </w:t>
        </w:r>
      </w:ins>
      <w:del w:id="1408" w:author="Sai Praneetha Bhaskaruni" w:date="2022-03-24T16:59:00Z">
        <w:r w:rsidRPr="00C65F24" w:rsidDel="005E63B6">
          <w:rPr>
            <w:sz w:val="22"/>
          </w:rPr>
          <w:delText xml:space="preserve">you </w:delText>
        </w:r>
      </w:del>
      <w:r w:rsidRPr="00C65F24">
        <w:rPr>
          <w:sz w:val="22"/>
        </w:rPr>
        <w:t xml:space="preserve">can </w:t>
      </w:r>
      <w:ins w:id="1409" w:author="Sai Praneetha Bhaskaruni" w:date="2022-03-24T16:59:00Z">
        <w:r w:rsidR="005E63B6">
          <w:rPr>
            <w:sz w:val="22"/>
          </w:rPr>
          <w:t xml:space="preserve">be </w:t>
        </w:r>
      </w:ins>
      <w:r w:rsidRPr="00C65F24">
        <w:rPr>
          <w:sz w:val="22"/>
        </w:rPr>
        <w:t>minimize</w:t>
      </w:r>
      <w:ins w:id="1410" w:author="Sai Praneetha Bhaskaruni" w:date="2022-03-24T16:59:00Z">
        <w:r w:rsidR="005E63B6">
          <w:rPr>
            <w:sz w:val="22"/>
          </w:rPr>
          <w:t>d</w:t>
        </w:r>
      </w:ins>
      <w:r w:rsidRPr="00C65F24">
        <w:rPr>
          <w:sz w:val="22"/>
        </w:rPr>
        <w:t xml:space="preserve"> </w:t>
      </w:r>
      <w:del w:id="1411" w:author="Sai Praneetha Bhaskaruni" w:date="2022-03-24T16:59:00Z">
        <w:r w:rsidRPr="00C65F24" w:rsidDel="005E63B6">
          <w:rPr>
            <w:sz w:val="22"/>
          </w:rPr>
          <w:delText xml:space="preserve">infections </w:delText>
        </w:r>
      </w:del>
      <w:r w:rsidRPr="00C65F24">
        <w:rPr>
          <w:sz w:val="22"/>
        </w:rPr>
        <w:t>by using a program that identifies and removes spyware. Most antivirus software includes an anti-spyware option; ensure you enable it.</w:t>
      </w:r>
    </w:p>
    <w:p w14:paraId="02B64FB9" w14:textId="71EFB8C1" w:rsidR="00C65F24" w:rsidRPr="00C65F24" w:rsidDel="00160455" w:rsidRDefault="00C65F24" w:rsidP="00C65F24">
      <w:pPr>
        <w:spacing w:after="120"/>
        <w:ind w:left="129" w:hanging="14"/>
        <w:rPr>
          <w:del w:id="1412" w:author="Sai Praneetha Bhaskaruni" w:date="2022-03-24T17:00:00Z"/>
          <w:sz w:val="22"/>
        </w:rPr>
      </w:pPr>
      <w:del w:id="1413" w:author="Sai Praneetha Bhaskaruni" w:date="2022-03-24T17:00:00Z">
        <w:r w:rsidRPr="00C65F24" w:rsidDel="00160455">
          <w:rPr>
            <w:b/>
            <w:sz w:val="22"/>
          </w:rPr>
          <w:delText>Monitor accounts.</w:delText>
        </w:r>
        <w:r w:rsidRPr="00C65F24" w:rsidDel="00160455">
          <w:rPr>
            <w:sz w:val="22"/>
          </w:rPr>
          <w:delText xml:space="preserve"> Look for any unauthorized use of, or unusual activity on your accounts—especially banking accounts. If you identify unauthorized or unusual activity, contact your account provider immediately.</w:delText>
        </w:r>
      </w:del>
    </w:p>
    <w:p w14:paraId="46DEE3AC" w14:textId="7CFD93D4" w:rsidR="00533772" w:rsidRPr="00533772" w:rsidRDefault="00C65F24" w:rsidP="00C65F24">
      <w:pPr>
        <w:spacing w:after="120"/>
        <w:ind w:left="129" w:hanging="14"/>
        <w:rPr>
          <w:sz w:val="22"/>
        </w:rPr>
      </w:pPr>
      <w:r w:rsidRPr="00C65F24">
        <w:rPr>
          <w:b/>
          <w:sz w:val="22"/>
        </w:rPr>
        <w:t>Avoid using public Wi-Fi.</w:t>
      </w:r>
      <w:r w:rsidRPr="00C65F24">
        <w:rPr>
          <w:sz w:val="22"/>
        </w:rPr>
        <w:t xml:space="preserve"> Unsecured public Wi-Fi may allow an attacker to intercept device’s network traffic and gain access to personal information.</w:t>
      </w:r>
    </w:p>
    <w:p w14:paraId="70C51DDF" w14:textId="77777777" w:rsidR="001B0076" w:rsidRPr="00360833" w:rsidRDefault="001B0076" w:rsidP="00960CBE">
      <w:pPr>
        <w:pStyle w:val="Heading1"/>
      </w:pPr>
    </w:p>
    <w:p w14:paraId="14988FC8" w14:textId="0349D094" w:rsidR="007558B4" w:rsidRDefault="00BC546B" w:rsidP="00960CBE">
      <w:pPr>
        <w:pStyle w:val="Heading1"/>
        <w:rPr>
          <w:ins w:id="1414" w:author="Sai Praneetha Bhaskaruni" w:date="2022-03-24T17:02:00Z"/>
        </w:rPr>
      </w:pPr>
      <w:bookmarkStart w:id="1415" w:name="_Toc108268263"/>
      <w:r>
        <w:rPr>
          <w:color w:val="FCC566"/>
          <w:sz w:val="40"/>
        </w:rPr>
        <w:t>14</w:t>
      </w:r>
      <w:r w:rsidR="007558B4">
        <w:rPr>
          <w:color w:val="FCC566"/>
          <w:sz w:val="40"/>
        </w:rPr>
        <w:t xml:space="preserve"> </w:t>
      </w:r>
      <w:r w:rsidR="007558B4" w:rsidRPr="007558B4">
        <w:t>Information system monitoring</w:t>
      </w:r>
      <w:bookmarkEnd w:id="1415"/>
    </w:p>
    <w:p w14:paraId="41D37942" w14:textId="6A2395DB" w:rsidR="00F33361" w:rsidRPr="00F33361" w:rsidRDefault="00F33361">
      <w:pPr>
        <w:spacing w:after="120"/>
        <w:ind w:left="129" w:hanging="14"/>
        <w:rPr>
          <w:sz w:val="22"/>
          <w:rPrChange w:id="1416" w:author="Sai Praneetha Bhaskaruni" w:date="2022-03-24T17:02:00Z">
            <w:rPr/>
          </w:rPrChange>
        </w:rPr>
        <w:pPrChange w:id="1417" w:author="Sai Praneetha Bhaskaruni" w:date="2022-03-24T17:02:00Z">
          <w:pPr>
            <w:pStyle w:val="Heading1"/>
          </w:pPr>
        </w:pPrChange>
      </w:pPr>
      <w:ins w:id="1418" w:author="Sai Praneetha Bhaskaruni" w:date="2022-03-24T17:02:00Z">
        <w:r>
          <w:rPr>
            <w:sz w:val="22"/>
          </w:rPr>
          <w:t>Information systems security relies on the practice of ensuring and maintaining the confidentiality, integrity, and availability of information systems and the data transmitted, processed, and/or stored on those systems.</w:t>
        </w:r>
      </w:ins>
    </w:p>
    <w:p w14:paraId="49F2426F" w14:textId="5BDA19DD" w:rsidR="001B0076" w:rsidRDefault="001B0076" w:rsidP="001B0076">
      <w:pPr>
        <w:spacing w:after="120"/>
        <w:ind w:left="129" w:hanging="14"/>
        <w:rPr>
          <w:ins w:id="1419" w:author="Sai Praneetha Bhaskaruni" w:date="2022-03-24T17:02:00Z"/>
          <w:sz w:val="22"/>
        </w:rPr>
      </w:pPr>
      <w:r w:rsidRPr="001B0076">
        <w:rPr>
          <w:b/>
          <w:i/>
          <w:sz w:val="22"/>
        </w:rPr>
        <w:t xml:space="preserve">Recommendation for customer (HDO): </w:t>
      </w:r>
      <w:r w:rsidR="002A6172" w:rsidRPr="002A6172">
        <w:rPr>
          <w:sz w:val="22"/>
        </w:rPr>
        <w:t xml:space="preserve">It is the HDO's responsibility to maintain the </w:t>
      </w:r>
      <w:r w:rsidR="002A6172" w:rsidRPr="004B4C0D">
        <w:rPr>
          <w:sz w:val="22"/>
        </w:rPr>
        <w:t>integrity</w:t>
      </w:r>
      <w:r w:rsidR="002A6172" w:rsidRPr="002A6172">
        <w:rPr>
          <w:sz w:val="22"/>
        </w:rPr>
        <w:t xml:space="preserve"> for its IT systems. The Nurse Station application can be accessed through web interface on a system which is owned by the HDO.</w:t>
      </w:r>
    </w:p>
    <w:p w14:paraId="591F1D62" w14:textId="5DF7B78F" w:rsidR="00F33361" w:rsidDel="00F33361" w:rsidRDefault="00F33361" w:rsidP="001B0076">
      <w:pPr>
        <w:spacing w:after="120"/>
        <w:ind w:left="129" w:hanging="14"/>
        <w:rPr>
          <w:del w:id="1420" w:author="Sai Praneetha Bhaskaruni" w:date="2022-03-24T17:02:00Z"/>
          <w:sz w:val="22"/>
        </w:rPr>
      </w:pPr>
    </w:p>
    <w:p w14:paraId="0EFD95F4" w14:textId="1853455F" w:rsidR="00A87EE4" w:rsidRPr="00A87EE4" w:rsidRDefault="00A87EE4" w:rsidP="00A87EE4">
      <w:pPr>
        <w:pStyle w:val="ListParagraph"/>
        <w:numPr>
          <w:ilvl w:val="0"/>
          <w:numId w:val="25"/>
        </w:numPr>
        <w:spacing w:after="120"/>
        <w:rPr>
          <w:sz w:val="22"/>
        </w:rPr>
      </w:pPr>
      <w:r w:rsidRPr="00A87EE4">
        <w:rPr>
          <w:sz w:val="22"/>
        </w:rPr>
        <w:t>Monitor critical systems and networks for indicators of attacks</w:t>
      </w:r>
      <w:r w:rsidR="00C16584">
        <w:rPr>
          <w:sz w:val="22"/>
        </w:rPr>
        <w:t xml:space="preserve"> (IOA)</w:t>
      </w:r>
      <w:r w:rsidRPr="00A87EE4">
        <w:rPr>
          <w:sz w:val="22"/>
        </w:rPr>
        <w:t xml:space="preserve">, and unauthorized connections to critical information systems. </w:t>
      </w:r>
    </w:p>
    <w:p w14:paraId="73693EB9" w14:textId="695C569F" w:rsidR="00A87EE4" w:rsidRPr="00A87EE4" w:rsidRDefault="00A87EE4" w:rsidP="00A87EE4">
      <w:pPr>
        <w:pStyle w:val="ListParagraph"/>
        <w:numPr>
          <w:ilvl w:val="0"/>
          <w:numId w:val="25"/>
        </w:numPr>
        <w:spacing w:after="120"/>
        <w:rPr>
          <w:sz w:val="22"/>
        </w:rPr>
      </w:pPr>
      <w:r w:rsidRPr="00A87EE4">
        <w:rPr>
          <w:sz w:val="22"/>
        </w:rPr>
        <w:t>Assess identified indicators and report unauthorized activity to the Position of Authority and information system owner</w:t>
      </w:r>
      <w:r>
        <w:rPr>
          <w:sz w:val="22"/>
        </w:rPr>
        <w:t xml:space="preserve"> HDO</w:t>
      </w:r>
      <w:r w:rsidRPr="00A87EE4">
        <w:rPr>
          <w:sz w:val="22"/>
        </w:rPr>
        <w:t xml:space="preserve">. </w:t>
      </w:r>
    </w:p>
    <w:p w14:paraId="0F1D74F9" w14:textId="4F8788C1" w:rsidR="001B0076" w:rsidRPr="00A87EE4" w:rsidRDefault="00A87EE4" w:rsidP="00A87EE4">
      <w:pPr>
        <w:pStyle w:val="ListParagraph"/>
        <w:numPr>
          <w:ilvl w:val="0"/>
          <w:numId w:val="25"/>
        </w:numPr>
        <w:spacing w:after="120"/>
        <w:rPr>
          <w:sz w:val="22"/>
        </w:rPr>
      </w:pPr>
      <w:r w:rsidRPr="00A87EE4">
        <w:rPr>
          <w:sz w:val="22"/>
        </w:rPr>
        <w:t>Ensure the integrity of monitoring tools and the information obtained from those tools</w:t>
      </w:r>
      <w:r>
        <w:rPr>
          <w:sz w:val="22"/>
        </w:rPr>
        <w:t>.</w:t>
      </w:r>
    </w:p>
    <w:p w14:paraId="3B550EEE" w14:textId="327A949C" w:rsidR="007558B4" w:rsidRDefault="00BC546B" w:rsidP="00960CBE">
      <w:pPr>
        <w:pStyle w:val="Heading1"/>
      </w:pPr>
      <w:bookmarkStart w:id="1421" w:name="_Toc108268264"/>
      <w:r>
        <w:rPr>
          <w:color w:val="FCC566"/>
          <w:sz w:val="40"/>
        </w:rPr>
        <w:t>15</w:t>
      </w:r>
      <w:r w:rsidR="007558B4">
        <w:rPr>
          <w:color w:val="FCC566"/>
          <w:sz w:val="40"/>
        </w:rPr>
        <w:t xml:space="preserve"> </w:t>
      </w:r>
      <w:r w:rsidR="007558B4" w:rsidRPr="007558B4">
        <w:t>Information handling and retention</w:t>
      </w:r>
      <w:bookmarkEnd w:id="1421"/>
    </w:p>
    <w:p w14:paraId="195983F8" w14:textId="121350B8" w:rsidR="001B0076" w:rsidRPr="001B0076" w:rsidRDefault="00533772" w:rsidP="001B0076">
      <w:pPr>
        <w:spacing w:after="120"/>
        <w:ind w:left="129" w:hanging="14"/>
        <w:rPr>
          <w:b/>
          <w:i/>
          <w:sz w:val="22"/>
        </w:rPr>
      </w:pPr>
      <w:r w:rsidRPr="00CA58F3">
        <w:rPr>
          <w:b/>
          <w:i/>
          <w:sz w:val="22"/>
        </w:rPr>
        <w:t>Existing Security Features:</w:t>
      </w:r>
      <w:r>
        <w:rPr>
          <w:i/>
          <w:sz w:val="22"/>
        </w:rPr>
        <w:t xml:space="preserve"> </w:t>
      </w:r>
      <w:del w:id="1422" w:author="Sai Praneetha Bhaskaruni" w:date="2022-03-24T17:08:00Z">
        <w:r w:rsidR="00E846E8" w:rsidRPr="00E846E8" w:rsidDel="00AE2388">
          <w:rPr>
            <w:sz w:val="22"/>
          </w:rPr>
          <w:delText>H</w:delText>
        </w:r>
        <w:r w:rsidR="00E846E8" w:rsidRPr="00E846E8" w:rsidDel="0015441E">
          <w:rPr>
            <w:sz w:val="22"/>
          </w:rPr>
          <w:delText xml:space="preserve">ealth data </w:delText>
        </w:r>
        <w:r w:rsidR="00AA2471" w:rsidDel="0015441E">
          <w:rPr>
            <w:sz w:val="22"/>
          </w:rPr>
          <w:delText xml:space="preserve">is </w:delText>
        </w:r>
        <w:r w:rsidR="00E846E8" w:rsidRPr="00E846E8" w:rsidDel="0015441E">
          <w:rPr>
            <w:sz w:val="22"/>
          </w:rPr>
          <w:delText>retain</w:delText>
        </w:r>
        <w:r w:rsidR="00AA2471" w:rsidDel="0015441E">
          <w:rPr>
            <w:sz w:val="22"/>
          </w:rPr>
          <w:delText>ed</w:delText>
        </w:r>
        <w:r w:rsidR="00E846E8" w:rsidRPr="00E846E8" w:rsidDel="0015441E">
          <w:rPr>
            <w:sz w:val="22"/>
          </w:rPr>
          <w:delText xml:space="preserve"> in cloud</w:delText>
        </w:r>
        <w:r w:rsidDel="0015441E">
          <w:rPr>
            <w:sz w:val="22"/>
          </w:rPr>
          <w:delText xml:space="preserve">. </w:delText>
        </w:r>
      </w:del>
      <w:ins w:id="1423" w:author="Sai Praneetha Bhaskaruni" w:date="2022-03-24T17:08:00Z">
        <w:r w:rsidR="00A703F5">
          <w:rPr>
            <w:sz w:val="22"/>
          </w:rPr>
          <w:t xml:space="preserve">All the </w:t>
        </w:r>
        <w:r w:rsidR="00A703F5" w:rsidRPr="0019059A">
          <w:rPr>
            <w:sz w:val="22"/>
          </w:rPr>
          <w:t>data</w:t>
        </w:r>
        <w:r w:rsidR="00A703F5">
          <w:rPr>
            <w:sz w:val="22"/>
          </w:rPr>
          <w:t xml:space="preserve"> transferred from the SmartMedic device to cloud using the tablet. </w:t>
        </w:r>
        <w:r w:rsidR="0015441E">
          <w:rPr>
            <w:sz w:val="22"/>
          </w:rPr>
          <w:t xml:space="preserve">Accumulated </w:t>
        </w:r>
        <w:r w:rsidR="0015441E" w:rsidRPr="0019059A">
          <w:rPr>
            <w:sz w:val="22"/>
          </w:rPr>
          <w:t>data</w:t>
        </w:r>
        <w:r w:rsidR="0015441E" w:rsidRPr="00E846E8">
          <w:rPr>
            <w:sz w:val="22"/>
          </w:rPr>
          <w:t xml:space="preserve"> </w:t>
        </w:r>
        <w:r w:rsidR="0015441E">
          <w:rPr>
            <w:sz w:val="22"/>
          </w:rPr>
          <w:t xml:space="preserve">is </w:t>
        </w:r>
        <w:r w:rsidR="0015441E" w:rsidRPr="00E846E8">
          <w:rPr>
            <w:sz w:val="22"/>
          </w:rPr>
          <w:t>retain</w:t>
        </w:r>
        <w:r w:rsidR="0015441E">
          <w:rPr>
            <w:sz w:val="22"/>
          </w:rPr>
          <w:t>ed</w:t>
        </w:r>
        <w:r w:rsidR="0015441E" w:rsidRPr="00E846E8">
          <w:rPr>
            <w:sz w:val="22"/>
          </w:rPr>
          <w:t xml:space="preserve"> in cloud</w:t>
        </w:r>
        <w:r w:rsidR="0015441E">
          <w:rPr>
            <w:sz w:val="22"/>
          </w:rPr>
          <w:t xml:space="preserve">. </w:t>
        </w:r>
      </w:ins>
      <w:r>
        <w:rPr>
          <w:sz w:val="22"/>
        </w:rPr>
        <w:t>Retention</w:t>
      </w:r>
      <w:del w:id="1424" w:author="Sai Praneetha Bhaskaruni" w:date="2022-03-24T17:09:00Z">
        <w:r w:rsidDel="00AC1E1D">
          <w:rPr>
            <w:sz w:val="22"/>
          </w:rPr>
          <w:delText>s</w:delText>
        </w:r>
      </w:del>
      <w:r>
        <w:rPr>
          <w:sz w:val="22"/>
        </w:rPr>
        <w:t xml:space="preserve"> policy for the data storage </w:t>
      </w:r>
      <w:r w:rsidR="00AA2471">
        <w:rPr>
          <w:sz w:val="22"/>
        </w:rPr>
        <w:t xml:space="preserve">is </w:t>
      </w:r>
      <w:r w:rsidR="002A6172">
        <w:rPr>
          <w:sz w:val="22"/>
        </w:rPr>
        <w:t>of 6 months.</w:t>
      </w:r>
      <w:r>
        <w:rPr>
          <w:sz w:val="22"/>
        </w:rPr>
        <w:t xml:space="preserve"> </w:t>
      </w:r>
      <w:ins w:id="1425" w:author="Sai Praneetha Bhaskaruni" w:date="2022-03-24T17:05:00Z">
        <w:r w:rsidR="00585FA0">
          <w:rPr>
            <w:sz w:val="22"/>
          </w:rPr>
          <w:t xml:space="preserve"> </w:t>
        </w:r>
      </w:ins>
    </w:p>
    <w:p w14:paraId="7653E68A" w14:textId="77777777" w:rsidR="007878F2" w:rsidRDefault="007878F2" w:rsidP="00C335C4">
      <w:pPr>
        <w:spacing w:after="0" w:line="240" w:lineRule="auto"/>
        <w:ind w:left="0" w:firstLine="0"/>
        <w:rPr>
          <w:sz w:val="22"/>
        </w:rPr>
      </w:pPr>
    </w:p>
    <w:p w14:paraId="728A9CD1" w14:textId="4EEA7E72" w:rsidR="007878F2" w:rsidRPr="00180992" w:rsidRDefault="00BC3E8E" w:rsidP="00960CBE">
      <w:pPr>
        <w:pStyle w:val="Heading1"/>
      </w:pPr>
      <w:bookmarkStart w:id="1426" w:name="_Toc108268265"/>
      <w:r>
        <w:rPr>
          <w:color w:val="FCC566"/>
          <w:sz w:val="40"/>
        </w:rPr>
        <w:t>1</w:t>
      </w:r>
      <w:r w:rsidR="00BC546B">
        <w:rPr>
          <w:color w:val="FCC566"/>
          <w:sz w:val="40"/>
        </w:rPr>
        <w:t>6</w:t>
      </w:r>
      <w:r w:rsidR="007878F2" w:rsidRPr="00180992">
        <w:rPr>
          <w:color w:val="FFCC66"/>
          <w:sz w:val="40"/>
        </w:rPr>
        <w:t xml:space="preserve"> </w:t>
      </w:r>
      <w:r w:rsidR="00156074" w:rsidRPr="00C50743">
        <w:t>Transmission confidentiality and integrity</w:t>
      </w:r>
      <w:bookmarkEnd w:id="1426"/>
    </w:p>
    <w:p w14:paraId="364F6A0D" w14:textId="6597D340" w:rsidR="007878F2" w:rsidRPr="00C11DBF" w:rsidRDefault="007878F2" w:rsidP="007878F2">
      <w:pPr>
        <w:shd w:val="clear" w:color="auto" w:fill="E7E6E6" w:themeFill="background2"/>
        <w:spacing w:after="0"/>
        <w:ind w:left="118"/>
        <w:rPr>
          <w:b/>
          <w:sz w:val="22"/>
        </w:rPr>
      </w:pPr>
      <w:r w:rsidRPr="00C11DBF">
        <w:rPr>
          <w:b/>
          <w:sz w:val="22"/>
        </w:rPr>
        <w:t>SmartMedic Solution Component</w:t>
      </w:r>
      <w:ins w:id="1427" w:author="Sai Praneetha Bhaskaruni" w:date="2022-03-24T16:11:00Z">
        <w:r w:rsidR="00BF65D5">
          <w:rPr>
            <w:b/>
            <w:sz w:val="22"/>
          </w:rPr>
          <w:t>s</w:t>
        </w:r>
      </w:ins>
      <w:r w:rsidRPr="00C11DBF">
        <w:rPr>
          <w:b/>
          <w:sz w:val="22"/>
        </w:rPr>
        <w:t>: Device</w:t>
      </w:r>
      <w:r w:rsidR="002404A6" w:rsidRPr="002404A6">
        <w:rPr>
          <w:b/>
          <w:sz w:val="22"/>
        </w:rPr>
        <w:t>, Tablet &amp; Nurse Station Application</w:t>
      </w:r>
    </w:p>
    <w:p w14:paraId="797009A2" w14:textId="7CF67999" w:rsidR="007878F2" w:rsidRPr="003B7461" w:rsidRDefault="007878F2" w:rsidP="007878F2">
      <w:pPr>
        <w:spacing w:after="120"/>
        <w:ind w:left="129" w:hanging="14"/>
        <w:rPr>
          <w:sz w:val="22"/>
        </w:rPr>
      </w:pPr>
      <w:r w:rsidRPr="00CA58F3">
        <w:rPr>
          <w:b/>
          <w:i/>
          <w:sz w:val="22"/>
        </w:rPr>
        <w:t>Existing Security Features:</w:t>
      </w:r>
      <w:r>
        <w:rPr>
          <w:i/>
          <w:sz w:val="22"/>
        </w:rPr>
        <w:t xml:space="preserve"> </w:t>
      </w:r>
      <w:del w:id="1428" w:author="Sai Praneetha Bhaskaruni" w:date="2022-03-24T17:10:00Z">
        <w:r w:rsidR="003E5BF1" w:rsidRPr="003E5BF1" w:rsidDel="00E822D8">
          <w:rPr>
            <w:sz w:val="22"/>
          </w:rPr>
          <w:delText>T</w:delText>
        </w:r>
      </w:del>
      <w:ins w:id="1429" w:author="Sai Praneetha Bhaskaruni" w:date="2022-03-24T17:10:00Z">
        <w:r w:rsidR="00E822D8" w:rsidRPr="00BB0397">
          <w:rPr>
            <w:sz w:val="22"/>
          </w:rPr>
          <w:t>SmartMedic solution</w:t>
        </w:r>
        <w:r w:rsidR="00E822D8" w:rsidRPr="003E5BF1">
          <w:rPr>
            <w:sz w:val="22"/>
          </w:rPr>
          <w:t xml:space="preserve"> </w:t>
        </w:r>
        <w:r w:rsidR="00E822D8">
          <w:rPr>
            <w:sz w:val="22"/>
          </w:rPr>
          <w:t>platform t</w:t>
        </w:r>
      </w:ins>
      <w:r w:rsidR="003E5BF1" w:rsidRPr="003E5BF1">
        <w:rPr>
          <w:sz w:val="22"/>
        </w:rPr>
        <w:t>ransmits data only via a point-to-point dedicated channel betwe</w:t>
      </w:r>
      <w:r w:rsidR="003E5BF1">
        <w:rPr>
          <w:sz w:val="22"/>
        </w:rPr>
        <w:t>en SmartMedic device and Tablet</w:t>
      </w:r>
      <w:r w:rsidR="00BB0397">
        <w:rPr>
          <w:sz w:val="22"/>
        </w:rPr>
        <w:t xml:space="preserve">. </w:t>
      </w:r>
      <w:r w:rsidR="00BB0397" w:rsidRPr="00BB0397">
        <w:rPr>
          <w:sz w:val="22"/>
        </w:rPr>
        <w:t xml:space="preserve">The data at rest and data </w:t>
      </w:r>
      <w:r w:rsidR="00AA2471">
        <w:rPr>
          <w:sz w:val="22"/>
        </w:rPr>
        <w:t>in</w:t>
      </w:r>
      <w:r w:rsidR="00AA2471" w:rsidRPr="00BB0397">
        <w:rPr>
          <w:sz w:val="22"/>
        </w:rPr>
        <w:t xml:space="preserve"> </w:t>
      </w:r>
      <w:del w:id="1430" w:author="Sai Praneetha Bhaskaruni" w:date="2022-03-24T17:11:00Z">
        <w:r w:rsidR="00BB0397" w:rsidRPr="00BB0397" w:rsidDel="00E822D8">
          <w:rPr>
            <w:sz w:val="22"/>
          </w:rPr>
          <w:delText xml:space="preserve">motion </w:delText>
        </w:r>
      </w:del>
      <w:ins w:id="1431" w:author="Sai Praneetha Bhaskaruni" w:date="2022-03-24T17:11:00Z">
        <w:r w:rsidR="00E822D8">
          <w:rPr>
            <w:sz w:val="22"/>
          </w:rPr>
          <w:t>transit</w:t>
        </w:r>
        <w:r w:rsidR="00E822D8" w:rsidRPr="00BB0397">
          <w:rPr>
            <w:sz w:val="22"/>
          </w:rPr>
          <w:t xml:space="preserve"> </w:t>
        </w:r>
      </w:ins>
      <w:r w:rsidR="00AA2471">
        <w:rPr>
          <w:sz w:val="22"/>
        </w:rPr>
        <w:t xml:space="preserve">is </w:t>
      </w:r>
      <w:r w:rsidR="00BB0397" w:rsidRPr="00BB0397">
        <w:rPr>
          <w:sz w:val="22"/>
        </w:rPr>
        <w:t>encrypted using a strong encryption mechanism implemented within the SmartMedic solution, which safeguards the data</w:t>
      </w:r>
      <w:ins w:id="1432" w:author="Sai Praneetha Bhaskaruni" w:date="2022-03-24T17:12:00Z">
        <w:r w:rsidR="0095447F">
          <w:rPr>
            <w:sz w:val="22"/>
          </w:rPr>
          <w:t xml:space="preserve"> from unauthorized access</w:t>
        </w:r>
      </w:ins>
      <w:del w:id="1433" w:author="Sai Praneetha Bhaskaruni" w:date="2022-03-24T17:12:00Z">
        <w:r w:rsidR="00BB0397" w:rsidRPr="00BB0397" w:rsidDel="00E320C2">
          <w:rPr>
            <w:sz w:val="22"/>
          </w:rPr>
          <w:delText xml:space="preserve"> from </w:delText>
        </w:r>
        <w:r w:rsidR="00BB0397" w:rsidRPr="00F61C1D" w:rsidDel="00E320C2">
          <w:rPr>
            <w:sz w:val="22"/>
            <w:highlight w:val="yellow"/>
            <w:rPrChange w:id="1434" w:author="Sai Praneetha Bhaskaruni" w:date="2022-03-24T15:58:00Z">
              <w:rPr>
                <w:sz w:val="22"/>
              </w:rPr>
            </w:rPrChange>
          </w:rPr>
          <w:delText>prying eyes</w:delText>
        </w:r>
      </w:del>
      <w:r w:rsidR="00BB0397" w:rsidRPr="00BB0397">
        <w:rPr>
          <w:sz w:val="22"/>
        </w:rPr>
        <w:t xml:space="preserve">. </w:t>
      </w:r>
      <w:del w:id="1435" w:author="Sai Praneetha Bhaskaruni" w:date="2022-03-24T17:15:00Z">
        <w:r w:rsidR="00BB0397" w:rsidRPr="00BB0397" w:rsidDel="008B473D">
          <w:rPr>
            <w:sz w:val="22"/>
          </w:rPr>
          <w:delText xml:space="preserve">The ability of the device to ensure unauthorized access does not compromise the integrity and confidentiality of sensitive information stored on the device. </w:delText>
        </w:r>
      </w:del>
      <w:r w:rsidR="00BB0397" w:rsidRPr="00BB0397">
        <w:rPr>
          <w:sz w:val="22"/>
        </w:rPr>
        <w:t xml:space="preserve">SmartMedic solution will handle data integrity </w:t>
      </w:r>
      <w:r w:rsidR="00BB0397" w:rsidRPr="00055890">
        <w:rPr>
          <w:sz w:val="22"/>
        </w:rPr>
        <w:t>checking</w:t>
      </w:r>
      <w:r w:rsidR="00BB0397" w:rsidRPr="00BB0397">
        <w:rPr>
          <w:sz w:val="22"/>
        </w:rPr>
        <w:t xml:space="preserve"> mechanisms of </w:t>
      </w:r>
      <w:ins w:id="1436" w:author="Sai Praneetha Bhaskaruni" w:date="2022-03-24T17:17:00Z">
        <w:r w:rsidR="00561071">
          <w:rPr>
            <w:sz w:val="22"/>
          </w:rPr>
          <w:t>transmitted</w:t>
        </w:r>
      </w:ins>
      <w:del w:id="1437" w:author="Sai Praneetha Bhaskaruni" w:date="2022-03-24T17:17:00Z">
        <w:r w:rsidR="00BB0397" w:rsidRPr="00BB0397" w:rsidDel="00561071">
          <w:rPr>
            <w:sz w:val="22"/>
          </w:rPr>
          <w:delText>stored</w:delText>
        </w:r>
      </w:del>
      <w:r w:rsidR="005B4EDA">
        <w:rPr>
          <w:sz w:val="22"/>
        </w:rPr>
        <w:t xml:space="preserve"> </w:t>
      </w:r>
      <w:r w:rsidR="00BB0397" w:rsidRPr="00BB0397">
        <w:rPr>
          <w:sz w:val="22"/>
        </w:rPr>
        <w:t xml:space="preserve">data. </w:t>
      </w:r>
      <w:r w:rsidR="00BB0397" w:rsidRPr="00691A12">
        <w:rPr>
          <w:sz w:val="22"/>
        </w:rPr>
        <w:t>C</w:t>
      </w:r>
      <w:r w:rsidR="00BB0397" w:rsidRPr="00BB0397">
        <w:rPr>
          <w:sz w:val="22"/>
        </w:rPr>
        <w:t>ustomer</w:t>
      </w:r>
      <w:ins w:id="1438" w:author="Sai Praneetha Bhaskaruni" w:date="2022-03-24T17:22:00Z">
        <w:r w:rsidR="00D40347">
          <w:rPr>
            <w:sz w:val="22"/>
          </w:rPr>
          <w:t xml:space="preserve"> (HDO)</w:t>
        </w:r>
      </w:ins>
      <w:r w:rsidR="00BB0397" w:rsidRPr="00BB0397">
        <w:rPr>
          <w:sz w:val="22"/>
        </w:rPr>
        <w:t xml:space="preserve"> only need</w:t>
      </w:r>
      <w:r w:rsidR="00AA2471">
        <w:rPr>
          <w:sz w:val="22"/>
        </w:rPr>
        <w:t>s</w:t>
      </w:r>
      <w:r w:rsidR="00BB0397" w:rsidRPr="00BB0397">
        <w:rPr>
          <w:sz w:val="22"/>
        </w:rPr>
        <w:t xml:space="preserve"> to provide the secure </w:t>
      </w:r>
      <w:ins w:id="1439" w:author="Sai Praneetha Bhaskaruni" w:date="2022-03-24T17:18:00Z">
        <w:r w:rsidR="00360020">
          <w:rPr>
            <w:sz w:val="22"/>
          </w:rPr>
          <w:t xml:space="preserve">interface </w:t>
        </w:r>
      </w:ins>
      <w:del w:id="1440" w:author="Sai Praneetha Bhaskaruni" w:date="2022-03-24T17:18:00Z">
        <w:r w:rsidR="00BB0397" w:rsidRPr="00BB0397" w:rsidDel="00360020">
          <w:rPr>
            <w:sz w:val="22"/>
          </w:rPr>
          <w:delText xml:space="preserve">encrypted channel </w:delText>
        </w:r>
      </w:del>
      <w:r w:rsidR="00BB0397" w:rsidRPr="00BB0397">
        <w:rPr>
          <w:sz w:val="22"/>
        </w:rPr>
        <w:t xml:space="preserve">for the communication between the SmartMedic solution’s </w:t>
      </w:r>
      <w:r w:rsidR="00C335C4" w:rsidRPr="00BB0397">
        <w:rPr>
          <w:sz w:val="22"/>
        </w:rPr>
        <w:t>components</w:t>
      </w:r>
      <w:r w:rsidR="00C335C4">
        <w:rPr>
          <w:sz w:val="22"/>
        </w:rPr>
        <w:t xml:space="preserve"> i.e.</w:t>
      </w:r>
      <w:ins w:id="1441" w:author="Sai Praneetha Bhaskaruni" w:date="2022-03-24T17:19:00Z">
        <w:r w:rsidR="00A85A8F">
          <w:rPr>
            <w:sz w:val="22"/>
          </w:rPr>
          <w:t>,</w:t>
        </w:r>
      </w:ins>
      <w:r w:rsidR="00C335C4">
        <w:rPr>
          <w:sz w:val="22"/>
        </w:rPr>
        <w:t xml:space="preserve"> </w:t>
      </w:r>
      <w:del w:id="1442" w:author="Sai Praneetha Bhaskaruni" w:date="2022-03-24T17:19:00Z">
        <w:r w:rsidR="00C335C4" w:rsidRPr="003B7461" w:rsidDel="003B7461">
          <w:rPr>
            <w:sz w:val="22"/>
          </w:rPr>
          <w:delText xml:space="preserve">SmartMedic </w:delText>
        </w:r>
      </w:del>
      <w:ins w:id="1443" w:author="Sai Praneetha Bhaskaruni" w:date="2022-03-24T17:19:00Z">
        <w:r w:rsidR="003B7461" w:rsidRPr="003B7461">
          <w:rPr>
            <w:sz w:val="22"/>
            <w:rPrChange w:id="1444" w:author="Sai Praneetha Bhaskaruni" w:date="2022-03-24T17:19:00Z">
              <w:rPr>
                <w:sz w:val="22"/>
                <w:highlight w:val="yellow"/>
              </w:rPr>
            </w:rPrChange>
          </w:rPr>
          <w:t xml:space="preserve">Stryker </w:t>
        </w:r>
      </w:ins>
      <w:r w:rsidR="00C335C4" w:rsidRPr="003B7461">
        <w:rPr>
          <w:sz w:val="22"/>
        </w:rPr>
        <w:t xml:space="preserve">cloud </w:t>
      </w:r>
      <w:del w:id="1445" w:author="Sai Praneetha Bhaskaruni" w:date="2022-03-24T17:19:00Z">
        <w:r w:rsidR="00C335C4" w:rsidRPr="00F61C1D" w:rsidDel="003B7461">
          <w:rPr>
            <w:sz w:val="22"/>
            <w:highlight w:val="yellow"/>
            <w:rPrChange w:id="1446" w:author="Sai Praneetha Bhaskaruni" w:date="2022-03-24T16:02:00Z">
              <w:rPr>
                <w:sz w:val="22"/>
              </w:rPr>
            </w:rPrChange>
          </w:rPr>
          <w:delText>application</w:delText>
        </w:r>
        <w:r w:rsidR="00BB0397" w:rsidRPr="00BB0397" w:rsidDel="003B7461">
          <w:rPr>
            <w:sz w:val="22"/>
          </w:rPr>
          <w:delText xml:space="preserve"> </w:delText>
        </w:r>
      </w:del>
      <w:r w:rsidR="00BB0397" w:rsidRPr="00BB0397">
        <w:rPr>
          <w:sz w:val="22"/>
        </w:rPr>
        <w:t xml:space="preserve">and the </w:t>
      </w:r>
      <w:r w:rsidR="00BB0397" w:rsidRPr="003B7461">
        <w:rPr>
          <w:sz w:val="22"/>
        </w:rPr>
        <w:t xml:space="preserve">Nurse </w:t>
      </w:r>
      <w:r w:rsidR="00C335C4" w:rsidRPr="003B7461">
        <w:rPr>
          <w:sz w:val="22"/>
        </w:rPr>
        <w:t>Station</w:t>
      </w:r>
      <w:r w:rsidR="00BB0397" w:rsidRPr="003B7461">
        <w:rPr>
          <w:sz w:val="22"/>
        </w:rPr>
        <w:t xml:space="preserve"> </w:t>
      </w:r>
      <w:ins w:id="1447" w:author="Sai Praneetha Bhaskaruni" w:date="2022-03-24T17:19:00Z">
        <w:r w:rsidR="003B7461">
          <w:rPr>
            <w:sz w:val="22"/>
          </w:rPr>
          <w:t>application</w:t>
        </w:r>
      </w:ins>
      <w:del w:id="1448" w:author="Sai Praneetha Bhaskaruni" w:date="2022-03-24T17:19:00Z">
        <w:r w:rsidR="00BB0397" w:rsidRPr="003B7461" w:rsidDel="003B7461">
          <w:rPr>
            <w:sz w:val="22"/>
          </w:rPr>
          <w:delText>user</w:delText>
        </w:r>
      </w:del>
      <w:r w:rsidR="00BB0397" w:rsidRPr="003B7461">
        <w:rPr>
          <w:sz w:val="22"/>
        </w:rPr>
        <w:t>.</w:t>
      </w:r>
    </w:p>
    <w:p w14:paraId="55523879" w14:textId="1D2B403A" w:rsidR="007878F2" w:rsidRDefault="00CD012C" w:rsidP="00BB0397">
      <w:pPr>
        <w:spacing w:after="120"/>
        <w:ind w:left="129" w:hanging="14"/>
        <w:rPr>
          <w:sz w:val="22"/>
        </w:rPr>
      </w:pPr>
      <w:r>
        <w:rPr>
          <w:b/>
          <w:i/>
          <w:sz w:val="22"/>
        </w:rPr>
        <w:t>Recommendation for customer (HDO)</w:t>
      </w:r>
      <w:r w:rsidR="007878F2" w:rsidRPr="00CA58F3">
        <w:rPr>
          <w:b/>
          <w:i/>
          <w:sz w:val="22"/>
        </w:rPr>
        <w:t>:</w:t>
      </w:r>
      <w:r w:rsidR="007878F2" w:rsidRPr="00CA58F3">
        <w:t xml:space="preserve"> </w:t>
      </w:r>
      <w:ins w:id="1449" w:author="Sai Praneetha Bhaskaruni" w:date="2022-03-24T17:21:00Z">
        <w:r w:rsidR="00670407" w:rsidRPr="00670407">
          <w:rPr>
            <w:sz w:val="22"/>
            <w:rPrChange w:id="1450" w:author="Sai Praneetha Bhaskaruni" w:date="2022-03-24T17:21:00Z">
              <w:rPr/>
            </w:rPrChange>
          </w:rPr>
          <w:t>The access and management of the device and tablet is not provided for HDO</w:t>
        </w:r>
      </w:ins>
      <w:del w:id="1451" w:author="Sai Praneetha Bhaskaruni" w:date="2022-03-24T17:21:00Z">
        <w:r w:rsidR="00AA2471" w:rsidRPr="00670407" w:rsidDel="00670407">
          <w:rPr>
            <w:sz w:val="22"/>
            <w:highlight w:val="yellow"/>
            <w:rPrChange w:id="1452" w:author="Sai Praneetha Bhaskaruni" w:date="2022-03-24T17:21:00Z">
              <w:rPr>
                <w:sz w:val="22"/>
              </w:rPr>
            </w:rPrChange>
          </w:rPr>
          <w:delText xml:space="preserve">The customer is not </w:delText>
        </w:r>
        <w:r w:rsidR="002404A6" w:rsidRPr="00670407" w:rsidDel="00670407">
          <w:rPr>
            <w:sz w:val="22"/>
            <w:highlight w:val="yellow"/>
            <w:rPrChange w:id="1453" w:author="Sai Praneetha Bhaskaruni" w:date="2022-03-24T17:21:00Z">
              <w:rPr>
                <w:sz w:val="22"/>
              </w:rPr>
            </w:rPrChange>
          </w:rPr>
          <w:delText>allowed to access device and tablet</w:delText>
        </w:r>
        <w:r w:rsidR="007878F2" w:rsidRPr="00670407" w:rsidDel="00670407">
          <w:rPr>
            <w:sz w:val="22"/>
            <w:highlight w:val="yellow"/>
            <w:rPrChange w:id="1454" w:author="Sai Praneetha Bhaskaruni" w:date="2022-03-24T17:21:00Z">
              <w:rPr>
                <w:sz w:val="22"/>
              </w:rPr>
            </w:rPrChange>
          </w:rPr>
          <w:delText xml:space="preserve"> component</w:delText>
        </w:r>
      </w:del>
      <w:r w:rsidR="007878F2" w:rsidRPr="00670407">
        <w:rPr>
          <w:i/>
          <w:sz w:val="22"/>
        </w:rPr>
        <w:t>.</w:t>
      </w:r>
      <w:r w:rsidR="00C50743" w:rsidRPr="00670407">
        <w:rPr>
          <w:sz w:val="22"/>
          <w:szCs w:val="24"/>
          <w:rPrChange w:id="1455" w:author="Sai Praneetha Bhaskaruni" w:date="2022-03-24T17:21:00Z">
            <w:rPr/>
          </w:rPrChange>
        </w:rPr>
        <w:t xml:space="preserve"> </w:t>
      </w:r>
      <w:r w:rsidR="00AA2471">
        <w:rPr>
          <w:sz w:val="22"/>
        </w:rPr>
        <w:t xml:space="preserve">The </w:t>
      </w:r>
      <w:r w:rsidR="00AA2471" w:rsidRPr="000256C4">
        <w:rPr>
          <w:sz w:val="22"/>
        </w:rPr>
        <w:t>c</w:t>
      </w:r>
      <w:r w:rsidR="00AA2471" w:rsidRPr="00C50743">
        <w:rPr>
          <w:sz w:val="22"/>
        </w:rPr>
        <w:t xml:space="preserve">ustomer </w:t>
      </w:r>
      <w:ins w:id="1456" w:author="Sai Praneetha Bhaskaruni" w:date="2022-03-24T17:22:00Z">
        <w:r w:rsidR="00D40347">
          <w:rPr>
            <w:sz w:val="22"/>
          </w:rPr>
          <w:t xml:space="preserve">(HDO) </w:t>
        </w:r>
      </w:ins>
      <w:del w:id="1457" w:author="Sai Praneetha Bhaskaruni" w:date="2022-03-24T17:22:00Z">
        <w:r w:rsidR="00C50743" w:rsidRPr="00C50743" w:rsidDel="00D40347">
          <w:rPr>
            <w:sz w:val="22"/>
          </w:rPr>
          <w:delText xml:space="preserve">only </w:delText>
        </w:r>
      </w:del>
      <w:r w:rsidR="00C50743" w:rsidRPr="00C50743">
        <w:rPr>
          <w:sz w:val="22"/>
        </w:rPr>
        <w:t>need</w:t>
      </w:r>
      <w:r w:rsidR="00AA2471">
        <w:rPr>
          <w:sz w:val="22"/>
        </w:rPr>
        <w:t>s</w:t>
      </w:r>
      <w:r w:rsidR="00C50743" w:rsidRPr="00C50743">
        <w:rPr>
          <w:sz w:val="22"/>
        </w:rPr>
        <w:t xml:space="preserve"> to provide the secure </w:t>
      </w:r>
      <w:ins w:id="1458" w:author="Sai Praneetha Bhaskaruni" w:date="2022-03-24T17:22:00Z">
        <w:r w:rsidR="00D40347">
          <w:rPr>
            <w:sz w:val="22"/>
          </w:rPr>
          <w:t xml:space="preserve">interface </w:t>
        </w:r>
      </w:ins>
      <w:del w:id="1459" w:author="Sai Praneetha Bhaskaruni" w:date="2022-03-24T17:22:00Z">
        <w:r w:rsidR="00C50743" w:rsidRPr="00C50743" w:rsidDel="00D40347">
          <w:rPr>
            <w:sz w:val="22"/>
          </w:rPr>
          <w:delText xml:space="preserve">encrypted channel </w:delText>
        </w:r>
      </w:del>
      <w:r w:rsidR="00C50743" w:rsidRPr="00C50743">
        <w:rPr>
          <w:sz w:val="22"/>
        </w:rPr>
        <w:t xml:space="preserve">for communication between the SmartMedic solution’s component </w:t>
      </w:r>
      <w:r w:rsidR="00AA2471" w:rsidRPr="00C50743">
        <w:rPr>
          <w:sz w:val="22"/>
        </w:rPr>
        <w:t>i.e.,</w:t>
      </w:r>
      <w:r w:rsidR="00C50743" w:rsidRPr="00C50743">
        <w:rPr>
          <w:sz w:val="22"/>
        </w:rPr>
        <w:t xml:space="preserve"> the </w:t>
      </w:r>
      <w:r w:rsidR="003A404A">
        <w:rPr>
          <w:sz w:val="22"/>
        </w:rPr>
        <w:t>t</w:t>
      </w:r>
      <w:r w:rsidR="00C50743" w:rsidRPr="00C50743">
        <w:rPr>
          <w:sz w:val="22"/>
        </w:rPr>
        <w:t xml:space="preserve">ablet and </w:t>
      </w:r>
      <w:ins w:id="1460" w:author="Sai Praneetha Bhaskaruni" w:date="2022-03-24T17:22:00Z">
        <w:r w:rsidR="00940504">
          <w:rPr>
            <w:sz w:val="22"/>
          </w:rPr>
          <w:t>Stryker</w:t>
        </w:r>
      </w:ins>
      <w:ins w:id="1461" w:author="Sai Praneetha Bhaskaruni" w:date="2022-03-24T17:23:00Z">
        <w:r w:rsidR="00397A56">
          <w:rPr>
            <w:sz w:val="22"/>
          </w:rPr>
          <w:t xml:space="preserve"> </w:t>
        </w:r>
      </w:ins>
      <w:del w:id="1462" w:author="Sai Praneetha Bhaskaruni" w:date="2022-03-24T17:22:00Z">
        <w:r w:rsidR="00BB0397" w:rsidRPr="00940504" w:rsidDel="00940504">
          <w:rPr>
            <w:sz w:val="22"/>
          </w:rPr>
          <w:delText xml:space="preserve">SmartMedic </w:delText>
        </w:r>
      </w:del>
      <w:r w:rsidR="00BB0397" w:rsidRPr="00940504">
        <w:rPr>
          <w:sz w:val="22"/>
        </w:rPr>
        <w:t>cloud</w:t>
      </w:r>
      <w:del w:id="1463" w:author="Sai Praneetha Bhaskaruni" w:date="2022-03-24T17:23:00Z">
        <w:r w:rsidR="00BB0397" w:rsidRPr="00940504" w:rsidDel="00940504">
          <w:rPr>
            <w:sz w:val="22"/>
          </w:rPr>
          <w:delText xml:space="preserve"> application</w:delText>
        </w:r>
      </w:del>
      <w:r w:rsidR="00C50743" w:rsidRPr="00940504">
        <w:rPr>
          <w:sz w:val="22"/>
        </w:rPr>
        <w:t>.</w:t>
      </w:r>
      <w:r w:rsidR="007878F2" w:rsidRPr="00CA58F3">
        <w:rPr>
          <w:sz w:val="22"/>
        </w:rPr>
        <w:t xml:space="preserve"> </w:t>
      </w:r>
      <w:r w:rsidR="00BB0397" w:rsidRPr="00D0130A">
        <w:rPr>
          <w:sz w:val="22"/>
        </w:rPr>
        <w:t>All</w:t>
      </w:r>
      <w:r w:rsidR="00D0130A" w:rsidRPr="00D0130A">
        <w:rPr>
          <w:sz w:val="22"/>
        </w:rPr>
        <w:t xml:space="preserve"> network connections </w:t>
      </w:r>
      <w:r w:rsidR="00AA2471">
        <w:rPr>
          <w:sz w:val="22"/>
        </w:rPr>
        <w:t xml:space="preserve">are </w:t>
      </w:r>
      <w:r w:rsidR="00D0130A" w:rsidRPr="00D0130A">
        <w:rPr>
          <w:sz w:val="22"/>
        </w:rPr>
        <w:t>considered in determining</w:t>
      </w:r>
      <w:r w:rsidR="00BB0397">
        <w:rPr>
          <w:sz w:val="22"/>
        </w:rPr>
        <w:t xml:space="preserve"> appropriate security controls </w:t>
      </w:r>
      <w:r w:rsidR="00D0130A" w:rsidRPr="00D0130A">
        <w:rPr>
          <w:sz w:val="22"/>
        </w:rPr>
        <w:t xml:space="preserve">like Wi-Fi (consider authentication protocols supported, such as WPA2 EAP-TLS) for the communication between the SmartMedic solution’s components </w:t>
      </w:r>
      <w:r w:rsidR="00AA2471" w:rsidRPr="00D0130A">
        <w:rPr>
          <w:sz w:val="22"/>
        </w:rPr>
        <w:t>i.e.,</w:t>
      </w:r>
      <w:r w:rsidR="00D0130A" w:rsidRPr="00D0130A">
        <w:rPr>
          <w:sz w:val="22"/>
        </w:rPr>
        <w:t xml:space="preserve"> </w:t>
      </w:r>
      <w:r w:rsidR="00D0130A">
        <w:rPr>
          <w:sz w:val="22"/>
        </w:rPr>
        <w:t>Stryker C</w:t>
      </w:r>
      <w:r w:rsidR="00D0130A" w:rsidRPr="00D0130A">
        <w:rPr>
          <w:sz w:val="22"/>
        </w:rPr>
        <w:t>loud</w:t>
      </w:r>
      <w:r w:rsidR="00D0130A">
        <w:rPr>
          <w:sz w:val="22"/>
        </w:rPr>
        <w:t xml:space="preserve"> and </w:t>
      </w:r>
      <w:r w:rsidR="00AA2471">
        <w:rPr>
          <w:sz w:val="22"/>
        </w:rPr>
        <w:t xml:space="preserve">the Nurse </w:t>
      </w:r>
      <w:r w:rsidR="00D0130A">
        <w:rPr>
          <w:sz w:val="22"/>
        </w:rPr>
        <w:t>Station</w:t>
      </w:r>
      <w:ins w:id="1464" w:author="Sai Praneetha Bhaskaruni" w:date="2022-03-24T17:23:00Z">
        <w:r w:rsidR="00F76DDE">
          <w:rPr>
            <w:sz w:val="22"/>
          </w:rPr>
          <w:t xml:space="preserve"> Application</w:t>
        </w:r>
      </w:ins>
      <w:r w:rsidR="007878F2">
        <w:rPr>
          <w:sz w:val="22"/>
        </w:rPr>
        <w:t>.</w:t>
      </w:r>
    </w:p>
    <w:p w14:paraId="7592FA33" w14:textId="77777777" w:rsidR="00D336F1" w:rsidRDefault="00D336F1" w:rsidP="00BC2B73">
      <w:pPr>
        <w:ind w:firstLine="0"/>
      </w:pPr>
    </w:p>
    <w:p w14:paraId="3AC460B2" w14:textId="0E6AF241" w:rsidR="00D336F1" w:rsidRPr="00180992" w:rsidRDefault="00BB0397" w:rsidP="00960CBE">
      <w:pPr>
        <w:pStyle w:val="Heading1"/>
      </w:pPr>
      <w:bookmarkStart w:id="1465" w:name="_Toc108268266"/>
      <w:r>
        <w:rPr>
          <w:color w:val="FCC566"/>
          <w:sz w:val="40"/>
        </w:rPr>
        <w:t>17</w:t>
      </w:r>
      <w:r w:rsidR="00D336F1" w:rsidRPr="00180992">
        <w:rPr>
          <w:color w:val="FFCC66"/>
          <w:sz w:val="40"/>
        </w:rPr>
        <w:t xml:space="preserve"> </w:t>
      </w:r>
      <w:r w:rsidR="00BC3E8E" w:rsidRPr="00536289">
        <w:t xml:space="preserve">Security </w:t>
      </w:r>
      <w:r w:rsidR="009D4859" w:rsidRPr="00536289">
        <w:t>Alerts, Advisories, and Directives</w:t>
      </w:r>
      <w:bookmarkEnd w:id="1465"/>
    </w:p>
    <w:p w14:paraId="15F64E76" w14:textId="75B89845"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466"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1AE307E9" w14:textId="1AEECB41" w:rsidR="00123A91" w:rsidRPr="00DE00BC" w:rsidRDefault="00D336F1" w:rsidP="00123A91">
      <w:pPr>
        <w:rPr>
          <w:ins w:id="1467" w:author="Sai Praneetha Bhaskaruni" w:date="2022-03-25T13:14:00Z"/>
          <w:sz w:val="22"/>
          <w:rPrChange w:id="1468" w:author="Sai Praneetha Bhaskaruni" w:date="2022-03-25T13:14:00Z">
            <w:rPr>
              <w:ins w:id="1469" w:author="Sai Praneetha Bhaskaruni" w:date="2022-03-25T13:14:00Z"/>
            </w:rPr>
          </w:rPrChange>
        </w:rPr>
      </w:pPr>
      <w:r w:rsidRPr="00CA58F3">
        <w:rPr>
          <w:b/>
          <w:i/>
          <w:sz w:val="22"/>
        </w:rPr>
        <w:t>Existing Security Features</w:t>
      </w:r>
      <w:r w:rsidR="000B3FEC">
        <w:rPr>
          <w:b/>
          <w:i/>
          <w:sz w:val="22"/>
        </w:rPr>
        <w:t xml:space="preserve">: </w:t>
      </w:r>
      <w:ins w:id="1470" w:author="Sai Praneetha Bhaskaruni" w:date="2022-03-25T13:14:00Z">
        <w:r w:rsidR="00123A91" w:rsidRPr="00DE00BC">
          <w:rPr>
            <w:sz w:val="22"/>
            <w:rPrChange w:id="1471" w:author="Sai Praneetha Bhaskaruni" w:date="2022-03-25T13:14:00Z">
              <w:rPr/>
            </w:rPrChange>
          </w:rPr>
          <w:t>No runtime alerts configured for SM platform</w:t>
        </w:r>
        <w:r w:rsidR="00DE00BC">
          <w:rPr>
            <w:sz w:val="22"/>
          </w:rPr>
          <w:t>.</w:t>
        </w:r>
        <w:r w:rsidR="00123A91" w:rsidRPr="00DE00BC">
          <w:rPr>
            <w:sz w:val="22"/>
            <w:rPrChange w:id="1472" w:author="Sai Praneetha Bhaskaruni" w:date="2022-03-25T13:14:00Z">
              <w:rPr/>
            </w:rPrChange>
          </w:rPr>
          <w:t xml:space="preserve"> </w:t>
        </w:r>
      </w:ins>
    </w:p>
    <w:p w14:paraId="12B33EED" w14:textId="31D2A0B4" w:rsidR="00123A91" w:rsidRPr="00DE00BC" w:rsidRDefault="00123A91" w:rsidP="00123A91">
      <w:pPr>
        <w:rPr>
          <w:ins w:id="1473" w:author="Sai Praneetha Bhaskaruni" w:date="2022-03-25T13:14:00Z"/>
          <w:sz w:val="22"/>
          <w:rPrChange w:id="1474" w:author="Sai Praneetha Bhaskaruni" w:date="2022-03-25T13:14:00Z">
            <w:rPr>
              <w:ins w:id="1475" w:author="Sai Praneetha Bhaskaruni" w:date="2022-03-25T13:14:00Z"/>
            </w:rPr>
          </w:rPrChange>
        </w:rPr>
      </w:pPr>
      <w:ins w:id="1476" w:author="Sai Praneetha Bhaskaruni" w:date="2022-03-25T13:14:00Z">
        <w:r w:rsidRPr="00DE00BC">
          <w:rPr>
            <w:sz w:val="22"/>
            <w:rPrChange w:id="1477" w:author="Sai Praneetha Bhaskaruni" w:date="2022-03-25T13:14:00Z">
              <w:rPr/>
            </w:rPrChange>
          </w:rPr>
          <w:t>S</w:t>
        </w:r>
        <w:r w:rsidR="00DE00BC">
          <w:rPr>
            <w:sz w:val="22"/>
          </w:rPr>
          <w:t>try</w:t>
        </w:r>
        <w:r w:rsidRPr="00DE00BC">
          <w:rPr>
            <w:sz w:val="22"/>
            <w:rPrChange w:id="1478" w:author="Sai Praneetha Bhaskaruni" w:date="2022-03-25T13:14:00Z">
              <w:rPr/>
            </w:rPrChange>
          </w:rPr>
          <w:t>k</w:t>
        </w:r>
        <w:r w:rsidR="00DE00BC">
          <w:rPr>
            <w:sz w:val="22"/>
          </w:rPr>
          <w:t>er</w:t>
        </w:r>
        <w:r w:rsidRPr="00DE00BC">
          <w:rPr>
            <w:sz w:val="22"/>
            <w:rPrChange w:id="1479" w:author="Sai Praneetha Bhaskaruni" w:date="2022-03-25T13:14:00Z">
              <w:rPr/>
            </w:rPrChange>
          </w:rPr>
          <w:t xml:space="preserve"> can be alerted </w:t>
        </w:r>
        <w:r w:rsidR="00DE00BC">
          <w:rPr>
            <w:sz w:val="22"/>
          </w:rPr>
          <w:t xml:space="preserve">for </w:t>
        </w:r>
        <w:r w:rsidRPr="00DE00BC">
          <w:rPr>
            <w:sz w:val="22"/>
            <w:rPrChange w:id="1480" w:author="Sai Praneetha Bhaskaruni" w:date="2022-03-25T13:14:00Z">
              <w:rPr/>
            </w:rPrChange>
          </w:rPr>
          <w:t>the following:</w:t>
        </w:r>
      </w:ins>
    </w:p>
    <w:p w14:paraId="0181D64E" w14:textId="77777777" w:rsidR="00123A91" w:rsidRPr="00DE00BC" w:rsidRDefault="00123A91" w:rsidP="00123A91">
      <w:pPr>
        <w:pStyle w:val="ListParagraph"/>
        <w:numPr>
          <w:ilvl w:val="0"/>
          <w:numId w:val="14"/>
        </w:numPr>
        <w:spacing w:before="120" w:after="160" w:line="259" w:lineRule="auto"/>
        <w:jc w:val="left"/>
        <w:rPr>
          <w:ins w:id="1481" w:author="Sai Praneetha Bhaskaruni" w:date="2022-03-25T13:14:00Z"/>
          <w:rFonts w:eastAsia="Times New Roman" w:cstheme="minorHAnsi"/>
          <w:sz w:val="22"/>
          <w:lang w:eastAsia="de-DE"/>
        </w:rPr>
      </w:pPr>
      <w:ins w:id="1482" w:author="Sai Praneetha Bhaskaruni" w:date="2022-03-25T13:14:00Z">
        <w:r w:rsidRPr="00DE00BC">
          <w:rPr>
            <w:rFonts w:eastAsia="Times New Roman" w:cstheme="minorHAnsi"/>
            <w:sz w:val="22"/>
            <w:lang w:eastAsia="de-DE"/>
          </w:rPr>
          <w:t>Any suspected/confirmed malware found on the system</w:t>
        </w:r>
      </w:ins>
    </w:p>
    <w:p w14:paraId="6D071765" w14:textId="77777777" w:rsidR="00123A91" w:rsidRPr="00DE00BC" w:rsidRDefault="00123A91" w:rsidP="00123A91">
      <w:pPr>
        <w:pStyle w:val="ListParagraph"/>
        <w:numPr>
          <w:ilvl w:val="0"/>
          <w:numId w:val="14"/>
        </w:numPr>
        <w:spacing w:before="120" w:after="160" w:line="259" w:lineRule="auto"/>
        <w:jc w:val="left"/>
        <w:rPr>
          <w:ins w:id="1483" w:author="Sai Praneetha Bhaskaruni" w:date="2022-03-25T13:14:00Z"/>
          <w:rFonts w:eastAsia="Times New Roman" w:cstheme="minorHAnsi"/>
          <w:sz w:val="22"/>
          <w:lang w:eastAsia="de-DE"/>
        </w:rPr>
      </w:pPr>
      <w:ins w:id="1484" w:author="Sai Praneetha Bhaskaruni" w:date="2022-03-25T13:14:00Z">
        <w:r w:rsidRPr="00DE00BC">
          <w:rPr>
            <w:rFonts w:eastAsia="Times New Roman" w:cstheme="minorHAnsi"/>
            <w:sz w:val="22"/>
            <w:lang w:eastAsia="de-DE"/>
          </w:rPr>
          <w:lastRenderedPageBreak/>
          <w:t>Any unexpected system behavior observed</w:t>
        </w:r>
      </w:ins>
    </w:p>
    <w:p w14:paraId="44196C36" w14:textId="77777777" w:rsidR="00123A91" w:rsidRPr="00DE00BC" w:rsidRDefault="00123A91" w:rsidP="00123A91">
      <w:pPr>
        <w:pStyle w:val="ListParagraph"/>
        <w:numPr>
          <w:ilvl w:val="0"/>
          <w:numId w:val="14"/>
        </w:numPr>
        <w:spacing w:before="120" w:after="160" w:line="259" w:lineRule="auto"/>
        <w:jc w:val="left"/>
        <w:rPr>
          <w:ins w:id="1485" w:author="Sai Praneetha Bhaskaruni" w:date="2022-03-25T13:14:00Z"/>
          <w:rFonts w:eastAsia="Times New Roman" w:cstheme="minorHAnsi"/>
          <w:sz w:val="22"/>
          <w:lang w:eastAsia="de-DE"/>
        </w:rPr>
      </w:pPr>
      <w:ins w:id="1486" w:author="Sai Praneetha Bhaskaruni" w:date="2022-03-25T13:14:00Z">
        <w:r w:rsidRPr="00DE00BC">
          <w:rPr>
            <w:rFonts w:eastAsia="Times New Roman" w:cstheme="minorHAnsi"/>
            <w:sz w:val="22"/>
            <w:lang w:eastAsia="de-DE"/>
          </w:rPr>
          <w:t>Any suspected misuse of the device (can confirm through logs)</w:t>
        </w:r>
      </w:ins>
    </w:p>
    <w:p w14:paraId="1E593600" w14:textId="77777777" w:rsidR="00123A91" w:rsidRPr="00DE00BC" w:rsidRDefault="00123A91" w:rsidP="00123A91">
      <w:pPr>
        <w:pStyle w:val="ListParagraph"/>
        <w:numPr>
          <w:ilvl w:val="0"/>
          <w:numId w:val="14"/>
        </w:numPr>
        <w:spacing w:before="120" w:after="160" w:line="259" w:lineRule="auto"/>
        <w:jc w:val="left"/>
        <w:rPr>
          <w:ins w:id="1487" w:author="Sai Praneetha Bhaskaruni" w:date="2022-03-25T13:14:00Z"/>
          <w:rFonts w:eastAsia="Times New Roman" w:cstheme="minorHAnsi"/>
          <w:sz w:val="22"/>
          <w:lang w:eastAsia="de-DE"/>
        </w:rPr>
      </w:pPr>
      <w:ins w:id="1488" w:author="Sai Praneetha Bhaskaruni" w:date="2022-03-25T13:14:00Z">
        <w:r w:rsidRPr="00DE00BC">
          <w:rPr>
            <w:rFonts w:eastAsia="Times New Roman" w:cstheme="minorHAnsi"/>
            <w:sz w:val="22"/>
            <w:lang w:eastAsia="de-DE"/>
          </w:rPr>
          <w:t>Incorporated methods detect that any data inappropriately accessed or copied from the device</w:t>
        </w:r>
      </w:ins>
    </w:p>
    <w:p w14:paraId="5F79646E" w14:textId="77777777" w:rsidR="00123A91" w:rsidRPr="00DE00BC" w:rsidRDefault="00123A91" w:rsidP="00123A91">
      <w:pPr>
        <w:pStyle w:val="ListParagraph"/>
        <w:numPr>
          <w:ilvl w:val="0"/>
          <w:numId w:val="14"/>
        </w:numPr>
        <w:spacing w:before="120" w:after="160" w:line="259" w:lineRule="auto"/>
        <w:jc w:val="left"/>
        <w:rPr>
          <w:ins w:id="1489" w:author="Sai Praneetha Bhaskaruni" w:date="2022-03-25T13:14:00Z"/>
          <w:rFonts w:eastAsia="Times New Roman" w:cstheme="minorHAnsi"/>
          <w:sz w:val="22"/>
          <w:lang w:eastAsia="de-DE"/>
        </w:rPr>
      </w:pPr>
      <w:ins w:id="1490" w:author="Sai Praneetha Bhaskaruni" w:date="2022-03-25T13:14:00Z">
        <w:r w:rsidRPr="00DE00BC">
          <w:rPr>
            <w:rFonts w:eastAsia="Times New Roman" w:cstheme="minorHAnsi"/>
            <w:sz w:val="22"/>
            <w:lang w:eastAsia="de-DE"/>
          </w:rPr>
          <w:t>From the report of forensic inspection of the device</w:t>
        </w:r>
      </w:ins>
    </w:p>
    <w:p w14:paraId="4F0EC646" w14:textId="6A53A9DC" w:rsidR="00123A91" w:rsidRPr="00DE00BC" w:rsidRDefault="006A3400" w:rsidP="00123A91">
      <w:pPr>
        <w:rPr>
          <w:ins w:id="1491" w:author="Sai Praneetha Bhaskaruni" w:date="2022-03-25T13:14:00Z"/>
          <w:sz w:val="22"/>
          <w:rPrChange w:id="1492" w:author="Sai Praneetha Bhaskaruni" w:date="2022-03-25T13:14:00Z">
            <w:rPr>
              <w:ins w:id="1493" w:author="Sai Praneetha Bhaskaruni" w:date="2022-03-25T13:14:00Z"/>
            </w:rPr>
          </w:rPrChange>
        </w:rPr>
      </w:pPr>
      <w:ins w:id="1494" w:author="Sai Praneetha Bhaskaruni" w:date="2022-03-25T13:14:00Z">
        <w:r>
          <w:rPr>
            <w:sz w:val="22"/>
          </w:rPr>
          <w:t>For</w:t>
        </w:r>
        <w:r w:rsidR="00123A91" w:rsidRPr="00DE00BC">
          <w:rPr>
            <w:sz w:val="22"/>
            <w:rPrChange w:id="1495" w:author="Sai Praneetha Bhaskaruni" w:date="2022-03-25T13:14:00Z">
              <w:rPr/>
            </w:rPrChange>
          </w:rPr>
          <w:t xml:space="preserve"> any reported vulnerability in the product, the Stryker follows the practice of issuing security advisory along with the corresponding directives.</w:t>
        </w:r>
      </w:ins>
    </w:p>
    <w:p w14:paraId="3F4FBDA6" w14:textId="04D93E01" w:rsidR="00D336F1" w:rsidDel="00123A91" w:rsidRDefault="000B3FEC" w:rsidP="00D336F1">
      <w:pPr>
        <w:spacing w:after="120"/>
        <w:ind w:left="129" w:hanging="14"/>
        <w:rPr>
          <w:del w:id="1496" w:author="Sai Praneetha Bhaskaruni" w:date="2022-03-25T13:14:00Z"/>
          <w:sz w:val="22"/>
        </w:rPr>
      </w:pPr>
      <w:del w:id="1497" w:author="Sai Praneetha Bhaskaruni" w:date="2022-03-25T13:14:00Z">
        <w:r w:rsidRPr="000B3FEC" w:rsidDel="00123A91">
          <w:rPr>
            <w:sz w:val="22"/>
          </w:rPr>
          <w:delText xml:space="preserve">The standalone SmartMedic Device by default contains </w:delText>
        </w:r>
        <w:r w:rsidRPr="006149D4" w:rsidDel="00123A91">
          <w:rPr>
            <w:sz w:val="22"/>
            <w:highlight w:val="yellow"/>
            <w:rPrChange w:id="1498" w:author="Sai Praneetha Bhaskaruni" w:date="2022-03-24T16:13:00Z">
              <w:rPr>
                <w:sz w:val="22"/>
              </w:rPr>
            </w:rPrChange>
          </w:rPr>
          <w:delText>any</w:delText>
        </w:r>
        <w:r w:rsidRPr="000B3FEC" w:rsidDel="00123A91">
          <w:rPr>
            <w:sz w:val="22"/>
          </w:rPr>
          <w:delText xml:space="preserve"> malware detection functionality</w:delText>
        </w:r>
        <w:r w:rsidR="0025484A" w:rsidDel="00123A91">
          <w:rPr>
            <w:sz w:val="22"/>
          </w:rPr>
          <w:delText>, as</w:delText>
        </w:r>
        <w:r w:rsidRPr="000B3FEC" w:rsidDel="00123A91">
          <w:rPr>
            <w:sz w:val="22"/>
          </w:rPr>
          <w:delText xml:space="preserve"> the malware detection is crucial with malware’s prevalence because it functions as an early warning system </w:delText>
        </w:r>
        <w:r w:rsidRPr="00DF4EEE" w:rsidDel="00123A91">
          <w:rPr>
            <w:sz w:val="22"/>
            <w:highlight w:val="yellow"/>
            <w:rPrChange w:id="1499" w:author="Sai Praneetha Bhaskaruni" w:date="2022-03-24T16:17:00Z">
              <w:rPr>
                <w:sz w:val="22"/>
              </w:rPr>
            </w:rPrChange>
          </w:rPr>
          <w:delText>for the computer secure</w:delText>
        </w:r>
        <w:r w:rsidRPr="000B3FEC" w:rsidDel="00123A91">
          <w:rPr>
            <w:sz w:val="22"/>
          </w:rPr>
          <w:delText xml:space="preserve"> regarding malware and cyberattacks. It keeps hackers out of the computer and prevents the information from being compromised. Only Stryker Technical Team </w:delText>
        </w:r>
        <w:r w:rsidR="0025484A" w:rsidDel="00123A91">
          <w:rPr>
            <w:sz w:val="22"/>
          </w:rPr>
          <w:delText xml:space="preserve">is </w:delText>
        </w:r>
        <w:r w:rsidRPr="000B3FEC" w:rsidDel="00123A91">
          <w:rPr>
            <w:sz w:val="22"/>
          </w:rPr>
          <w:delText>authorized to repair or resolve issue</w:delText>
        </w:r>
        <w:r w:rsidR="0025484A" w:rsidDel="00123A91">
          <w:rPr>
            <w:sz w:val="22"/>
          </w:rPr>
          <w:delText>s</w:delText>
        </w:r>
        <w:r w:rsidRPr="000B3FEC" w:rsidDel="00123A91">
          <w:rPr>
            <w:sz w:val="22"/>
          </w:rPr>
          <w:delText xml:space="preserve"> whenever severe malware </w:delText>
        </w:r>
        <w:r w:rsidR="0025484A" w:rsidDel="00123A91">
          <w:rPr>
            <w:sz w:val="22"/>
          </w:rPr>
          <w:delText>is</w:delText>
        </w:r>
        <w:r w:rsidRPr="000B3FEC" w:rsidDel="00123A91">
          <w:rPr>
            <w:sz w:val="22"/>
          </w:rPr>
          <w:delText xml:space="preserve"> detected</w:delText>
        </w:r>
        <w:r w:rsidR="00D336F1" w:rsidRPr="000B3FEC" w:rsidDel="00123A91">
          <w:rPr>
            <w:sz w:val="22"/>
          </w:rPr>
          <w:delText>.</w:delText>
        </w:r>
      </w:del>
    </w:p>
    <w:p w14:paraId="712B6F5B" w14:textId="67F7A56E" w:rsidR="00D336F1" w:rsidRPr="00CA58F3" w:rsidDel="00521022" w:rsidRDefault="00CD012C">
      <w:pPr>
        <w:spacing w:after="120"/>
        <w:ind w:left="129" w:hanging="14"/>
        <w:rPr>
          <w:del w:id="1500" w:author="Sai Praneetha Bhaskaruni" w:date="2022-03-25T13:15:00Z"/>
          <w:i/>
          <w:sz w:val="22"/>
        </w:rPr>
      </w:pPr>
      <w:r>
        <w:rPr>
          <w:b/>
          <w:i/>
          <w:sz w:val="22"/>
        </w:rPr>
        <w:t>Recommendation for customer (HDO)</w:t>
      </w:r>
      <w:r w:rsidR="00D336F1" w:rsidRPr="00CA58F3">
        <w:rPr>
          <w:b/>
          <w:i/>
          <w:sz w:val="22"/>
        </w:rPr>
        <w:t>:</w:t>
      </w:r>
      <w:del w:id="1501" w:author="Sai Praneetha Bhaskaruni" w:date="2022-03-25T12:56:00Z">
        <w:r w:rsidR="00D336F1" w:rsidRPr="00CA58F3" w:rsidDel="00464E52">
          <w:delText xml:space="preserve"> </w:delText>
        </w:r>
        <w:r w:rsidR="0025484A" w:rsidRPr="00980FE7" w:rsidDel="00464E52">
          <w:rPr>
            <w:highlight w:val="yellow"/>
            <w:rPrChange w:id="1502" w:author="Sai Praneetha Bhaskaruni" w:date="2022-03-24T16:17:00Z">
              <w:rPr/>
            </w:rPrChange>
          </w:rPr>
          <w:delText>The c</w:delText>
        </w:r>
        <w:r w:rsidR="0025484A" w:rsidRPr="00980FE7" w:rsidDel="00464E52">
          <w:rPr>
            <w:sz w:val="22"/>
            <w:highlight w:val="yellow"/>
            <w:rPrChange w:id="1503" w:author="Sai Praneetha Bhaskaruni" w:date="2022-03-24T16:17:00Z">
              <w:rPr>
                <w:sz w:val="22"/>
              </w:rPr>
            </w:rPrChange>
          </w:rPr>
          <w:delText xml:space="preserve">ustomer is not </w:delText>
        </w:r>
        <w:r w:rsidR="00D336F1" w:rsidRPr="00980FE7" w:rsidDel="00464E52">
          <w:rPr>
            <w:sz w:val="22"/>
            <w:highlight w:val="yellow"/>
            <w:rPrChange w:id="1504" w:author="Sai Praneetha Bhaskaruni" w:date="2022-03-24T16:17:00Z">
              <w:rPr>
                <w:sz w:val="22"/>
              </w:rPr>
            </w:rPrChange>
          </w:rPr>
          <w:delText>allowed to access this component</w:delText>
        </w:r>
        <w:r w:rsidR="00D336F1" w:rsidDel="00464E52">
          <w:rPr>
            <w:i/>
            <w:sz w:val="22"/>
          </w:rPr>
          <w:delText>.</w:delText>
        </w:r>
      </w:del>
      <w:r w:rsidR="00536289" w:rsidRPr="00536289">
        <w:rPr>
          <w:sz w:val="22"/>
        </w:rPr>
        <w:t xml:space="preserve"> </w:t>
      </w:r>
      <w:ins w:id="1505" w:author="Sai Praneetha Bhaskaruni" w:date="2022-03-25T13:15:00Z">
        <w:r w:rsidR="004A2E7E" w:rsidRPr="000B3FEC">
          <w:rPr>
            <w:sz w:val="22"/>
          </w:rPr>
          <w:t xml:space="preserve">Any </w:t>
        </w:r>
        <w:r w:rsidR="004A2E7E" w:rsidRPr="008D391F">
          <w:rPr>
            <w:sz w:val="22"/>
          </w:rPr>
          <w:t>potential security vulnerabilities</w:t>
        </w:r>
        <w:r w:rsidR="004A2E7E" w:rsidRPr="000B3FEC">
          <w:rPr>
            <w:sz w:val="22"/>
          </w:rPr>
          <w:t xml:space="preserve"> </w:t>
        </w:r>
        <w:r w:rsidR="004A2E7E">
          <w:rPr>
            <w:sz w:val="22"/>
          </w:rPr>
          <w:t xml:space="preserve">that the </w:t>
        </w:r>
        <w:r w:rsidR="004A2E7E" w:rsidRPr="000B3FEC">
          <w:rPr>
            <w:sz w:val="22"/>
          </w:rPr>
          <w:t xml:space="preserve">customer </w:t>
        </w:r>
        <w:r w:rsidR="004A2E7E" w:rsidRPr="008D391F">
          <w:rPr>
            <w:sz w:val="22"/>
          </w:rPr>
          <w:t>may become aware</w:t>
        </w:r>
        <w:r w:rsidR="004A2E7E" w:rsidRPr="000B3FEC">
          <w:rPr>
            <w:sz w:val="22"/>
          </w:rPr>
          <w:t xml:space="preserve"> of </w:t>
        </w:r>
        <w:r w:rsidR="004A2E7E" w:rsidRPr="008D391F">
          <w:rPr>
            <w:sz w:val="22"/>
          </w:rPr>
          <w:t>with regard to</w:t>
        </w:r>
        <w:r w:rsidR="004A2E7E" w:rsidRPr="000B3FEC">
          <w:rPr>
            <w:sz w:val="22"/>
          </w:rPr>
          <w:t xml:space="preserve"> </w:t>
        </w:r>
        <w:r w:rsidR="004A2E7E">
          <w:rPr>
            <w:sz w:val="22"/>
          </w:rPr>
          <w:t xml:space="preserve">the </w:t>
        </w:r>
        <w:r w:rsidR="004A2E7E" w:rsidRPr="000B3FEC">
          <w:rPr>
            <w:sz w:val="22"/>
          </w:rPr>
          <w:t xml:space="preserve">SmartMedic </w:t>
        </w:r>
        <w:r w:rsidR="004A2E7E" w:rsidRPr="008D391F">
          <w:rPr>
            <w:sz w:val="22"/>
          </w:rPr>
          <w:t>platform components must be communicated to Stryker customer care</w:t>
        </w:r>
        <w:r w:rsidR="004A2E7E" w:rsidRPr="000B3FEC">
          <w:rPr>
            <w:sz w:val="22"/>
          </w:rPr>
          <w:t xml:space="preserve"> and the same will be handled through the post market complaints management process </w:t>
        </w:r>
        <w:r w:rsidR="004A2E7E">
          <w:rPr>
            <w:sz w:val="22"/>
          </w:rPr>
          <w:t>for</w:t>
        </w:r>
        <w:r w:rsidR="004A2E7E" w:rsidRPr="000B3FEC">
          <w:rPr>
            <w:sz w:val="22"/>
          </w:rPr>
          <w:t xml:space="preserve"> assessment and required actions including any updates needed for the customers</w:t>
        </w:r>
        <w:r w:rsidR="004A2E7E">
          <w:rPr>
            <w:sz w:val="22"/>
          </w:rPr>
          <w:t>.</w:t>
        </w:r>
      </w:ins>
      <w:del w:id="1506" w:author="Sai Praneetha Bhaskaruni" w:date="2022-03-25T13:15:00Z">
        <w:r w:rsidR="00536289" w:rsidRPr="00536289" w:rsidDel="004A2E7E">
          <w:rPr>
            <w:sz w:val="22"/>
          </w:rPr>
          <w:delText xml:space="preserve">Please reach out to Stryker Customer Care </w:delText>
        </w:r>
        <w:r w:rsidR="00536289" w:rsidDel="004A2E7E">
          <w:rPr>
            <w:sz w:val="22"/>
          </w:rPr>
          <w:delText>for security Alert</w:delText>
        </w:r>
        <w:r w:rsidR="0025484A" w:rsidDel="004A2E7E">
          <w:rPr>
            <w:sz w:val="22"/>
          </w:rPr>
          <w:delText>, w</w:delText>
        </w:r>
        <w:r w:rsidR="00536289" w:rsidRPr="00536289" w:rsidDel="004A2E7E">
          <w:rPr>
            <w:sz w:val="22"/>
          </w:rPr>
          <w:delText xml:space="preserve">henever severe malware </w:delText>
        </w:r>
        <w:r w:rsidR="0025484A" w:rsidDel="004A2E7E">
          <w:rPr>
            <w:sz w:val="22"/>
          </w:rPr>
          <w:delText>is</w:delText>
        </w:r>
        <w:r w:rsidR="00536289" w:rsidRPr="00536289" w:rsidDel="004A2E7E">
          <w:rPr>
            <w:sz w:val="22"/>
          </w:rPr>
          <w:delText xml:space="preserve"> detected and </w:delText>
        </w:r>
        <w:r w:rsidR="0025484A" w:rsidDel="004A2E7E">
          <w:rPr>
            <w:sz w:val="22"/>
          </w:rPr>
          <w:delText xml:space="preserve">get it </w:delText>
        </w:r>
        <w:r w:rsidR="00536289" w:rsidRPr="00536289" w:rsidDel="004A2E7E">
          <w:rPr>
            <w:sz w:val="22"/>
          </w:rPr>
          <w:delText xml:space="preserve">resolved by the </w:delText>
        </w:r>
        <w:r w:rsidR="00536289" w:rsidRPr="00980FE7" w:rsidDel="004A2E7E">
          <w:rPr>
            <w:sz w:val="22"/>
            <w:highlight w:val="yellow"/>
            <w:rPrChange w:id="1507" w:author="Sai Praneetha Bhaskaruni" w:date="2022-03-24T16:18:00Z">
              <w:rPr>
                <w:sz w:val="22"/>
              </w:rPr>
            </w:rPrChange>
          </w:rPr>
          <w:delText>service</w:delText>
        </w:r>
        <w:r w:rsidR="00536289" w:rsidRPr="00536289" w:rsidDel="004A2E7E">
          <w:rPr>
            <w:sz w:val="22"/>
          </w:rPr>
          <w:delText xml:space="preserve"> engineer.</w:delText>
        </w:r>
        <w:r w:rsidR="00536289" w:rsidRPr="00536289" w:rsidDel="00521022">
          <w:rPr>
            <w:sz w:val="22"/>
          </w:rPr>
          <w:delText xml:space="preserve"> Customer has to block few </w:delText>
        </w:r>
        <w:r w:rsidR="00536289" w:rsidRPr="00980FE7" w:rsidDel="00521022">
          <w:rPr>
            <w:sz w:val="22"/>
            <w:highlight w:val="yellow"/>
            <w:rPrChange w:id="1508" w:author="Sai Praneetha Bhaskaruni" w:date="2022-03-24T16:18:00Z">
              <w:rPr>
                <w:sz w:val="22"/>
              </w:rPr>
            </w:rPrChange>
          </w:rPr>
          <w:delText>IOCs and IOAs</w:delText>
        </w:r>
        <w:r w:rsidR="00536289" w:rsidRPr="00536289" w:rsidDel="00521022">
          <w:rPr>
            <w:sz w:val="22"/>
          </w:rPr>
          <w:delText xml:space="preserve"> </w:delText>
        </w:r>
        <w:r w:rsidR="003A5B27" w:rsidDel="00521022">
          <w:rPr>
            <w:sz w:val="22"/>
          </w:rPr>
          <w:delText>in</w:delText>
        </w:r>
        <w:r w:rsidR="003A5B27" w:rsidRPr="00536289" w:rsidDel="00521022">
          <w:rPr>
            <w:sz w:val="22"/>
          </w:rPr>
          <w:delText xml:space="preserve"> </w:delText>
        </w:r>
        <w:r w:rsidR="00536289" w:rsidRPr="00536289" w:rsidDel="00521022">
          <w:rPr>
            <w:sz w:val="22"/>
          </w:rPr>
          <w:delText xml:space="preserve">their network devices. </w:delText>
        </w:r>
        <w:r w:rsidR="003A5B27" w:rsidDel="00521022">
          <w:rPr>
            <w:sz w:val="22"/>
          </w:rPr>
          <w:delText>It is h</w:delText>
        </w:r>
        <w:r w:rsidR="00536289" w:rsidRPr="00536289" w:rsidDel="00521022">
          <w:rPr>
            <w:sz w:val="22"/>
          </w:rPr>
          <w:delText xml:space="preserve">ighly </w:delText>
        </w:r>
        <w:r w:rsidR="008229B2" w:rsidDel="00521022">
          <w:rPr>
            <w:sz w:val="22"/>
          </w:rPr>
          <w:delText>r</w:delText>
        </w:r>
        <w:r w:rsidR="003A5B27" w:rsidDel="00521022">
          <w:rPr>
            <w:sz w:val="22"/>
          </w:rPr>
          <w:delText xml:space="preserve">ecommended that the </w:delText>
        </w:r>
        <w:r w:rsidDel="00521022">
          <w:rPr>
            <w:sz w:val="22"/>
          </w:rPr>
          <w:delText>customer (HDO)</w:delText>
        </w:r>
        <w:r w:rsidR="00536289" w:rsidRPr="00536289" w:rsidDel="00521022">
          <w:rPr>
            <w:sz w:val="22"/>
          </w:rPr>
          <w:delText xml:space="preserve"> </w:delText>
        </w:r>
        <w:r w:rsidR="003A5B27" w:rsidDel="00521022">
          <w:rPr>
            <w:sz w:val="22"/>
          </w:rPr>
          <w:delText>should use</w:delText>
        </w:r>
        <w:r w:rsidR="00536289" w:rsidRPr="00536289" w:rsidDel="00521022">
          <w:rPr>
            <w:sz w:val="22"/>
          </w:rPr>
          <w:delText xml:space="preserve"> network firewall. SmartMedic solution should be behind stateful firewall. Firewall helps in preventing network access to devices. </w:delText>
        </w:r>
        <w:r w:rsidR="00536289" w:rsidRPr="00980FE7" w:rsidDel="00521022">
          <w:rPr>
            <w:sz w:val="22"/>
            <w:highlight w:val="yellow"/>
            <w:rPrChange w:id="1509" w:author="Sai Praneetha Bhaskaruni" w:date="2022-03-24T16:18:00Z">
              <w:rPr>
                <w:sz w:val="22"/>
              </w:rPr>
            </w:rPrChange>
          </w:rPr>
          <w:delText>If properly used and configured</w:delText>
        </w:r>
        <w:r w:rsidR="00536289" w:rsidRPr="00536289" w:rsidDel="00521022">
          <w:rPr>
            <w:sz w:val="22"/>
          </w:rPr>
          <w:delText xml:space="preserve"> it can lead to protected and reliable accessibility. It can help in prevention of unauthorized access and network connections against external threats, IP spoofing &amp; routing attacks and malicious packets</w:delText>
        </w:r>
        <w:r w:rsidR="008229B2" w:rsidDel="00521022">
          <w:rPr>
            <w:sz w:val="22"/>
          </w:rPr>
          <w:delText>.</w:delText>
        </w:r>
      </w:del>
    </w:p>
    <w:p w14:paraId="62905060" w14:textId="34597C05" w:rsidR="00D336F1" w:rsidDel="004A2E7E" w:rsidRDefault="00D336F1">
      <w:pPr>
        <w:spacing w:after="120"/>
        <w:ind w:left="129" w:hanging="14"/>
        <w:rPr>
          <w:del w:id="1510" w:author="Sai Praneetha Bhaskaruni" w:date="2022-03-25T13:15:00Z"/>
          <w:sz w:val="22"/>
        </w:rPr>
      </w:pPr>
      <w:del w:id="1511" w:author="Sai Praneetha Bhaskaruni" w:date="2022-03-25T13:15:00Z">
        <w:r w:rsidRPr="00530651" w:rsidDel="00521022">
          <w:rPr>
            <w:sz w:val="22"/>
          </w:rPr>
          <w:delText xml:space="preserve">Stryker’s customer can access the Nurse Station web application using the </w:delText>
        </w:r>
        <w:r w:rsidRPr="00980FE7" w:rsidDel="00521022">
          <w:rPr>
            <w:sz w:val="22"/>
            <w:highlight w:val="yellow"/>
            <w:rPrChange w:id="1512" w:author="Sai Praneetha Bhaskaruni" w:date="2022-03-24T16:19:00Z">
              <w:rPr>
                <w:sz w:val="22"/>
              </w:rPr>
            </w:rPrChange>
          </w:rPr>
          <w:delText>credentials</w:delText>
        </w:r>
        <w:r w:rsidRPr="00530651" w:rsidDel="00521022">
          <w:rPr>
            <w:sz w:val="22"/>
          </w:rPr>
          <w:delText xml:space="preserve"> provided by Stryker</w:delText>
        </w:r>
        <w:r w:rsidDel="00521022">
          <w:rPr>
            <w:sz w:val="22"/>
          </w:rPr>
          <w:delText>.</w:delText>
        </w:r>
        <w:r w:rsidR="00536289" w:rsidDel="00521022">
          <w:rPr>
            <w:sz w:val="22"/>
          </w:rPr>
          <w:delText xml:space="preserve"> </w:delText>
        </w:r>
      </w:del>
    </w:p>
    <w:p w14:paraId="544A6717" w14:textId="77777777" w:rsidR="00073141" w:rsidRDefault="00073141" w:rsidP="004A2E7E">
      <w:pPr>
        <w:spacing w:after="120"/>
        <w:ind w:left="129" w:hanging="14"/>
      </w:pPr>
    </w:p>
    <w:p w14:paraId="2E5CCD3A" w14:textId="6265E156" w:rsidR="00D336F1" w:rsidRPr="00180992" w:rsidRDefault="00BB0397" w:rsidP="00960CBE">
      <w:pPr>
        <w:pStyle w:val="Heading1"/>
      </w:pPr>
      <w:bookmarkStart w:id="1513" w:name="_Toc108268267"/>
      <w:r>
        <w:rPr>
          <w:color w:val="FCC566"/>
          <w:sz w:val="40"/>
        </w:rPr>
        <w:t>18</w:t>
      </w:r>
      <w:r w:rsidR="00D336F1" w:rsidRPr="00180992">
        <w:rPr>
          <w:color w:val="FFCC66"/>
          <w:sz w:val="40"/>
        </w:rPr>
        <w:t xml:space="preserve"> </w:t>
      </w:r>
      <w:r w:rsidR="009D4859" w:rsidRPr="000B3FEC">
        <w:t>Flaw remediation &amp; Vulnerability Management</w:t>
      </w:r>
      <w:bookmarkEnd w:id="1513"/>
      <w:r w:rsidR="009D4859">
        <w:t xml:space="preserve"> </w:t>
      </w:r>
    </w:p>
    <w:p w14:paraId="022AAE05" w14:textId="45B677D1"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14" w:author="Sai Praneetha Bhaskaruni" w:date="2022-03-24T16:11:00Z">
        <w:r w:rsidR="00E160E5">
          <w:rPr>
            <w:b/>
            <w:sz w:val="22"/>
          </w:rPr>
          <w:t>s</w:t>
        </w:r>
      </w:ins>
      <w:r w:rsidRPr="00C11DBF">
        <w:rPr>
          <w:b/>
          <w:sz w:val="22"/>
        </w:rPr>
        <w:t>: Device</w:t>
      </w:r>
      <w:r w:rsidR="00073141" w:rsidRPr="00073141">
        <w:rPr>
          <w:b/>
          <w:sz w:val="22"/>
        </w:rPr>
        <w:t>, Tablet &amp; Nurse Station Application</w:t>
      </w:r>
    </w:p>
    <w:p w14:paraId="73A12F77" w14:textId="149C6CBD" w:rsidR="00D336F1" w:rsidRDefault="00D336F1" w:rsidP="00D336F1">
      <w:pPr>
        <w:spacing w:after="120"/>
        <w:ind w:left="129" w:hanging="14"/>
        <w:rPr>
          <w:sz w:val="22"/>
        </w:rPr>
      </w:pPr>
      <w:r w:rsidRPr="00CA58F3">
        <w:rPr>
          <w:b/>
          <w:i/>
          <w:sz w:val="22"/>
        </w:rPr>
        <w:t>Existing Security Features:</w:t>
      </w:r>
      <w:r>
        <w:rPr>
          <w:i/>
          <w:sz w:val="22"/>
        </w:rPr>
        <w:t xml:space="preserve"> </w:t>
      </w:r>
      <w:ins w:id="1515" w:author="Sai Praneetha Bhaskaruni" w:date="2022-03-25T12:48:00Z">
        <w:r w:rsidR="005F2590" w:rsidRPr="00676F6A">
          <w:rPr>
            <w:sz w:val="22"/>
          </w:rPr>
          <w:t>Stryker had performed the system and application security testing a</w:t>
        </w:r>
        <w:r w:rsidR="005F2590">
          <w:rPr>
            <w:sz w:val="22"/>
          </w:rPr>
          <w:t>long with</w:t>
        </w:r>
        <w:r w:rsidR="005F2590" w:rsidRPr="00676F6A">
          <w:rPr>
            <w:sz w:val="22"/>
          </w:rPr>
          <w:t xml:space="preserve"> secur</w:t>
        </w:r>
        <w:r w:rsidR="005F2590">
          <w:rPr>
            <w:sz w:val="22"/>
          </w:rPr>
          <w:t xml:space="preserve">e </w:t>
        </w:r>
        <w:r w:rsidR="005F2590" w:rsidRPr="00676F6A">
          <w:rPr>
            <w:sz w:val="22"/>
          </w:rPr>
          <w:t>code review</w:t>
        </w:r>
        <w:r w:rsidR="005F2590">
          <w:rPr>
            <w:sz w:val="22"/>
          </w:rPr>
          <w:t xml:space="preserve"> </w:t>
        </w:r>
        <w:r w:rsidR="005F2590" w:rsidRPr="00676F6A">
          <w:rPr>
            <w:sz w:val="22"/>
          </w:rPr>
          <w:t xml:space="preserve">of SmartMedic </w:t>
        </w:r>
        <w:r w:rsidR="005F2590">
          <w:rPr>
            <w:sz w:val="22"/>
          </w:rPr>
          <w:t>platform components</w:t>
        </w:r>
        <w:r w:rsidR="003163E2">
          <w:rPr>
            <w:sz w:val="22"/>
          </w:rPr>
          <w:t>.</w:t>
        </w:r>
        <w:r w:rsidR="005F2590" w:rsidRPr="000B3FEC">
          <w:rPr>
            <w:sz w:val="22"/>
          </w:rPr>
          <w:t xml:space="preserve"> </w:t>
        </w:r>
      </w:ins>
      <w:r w:rsidR="000B3FEC" w:rsidRPr="000B3FEC">
        <w:rPr>
          <w:sz w:val="22"/>
        </w:rPr>
        <w:t xml:space="preserve">When Stryker obtains vulnerability information through surveillance or other sources, an assessment of the vulnerability’s exploitability and impact </w:t>
      </w:r>
      <w:r w:rsidR="00842126">
        <w:rPr>
          <w:sz w:val="22"/>
        </w:rPr>
        <w:t xml:space="preserve">is </w:t>
      </w:r>
      <w:r w:rsidR="000B3FEC" w:rsidRPr="000B3FEC">
        <w:rPr>
          <w:sz w:val="22"/>
        </w:rPr>
        <w:t xml:space="preserve">conducted. Based on the assessment </w:t>
      </w:r>
      <w:r w:rsidR="00383A69">
        <w:rPr>
          <w:sz w:val="22"/>
        </w:rPr>
        <w:t xml:space="preserve">report, </w:t>
      </w:r>
      <w:r w:rsidR="000B3FEC" w:rsidRPr="000B3FEC">
        <w:rPr>
          <w:sz w:val="22"/>
        </w:rPr>
        <w:t xml:space="preserve">Stryker determines if further actions </w:t>
      </w:r>
      <w:r w:rsidR="00383A69">
        <w:rPr>
          <w:sz w:val="22"/>
        </w:rPr>
        <w:t xml:space="preserve">similar to </w:t>
      </w:r>
      <w:r w:rsidR="000B3FEC" w:rsidRPr="000B3FEC">
        <w:rPr>
          <w:sz w:val="22"/>
        </w:rPr>
        <w:t xml:space="preserve">providing security updates and/or providing </w:t>
      </w:r>
      <w:r w:rsidR="001A17F8">
        <w:rPr>
          <w:sz w:val="22"/>
        </w:rPr>
        <w:t>information</w:t>
      </w:r>
      <w:r w:rsidR="000B3FEC" w:rsidRPr="000B3FEC">
        <w:rPr>
          <w:sz w:val="22"/>
        </w:rPr>
        <w:t xml:space="preserve"> to the customer in </w:t>
      </w:r>
      <w:r w:rsidR="00B06430">
        <w:rPr>
          <w:sz w:val="22"/>
        </w:rPr>
        <w:t>targeted time</w:t>
      </w:r>
      <w:r w:rsidR="000B3FEC" w:rsidRPr="000B3FEC">
        <w:rPr>
          <w:sz w:val="22"/>
        </w:rPr>
        <w:t>. Vulnerability information may also be requested from Stryker at any time.</w:t>
      </w:r>
    </w:p>
    <w:p w14:paraId="09A6D40E" w14:textId="12702201" w:rsidR="00D336F1" w:rsidRPr="000B3FEC" w:rsidRDefault="00CD012C" w:rsidP="00D336F1">
      <w:pPr>
        <w:spacing w:after="120"/>
        <w:ind w:left="129" w:hanging="14"/>
        <w:rPr>
          <w:sz w:val="22"/>
        </w:rPr>
      </w:pPr>
      <w:r>
        <w:rPr>
          <w:b/>
          <w:i/>
          <w:sz w:val="22"/>
        </w:rPr>
        <w:t>Recommendation for customer (HDO)</w:t>
      </w:r>
      <w:r w:rsidR="00D336F1" w:rsidRPr="00CA58F3">
        <w:rPr>
          <w:b/>
          <w:i/>
          <w:sz w:val="22"/>
        </w:rPr>
        <w:t>:</w:t>
      </w:r>
      <w:del w:id="1516" w:author="Sai Praneetha Bhaskaruni" w:date="2022-03-25T12:44:00Z">
        <w:r w:rsidR="00D336F1" w:rsidRPr="00CA58F3" w:rsidDel="00675C95">
          <w:delText xml:space="preserve"> </w:delText>
        </w:r>
        <w:r w:rsidR="00842126" w:rsidRPr="003B150B" w:rsidDel="00675C95">
          <w:rPr>
            <w:highlight w:val="yellow"/>
            <w:rPrChange w:id="1517" w:author="Sai Praneetha Bhaskaruni" w:date="2022-03-24T16:20:00Z">
              <w:rPr/>
            </w:rPrChange>
          </w:rPr>
          <w:delText xml:space="preserve">The </w:delText>
        </w:r>
        <w:r w:rsidR="00842126" w:rsidRPr="00AE557C" w:rsidDel="00675C95">
          <w:rPr>
            <w:sz w:val="22"/>
            <w:szCs w:val="24"/>
            <w:highlight w:val="yellow"/>
            <w:rPrChange w:id="1518" w:author="Sai Praneetha Bhaskaruni" w:date="2022-03-24T17:27:00Z">
              <w:rPr/>
            </w:rPrChange>
          </w:rPr>
          <w:delText>c</w:delText>
        </w:r>
        <w:r w:rsidR="00D336F1" w:rsidRPr="003B150B" w:rsidDel="00675C95">
          <w:rPr>
            <w:sz w:val="22"/>
            <w:highlight w:val="yellow"/>
            <w:rPrChange w:id="1519" w:author="Sai Praneetha Bhaskaruni" w:date="2022-03-24T16:20:00Z">
              <w:rPr>
                <w:sz w:val="22"/>
              </w:rPr>
            </w:rPrChange>
          </w:rPr>
          <w:delText xml:space="preserve">ustomer </w:delText>
        </w:r>
        <w:r w:rsidR="00842126" w:rsidRPr="003B150B" w:rsidDel="00675C95">
          <w:rPr>
            <w:sz w:val="22"/>
            <w:highlight w:val="yellow"/>
            <w:rPrChange w:id="1520" w:author="Sai Praneetha Bhaskaruni" w:date="2022-03-24T16:20:00Z">
              <w:rPr>
                <w:sz w:val="22"/>
              </w:rPr>
            </w:rPrChange>
          </w:rPr>
          <w:delText xml:space="preserve">is not </w:delText>
        </w:r>
        <w:r w:rsidR="00D336F1" w:rsidRPr="003B150B" w:rsidDel="00675C95">
          <w:rPr>
            <w:sz w:val="22"/>
            <w:highlight w:val="yellow"/>
            <w:rPrChange w:id="1521" w:author="Sai Praneetha Bhaskaruni" w:date="2022-03-24T16:20:00Z">
              <w:rPr>
                <w:sz w:val="22"/>
              </w:rPr>
            </w:rPrChange>
          </w:rPr>
          <w:delText>allowed to access this component</w:delText>
        </w:r>
        <w:r w:rsidR="00D336F1" w:rsidDel="00675C95">
          <w:rPr>
            <w:i/>
            <w:sz w:val="22"/>
          </w:rPr>
          <w:delText>.</w:delText>
        </w:r>
      </w:del>
      <w:r w:rsidR="000B3FEC">
        <w:rPr>
          <w:i/>
          <w:sz w:val="22"/>
        </w:rPr>
        <w:t xml:space="preserve"> </w:t>
      </w:r>
      <w:r w:rsidR="000B3FEC" w:rsidRPr="000B3FEC">
        <w:rPr>
          <w:sz w:val="22"/>
        </w:rPr>
        <w:t xml:space="preserve">Any </w:t>
      </w:r>
      <w:r w:rsidR="000B3FEC" w:rsidRPr="00C058E9">
        <w:rPr>
          <w:sz w:val="22"/>
        </w:rPr>
        <w:t>potential security vulnerabilities</w:t>
      </w:r>
      <w:r w:rsidR="000B3FEC" w:rsidRPr="000B3FEC">
        <w:rPr>
          <w:sz w:val="22"/>
        </w:rPr>
        <w:t xml:space="preserve"> </w:t>
      </w:r>
      <w:r w:rsidR="00842126">
        <w:rPr>
          <w:sz w:val="22"/>
        </w:rPr>
        <w:t xml:space="preserve">that the </w:t>
      </w:r>
      <w:r w:rsidR="000B3FEC" w:rsidRPr="000B3FEC">
        <w:rPr>
          <w:sz w:val="22"/>
        </w:rPr>
        <w:t xml:space="preserve">customer </w:t>
      </w:r>
      <w:r w:rsidR="000B3FEC" w:rsidRPr="00C058E9">
        <w:rPr>
          <w:sz w:val="22"/>
        </w:rPr>
        <w:t>may become aware</w:t>
      </w:r>
      <w:r w:rsidR="000B3FEC" w:rsidRPr="000B3FEC">
        <w:rPr>
          <w:sz w:val="22"/>
        </w:rPr>
        <w:t xml:space="preserve"> of </w:t>
      </w:r>
      <w:r w:rsidR="00842126" w:rsidRPr="00C058E9">
        <w:rPr>
          <w:sz w:val="22"/>
        </w:rPr>
        <w:t xml:space="preserve">with regard </w:t>
      </w:r>
      <w:r w:rsidR="000B3FEC" w:rsidRPr="00C058E9">
        <w:rPr>
          <w:sz w:val="22"/>
        </w:rPr>
        <w:t>to</w:t>
      </w:r>
      <w:r w:rsidR="000B3FEC" w:rsidRPr="000B3FEC">
        <w:rPr>
          <w:sz w:val="22"/>
        </w:rPr>
        <w:t xml:space="preserve"> </w:t>
      </w:r>
      <w:r w:rsidR="00842126">
        <w:rPr>
          <w:sz w:val="22"/>
        </w:rPr>
        <w:t xml:space="preserve">the </w:t>
      </w:r>
      <w:r w:rsidR="000B3FEC" w:rsidRPr="000B3FEC">
        <w:rPr>
          <w:sz w:val="22"/>
        </w:rPr>
        <w:t xml:space="preserve">SmartMedic </w:t>
      </w:r>
      <w:del w:id="1522" w:author="Sai Praneetha Bhaskaruni" w:date="2022-03-25T12:44:00Z">
        <w:r w:rsidR="000B3FEC" w:rsidRPr="00206323" w:rsidDel="007A61D6">
          <w:rPr>
            <w:sz w:val="22"/>
          </w:rPr>
          <w:delText xml:space="preserve">Device </w:delText>
        </w:r>
      </w:del>
      <w:ins w:id="1523" w:author="Sai Praneetha Bhaskaruni" w:date="2022-03-25T12:44:00Z">
        <w:r w:rsidR="007A61D6" w:rsidRPr="00206323">
          <w:rPr>
            <w:sz w:val="22"/>
            <w:rPrChange w:id="1524" w:author="Sai Praneetha Bhaskaruni" w:date="2022-03-25T12:45:00Z">
              <w:rPr>
                <w:sz w:val="22"/>
                <w:highlight w:val="yellow"/>
              </w:rPr>
            </w:rPrChange>
          </w:rPr>
          <w:t>platform components</w:t>
        </w:r>
        <w:r w:rsidR="007A61D6" w:rsidRPr="00206323">
          <w:rPr>
            <w:sz w:val="22"/>
          </w:rPr>
          <w:t xml:space="preserve"> </w:t>
        </w:r>
      </w:ins>
      <w:r w:rsidR="000B3FEC" w:rsidRPr="00206323">
        <w:rPr>
          <w:sz w:val="22"/>
        </w:rPr>
        <w:t>must be communicated to Stryker customer care</w:t>
      </w:r>
      <w:r w:rsidR="000B3FEC" w:rsidRPr="000B3FEC">
        <w:rPr>
          <w:sz w:val="22"/>
        </w:rPr>
        <w:t xml:space="preserve"> and the same will be handled through the post market complaints management process </w:t>
      </w:r>
      <w:r w:rsidR="00842126">
        <w:rPr>
          <w:sz w:val="22"/>
        </w:rPr>
        <w:t>for</w:t>
      </w:r>
      <w:r w:rsidR="000B3FEC" w:rsidRPr="000B3FEC">
        <w:rPr>
          <w:sz w:val="22"/>
        </w:rPr>
        <w:t xml:space="preserve"> assessment and required actions including any updates needed for the customers</w:t>
      </w:r>
      <w:r w:rsidR="00842126">
        <w:rPr>
          <w:sz w:val="22"/>
        </w:rPr>
        <w:t>.</w:t>
      </w:r>
    </w:p>
    <w:p w14:paraId="7C131E38" w14:textId="07571585" w:rsidR="00D336F1" w:rsidDel="00A6421A" w:rsidRDefault="00D336F1" w:rsidP="000B3FEC">
      <w:pPr>
        <w:spacing w:after="0"/>
        <w:ind w:left="129" w:hanging="14"/>
        <w:rPr>
          <w:del w:id="1525" w:author="Sai Praneetha Bhaskaruni" w:date="2022-03-25T12:45:00Z"/>
          <w:sz w:val="22"/>
        </w:rPr>
      </w:pPr>
      <w:del w:id="1526" w:author="Sai Praneetha Bhaskaruni" w:date="2022-03-25T12:45:00Z">
        <w:r w:rsidRPr="00530651" w:rsidDel="00A6421A">
          <w:rPr>
            <w:sz w:val="22"/>
          </w:rPr>
          <w:delText xml:space="preserve">Stryker’s customer can access the Nurse Station web application using the </w:delText>
        </w:r>
      </w:del>
      <w:del w:id="1527" w:author="Sai Praneetha Bhaskaruni" w:date="2022-03-25T12:44:00Z">
        <w:r w:rsidRPr="00530651" w:rsidDel="00675C95">
          <w:rPr>
            <w:sz w:val="22"/>
          </w:rPr>
          <w:delText xml:space="preserve">credentials </w:delText>
        </w:r>
      </w:del>
      <w:del w:id="1528" w:author="Sai Praneetha Bhaskaruni" w:date="2022-03-25T12:45:00Z">
        <w:r w:rsidRPr="00530651" w:rsidDel="00A6421A">
          <w:rPr>
            <w:sz w:val="22"/>
          </w:rPr>
          <w:delText>provided by Stryker</w:delText>
        </w:r>
        <w:r w:rsidDel="00A6421A">
          <w:rPr>
            <w:sz w:val="22"/>
          </w:rPr>
          <w:delText>.</w:delText>
        </w:r>
        <w:r w:rsidR="000B3FEC" w:rsidDel="00A6421A">
          <w:rPr>
            <w:sz w:val="22"/>
          </w:rPr>
          <w:delText xml:space="preserve"> </w:delText>
        </w:r>
      </w:del>
    </w:p>
    <w:p w14:paraId="61BAF702" w14:textId="5826B2AD" w:rsidR="00D336F1" w:rsidRDefault="00D336F1" w:rsidP="00BC2B73">
      <w:pPr>
        <w:ind w:firstLine="0"/>
      </w:pPr>
    </w:p>
    <w:p w14:paraId="75814795" w14:textId="10D02C68" w:rsidR="00D336F1" w:rsidRPr="00180992" w:rsidRDefault="00BB0397" w:rsidP="00960CBE">
      <w:pPr>
        <w:pStyle w:val="Heading1"/>
      </w:pPr>
      <w:bookmarkStart w:id="1529" w:name="_Toc108268268"/>
      <w:r>
        <w:rPr>
          <w:color w:val="FCC566"/>
          <w:sz w:val="40"/>
        </w:rPr>
        <w:t>19</w:t>
      </w:r>
      <w:r w:rsidR="00D336F1" w:rsidRPr="00180992">
        <w:rPr>
          <w:color w:val="FFCC66"/>
          <w:sz w:val="40"/>
        </w:rPr>
        <w:t xml:space="preserve"> </w:t>
      </w:r>
      <w:r w:rsidR="009D4859" w:rsidRPr="000B3FEC">
        <w:t>Cyber Security Product Upgrades</w:t>
      </w:r>
      <w:bookmarkEnd w:id="1529"/>
    </w:p>
    <w:p w14:paraId="5F47D499" w14:textId="59F38D2B"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30" w:author="Sai Praneetha Bhaskaruni" w:date="2022-03-24T16:12:00Z">
        <w:r w:rsidR="0088084E">
          <w:rPr>
            <w:b/>
            <w:sz w:val="22"/>
          </w:rPr>
          <w:t>s</w:t>
        </w:r>
      </w:ins>
      <w:r w:rsidRPr="00C11DBF">
        <w:rPr>
          <w:b/>
          <w:sz w:val="22"/>
        </w:rPr>
        <w:t>: Device</w:t>
      </w:r>
      <w:r w:rsidR="00073141">
        <w:rPr>
          <w:b/>
          <w:sz w:val="22"/>
        </w:rPr>
        <w:t xml:space="preserve"> and Tablet</w:t>
      </w:r>
    </w:p>
    <w:p w14:paraId="4A25392E" w14:textId="4DAB148D"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w:t>
      </w:r>
      <w:ins w:id="1531" w:author="Sai Praneetha Bhaskaruni" w:date="2022-03-25T12:41:00Z">
        <w:r w:rsidR="0045319A">
          <w:rPr>
            <w:sz w:val="22"/>
          </w:rPr>
          <w:t xml:space="preserve">SmartMedic </w:t>
        </w:r>
      </w:ins>
      <w:del w:id="1532" w:author="Sai Praneetha Bhaskaruni" w:date="2022-03-25T12:41:00Z">
        <w:r w:rsidR="000B3FEC" w:rsidRPr="000B3FEC" w:rsidDel="003D318A">
          <w:rPr>
            <w:sz w:val="22"/>
          </w:rPr>
          <w:delText>Device</w:delText>
        </w:r>
      </w:del>
      <w:ins w:id="1533" w:author="Sai Praneetha Bhaskaruni" w:date="2022-03-25T12:41:00Z">
        <w:r w:rsidR="003D318A">
          <w:rPr>
            <w:sz w:val="22"/>
          </w:rPr>
          <w:t xml:space="preserve">platform </w:t>
        </w:r>
        <w:r w:rsidR="0045319A">
          <w:rPr>
            <w:sz w:val="22"/>
          </w:rPr>
          <w:t>components</w:t>
        </w:r>
      </w:ins>
      <w:r w:rsidR="000B3FEC" w:rsidRPr="000B3FEC">
        <w:rPr>
          <w:sz w:val="22"/>
        </w:rPr>
        <w:t xml:space="preserve"> </w:t>
      </w:r>
      <w:proofErr w:type="gramStart"/>
      <w:r w:rsidR="000F680D" w:rsidRPr="000B3FEC">
        <w:rPr>
          <w:sz w:val="22"/>
        </w:rPr>
        <w:t>do</w:t>
      </w:r>
      <w:r w:rsidR="000F680D">
        <w:rPr>
          <w:sz w:val="22"/>
        </w:rPr>
        <w:t>e</w:t>
      </w:r>
      <w:r w:rsidR="002B3E40">
        <w:rPr>
          <w:sz w:val="22"/>
        </w:rPr>
        <w:t>s</w:t>
      </w:r>
      <w:proofErr w:type="gramEnd"/>
      <w:r w:rsidR="000B3FEC" w:rsidRPr="000B3FEC">
        <w:rPr>
          <w:sz w:val="22"/>
        </w:rPr>
        <w:t xml:space="preserve"> not have any updates installation policy implemented. Hence, the users </w:t>
      </w:r>
      <w:ins w:id="1534" w:author="Sai Praneetha Bhaskaruni" w:date="2022-03-25T12:42:00Z">
        <w:r w:rsidR="00121959">
          <w:rPr>
            <w:sz w:val="22"/>
          </w:rPr>
          <w:t xml:space="preserve">doesn’t </w:t>
        </w:r>
      </w:ins>
      <w:del w:id="1535" w:author="Sai Praneetha Bhaskaruni" w:date="2022-03-25T12:42:00Z">
        <w:r w:rsidR="000B3FEC" w:rsidRPr="000B3FEC" w:rsidDel="00121959">
          <w:rPr>
            <w:sz w:val="22"/>
          </w:rPr>
          <w:delText xml:space="preserve">will not </w:delText>
        </w:r>
      </w:del>
      <w:r w:rsidR="000B3FEC" w:rsidRPr="000B3FEC">
        <w:rPr>
          <w:sz w:val="22"/>
        </w:rPr>
        <w:t>get any</w:t>
      </w:r>
      <w:ins w:id="1536" w:author="Sai Praneetha Bhaskaruni" w:date="2022-03-25T12:42:00Z">
        <w:r w:rsidR="00A25720">
          <w:rPr>
            <w:sz w:val="22"/>
          </w:rPr>
          <w:t xml:space="preserve"> notification of </w:t>
        </w:r>
      </w:ins>
      <w:del w:id="1537" w:author="Sai Praneetha Bhaskaruni" w:date="2022-03-25T12:42:00Z">
        <w:r w:rsidR="000B3FEC" w:rsidRPr="000B3FEC" w:rsidDel="00A25720">
          <w:rPr>
            <w:sz w:val="22"/>
          </w:rPr>
          <w:delText xml:space="preserve"> </w:delText>
        </w:r>
      </w:del>
      <w:r w:rsidR="000B3FEC" w:rsidRPr="000B3FEC">
        <w:rPr>
          <w:sz w:val="22"/>
        </w:rPr>
        <w:t xml:space="preserve">online updates. If Stryker identifies any potential vulnerabilities which require an update at the customer site, a new version of the solution will </w:t>
      </w:r>
      <w:r w:rsidR="00BD1EA5">
        <w:rPr>
          <w:sz w:val="22"/>
        </w:rPr>
        <w:t xml:space="preserve">be </w:t>
      </w:r>
      <w:r w:rsidR="000B3FEC" w:rsidRPr="000B3FEC">
        <w:rPr>
          <w:sz w:val="22"/>
        </w:rPr>
        <w:t xml:space="preserve">released and customers will </w:t>
      </w:r>
      <w:r w:rsidR="00BD1EA5">
        <w:rPr>
          <w:sz w:val="22"/>
        </w:rPr>
        <w:t xml:space="preserve">be </w:t>
      </w:r>
      <w:r w:rsidR="000B3FEC" w:rsidRPr="000B3FEC">
        <w:rPr>
          <w:sz w:val="22"/>
        </w:rPr>
        <w:t xml:space="preserve">informed about the action to be taken at their end. </w:t>
      </w:r>
      <w:bookmarkStart w:id="1538" w:name="_Hlk99040381"/>
      <w:r w:rsidR="000B3FEC" w:rsidRPr="000B3FEC">
        <w:rPr>
          <w:sz w:val="22"/>
        </w:rPr>
        <w:t xml:space="preserve">SmartMedic solutions contain malware protection embedded within </w:t>
      </w:r>
      <w:r w:rsidR="00BD1EA5">
        <w:rPr>
          <w:sz w:val="22"/>
        </w:rPr>
        <w:t xml:space="preserve">the </w:t>
      </w:r>
      <w:r w:rsidR="000B3FEC" w:rsidRPr="000B3FEC">
        <w:rPr>
          <w:sz w:val="22"/>
        </w:rPr>
        <w:t>SmartMedic tablet.</w:t>
      </w:r>
      <w:bookmarkEnd w:id="1538"/>
      <w:r w:rsidR="000B3FEC" w:rsidRPr="000B3FEC">
        <w:rPr>
          <w:sz w:val="22"/>
        </w:rPr>
        <w:t xml:space="preserve"> </w:t>
      </w:r>
      <w:r w:rsidR="00BD1EA5">
        <w:rPr>
          <w:sz w:val="22"/>
        </w:rPr>
        <w:t xml:space="preserve">The </w:t>
      </w:r>
      <w:r w:rsidR="000B3FEC" w:rsidRPr="000B3FEC">
        <w:rPr>
          <w:sz w:val="22"/>
        </w:rPr>
        <w:t xml:space="preserve">Tablet also contains authorized service to install patches or software updates. Stryker has </w:t>
      </w:r>
      <w:r w:rsidR="00BD1EA5">
        <w:rPr>
          <w:sz w:val="22"/>
        </w:rPr>
        <w:t xml:space="preserve">the </w:t>
      </w:r>
      <w:r w:rsidR="000B3FEC" w:rsidRPr="000B3FEC">
        <w:rPr>
          <w:sz w:val="22"/>
        </w:rPr>
        <w:t xml:space="preserve">ability to recover after damage or destruction of device data, </w:t>
      </w:r>
      <w:r w:rsidR="00E21A18">
        <w:rPr>
          <w:sz w:val="22"/>
        </w:rPr>
        <w:t xml:space="preserve">and </w:t>
      </w:r>
      <w:r w:rsidR="000B3FEC" w:rsidRPr="000B3FEC">
        <w:rPr>
          <w:sz w:val="22"/>
        </w:rPr>
        <w:t>configuration information</w:t>
      </w:r>
      <w:r w:rsidR="000B3FEC">
        <w:rPr>
          <w:sz w:val="22"/>
        </w:rPr>
        <w:t>.</w:t>
      </w:r>
    </w:p>
    <w:p w14:paraId="1FE2B415" w14:textId="6713F0F2" w:rsidR="00993912" w:rsidRDefault="00CD012C" w:rsidP="00993912">
      <w:pPr>
        <w:spacing w:after="120"/>
        <w:ind w:left="129" w:hanging="14"/>
        <w:rPr>
          <w:ins w:id="1539" w:author="Sai Praneetha Bhaskaruni" w:date="2022-03-25T12:40:00Z"/>
          <w:sz w:val="22"/>
        </w:rPr>
      </w:pPr>
      <w:r>
        <w:rPr>
          <w:b/>
          <w:i/>
          <w:sz w:val="22"/>
        </w:rPr>
        <w:t>Recommendation for customer (HDO)</w:t>
      </w:r>
      <w:r w:rsidR="00D336F1" w:rsidRPr="00CA58F3">
        <w:rPr>
          <w:b/>
          <w:i/>
          <w:sz w:val="22"/>
        </w:rPr>
        <w:t>:</w:t>
      </w:r>
      <w:r w:rsidR="00D336F1" w:rsidRPr="00CA58F3">
        <w:t xml:space="preserve"> </w:t>
      </w:r>
      <w:ins w:id="1540" w:author="Sai Praneetha Bhaskaruni" w:date="2022-03-25T12:40:00Z">
        <w:r w:rsidR="00993912" w:rsidRPr="008D391F">
          <w:rPr>
            <w:sz w:val="22"/>
            <w:szCs w:val="24"/>
          </w:rPr>
          <w:t xml:space="preserve">Any information regarding </w:t>
        </w:r>
        <w:r w:rsidR="00993912">
          <w:rPr>
            <w:sz w:val="22"/>
            <w:szCs w:val="24"/>
          </w:rPr>
          <w:t>cyber security product upgrades</w:t>
        </w:r>
        <w:r w:rsidR="00993912" w:rsidRPr="008D391F">
          <w:rPr>
            <w:sz w:val="22"/>
            <w:szCs w:val="24"/>
          </w:rPr>
          <w:t xml:space="preserve"> can be requested from Stryker.</w:t>
        </w:r>
        <w:r w:rsidR="00993912">
          <w:t xml:space="preserve"> </w:t>
        </w:r>
      </w:ins>
    </w:p>
    <w:p w14:paraId="110F82FD" w14:textId="7FFFCE8D" w:rsidR="00D336F1" w:rsidRPr="00CA58F3" w:rsidDel="00993912" w:rsidRDefault="00E21A18" w:rsidP="00D336F1">
      <w:pPr>
        <w:spacing w:after="120"/>
        <w:ind w:left="129" w:hanging="14"/>
        <w:rPr>
          <w:del w:id="1541" w:author="Sai Praneetha Bhaskaruni" w:date="2022-03-25T12:40:00Z"/>
          <w:i/>
          <w:sz w:val="22"/>
        </w:rPr>
      </w:pPr>
      <w:del w:id="1542" w:author="Sai Praneetha Bhaskaruni" w:date="2022-03-25T12:40:00Z">
        <w:r w:rsidDel="00993912">
          <w:delText>The c</w:delText>
        </w:r>
        <w:r w:rsidRPr="000F24D0" w:rsidDel="00993912">
          <w:rPr>
            <w:sz w:val="22"/>
          </w:rPr>
          <w:delText>ustomer</w:delText>
        </w:r>
        <w:r w:rsidDel="00993912">
          <w:rPr>
            <w:sz w:val="22"/>
          </w:rPr>
          <w:delText xml:space="preserve"> is not </w:delText>
        </w:r>
        <w:r w:rsidR="00D336F1" w:rsidRPr="000F24D0" w:rsidDel="00993912">
          <w:rPr>
            <w:sz w:val="22"/>
          </w:rPr>
          <w:delText>allowed to access this component</w:delText>
        </w:r>
        <w:r w:rsidR="00D336F1" w:rsidDel="00993912">
          <w:rPr>
            <w:i/>
            <w:sz w:val="22"/>
          </w:rPr>
          <w:delText>.</w:delText>
        </w:r>
      </w:del>
    </w:p>
    <w:p w14:paraId="0C4E7A74" w14:textId="77777777" w:rsidR="00D336F1" w:rsidRDefault="00D336F1">
      <w:pPr>
        <w:spacing w:after="120"/>
        <w:ind w:left="129" w:hanging="14"/>
        <w:pPrChange w:id="1543" w:author="Sai Praneetha Bhaskaruni" w:date="2022-03-25T12:40:00Z">
          <w:pPr>
            <w:ind w:firstLine="0"/>
          </w:pPr>
        </w:pPrChange>
      </w:pPr>
    </w:p>
    <w:p w14:paraId="5DBB401F" w14:textId="5993F8D5" w:rsidR="00D336F1" w:rsidRPr="00180992" w:rsidRDefault="00BC546B" w:rsidP="00960CBE">
      <w:pPr>
        <w:pStyle w:val="Heading1"/>
      </w:pPr>
      <w:bookmarkStart w:id="1544" w:name="_Toc108268269"/>
      <w:r>
        <w:rPr>
          <w:color w:val="FCC566"/>
          <w:sz w:val="40"/>
        </w:rPr>
        <w:t>2</w:t>
      </w:r>
      <w:r w:rsidR="00BB0397">
        <w:rPr>
          <w:color w:val="FCC566"/>
          <w:sz w:val="40"/>
        </w:rPr>
        <w:t>0</w:t>
      </w:r>
      <w:r w:rsidR="00D336F1" w:rsidRPr="00180992">
        <w:rPr>
          <w:color w:val="FFCC66"/>
          <w:sz w:val="40"/>
        </w:rPr>
        <w:t xml:space="preserve"> </w:t>
      </w:r>
      <w:bookmarkStart w:id="1545" w:name="_Hlk99040420"/>
      <w:r w:rsidR="009D4859" w:rsidRPr="009D4859">
        <w:t>Security Program Integration</w:t>
      </w:r>
      <w:bookmarkEnd w:id="1544"/>
      <w:bookmarkEnd w:id="1545"/>
    </w:p>
    <w:p w14:paraId="212EC73D" w14:textId="45638768"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546" w:author="Sai Praneetha Bhaskaruni" w:date="2022-03-25T10:04:00Z">
        <w:r w:rsidR="00581ED3">
          <w:rPr>
            <w:b/>
            <w:sz w:val="22"/>
          </w:rPr>
          <w:t>s</w:t>
        </w:r>
      </w:ins>
      <w:r w:rsidRPr="00C11DBF">
        <w:rPr>
          <w:b/>
          <w:sz w:val="22"/>
        </w:rPr>
        <w:t>: Device</w:t>
      </w:r>
      <w:r w:rsidR="00CC1180">
        <w:rPr>
          <w:b/>
          <w:sz w:val="22"/>
        </w:rPr>
        <w:t xml:space="preserve">, </w:t>
      </w:r>
      <w:r w:rsidR="00CC1180" w:rsidRPr="00CC1180">
        <w:rPr>
          <w:b/>
          <w:sz w:val="22"/>
        </w:rPr>
        <w:t>Tablet</w:t>
      </w:r>
      <w:r w:rsidR="00CC1180">
        <w:rPr>
          <w:b/>
          <w:sz w:val="22"/>
        </w:rPr>
        <w:t xml:space="preserve"> &amp; </w:t>
      </w:r>
      <w:r w:rsidR="00CC1180" w:rsidRPr="00CC1180">
        <w:rPr>
          <w:b/>
          <w:sz w:val="22"/>
        </w:rPr>
        <w:t>Nurse Station Application</w:t>
      </w:r>
    </w:p>
    <w:p w14:paraId="20DC7ECF" w14:textId="77777777" w:rsidR="00CE6E66" w:rsidRDefault="00D336F1" w:rsidP="00D336F1">
      <w:pPr>
        <w:spacing w:after="120"/>
        <w:ind w:left="129" w:hanging="14"/>
        <w:rPr>
          <w:ins w:id="1547" w:author="Sai Praneetha Bhaskaruni" w:date="2022-03-25T10:57:00Z"/>
          <w:sz w:val="22"/>
        </w:rPr>
      </w:pPr>
      <w:r w:rsidRPr="00CA58F3">
        <w:rPr>
          <w:b/>
          <w:i/>
          <w:sz w:val="22"/>
        </w:rPr>
        <w:t>Existing Security Features:</w:t>
      </w:r>
      <w:r>
        <w:rPr>
          <w:i/>
          <w:sz w:val="22"/>
        </w:rPr>
        <w:t xml:space="preserve"> </w:t>
      </w:r>
      <w:r w:rsidR="00F922A0" w:rsidRPr="00F922A0">
        <w:rPr>
          <w:sz w:val="22"/>
        </w:rPr>
        <w:t xml:space="preserve">Stryker will take care of the security program integration, </w:t>
      </w:r>
      <w:ins w:id="1548" w:author="Sai Praneetha Bhaskaruni" w:date="2022-03-25T10:50:00Z">
        <w:r w:rsidR="00F93A5F">
          <w:rPr>
            <w:sz w:val="22"/>
          </w:rPr>
          <w:t>design &amp; code validation</w:t>
        </w:r>
      </w:ins>
      <w:del w:id="1549" w:author="Sai Praneetha Bhaskaruni" w:date="2022-03-25T10:50:00Z">
        <w:r w:rsidR="00F922A0" w:rsidRPr="00F922A0" w:rsidDel="00F93A5F">
          <w:rPr>
            <w:sz w:val="22"/>
          </w:rPr>
          <w:delText>scanning</w:delText>
        </w:r>
      </w:del>
      <w:r w:rsidR="00F922A0" w:rsidRPr="00F922A0">
        <w:rPr>
          <w:sz w:val="22"/>
        </w:rPr>
        <w:t>, security testing, and vulnerability management of SmartMedic</w:t>
      </w:r>
      <w:ins w:id="1550" w:author="Sai Praneetha Bhaskaruni" w:date="2022-03-25T10:57:00Z">
        <w:r w:rsidR="00CE6E66">
          <w:rPr>
            <w:sz w:val="22"/>
          </w:rPr>
          <w:t xml:space="preserve"> </w:t>
        </w:r>
      </w:ins>
      <w:del w:id="1551" w:author="Sai Praneetha Bhaskaruni" w:date="2022-03-25T10:56:00Z">
        <w:r w:rsidR="00F922A0" w:rsidRPr="00F922A0" w:rsidDel="00CE6E66">
          <w:rPr>
            <w:sz w:val="22"/>
          </w:rPr>
          <w:delText xml:space="preserve"> </w:delText>
        </w:r>
      </w:del>
      <w:ins w:id="1552" w:author="Sai Praneetha Bhaskaruni" w:date="2022-03-25T10:56:00Z">
        <w:r w:rsidR="00CE6E66">
          <w:rPr>
            <w:sz w:val="22"/>
          </w:rPr>
          <w:t>platform</w:t>
        </w:r>
      </w:ins>
      <w:del w:id="1553" w:author="Sai Praneetha Bhaskaruni" w:date="2022-03-25T10:56:00Z">
        <w:r w:rsidR="00F922A0" w:rsidRPr="00F922A0" w:rsidDel="00CE6E66">
          <w:rPr>
            <w:sz w:val="22"/>
          </w:rPr>
          <w:delText>solution</w:delText>
        </w:r>
        <w:r w:rsidR="00F922A0" w:rsidDel="00CE6E66">
          <w:rPr>
            <w:sz w:val="22"/>
          </w:rPr>
          <w:delText xml:space="preserve"> for</w:delText>
        </w:r>
        <w:r w:rsidR="00F922A0" w:rsidRPr="00F922A0" w:rsidDel="00CE6E66">
          <w:rPr>
            <w:sz w:val="22"/>
          </w:rPr>
          <w:delText xml:space="preserve"> this component</w:delText>
        </w:r>
      </w:del>
      <w:r w:rsidRPr="00275C89">
        <w:rPr>
          <w:sz w:val="22"/>
        </w:rPr>
        <w:t>.</w:t>
      </w:r>
      <w:ins w:id="1554" w:author="Sai Praneetha Bhaskaruni" w:date="2022-03-25T10:50:00Z">
        <w:r w:rsidR="00ED251B">
          <w:rPr>
            <w:sz w:val="22"/>
          </w:rPr>
          <w:t xml:space="preserve"> </w:t>
        </w:r>
      </w:ins>
    </w:p>
    <w:p w14:paraId="416404B6" w14:textId="13E731B3" w:rsidR="00D336F1" w:rsidRDefault="00ED251B" w:rsidP="00D336F1">
      <w:pPr>
        <w:spacing w:after="120"/>
        <w:ind w:left="129" w:hanging="14"/>
        <w:rPr>
          <w:ins w:id="1555" w:author="Sai Praneetha Bhaskaruni" w:date="2022-03-25T10:50:00Z"/>
          <w:sz w:val="22"/>
        </w:rPr>
      </w:pPr>
      <w:ins w:id="1556" w:author="Sai Praneetha Bhaskaruni" w:date="2022-03-25T10:50:00Z">
        <w:r>
          <w:rPr>
            <w:sz w:val="22"/>
          </w:rPr>
          <w:t>In addition to this,</w:t>
        </w:r>
      </w:ins>
    </w:p>
    <w:p w14:paraId="27C2A1F4" w14:textId="5CB4C860" w:rsidR="00ED251B" w:rsidRPr="00DC055D" w:rsidRDefault="00ED251B" w:rsidP="00ED251B">
      <w:pPr>
        <w:rPr>
          <w:ins w:id="1557" w:author="Sai Praneetha Bhaskaruni" w:date="2022-03-25T10:50:00Z"/>
          <w:sz w:val="22"/>
          <w:rPrChange w:id="1558" w:author="Sai Praneetha Bhaskaruni" w:date="2022-03-25T10:51:00Z">
            <w:rPr>
              <w:ins w:id="1559" w:author="Sai Praneetha Bhaskaruni" w:date="2022-03-25T10:50:00Z"/>
            </w:rPr>
          </w:rPrChange>
        </w:rPr>
      </w:pPr>
      <w:ins w:id="1560" w:author="Sai Praneetha Bhaskaruni" w:date="2022-03-25T10:50:00Z">
        <w:r w:rsidRPr="00DC055D">
          <w:rPr>
            <w:sz w:val="22"/>
            <w:rPrChange w:id="1561" w:author="Sai Praneetha Bhaskaruni" w:date="2022-03-25T10:51:00Z">
              <w:rPr/>
            </w:rPrChange>
          </w:rPr>
          <w:lastRenderedPageBreak/>
          <w:t>1</w:t>
        </w:r>
      </w:ins>
      <w:ins w:id="1562" w:author="Sai Praneetha Bhaskaruni" w:date="2022-03-25T10:51:00Z">
        <w:r w:rsidR="00DC055D" w:rsidRPr="00DC055D">
          <w:rPr>
            <w:sz w:val="22"/>
            <w:rPrChange w:id="1563" w:author="Sai Praneetha Bhaskaruni" w:date="2022-03-25T10:51:00Z">
              <w:rPr/>
            </w:rPrChange>
          </w:rPr>
          <w:t>.</w:t>
        </w:r>
      </w:ins>
      <w:ins w:id="1564" w:author="Sai Praneetha Bhaskaruni" w:date="2022-03-25T10:50:00Z">
        <w:r w:rsidRPr="00DC055D">
          <w:rPr>
            <w:sz w:val="22"/>
            <w:rPrChange w:id="1565" w:author="Sai Praneetha Bhaskaruni" w:date="2022-03-25T10:51:00Z">
              <w:rPr/>
            </w:rPrChange>
          </w:rPr>
          <w:t xml:space="preserve"> Stryke</w:t>
        </w:r>
      </w:ins>
      <w:ins w:id="1566" w:author="Sai Praneetha Bhaskaruni" w:date="2022-03-25T10:51:00Z">
        <w:r w:rsidR="00DC055D" w:rsidRPr="00DC055D">
          <w:rPr>
            <w:sz w:val="22"/>
            <w:rPrChange w:id="1567" w:author="Sai Praneetha Bhaskaruni" w:date="2022-03-25T10:51:00Z">
              <w:rPr/>
            </w:rPrChange>
          </w:rPr>
          <w:t>r</w:t>
        </w:r>
      </w:ins>
      <w:ins w:id="1568" w:author="Sai Praneetha Bhaskaruni" w:date="2022-03-25T10:50:00Z">
        <w:r w:rsidRPr="00DC055D">
          <w:rPr>
            <w:sz w:val="22"/>
            <w:rPrChange w:id="1569" w:author="Sai Praneetha Bhaskaruni" w:date="2022-03-25T10:51:00Z">
              <w:rPr/>
            </w:rPrChange>
          </w:rPr>
          <w:t xml:space="preserve"> has established QMS procedures and trainings for security and safety to be considered during the design &amp; development and post market surveillance of any </w:t>
        </w:r>
      </w:ins>
      <w:ins w:id="1570" w:author="Sai Praneetha Bhaskaruni" w:date="2022-03-25T10:52:00Z">
        <w:r w:rsidR="004042AA">
          <w:rPr>
            <w:sz w:val="22"/>
          </w:rPr>
          <w:t>software</w:t>
        </w:r>
      </w:ins>
      <w:ins w:id="1571" w:author="Sai Praneetha Bhaskaruni" w:date="2022-03-25T10:50:00Z">
        <w:r w:rsidRPr="00DC055D">
          <w:rPr>
            <w:sz w:val="22"/>
            <w:rPrChange w:id="1572" w:author="Sai Praneetha Bhaskaruni" w:date="2022-03-25T10:51:00Z">
              <w:rPr/>
            </w:rPrChange>
          </w:rPr>
          <w:t xml:space="preserve"> driven Medical Device from S</w:t>
        </w:r>
      </w:ins>
      <w:ins w:id="1573" w:author="Sai Praneetha Bhaskaruni" w:date="2022-03-25T10:51:00Z">
        <w:r w:rsidR="00DC055D" w:rsidRPr="00DC055D">
          <w:rPr>
            <w:sz w:val="22"/>
            <w:rPrChange w:id="1574" w:author="Sai Praneetha Bhaskaruni" w:date="2022-03-25T10:51:00Z">
              <w:rPr/>
            </w:rPrChange>
          </w:rPr>
          <w:t>tryker</w:t>
        </w:r>
      </w:ins>
      <w:ins w:id="1575" w:author="Sai Praneetha Bhaskaruni" w:date="2022-03-25T10:50:00Z">
        <w:r w:rsidRPr="00DC055D">
          <w:rPr>
            <w:sz w:val="22"/>
            <w:rPrChange w:id="1576" w:author="Sai Praneetha Bhaskaruni" w:date="2022-03-25T10:51:00Z">
              <w:rPr/>
            </w:rPrChange>
          </w:rPr>
          <w:t>. These procedures include the specification of roles &amp; responsibilities.</w:t>
        </w:r>
      </w:ins>
    </w:p>
    <w:p w14:paraId="70CBD68B" w14:textId="68E4D566" w:rsidR="00ED251B" w:rsidRPr="00DC055D" w:rsidRDefault="00ED251B" w:rsidP="00ED251B">
      <w:pPr>
        <w:rPr>
          <w:ins w:id="1577" w:author="Sai Praneetha Bhaskaruni" w:date="2022-03-25T10:50:00Z"/>
          <w:sz w:val="22"/>
          <w:rPrChange w:id="1578" w:author="Sai Praneetha Bhaskaruni" w:date="2022-03-25T10:51:00Z">
            <w:rPr>
              <w:ins w:id="1579" w:author="Sai Praneetha Bhaskaruni" w:date="2022-03-25T10:50:00Z"/>
            </w:rPr>
          </w:rPrChange>
        </w:rPr>
      </w:pPr>
      <w:ins w:id="1580" w:author="Sai Praneetha Bhaskaruni" w:date="2022-03-25T10:50:00Z">
        <w:r w:rsidRPr="00DC055D">
          <w:rPr>
            <w:sz w:val="22"/>
            <w:rPrChange w:id="1581" w:author="Sai Praneetha Bhaskaruni" w:date="2022-03-25T10:51:00Z">
              <w:rPr/>
            </w:rPrChange>
          </w:rPr>
          <w:t>2</w:t>
        </w:r>
      </w:ins>
      <w:ins w:id="1582" w:author="Sai Praneetha Bhaskaruni" w:date="2022-03-25T10:51:00Z">
        <w:r w:rsidR="00DC055D" w:rsidRPr="00DC055D">
          <w:rPr>
            <w:sz w:val="22"/>
            <w:rPrChange w:id="1583" w:author="Sai Praneetha Bhaskaruni" w:date="2022-03-25T10:51:00Z">
              <w:rPr/>
            </w:rPrChange>
          </w:rPr>
          <w:t>.</w:t>
        </w:r>
        <w:r w:rsidR="004042AA">
          <w:rPr>
            <w:sz w:val="22"/>
          </w:rPr>
          <w:t xml:space="preserve"> </w:t>
        </w:r>
      </w:ins>
      <w:ins w:id="1584" w:author="Sai Praneetha Bhaskaruni" w:date="2022-03-25T10:53:00Z">
        <w:r w:rsidR="0056333E">
          <w:rPr>
            <w:sz w:val="22"/>
          </w:rPr>
          <w:t>Product</w:t>
        </w:r>
      </w:ins>
      <w:ins w:id="1585" w:author="Sai Praneetha Bhaskaruni" w:date="2022-03-25T10:50:00Z">
        <w:r w:rsidRPr="00DC055D">
          <w:rPr>
            <w:sz w:val="22"/>
            <w:rPrChange w:id="1586" w:author="Sai Praneetha Bhaskaruni" w:date="2022-03-25T10:51:00Z">
              <w:rPr/>
            </w:rPrChange>
          </w:rPr>
          <w:t xml:space="preserve"> security planning: The PSSA, the security architecture and the PS risk analysis define </w:t>
        </w:r>
      </w:ins>
      <w:ins w:id="1587" w:author="Sai Praneetha Bhaskaruni" w:date="2022-03-25T10:54:00Z">
        <w:r w:rsidR="00E37EFD">
          <w:rPr>
            <w:sz w:val="22"/>
          </w:rPr>
          <w:t>product</w:t>
        </w:r>
      </w:ins>
      <w:ins w:id="1588" w:author="Sai Praneetha Bhaskaruni" w:date="2022-03-25T10:50:00Z">
        <w:r w:rsidRPr="00DC055D">
          <w:rPr>
            <w:sz w:val="22"/>
            <w:rPrChange w:id="1589" w:author="Sai Praneetha Bhaskaruni" w:date="2022-03-25T10:51:00Z">
              <w:rPr/>
            </w:rPrChange>
          </w:rPr>
          <w:t xml:space="preserve"> specific security controls which shall be implemented in the </w:t>
        </w:r>
      </w:ins>
      <w:ins w:id="1590" w:author="Sai Praneetha Bhaskaruni" w:date="2022-03-25T10:54:00Z">
        <w:r w:rsidR="00E37EFD">
          <w:rPr>
            <w:sz w:val="22"/>
          </w:rPr>
          <w:t>SmartMedic platform</w:t>
        </w:r>
      </w:ins>
      <w:ins w:id="1591" w:author="Sai Praneetha Bhaskaruni" w:date="2022-03-25T10:50:00Z">
        <w:r w:rsidRPr="00DC055D">
          <w:rPr>
            <w:sz w:val="22"/>
            <w:rPrChange w:id="1592" w:author="Sai Praneetha Bhaskaruni" w:date="2022-03-25T10:51:00Z">
              <w:rPr/>
            </w:rPrChange>
          </w:rPr>
          <w:t xml:space="preserve"> and </w:t>
        </w:r>
      </w:ins>
      <w:ins w:id="1593" w:author="Sai Praneetha Bhaskaruni" w:date="2022-03-25T10:54:00Z">
        <w:r w:rsidR="00214C7D">
          <w:rPr>
            <w:sz w:val="22"/>
          </w:rPr>
          <w:t xml:space="preserve">to be </w:t>
        </w:r>
      </w:ins>
      <w:ins w:id="1594" w:author="Sai Praneetha Bhaskaruni" w:date="2022-03-25T10:50:00Z">
        <w:r w:rsidRPr="00DC055D">
          <w:rPr>
            <w:sz w:val="22"/>
            <w:rPrChange w:id="1595" w:author="Sai Praneetha Bhaskaruni" w:date="2022-03-25T10:51:00Z">
              <w:rPr/>
            </w:rPrChange>
          </w:rPr>
          <w:t>considered in accompanying material (</w:t>
        </w:r>
      </w:ins>
      <w:ins w:id="1596" w:author="Sai Praneetha Bhaskaruni" w:date="2022-07-08T17:22:00Z">
        <w:r w:rsidR="00E41F5C" w:rsidRPr="00DC055D">
          <w:rPr>
            <w:sz w:val="22"/>
          </w:rPr>
          <w:t>e.g.,</w:t>
        </w:r>
      </w:ins>
      <w:ins w:id="1597" w:author="Sai Praneetha Bhaskaruni" w:date="2022-03-25T10:50:00Z">
        <w:r w:rsidRPr="00DC055D">
          <w:rPr>
            <w:sz w:val="22"/>
            <w:rPrChange w:id="1598" w:author="Sai Praneetha Bhaskaruni" w:date="2022-03-25T10:51:00Z">
              <w:rPr/>
            </w:rPrChange>
          </w:rPr>
          <w:t xml:space="preserve"> service manual)</w:t>
        </w:r>
      </w:ins>
      <w:ins w:id="1599" w:author="Sai Praneetha Bhaskaruni" w:date="2022-03-25T10:51:00Z">
        <w:r w:rsidR="00DC055D">
          <w:rPr>
            <w:sz w:val="22"/>
          </w:rPr>
          <w:t>.</w:t>
        </w:r>
      </w:ins>
    </w:p>
    <w:p w14:paraId="4E0B6F88" w14:textId="3C499910" w:rsidR="00ED251B" w:rsidRDefault="00ED251B">
      <w:pPr>
        <w:rPr>
          <w:sz w:val="22"/>
        </w:rPr>
        <w:pPrChange w:id="1600" w:author="Sai Praneetha Bhaskaruni" w:date="2022-03-25T15:27:00Z">
          <w:pPr>
            <w:spacing w:after="120"/>
            <w:ind w:left="129" w:hanging="14"/>
          </w:pPr>
        </w:pPrChange>
      </w:pPr>
      <w:ins w:id="1601" w:author="Sai Praneetha Bhaskaruni" w:date="2022-03-25T10:50:00Z">
        <w:r w:rsidRPr="00DC055D">
          <w:rPr>
            <w:sz w:val="22"/>
            <w:rPrChange w:id="1602" w:author="Sai Praneetha Bhaskaruni" w:date="2022-03-25T10:51:00Z">
              <w:rPr/>
            </w:rPrChange>
          </w:rPr>
          <w:t>3</w:t>
        </w:r>
      </w:ins>
      <w:ins w:id="1603" w:author="Sai Praneetha Bhaskaruni" w:date="2022-03-25T10:51:00Z">
        <w:r w:rsidR="00DC055D" w:rsidRPr="00DC055D">
          <w:rPr>
            <w:sz w:val="22"/>
            <w:rPrChange w:id="1604" w:author="Sai Praneetha Bhaskaruni" w:date="2022-03-25T10:51:00Z">
              <w:rPr/>
            </w:rPrChange>
          </w:rPr>
          <w:t>.</w:t>
        </w:r>
      </w:ins>
      <w:ins w:id="1605" w:author="Sai Praneetha Bhaskaruni" w:date="2022-03-25T10:50:00Z">
        <w:r w:rsidRPr="00DC055D">
          <w:rPr>
            <w:sz w:val="22"/>
            <w:rPrChange w:id="1606" w:author="Sai Praneetha Bhaskaruni" w:date="2022-03-25T10:51:00Z">
              <w:rPr/>
            </w:rPrChange>
          </w:rPr>
          <w:t xml:space="preserve"> Customer specific provisions: The SOM establishes application specific security controls and guidance to be considered by the HDO for </w:t>
        </w:r>
      </w:ins>
      <w:ins w:id="1607" w:author="Sai Praneetha Bhaskaruni" w:date="2022-03-25T10:55:00Z">
        <w:r w:rsidR="00512AB3">
          <w:rPr>
            <w:sz w:val="22"/>
          </w:rPr>
          <w:t>the</w:t>
        </w:r>
      </w:ins>
      <w:ins w:id="1608" w:author="Sai Praneetha Bhaskaruni" w:date="2022-03-25T10:50:00Z">
        <w:r w:rsidRPr="00DC055D">
          <w:rPr>
            <w:sz w:val="22"/>
            <w:rPrChange w:id="1609" w:author="Sai Praneetha Bhaskaruni" w:date="2022-03-25T10:51:00Z">
              <w:rPr/>
            </w:rPrChange>
          </w:rPr>
          <w:t xml:space="preserve"> security program planning purposes</w:t>
        </w:r>
      </w:ins>
      <w:ins w:id="1610" w:author="Sai Praneetha Bhaskaruni" w:date="2022-03-25T10:51:00Z">
        <w:r w:rsidR="00DC055D">
          <w:rPr>
            <w:sz w:val="22"/>
          </w:rPr>
          <w:t>.</w:t>
        </w:r>
      </w:ins>
    </w:p>
    <w:p w14:paraId="35159CCC" w14:textId="1440C377" w:rsidR="00D336F1" w:rsidRDefault="00CD012C" w:rsidP="00D336F1">
      <w:pPr>
        <w:spacing w:after="120"/>
        <w:ind w:left="129" w:hanging="14"/>
        <w:rPr>
          <w:sz w:val="22"/>
        </w:rPr>
      </w:pPr>
      <w:r>
        <w:rPr>
          <w:b/>
          <w:i/>
          <w:sz w:val="22"/>
        </w:rPr>
        <w:t>Recommendation for customer (HDO)</w:t>
      </w:r>
      <w:r w:rsidR="00D336F1" w:rsidRPr="00CA58F3">
        <w:rPr>
          <w:b/>
          <w:i/>
          <w:sz w:val="22"/>
        </w:rPr>
        <w:t>:</w:t>
      </w:r>
      <w:r w:rsidR="00D336F1" w:rsidRPr="00CA58F3">
        <w:t xml:space="preserve"> </w:t>
      </w:r>
      <w:ins w:id="1611" w:author="Sai Praneetha Bhaskaruni" w:date="2022-03-25T10:59:00Z">
        <w:r w:rsidR="009405C7" w:rsidRPr="009405C7">
          <w:rPr>
            <w:sz w:val="22"/>
            <w:szCs w:val="24"/>
            <w:rPrChange w:id="1612" w:author="Sai Praneetha Bhaskaruni" w:date="2022-03-25T11:01:00Z">
              <w:rPr/>
            </w:rPrChange>
          </w:rPr>
          <w:t>Any</w:t>
        </w:r>
      </w:ins>
      <w:ins w:id="1613" w:author="Sai Praneetha Bhaskaruni" w:date="2022-03-25T11:00:00Z">
        <w:r w:rsidR="009405C7" w:rsidRPr="009405C7">
          <w:rPr>
            <w:sz w:val="22"/>
            <w:szCs w:val="24"/>
            <w:rPrChange w:id="1614" w:author="Sai Praneetha Bhaskaruni" w:date="2022-03-25T11:01:00Z">
              <w:rPr/>
            </w:rPrChange>
          </w:rPr>
          <w:t xml:space="preserve"> info</w:t>
        </w:r>
      </w:ins>
      <w:ins w:id="1615" w:author="Sai Praneetha Bhaskaruni" w:date="2022-03-25T11:01:00Z">
        <w:r w:rsidR="009405C7" w:rsidRPr="009405C7">
          <w:rPr>
            <w:sz w:val="22"/>
            <w:szCs w:val="24"/>
            <w:rPrChange w:id="1616" w:author="Sai Praneetha Bhaskaruni" w:date="2022-03-25T11:01:00Z">
              <w:rPr/>
            </w:rPrChange>
          </w:rPr>
          <w:t>rmation</w:t>
        </w:r>
      </w:ins>
      <w:ins w:id="1617" w:author="Sai Praneetha Bhaskaruni" w:date="2022-03-25T11:00:00Z">
        <w:r w:rsidR="009405C7" w:rsidRPr="009405C7">
          <w:rPr>
            <w:sz w:val="22"/>
            <w:szCs w:val="24"/>
            <w:rPrChange w:id="1618" w:author="Sai Praneetha Bhaskaruni" w:date="2022-03-25T11:01:00Z">
              <w:rPr/>
            </w:rPrChange>
          </w:rPr>
          <w:t xml:space="preserve"> regarding Security </w:t>
        </w:r>
      </w:ins>
      <w:ins w:id="1619" w:author="Sai Praneetha Bhaskaruni" w:date="2022-03-25T11:01:00Z">
        <w:r w:rsidR="009405C7" w:rsidRPr="009405C7">
          <w:rPr>
            <w:sz w:val="22"/>
            <w:szCs w:val="24"/>
            <w:rPrChange w:id="1620" w:author="Sai Praneetha Bhaskaruni" w:date="2022-03-25T11:01:00Z">
              <w:rPr/>
            </w:rPrChange>
          </w:rPr>
          <w:t xml:space="preserve">Program Integration </w:t>
        </w:r>
      </w:ins>
      <w:ins w:id="1621" w:author="Sai Praneetha Bhaskaruni" w:date="2022-03-25T11:00:00Z">
        <w:r w:rsidR="009405C7" w:rsidRPr="009405C7">
          <w:rPr>
            <w:sz w:val="22"/>
            <w:szCs w:val="24"/>
            <w:rPrChange w:id="1622" w:author="Sai Praneetha Bhaskaruni" w:date="2022-03-25T11:01:00Z">
              <w:rPr/>
            </w:rPrChange>
          </w:rPr>
          <w:t>can be requested from Stryker.</w:t>
        </w:r>
        <w:r w:rsidR="009405C7">
          <w:t xml:space="preserve"> </w:t>
        </w:r>
      </w:ins>
      <w:del w:id="1623" w:author="Sai Praneetha Bhaskaruni" w:date="2022-03-25T10:59:00Z">
        <w:r w:rsidR="0039434D" w:rsidDel="009405C7">
          <w:delText>T</w:delText>
        </w:r>
      </w:del>
      <w:del w:id="1624" w:author="Sai Praneetha Bhaskaruni" w:date="2022-03-25T11:01:00Z">
        <w:r w:rsidR="0039434D" w:rsidDel="009405C7">
          <w:delText>he c</w:delText>
        </w:r>
        <w:r w:rsidR="0039434D" w:rsidRPr="000F24D0" w:rsidDel="009405C7">
          <w:rPr>
            <w:sz w:val="22"/>
          </w:rPr>
          <w:delText>ustomer</w:delText>
        </w:r>
        <w:r w:rsidR="0039434D" w:rsidDel="009405C7">
          <w:rPr>
            <w:sz w:val="22"/>
          </w:rPr>
          <w:delText xml:space="preserve"> is not </w:delText>
        </w:r>
        <w:r w:rsidR="00D336F1" w:rsidRPr="000F24D0" w:rsidDel="009405C7">
          <w:rPr>
            <w:sz w:val="22"/>
          </w:rPr>
          <w:delText>allowed to access this component</w:delText>
        </w:r>
        <w:r w:rsidR="00D336F1" w:rsidDel="009405C7">
          <w:rPr>
            <w:i/>
            <w:sz w:val="22"/>
          </w:rPr>
          <w:delText>.</w:delText>
        </w:r>
        <w:r w:rsidR="00F922A0" w:rsidDel="009405C7">
          <w:rPr>
            <w:i/>
            <w:sz w:val="22"/>
          </w:rPr>
          <w:delText xml:space="preserve"> </w:delText>
        </w:r>
        <w:r w:rsidR="00F922A0" w:rsidRPr="00CC1180" w:rsidDel="006F64E4">
          <w:rPr>
            <w:sz w:val="22"/>
          </w:rPr>
          <w:delText>Please reach out to Stryker Customer Care for security program integration</w:delText>
        </w:r>
        <w:r w:rsidR="0039434D" w:rsidDel="006F64E4">
          <w:rPr>
            <w:sz w:val="22"/>
          </w:rPr>
          <w:delText>.</w:delText>
        </w:r>
      </w:del>
    </w:p>
    <w:p w14:paraId="54A2D645" w14:textId="77777777" w:rsidR="009B05B1" w:rsidRPr="00CC1180" w:rsidRDefault="009B05B1" w:rsidP="009B05B1">
      <w:pPr>
        <w:spacing w:after="0"/>
        <w:ind w:left="129" w:hanging="14"/>
        <w:rPr>
          <w:sz w:val="22"/>
        </w:rPr>
      </w:pPr>
    </w:p>
    <w:p w14:paraId="756923D0" w14:textId="79A77A5B" w:rsidR="00D336F1" w:rsidRPr="00180992" w:rsidRDefault="00BC546B" w:rsidP="00960CBE">
      <w:pPr>
        <w:pStyle w:val="Heading1"/>
      </w:pPr>
      <w:bookmarkStart w:id="1625" w:name="_Toc108268270"/>
      <w:r>
        <w:rPr>
          <w:color w:val="FCC566"/>
          <w:sz w:val="40"/>
        </w:rPr>
        <w:t>2</w:t>
      </w:r>
      <w:r w:rsidR="00BB0397">
        <w:rPr>
          <w:color w:val="FCC566"/>
          <w:sz w:val="40"/>
        </w:rPr>
        <w:t>1</w:t>
      </w:r>
      <w:r w:rsidR="00D336F1" w:rsidRPr="00180992">
        <w:rPr>
          <w:color w:val="FFCC66"/>
          <w:sz w:val="40"/>
        </w:rPr>
        <w:t xml:space="preserve"> </w:t>
      </w:r>
      <w:r w:rsidR="009D4859" w:rsidRPr="009D4859">
        <w:t>Secure Decommissioning</w:t>
      </w:r>
      <w:bookmarkEnd w:id="1625"/>
    </w:p>
    <w:p w14:paraId="747F9BED" w14:textId="3EE242D4" w:rsidR="00D336F1" w:rsidRPr="00C11DBF" w:rsidRDefault="00D336F1" w:rsidP="00D336F1">
      <w:pPr>
        <w:shd w:val="clear" w:color="auto" w:fill="E7E6E6" w:themeFill="background2"/>
        <w:spacing w:after="0"/>
        <w:ind w:left="118"/>
        <w:rPr>
          <w:b/>
          <w:sz w:val="22"/>
        </w:rPr>
      </w:pPr>
      <w:r w:rsidRPr="00C11DBF">
        <w:rPr>
          <w:b/>
          <w:sz w:val="22"/>
        </w:rPr>
        <w:t>SmartMedic Solution Component</w:t>
      </w:r>
      <w:ins w:id="1626" w:author="Sai Praneetha Bhaskaruni" w:date="2022-03-25T10:04:00Z">
        <w:r w:rsidR="00E214C7">
          <w:rPr>
            <w:b/>
            <w:sz w:val="22"/>
          </w:rPr>
          <w:t>s</w:t>
        </w:r>
      </w:ins>
      <w:r w:rsidRPr="00C11DBF">
        <w:rPr>
          <w:b/>
          <w:sz w:val="22"/>
        </w:rPr>
        <w:t>: Device</w:t>
      </w:r>
      <w:r w:rsidR="0098472B">
        <w:rPr>
          <w:b/>
          <w:sz w:val="22"/>
        </w:rPr>
        <w:t xml:space="preserve"> and Tablet</w:t>
      </w:r>
    </w:p>
    <w:p w14:paraId="26F9EDAE" w14:textId="5DF48519" w:rsidR="00D336F1" w:rsidRPr="008423E6" w:rsidRDefault="00CD012C" w:rsidP="00D336F1">
      <w:pPr>
        <w:spacing w:after="120"/>
        <w:ind w:left="129" w:hanging="14"/>
        <w:rPr>
          <w:iCs/>
          <w:sz w:val="22"/>
          <w:rPrChange w:id="1627" w:author="Sai Praneetha Bhaskaruni" w:date="2022-03-25T11:09:00Z">
            <w:rPr>
              <w:i/>
              <w:sz w:val="22"/>
            </w:rPr>
          </w:rPrChange>
        </w:rPr>
      </w:pPr>
      <w:r>
        <w:rPr>
          <w:b/>
          <w:i/>
          <w:sz w:val="22"/>
        </w:rPr>
        <w:t>Recommendation for customer (HDO)</w:t>
      </w:r>
      <w:r w:rsidR="00D336F1" w:rsidRPr="00CA58F3">
        <w:rPr>
          <w:b/>
          <w:i/>
          <w:sz w:val="22"/>
        </w:rPr>
        <w:t>:</w:t>
      </w:r>
      <w:ins w:id="1628" w:author="Sai Praneetha Bhaskaruni" w:date="2022-03-25T11:04:00Z">
        <w:r w:rsidR="00890190">
          <w:t xml:space="preserve"> </w:t>
        </w:r>
      </w:ins>
      <w:del w:id="1629" w:author="Sai Praneetha Bhaskaruni" w:date="2022-03-25T11:04:00Z">
        <w:r w:rsidR="00D336F1" w:rsidRPr="00CA58F3" w:rsidDel="00890190">
          <w:delText xml:space="preserve"> </w:delText>
        </w:r>
      </w:del>
      <w:r w:rsidR="00802104" w:rsidRPr="00802104">
        <w:rPr>
          <w:sz w:val="22"/>
        </w:rPr>
        <w:t>Please reach out to Stryker Customer Care for secured decommissioning</w:t>
      </w:r>
      <w:ins w:id="1630" w:author="Sai Praneetha Bhaskaruni" w:date="2022-03-25T11:04:00Z">
        <w:r w:rsidR="00890190">
          <w:rPr>
            <w:sz w:val="22"/>
          </w:rPr>
          <w:t xml:space="preserve"> of Stryker owned SmartMedic components</w:t>
        </w:r>
      </w:ins>
      <w:ins w:id="1631" w:author="Sai Praneetha Bhaskaruni" w:date="2022-03-25T11:05:00Z">
        <w:r w:rsidR="00E26F4E">
          <w:rPr>
            <w:sz w:val="22"/>
          </w:rPr>
          <w:t xml:space="preserve"> such as (SmartMedic device, tablet)</w:t>
        </w:r>
      </w:ins>
      <w:r w:rsidR="00D336F1">
        <w:rPr>
          <w:i/>
          <w:sz w:val="22"/>
        </w:rPr>
        <w:t>.</w:t>
      </w:r>
      <w:ins w:id="1632" w:author="Sai Praneetha Bhaskaruni" w:date="2022-03-25T11:08:00Z">
        <w:r w:rsidR="008423E6">
          <w:rPr>
            <w:i/>
            <w:sz w:val="22"/>
          </w:rPr>
          <w:t xml:space="preserve"> </w:t>
        </w:r>
        <w:r w:rsidR="008423E6" w:rsidRPr="008423E6">
          <w:rPr>
            <w:iCs/>
            <w:sz w:val="22"/>
            <w:rPrChange w:id="1633" w:author="Sai Praneetha Bhaskaruni" w:date="2022-03-25T11:09:00Z">
              <w:rPr>
                <w:i/>
                <w:sz w:val="22"/>
              </w:rPr>
            </w:rPrChange>
          </w:rPr>
          <w:t>Components owned by HDO should follow the HDO IT</w:t>
        </w:r>
      </w:ins>
      <w:ins w:id="1634" w:author="Sai Praneetha Bhaskaruni" w:date="2022-03-25T11:09:00Z">
        <w:r w:rsidR="008423E6" w:rsidRPr="008423E6">
          <w:rPr>
            <w:iCs/>
            <w:sz w:val="22"/>
            <w:rPrChange w:id="1635" w:author="Sai Praneetha Bhaskaruni" w:date="2022-03-25T11:09:00Z">
              <w:rPr>
                <w:i/>
                <w:sz w:val="22"/>
              </w:rPr>
            </w:rPrChange>
          </w:rPr>
          <w:t xml:space="preserve"> policies for secure decommissioning.</w:t>
        </w:r>
      </w:ins>
    </w:p>
    <w:p w14:paraId="5AF85A46" w14:textId="62136097" w:rsidR="009D4859" w:rsidRDefault="009D4859" w:rsidP="00BC2B73">
      <w:pPr>
        <w:ind w:firstLine="0"/>
      </w:pPr>
    </w:p>
    <w:p w14:paraId="35BE448D" w14:textId="0F6E6FAD" w:rsidR="00E846E8" w:rsidRPr="00180992" w:rsidRDefault="009B05B1" w:rsidP="00960CBE">
      <w:pPr>
        <w:pStyle w:val="Heading1"/>
      </w:pPr>
      <w:bookmarkStart w:id="1636" w:name="_Toc97177312"/>
      <w:bookmarkStart w:id="1637" w:name="_Toc108268271"/>
      <w:r>
        <w:rPr>
          <w:color w:val="FCC566"/>
          <w:sz w:val="40"/>
        </w:rPr>
        <w:t>22</w:t>
      </w:r>
      <w:r w:rsidR="00E846E8" w:rsidRPr="00180992">
        <w:rPr>
          <w:color w:val="FFCC66"/>
          <w:sz w:val="40"/>
        </w:rPr>
        <w:t xml:space="preserve"> </w:t>
      </w:r>
      <w:r w:rsidR="00E846E8" w:rsidRPr="00373223">
        <w:t>Cryptographic Protection &amp; Management</w:t>
      </w:r>
      <w:bookmarkEnd w:id="1636"/>
      <w:bookmarkEnd w:id="1637"/>
    </w:p>
    <w:p w14:paraId="648C3529" w14:textId="086D9190" w:rsidR="00E846E8" w:rsidRPr="00C11DBF" w:rsidRDefault="00E846E8" w:rsidP="00E846E8">
      <w:pPr>
        <w:shd w:val="clear" w:color="auto" w:fill="E7E6E6" w:themeFill="background2"/>
        <w:spacing w:after="0"/>
        <w:ind w:left="118"/>
        <w:rPr>
          <w:b/>
          <w:sz w:val="22"/>
        </w:rPr>
      </w:pPr>
      <w:r w:rsidRPr="00C11DBF">
        <w:rPr>
          <w:b/>
          <w:sz w:val="22"/>
        </w:rPr>
        <w:t>SmartMedic Solution Component</w:t>
      </w:r>
      <w:ins w:id="1638" w:author="Sai Praneetha Bhaskaruni" w:date="2022-03-25T10:05:00Z">
        <w:r w:rsidR="00E929B7">
          <w:rPr>
            <w:b/>
            <w:sz w:val="22"/>
          </w:rPr>
          <w:t>s</w:t>
        </w:r>
      </w:ins>
      <w:r w:rsidRPr="00C11DBF">
        <w:rPr>
          <w:b/>
          <w:sz w:val="22"/>
        </w:rPr>
        <w:t>: Device</w:t>
      </w:r>
      <w:r>
        <w:rPr>
          <w:b/>
          <w:sz w:val="22"/>
        </w:rPr>
        <w:t xml:space="preserve">, Tablet and </w:t>
      </w:r>
      <w:r w:rsidRPr="00E846E8">
        <w:rPr>
          <w:b/>
          <w:sz w:val="22"/>
        </w:rPr>
        <w:t>Nurse Station Application</w:t>
      </w:r>
    </w:p>
    <w:p w14:paraId="3D6C9F9C" w14:textId="04A32DE7" w:rsidR="009E3DCF" w:rsidRDefault="00E846E8">
      <w:pPr>
        <w:rPr>
          <w:sz w:val="22"/>
        </w:rPr>
        <w:pPrChange w:id="1639" w:author="Sai Praneetha Bhaskaruni" w:date="2022-03-25T15:27:00Z">
          <w:pPr>
            <w:spacing w:after="120"/>
            <w:ind w:left="129" w:hanging="14"/>
          </w:pPr>
        </w:pPrChange>
      </w:pPr>
      <w:r w:rsidRPr="00CA58F3">
        <w:rPr>
          <w:b/>
          <w:i/>
          <w:sz w:val="22"/>
        </w:rPr>
        <w:t>Existing Security Features:</w:t>
      </w:r>
      <w:r>
        <w:rPr>
          <w:i/>
          <w:sz w:val="22"/>
        </w:rPr>
        <w:t xml:space="preserve"> </w:t>
      </w:r>
      <w:ins w:id="1640" w:author="Sai Praneetha Bhaskaruni" w:date="2022-03-25T11:15:00Z">
        <w:r w:rsidR="00E30CD1" w:rsidRPr="00567DD4">
          <w:rPr>
            <w:sz w:val="22"/>
          </w:rPr>
          <w:t>Stryker owned SmartMedic components such as (SmartMedic device, tablet)</w:t>
        </w:r>
        <w:r w:rsidR="00E30CD1" w:rsidRPr="00567DD4">
          <w:rPr>
            <w:i/>
            <w:sz w:val="22"/>
          </w:rPr>
          <w:t xml:space="preserve"> </w:t>
        </w:r>
      </w:ins>
      <w:ins w:id="1641" w:author="Sai Praneetha Bhaskaruni" w:date="2022-03-25T11:14:00Z">
        <w:r w:rsidR="004579A7" w:rsidRPr="00567DD4">
          <w:rPr>
            <w:sz w:val="22"/>
            <w:rPrChange w:id="1642" w:author="Sai Praneetha Bhaskaruni" w:date="2022-03-25T11:31:00Z">
              <w:rPr/>
            </w:rPrChange>
          </w:rPr>
          <w:t xml:space="preserve">&amp; </w:t>
        </w:r>
      </w:ins>
      <w:ins w:id="1643" w:author="Sai Praneetha Bhaskaruni" w:date="2022-03-25T11:15:00Z">
        <w:r w:rsidR="00B50831" w:rsidRPr="00550E2F">
          <w:rPr>
            <w:sz w:val="22"/>
          </w:rPr>
          <w:t>HD</w:t>
        </w:r>
      </w:ins>
      <w:ins w:id="1644" w:author="Sai Praneetha Bhaskaruni" w:date="2022-03-25T11:16:00Z">
        <w:r w:rsidR="00B50831" w:rsidRPr="00167413">
          <w:rPr>
            <w:sz w:val="22"/>
          </w:rPr>
          <w:t xml:space="preserve">O </w:t>
        </w:r>
      </w:ins>
      <w:ins w:id="1645" w:author="Sai Praneetha Bhaskaruni" w:date="2022-03-25T11:14:00Z">
        <w:r w:rsidR="00136059" w:rsidRPr="00167413">
          <w:rPr>
            <w:sz w:val="22"/>
          </w:rPr>
          <w:t xml:space="preserve">components </w:t>
        </w:r>
        <w:r w:rsidR="004579A7" w:rsidRPr="00567DD4">
          <w:rPr>
            <w:sz w:val="22"/>
            <w:rPrChange w:id="1646" w:author="Sai Praneetha Bhaskaruni" w:date="2022-03-25T11:31:00Z">
              <w:rPr/>
            </w:rPrChange>
          </w:rPr>
          <w:t>(</w:t>
        </w:r>
      </w:ins>
      <w:ins w:id="1647" w:author="Sai Praneetha Bhaskaruni" w:date="2022-03-25T11:16:00Z">
        <w:r w:rsidR="00B50831" w:rsidRPr="00550E2F">
          <w:rPr>
            <w:sz w:val="22"/>
          </w:rPr>
          <w:t>NSA system</w:t>
        </w:r>
      </w:ins>
      <w:ins w:id="1648" w:author="Sai Praneetha Bhaskaruni" w:date="2022-03-25T11:14:00Z">
        <w:r w:rsidR="004579A7" w:rsidRPr="00567DD4">
          <w:rPr>
            <w:sz w:val="22"/>
            <w:rPrChange w:id="1649" w:author="Sai Praneetha Bhaskaruni" w:date="2022-03-25T11:31:00Z">
              <w:rPr/>
            </w:rPrChange>
          </w:rPr>
          <w:t xml:space="preserve">, Wi-Fi Access Point) employ cryptographic </w:t>
        </w:r>
      </w:ins>
      <w:ins w:id="1650" w:author="Sai Praneetha Bhaskaruni" w:date="2022-03-25T11:18:00Z">
        <w:r w:rsidR="00AF019A" w:rsidRPr="00550E2F">
          <w:rPr>
            <w:sz w:val="22"/>
          </w:rPr>
          <w:t>protection</w:t>
        </w:r>
      </w:ins>
      <w:ins w:id="1651" w:author="Sai Praneetha Bhaskaruni" w:date="2022-03-25T11:14:00Z">
        <w:r w:rsidR="004579A7" w:rsidRPr="00567DD4">
          <w:rPr>
            <w:sz w:val="22"/>
            <w:rPrChange w:id="1652" w:author="Sai Praneetha Bhaskaruni" w:date="2022-03-25T11:31:00Z">
              <w:rPr/>
            </w:rPrChange>
          </w:rPr>
          <w:t xml:space="preserve">. </w:t>
        </w:r>
      </w:ins>
      <w:ins w:id="1653" w:author="Sai Praneetha Bhaskaruni" w:date="2022-03-25T11:36:00Z">
        <w:r w:rsidR="006334EF">
          <w:rPr>
            <w:sz w:val="22"/>
          </w:rPr>
          <w:t>S</w:t>
        </w:r>
      </w:ins>
      <w:ins w:id="1654" w:author="Sai Praneetha Bhaskaruni" w:date="2022-03-25T11:17:00Z">
        <w:r w:rsidR="003C5230" w:rsidRPr="00567DD4">
          <w:rPr>
            <w:sz w:val="22"/>
            <w:rPrChange w:id="1655" w:author="Sai Praneetha Bhaskaruni" w:date="2022-03-25T11:31:00Z">
              <w:rPr/>
            </w:rPrChange>
          </w:rPr>
          <w:t>mart</w:t>
        </w:r>
      </w:ins>
      <w:r w:rsidR="00196D3F">
        <w:rPr>
          <w:sz w:val="22"/>
        </w:rPr>
        <w:t>M</w:t>
      </w:r>
      <w:ins w:id="1656" w:author="Sai Praneetha Bhaskaruni" w:date="2022-03-25T11:17:00Z">
        <w:r w:rsidR="003C5230" w:rsidRPr="00567DD4">
          <w:rPr>
            <w:sz w:val="22"/>
            <w:rPrChange w:id="1657" w:author="Sai Praneetha Bhaskaruni" w:date="2022-03-25T11:31:00Z">
              <w:rPr/>
            </w:rPrChange>
          </w:rPr>
          <w:t>edic device &amp; tablet</w:t>
        </w:r>
      </w:ins>
      <w:ins w:id="1658" w:author="Sai Praneetha Bhaskaruni" w:date="2022-03-25T11:21:00Z">
        <w:r w:rsidR="001C336C" w:rsidRPr="00550E2F">
          <w:rPr>
            <w:sz w:val="22"/>
          </w:rPr>
          <w:t xml:space="preserve"> are desig</w:t>
        </w:r>
      </w:ins>
      <w:ins w:id="1659" w:author="Sai Praneetha Bhaskaruni" w:date="2022-03-25T11:37:00Z">
        <w:r w:rsidR="00B273C6">
          <w:rPr>
            <w:sz w:val="22"/>
          </w:rPr>
          <w:t>ned</w:t>
        </w:r>
      </w:ins>
      <w:ins w:id="1660" w:author="Sai Praneetha Bhaskaruni" w:date="2022-03-25T11:21:00Z">
        <w:r w:rsidR="001C336C" w:rsidRPr="00550E2F">
          <w:rPr>
            <w:sz w:val="22"/>
          </w:rPr>
          <w:t xml:space="preserve"> such that </w:t>
        </w:r>
      </w:ins>
      <w:ins w:id="1661" w:author="Sai Praneetha Bhaskaruni" w:date="2022-03-25T14:41:00Z">
        <w:r w:rsidR="004427F8">
          <w:rPr>
            <w:sz w:val="22"/>
          </w:rPr>
          <w:t>S</w:t>
        </w:r>
      </w:ins>
      <w:ins w:id="1662" w:author="Sai Praneetha Bhaskaruni" w:date="2022-03-25T11:22:00Z">
        <w:r w:rsidR="00357872" w:rsidRPr="00550E2F">
          <w:rPr>
            <w:sz w:val="22"/>
          </w:rPr>
          <w:t>tr</w:t>
        </w:r>
      </w:ins>
      <w:ins w:id="1663" w:author="Sai Praneetha Bhaskaruni" w:date="2022-03-25T11:21:00Z">
        <w:r w:rsidR="001C336C" w:rsidRPr="00167413">
          <w:rPr>
            <w:sz w:val="22"/>
          </w:rPr>
          <w:t>yk</w:t>
        </w:r>
      </w:ins>
      <w:ins w:id="1664" w:author="Sai Praneetha Bhaskaruni" w:date="2022-03-25T11:22:00Z">
        <w:r w:rsidR="00357872" w:rsidRPr="00167413">
          <w:rPr>
            <w:sz w:val="22"/>
          </w:rPr>
          <w:t>er</w:t>
        </w:r>
      </w:ins>
      <w:ins w:id="1665" w:author="Sai Praneetha Bhaskaruni" w:date="2022-03-25T11:21:00Z">
        <w:r w:rsidR="001C336C" w:rsidRPr="00167413">
          <w:rPr>
            <w:sz w:val="22"/>
          </w:rPr>
          <w:t xml:space="preserve"> made/auth</w:t>
        </w:r>
      </w:ins>
      <w:ins w:id="1666" w:author="Sai Praneetha Bhaskaruni" w:date="2022-03-25T11:22:00Z">
        <w:r w:rsidR="001C336C" w:rsidRPr="00164113">
          <w:rPr>
            <w:sz w:val="22"/>
          </w:rPr>
          <w:t>enticated (HDO)</w:t>
        </w:r>
      </w:ins>
      <w:ins w:id="1667" w:author="Sai Praneetha Bhaskaruni" w:date="2022-03-25T11:21:00Z">
        <w:r w:rsidR="001C336C" w:rsidRPr="006249E5">
          <w:rPr>
            <w:sz w:val="22"/>
          </w:rPr>
          <w:t xml:space="preserve"> can </w:t>
        </w:r>
      </w:ins>
      <w:ins w:id="1668" w:author="Sai Praneetha Bhaskaruni" w:date="2022-03-25T11:37:00Z">
        <w:r w:rsidR="00B273C6">
          <w:rPr>
            <w:sz w:val="22"/>
          </w:rPr>
          <w:t xml:space="preserve">only </w:t>
        </w:r>
      </w:ins>
      <w:ins w:id="1669" w:author="Sai Praneetha Bhaskaruni" w:date="2022-03-25T11:21:00Z">
        <w:r w:rsidR="001C336C" w:rsidRPr="00550E2F">
          <w:rPr>
            <w:sz w:val="22"/>
          </w:rPr>
          <w:t xml:space="preserve">establish communication </w:t>
        </w:r>
      </w:ins>
      <w:ins w:id="1670" w:author="Sai Praneetha Bhaskaruni" w:date="2022-03-25T11:37:00Z">
        <w:r w:rsidR="00B273C6">
          <w:rPr>
            <w:sz w:val="22"/>
          </w:rPr>
          <w:t>with</w:t>
        </w:r>
      </w:ins>
      <w:ins w:id="1671" w:author="Sai Praneetha Bhaskaruni" w:date="2022-03-25T11:22:00Z">
        <w:r w:rsidR="001C336C" w:rsidRPr="00550E2F">
          <w:rPr>
            <w:sz w:val="22"/>
          </w:rPr>
          <w:t xml:space="preserve"> them</w:t>
        </w:r>
      </w:ins>
      <w:ins w:id="1672" w:author="Sai Praneetha Bhaskaruni" w:date="2022-03-25T11:17:00Z">
        <w:r w:rsidR="007B77A4" w:rsidRPr="00167413">
          <w:rPr>
            <w:sz w:val="22"/>
          </w:rPr>
          <w:t>.</w:t>
        </w:r>
        <w:r w:rsidR="00AF019A" w:rsidRPr="00167413">
          <w:rPr>
            <w:sz w:val="22"/>
          </w:rPr>
          <w:t xml:space="preserve"> </w:t>
        </w:r>
      </w:ins>
      <w:ins w:id="1673" w:author="Sai Praneetha Bhaskaruni" w:date="2022-03-25T11:23:00Z">
        <w:r w:rsidR="00F762DF" w:rsidRPr="00167413">
          <w:rPr>
            <w:sz w:val="22"/>
          </w:rPr>
          <w:t>S</w:t>
        </w:r>
      </w:ins>
      <w:ins w:id="1674" w:author="Sai Praneetha Bhaskaruni" w:date="2022-03-25T11:22:00Z">
        <w:r w:rsidR="00357872" w:rsidRPr="00567DD4">
          <w:rPr>
            <w:sz w:val="22"/>
            <w:rPrChange w:id="1675" w:author="Sai Praneetha Bhaskaruni" w:date="2022-03-25T11:31:00Z">
              <w:rPr/>
            </w:rPrChange>
          </w:rPr>
          <w:t xml:space="preserve">ensitive data, such as crypto </w:t>
        </w:r>
      </w:ins>
      <w:ins w:id="1676" w:author="Sai Praneetha Bhaskaruni" w:date="2022-03-25T11:23:00Z">
        <w:r w:rsidR="00F762DF" w:rsidRPr="00550E2F">
          <w:rPr>
            <w:sz w:val="22"/>
          </w:rPr>
          <w:t>elements</w:t>
        </w:r>
      </w:ins>
      <w:ins w:id="1677" w:author="Sai Praneetha Bhaskaruni" w:date="2022-03-25T11:22:00Z">
        <w:r w:rsidR="00357872" w:rsidRPr="00567DD4">
          <w:rPr>
            <w:sz w:val="22"/>
            <w:rPrChange w:id="1678" w:author="Sai Praneetha Bhaskaruni" w:date="2022-03-25T11:31:00Z">
              <w:rPr/>
            </w:rPrChange>
          </w:rPr>
          <w:t xml:space="preserve"> (keys, tokens, certificates)</w:t>
        </w:r>
      </w:ins>
      <w:ins w:id="1679" w:author="Sai Praneetha Bhaskaruni" w:date="2022-03-25T11:24:00Z">
        <w:r w:rsidR="00C44E93" w:rsidRPr="00550E2F">
          <w:rPr>
            <w:sz w:val="22"/>
          </w:rPr>
          <w:t xml:space="preserve"> are secured with cryptographic protection.</w:t>
        </w:r>
      </w:ins>
      <w:ins w:id="1680" w:author="Sai Praneetha Bhaskaruni" w:date="2022-03-25T11:31:00Z">
        <w:r w:rsidR="00A60B45" w:rsidRPr="00167413">
          <w:rPr>
            <w:sz w:val="22"/>
          </w:rPr>
          <w:t xml:space="preserve"> </w:t>
        </w:r>
        <w:r w:rsidR="00A60B45" w:rsidRPr="00567DD4">
          <w:rPr>
            <w:sz w:val="22"/>
            <w:rPrChange w:id="1681" w:author="Sai Praneetha Bhaskaruni" w:date="2022-03-25T11:31:00Z">
              <w:rPr/>
            </w:rPrChange>
          </w:rPr>
          <w:t xml:space="preserve">HDO </w:t>
        </w:r>
      </w:ins>
      <w:ins w:id="1682" w:author="Sai Praneetha Bhaskaruni" w:date="2022-03-25T14:41:00Z">
        <w:r w:rsidR="000A1A34" w:rsidRPr="00567DD4">
          <w:rPr>
            <w:sz w:val="22"/>
          </w:rPr>
          <w:t>Wi-Fi</w:t>
        </w:r>
      </w:ins>
      <w:ins w:id="1683" w:author="Sai Praneetha Bhaskaruni" w:date="2022-03-25T11:31:00Z">
        <w:r w:rsidR="00A60B45" w:rsidRPr="00567DD4">
          <w:rPr>
            <w:sz w:val="22"/>
            <w:rPrChange w:id="1684" w:author="Sai Praneetha Bhaskaruni" w:date="2022-03-25T11:31:00Z">
              <w:rPr/>
            </w:rPrChange>
          </w:rPr>
          <w:t xml:space="preserve"> access point, used in secure communication channel protected along with </w:t>
        </w:r>
      </w:ins>
      <w:ins w:id="1685" w:author="Sai Praneetha Bhaskaruni" w:date="2022-03-25T11:40:00Z">
        <w:r w:rsidR="00E26E58">
          <w:rPr>
            <w:sz w:val="22"/>
          </w:rPr>
          <w:t xml:space="preserve">secured </w:t>
        </w:r>
      </w:ins>
      <w:ins w:id="1686" w:author="Sai Praneetha Bhaskaruni" w:date="2022-03-25T11:31:00Z">
        <w:r w:rsidR="00A60B45" w:rsidRPr="00567DD4">
          <w:rPr>
            <w:sz w:val="22"/>
            <w:rPrChange w:id="1687" w:author="Sai Praneetha Bhaskaruni" w:date="2022-03-25T11:31:00Z">
              <w:rPr/>
            </w:rPrChange>
          </w:rPr>
          <w:t xml:space="preserve">authentication credentials. Hence, </w:t>
        </w:r>
        <w:r w:rsidR="00A60B45" w:rsidRPr="00567DD4">
          <w:rPr>
            <w:sz w:val="22"/>
          </w:rPr>
          <w:t xml:space="preserve">communication between the SmartMedic solution’s component i.e., the Device &amp; Tablet, the Tablet &amp; </w:t>
        </w:r>
        <w:r w:rsidR="00A60B45" w:rsidRPr="005E6EAE">
          <w:rPr>
            <w:sz w:val="22"/>
            <w:rPrChange w:id="1688" w:author="Sai Praneetha Bhaskaruni" w:date="2022-03-25T11:35:00Z">
              <w:rPr>
                <w:sz w:val="22"/>
                <w:highlight w:val="yellow"/>
              </w:rPr>
            </w:rPrChange>
          </w:rPr>
          <w:t>S</w:t>
        </w:r>
        <w:r w:rsidR="00A60B45" w:rsidRPr="005E6EAE">
          <w:rPr>
            <w:sz w:val="22"/>
            <w:rPrChange w:id="1689" w:author="Sai Praneetha Bhaskaruni" w:date="2022-03-25T11:35:00Z">
              <w:rPr>
                <w:highlight w:val="yellow"/>
              </w:rPr>
            </w:rPrChange>
          </w:rPr>
          <w:t>tryker</w:t>
        </w:r>
        <w:r w:rsidR="00A60B45" w:rsidRPr="005E6EAE">
          <w:rPr>
            <w:sz w:val="22"/>
            <w:rPrChange w:id="1690" w:author="Sai Praneetha Bhaskaruni" w:date="2022-03-25T11:35:00Z">
              <w:rPr>
                <w:sz w:val="22"/>
                <w:highlight w:val="yellow"/>
              </w:rPr>
            </w:rPrChange>
          </w:rPr>
          <w:t xml:space="preserve"> Cloud</w:t>
        </w:r>
        <w:r w:rsidR="00A60B45" w:rsidRPr="00567DD4">
          <w:rPr>
            <w:sz w:val="22"/>
          </w:rPr>
          <w:t xml:space="preserve">, </w:t>
        </w:r>
        <w:r w:rsidR="00A60B45" w:rsidRPr="005E6EAE">
          <w:rPr>
            <w:sz w:val="22"/>
            <w:rPrChange w:id="1691" w:author="Sai Praneetha Bhaskaruni" w:date="2022-03-25T11:35:00Z">
              <w:rPr>
                <w:sz w:val="22"/>
                <w:highlight w:val="yellow"/>
              </w:rPr>
            </w:rPrChange>
          </w:rPr>
          <w:t>S</w:t>
        </w:r>
        <w:r w:rsidR="00A60B45" w:rsidRPr="005E6EAE">
          <w:rPr>
            <w:sz w:val="22"/>
            <w:rPrChange w:id="1692" w:author="Sai Praneetha Bhaskaruni" w:date="2022-03-25T11:35:00Z">
              <w:rPr>
                <w:highlight w:val="yellow"/>
              </w:rPr>
            </w:rPrChange>
          </w:rPr>
          <w:t>tryker</w:t>
        </w:r>
        <w:r w:rsidR="00A60B45" w:rsidRPr="005E6EAE">
          <w:rPr>
            <w:sz w:val="22"/>
            <w:rPrChange w:id="1693" w:author="Sai Praneetha Bhaskaruni" w:date="2022-03-25T11:35:00Z">
              <w:rPr>
                <w:sz w:val="22"/>
                <w:highlight w:val="yellow"/>
              </w:rPr>
            </w:rPrChange>
          </w:rPr>
          <w:t xml:space="preserve"> Cloud </w:t>
        </w:r>
        <w:r w:rsidR="00A60B45" w:rsidRPr="00567DD4">
          <w:rPr>
            <w:sz w:val="22"/>
          </w:rPr>
          <w:t>&amp; the Nurse Station Application</w:t>
        </w:r>
        <w:r w:rsidR="00A60B45" w:rsidRPr="00567DD4">
          <w:rPr>
            <w:sz w:val="22"/>
            <w:rPrChange w:id="1694" w:author="Sai Praneetha Bhaskaruni" w:date="2022-03-25T11:31:00Z">
              <w:rPr/>
            </w:rPrChange>
          </w:rPr>
          <w:t xml:space="preserve"> can be cryptographically protected.</w:t>
        </w:r>
      </w:ins>
      <w:del w:id="1695" w:author="Sai Praneetha Bhaskaruni" w:date="2022-03-25T11:13:00Z">
        <w:r w:rsidRPr="00E36D00" w:rsidDel="004579A7">
          <w:rPr>
            <w:sz w:val="22"/>
          </w:rPr>
          <w:delText xml:space="preserve">The data at rest </w:delText>
        </w:r>
        <w:r w:rsidR="002C109E" w:rsidDel="004579A7">
          <w:rPr>
            <w:sz w:val="22"/>
          </w:rPr>
          <w:delText xml:space="preserve">is </w:delText>
        </w:r>
        <w:r w:rsidRPr="00E36D00" w:rsidDel="004579A7">
          <w:rPr>
            <w:sz w:val="22"/>
          </w:rPr>
          <w:delText xml:space="preserve">encrypted using a strong encryption mechanism implemented within the SmartMedic solution, which safeguards the sensitive medical data from </w:delText>
        </w:r>
        <w:r w:rsidRPr="00425B12" w:rsidDel="004579A7">
          <w:rPr>
            <w:sz w:val="22"/>
            <w:highlight w:val="yellow"/>
            <w:rPrChange w:id="1696" w:author="Sai Praneetha Bhaskaruni" w:date="2022-03-25T10:06:00Z">
              <w:rPr>
                <w:sz w:val="22"/>
              </w:rPr>
            </w:rPrChange>
          </w:rPr>
          <w:delText>prying eyes</w:delText>
        </w:r>
        <w:r w:rsidRPr="00E36D00" w:rsidDel="004579A7">
          <w:rPr>
            <w:sz w:val="22"/>
          </w:rPr>
          <w:delText xml:space="preserve">. The ability of the device to ensure unauthorized access does not compromise the integrity and confidentiality of sensitive information stored on the device. SmartMedic solution will handle data integrity checking mechanisms of stored health data. </w:delText>
        </w:r>
        <w:r w:rsidR="002C109E" w:rsidDel="004579A7">
          <w:rPr>
            <w:sz w:val="22"/>
          </w:rPr>
          <w:delText>The c</w:delText>
        </w:r>
        <w:r w:rsidR="002C109E" w:rsidRPr="00E36D00" w:rsidDel="004579A7">
          <w:rPr>
            <w:sz w:val="22"/>
          </w:rPr>
          <w:delText xml:space="preserve">ustomer </w:delText>
        </w:r>
        <w:r w:rsidRPr="00E36D00" w:rsidDel="004579A7">
          <w:rPr>
            <w:sz w:val="22"/>
          </w:rPr>
          <w:delText>only need</w:delText>
        </w:r>
        <w:r w:rsidR="002C109E" w:rsidDel="004579A7">
          <w:rPr>
            <w:sz w:val="22"/>
          </w:rPr>
          <w:delText>s</w:delText>
        </w:r>
        <w:r w:rsidRPr="00E36D00" w:rsidDel="004579A7">
          <w:rPr>
            <w:sz w:val="22"/>
          </w:rPr>
          <w:delText xml:space="preserve"> to provide the secure encrypted channel for the communication between the SmartMedic solu</w:delText>
        </w:r>
        <w:r w:rsidDel="004579A7">
          <w:rPr>
            <w:sz w:val="22"/>
          </w:rPr>
          <w:delText xml:space="preserve">tion’s component </w:delText>
        </w:r>
        <w:r w:rsidR="002C109E" w:rsidDel="004579A7">
          <w:rPr>
            <w:sz w:val="22"/>
          </w:rPr>
          <w:delText>i.e.,</w:delText>
        </w:r>
        <w:r w:rsidDel="004579A7">
          <w:rPr>
            <w:sz w:val="22"/>
          </w:rPr>
          <w:delText xml:space="preserve"> the </w:delText>
        </w:r>
        <w:r w:rsidR="002C109E" w:rsidDel="004579A7">
          <w:rPr>
            <w:sz w:val="22"/>
          </w:rPr>
          <w:delText>D</w:delText>
        </w:r>
        <w:r w:rsidDel="004579A7">
          <w:rPr>
            <w:sz w:val="22"/>
          </w:rPr>
          <w:delText>evice</w:delText>
        </w:r>
        <w:r w:rsidR="0024252A" w:rsidDel="004579A7">
          <w:rPr>
            <w:sz w:val="22"/>
          </w:rPr>
          <w:delText xml:space="preserve"> &amp;</w:delText>
        </w:r>
        <w:r w:rsidRPr="00E36D00" w:rsidDel="004579A7">
          <w:rPr>
            <w:sz w:val="22"/>
          </w:rPr>
          <w:delText xml:space="preserve"> </w:delText>
        </w:r>
        <w:r w:rsidR="002C109E" w:rsidDel="004579A7">
          <w:rPr>
            <w:sz w:val="22"/>
          </w:rPr>
          <w:delText>Tablet</w:delText>
        </w:r>
        <w:r w:rsidR="0024252A" w:rsidDel="004579A7">
          <w:rPr>
            <w:sz w:val="22"/>
          </w:rPr>
          <w:delText xml:space="preserve">, the </w:delText>
        </w:r>
        <w:r w:rsidR="002C109E" w:rsidDel="004579A7">
          <w:rPr>
            <w:sz w:val="22"/>
          </w:rPr>
          <w:delText xml:space="preserve">Tablet </w:delText>
        </w:r>
        <w:r w:rsidR="0024252A" w:rsidDel="004579A7">
          <w:rPr>
            <w:sz w:val="22"/>
          </w:rPr>
          <w:delText>&amp;</w:delText>
        </w:r>
        <w:r w:rsidR="0024252A" w:rsidRPr="0024252A" w:rsidDel="004579A7">
          <w:rPr>
            <w:sz w:val="22"/>
          </w:rPr>
          <w:delText xml:space="preserve"> </w:delText>
        </w:r>
        <w:r w:rsidR="0024252A" w:rsidRPr="000034DA" w:rsidDel="004579A7">
          <w:rPr>
            <w:sz w:val="22"/>
            <w:highlight w:val="yellow"/>
            <w:rPrChange w:id="1697" w:author="Sai Praneetha Bhaskaruni" w:date="2022-03-25T10:08:00Z">
              <w:rPr>
                <w:sz w:val="22"/>
              </w:rPr>
            </w:rPrChange>
          </w:rPr>
          <w:delText>SmartMedic Cloud Application</w:delText>
        </w:r>
        <w:r w:rsidR="009D28D9" w:rsidDel="004579A7">
          <w:rPr>
            <w:sz w:val="22"/>
          </w:rPr>
          <w:delText xml:space="preserve">, </w:delText>
        </w:r>
        <w:r w:rsidR="009D28D9" w:rsidRPr="000034DA" w:rsidDel="004579A7">
          <w:rPr>
            <w:sz w:val="22"/>
            <w:highlight w:val="yellow"/>
            <w:rPrChange w:id="1698" w:author="Sai Praneetha Bhaskaruni" w:date="2022-03-25T10:08:00Z">
              <w:rPr>
                <w:sz w:val="22"/>
              </w:rPr>
            </w:rPrChange>
          </w:rPr>
          <w:delText>SmartMedic Cloud Application</w:delText>
        </w:r>
        <w:r w:rsidR="009D28D9" w:rsidDel="004579A7">
          <w:rPr>
            <w:sz w:val="22"/>
          </w:rPr>
          <w:delText xml:space="preserve"> </w:delText>
        </w:r>
      </w:del>
      <w:del w:id="1699" w:author="Sai Praneetha Bhaskaruni" w:date="2022-03-25T10:08:00Z">
        <w:r w:rsidR="009D28D9" w:rsidDel="000034DA">
          <w:rPr>
            <w:sz w:val="22"/>
          </w:rPr>
          <w:delText>and</w:delText>
        </w:r>
      </w:del>
      <w:del w:id="1700" w:author="Sai Praneetha Bhaskaruni" w:date="2022-03-25T11:13:00Z">
        <w:r w:rsidR="009D28D9" w:rsidDel="004579A7">
          <w:rPr>
            <w:sz w:val="22"/>
          </w:rPr>
          <w:delText xml:space="preserve"> the Nurse </w:delText>
        </w:r>
        <w:r w:rsidR="002C109E" w:rsidDel="004579A7">
          <w:rPr>
            <w:sz w:val="22"/>
          </w:rPr>
          <w:delText xml:space="preserve">Station </w:delText>
        </w:r>
        <w:r w:rsidR="009D28D9" w:rsidDel="004579A7">
          <w:rPr>
            <w:sz w:val="22"/>
          </w:rPr>
          <w:delText>Application</w:delText>
        </w:r>
        <w:r w:rsidR="009D28D9" w:rsidRPr="009D28D9" w:rsidDel="004579A7">
          <w:rPr>
            <w:sz w:val="22"/>
          </w:rPr>
          <w:delText>.</w:delText>
        </w:r>
      </w:del>
    </w:p>
    <w:p w14:paraId="668F95C1" w14:textId="77392D5B" w:rsidR="00E53596" w:rsidRDefault="009D28D9" w:rsidP="00E53596">
      <w:pPr>
        <w:spacing w:after="120"/>
        <w:ind w:left="129" w:hanging="14"/>
        <w:rPr>
          <w:ins w:id="1701" w:author="Sai Praneetha Bhaskaruni" w:date="2022-03-25T11:32:00Z"/>
          <w:sz w:val="22"/>
        </w:rPr>
      </w:pPr>
      <w:r w:rsidRPr="00CA58F3">
        <w:rPr>
          <w:b/>
          <w:i/>
          <w:sz w:val="22"/>
        </w:rPr>
        <w:t>Recommended for the Stryker’s customers:</w:t>
      </w:r>
      <w:r w:rsidRPr="00CA58F3">
        <w:t xml:space="preserve"> </w:t>
      </w:r>
    </w:p>
    <w:p w14:paraId="15547E76" w14:textId="58D41A10" w:rsidR="009D28D9" w:rsidRDefault="002C109E">
      <w:pPr>
        <w:spacing w:after="120"/>
        <w:ind w:left="113" w:firstLine="0"/>
        <w:rPr>
          <w:ins w:id="1702" w:author="Sai Praneetha Bhaskaruni" w:date="2022-03-25T11:33:00Z"/>
          <w:sz w:val="22"/>
        </w:rPr>
        <w:pPrChange w:id="1703" w:author="Sai Praneetha Bhaskaruni" w:date="2022-03-25T11:34:00Z">
          <w:pPr>
            <w:spacing w:after="120"/>
            <w:ind w:left="129" w:hanging="14"/>
          </w:pPr>
        </w:pPrChange>
      </w:pPr>
      <w:del w:id="1704" w:author="Sai Praneetha Bhaskaruni" w:date="2022-03-25T11:32:00Z">
        <w:r w:rsidRPr="00E53596" w:rsidDel="00E53596">
          <w:rPr>
            <w:sz w:val="22"/>
          </w:rPr>
          <w:delText xml:space="preserve">The customer is not </w:delText>
        </w:r>
        <w:r w:rsidR="009D28D9" w:rsidRPr="00E53596" w:rsidDel="00E53596">
          <w:rPr>
            <w:sz w:val="22"/>
          </w:rPr>
          <w:delText xml:space="preserve">allowed to access SmartMedic </w:delText>
        </w:r>
        <w:r w:rsidRPr="00E53596" w:rsidDel="00E53596">
          <w:rPr>
            <w:sz w:val="22"/>
          </w:rPr>
          <w:delText xml:space="preserve">Device </w:delText>
        </w:r>
        <w:r w:rsidR="009D28D9" w:rsidRPr="00E53596" w:rsidDel="00E53596">
          <w:rPr>
            <w:sz w:val="22"/>
          </w:rPr>
          <w:delText>and Tablet component</w:delText>
        </w:r>
        <w:r w:rsidR="009D28D9" w:rsidRPr="00E53596" w:rsidDel="00E53596">
          <w:rPr>
            <w:i/>
            <w:sz w:val="22"/>
          </w:rPr>
          <w:delText>.</w:delText>
        </w:r>
        <w:r w:rsidR="009D28D9" w:rsidDel="00E53596">
          <w:rPr>
            <w:sz w:val="22"/>
          </w:rPr>
          <w:delText xml:space="preserve"> </w:delText>
        </w:r>
      </w:del>
      <w:r w:rsidR="009D28D9" w:rsidRPr="00373223">
        <w:rPr>
          <w:sz w:val="22"/>
        </w:rPr>
        <w:t xml:space="preserve">All </w:t>
      </w:r>
      <w:ins w:id="1705" w:author="Sai Praneetha Bhaskaruni" w:date="2022-03-25T11:34:00Z">
        <w:r w:rsidR="006265EF">
          <w:rPr>
            <w:sz w:val="22"/>
          </w:rPr>
          <w:t xml:space="preserve">HDO </w:t>
        </w:r>
      </w:ins>
      <w:r w:rsidR="009D28D9" w:rsidRPr="00373223">
        <w:rPr>
          <w:sz w:val="22"/>
        </w:rPr>
        <w:t xml:space="preserve">network connections </w:t>
      </w:r>
      <w:del w:id="1706" w:author="Sai Praneetha Bhaskaruni" w:date="2022-03-25T11:34:00Z">
        <w:r w:rsidDel="006265EF">
          <w:rPr>
            <w:sz w:val="22"/>
          </w:rPr>
          <w:delText xml:space="preserve">are </w:delText>
        </w:r>
      </w:del>
      <w:ins w:id="1707" w:author="Sai Praneetha Bhaskaruni" w:date="2022-03-25T11:34:00Z">
        <w:r w:rsidR="006265EF">
          <w:rPr>
            <w:sz w:val="22"/>
          </w:rPr>
          <w:t xml:space="preserve">should be </w:t>
        </w:r>
      </w:ins>
      <w:r w:rsidR="009D28D9" w:rsidRPr="00373223">
        <w:rPr>
          <w:sz w:val="22"/>
        </w:rPr>
        <w:t>considered in determining appropriate</w:t>
      </w:r>
      <w:r w:rsidR="009D28D9">
        <w:rPr>
          <w:sz w:val="22"/>
        </w:rPr>
        <w:t xml:space="preserve"> security controls. The HDO</w:t>
      </w:r>
      <w:r w:rsidR="009D28D9" w:rsidRPr="00373223">
        <w:rPr>
          <w:sz w:val="22"/>
        </w:rPr>
        <w:t xml:space="preserve"> </w:t>
      </w:r>
      <w:del w:id="1708" w:author="Sai Praneetha Bhaskaruni" w:date="2022-03-25T11:33:00Z">
        <w:r w:rsidR="009D28D9" w:rsidRPr="00373223" w:rsidDel="006265EF">
          <w:rPr>
            <w:sz w:val="22"/>
          </w:rPr>
          <w:delText xml:space="preserve">will </w:delText>
        </w:r>
      </w:del>
      <w:ins w:id="1709" w:author="Sai Praneetha Bhaskaruni" w:date="2022-03-25T11:33:00Z">
        <w:r w:rsidR="006265EF">
          <w:rPr>
            <w:sz w:val="22"/>
          </w:rPr>
          <w:t>has to</w:t>
        </w:r>
        <w:r w:rsidR="006265EF" w:rsidRPr="00373223">
          <w:rPr>
            <w:sz w:val="22"/>
          </w:rPr>
          <w:t xml:space="preserve"> </w:t>
        </w:r>
      </w:ins>
      <w:r w:rsidR="009D28D9" w:rsidRPr="00373223">
        <w:rPr>
          <w:sz w:val="22"/>
        </w:rPr>
        <w:t>provide the secure encrypted channel such as wireless connection like Wi-Fi (consider authentication protocols supported, such as WPA2 EAP-TLS) for the communication between the SmartMedic solution’s components i.e.</w:t>
      </w:r>
      <w:ins w:id="1710" w:author="Sai Praneetha Bhaskaruni" w:date="2022-03-25T10:15:00Z">
        <w:r w:rsidR="00E46163">
          <w:rPr>
            <w:sz w:val="22"/>
          </w:rPr>
          <w:t>,</w:t>
        </w:r>
      </w:ins>
      <w:r w:rsidR="009D28D9" w:rsidRPr="00373223">
        <w:rPr>
          <w:sz w:val="22"/>
        </w:rPr>
        <w:t xml:space="preserve"> the </w:t>
      </w:r>
      <w:ins w:id="1711" w:author="Sai Praneetha Bhaskaruni" w:date="2022-03-25T10:15:00Z">
        <w:r w:rsidR="000C3A22">
          <w:rPr>
            <w:sz w:val="22"/>
          </w:rPr>
          <w:t>t</w:t>
        </w:r>
      </w:ins>
      <w:r w:rsidR="009D28D9" w:rsidRPr="00373223">
        <w:rPr>
          <w:sz w:val="22"/>
        </w:rPr>
        <w:t>ablet and Stryker cloud</w:t>
      </w:r>
      <w:ins w:id="1712" w:author="Sai Praneetha Bhaskaruni" w:date="2022-03-25T11:35:00Z">
        <w:r w:rsidR="005E6EAE">
          <w:rPr>
            <w:sz w:val="22"/>
          </w:rPr>
          <w:t>.</w:t>
        </w:r>
      </w:ins>
    </w:p>
    <w:p w14:paraId="48F7576B" w14:textId="11A058A9" w:rsidR="006265EF" w:rsidRPr="00373223" w:rsidRDefault="006265EF">
      <w:pPr>
        <w:spacing w:after="120"/>
        <w:ind w:left="129" w:hanging="14"/>
        <w:rPr>
          <w:sz w:val="22"/>
        </w:rPr>
      </w:pPr>
      <w:ins w:id="1713" w:author="Sai Praneetha Bhaskaruni" w:date="2022-03-25T11:33:00Z">
        <w:r w:rsidRPr="008D391F">
          <w:rPr>
            <w:sz w:val="22"/>
            <w:szCs w:val="24"/>
          </w:rPr>
          <w:t xml:space="preserve">Any information regarding </w:t>
        </w:r>
        <w:r>
          <w:rPr>
            <w:sz w:val="22"/>
            <w:szCs w:val="24"/>
          </w:rPr>
          <w:t xml:space="preserve">cryptographic protection </w:t>
        </w:r>
        <w:r w:rsidRPr="008D391F">
          <w:rPr>
            <w:sz w:val="22"/>
            <w:szCs w:val="24"/>
          </w:rPr>
          <w:t>can be requested from Stryker.</w:t>
        </w:r>
        <w:r>
          <w:t xml:space="preserve"> </w:t>
        </w:r>
      </w:ins>
    </w:p>
    <w:p w14:paraId="22EE2D00" w14:textId="5A69A93A" w:rsidR="009D4859" w:rsidRDefault="009D4859" w:rsidP="00BC2B73">
      <w:pPr>
        <w:ind w:firstLine="0"/>
      </w:pPr>
    </w:p>
    <w:p w14:paraId="0F20A0E9" w14:textId="20C8FA81" w:rsidR="009D4859" w:rsidRPr="00180992" w:rsidRDefault="00BC546B" w:rsidP="00960CBE">
      <w:pPr>
        <w:pStyle w:val="Heading1"/>
      </w:pPr>
      <w:bookmarkStart w:id="1714" w:name="_Toc108268272"/>
      <w:r>
        <w:rPr>
          <w:color w:val="FCC566"/>
          <w:sz w:val="40"/>
        </w:rPr>
        <w:t>2</w:t>
      </w:r>
      <w:r w:rsidR="00BB0397">
        <w:rPr>
          <w:color w:val="FCC566"/>
          <w:sz w:val="40"/>
        </w:rPr>
        <w:t>3</w:t>
      </w:r>
      <w:r w:rsidR="009D4859" w:rsidRPr="00180992">
        <w:rPr>
          <w:color w:val="FFCC66"/>
          <w:sz w:val="40"/>
        </w:rPr>
        <w:t xml:space="preserve"> </w:t>
      </w:r>
      <w:r w:rsidR="009D4859" w:rsidRPr="009D4859">
        <w:t>Malware Detection/Protection</w:t>
      </w:r>
      <w:bookmarkEnd w:id="1714"/>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03626215" w14:textId="377B3F54" w:rsidR="00537DF9" w:rsidRPr="00550E2F" w:rsidRDefault="009D4859">
      <w:pPr>
        <w:rPr>
          <w:sz w:val="22"/>
          <w:szCs w:val="24"/>
        </w:rPr>
        <w:pPrChange w:id="1715" w:author="Sai Praneetha Bhaskaruni" w:date="2022-03-25T15:28:00Z">
          <w:pPr>
            <w:spacing w:after="120"/>
            <w:ind w:left="129" w:hanging="14"/>
          </w:pPr>
        </w:pPrChange>
      </w:pPr>
      <w:r w:rsidRPr="00CA58F3">
        <w:rPr>
          <w:b/>
          <w:i/>
          <w:sz w:val="22"/>
        </w:rPr>
        <w:t>Existing Security Features:</w:t>
      </w:r>
      <w:r>
        <w:rPr>
          <w:i/>
          <w:sz w:val="22"/>
        </w:rPr>
        <w:t xml:space="preserve"> </w:t>
      </w:r>
      <w:r w:rsidR="00907A2E" w:rsidRPr="00907A2E">
        <w:rPr>
          <w:sz w:val="22"/>
        </w:rPr>
        <w:t xml:space="preserve">The </w:t>
      </w:r>
      <w:r w:rsidR="00907A2E" w:rsidRPr="00773097">
        <w:rPr>
          <w:sz w:val="22"/>
        </w:rPr>
        <w:t>standalone</w:t>
      </w:r>
      <w:r w:rsidR="00907A2E" w:rsidRPr="00907A2E">
        <w:rPr>
          <w:sz w:val="22"/>
        </w:rPr>
        <w:t xml:space="preserve"> SmartMedic </w:t>
      </w:r>
      <w:ins w:id="1716" w:author="Sai Praneetha Bhaskaruni" w:date="2022-03-25T11:49:00Z">
        <w:r w:rsidR="00773097">
          <w:rPr>
            <w:sz w:val="22"/>
          </w:rPr>
          <w:t>tablet</w:t>
        </w:r>
      </w:ins>
      <w:del w:id="1717" w:author="Sai Praneetha Bhaskaruni" w:date="2022-03-25T11:49:00Z">
        <w:r w:rsidR="00907A2E" w:rsidRPr="00907A2E" w:rsidDel="00773097">
          <w:rPr>
            <w:sz w:val="22"/>
          </w:rPr>
          <w:delText>Device</w:delText>
        </w:r>
      </w:del>
      <w:r w:rsidR="00907A2E" w:rsidRPr="00907A2E">
        <w:rPr>
          <w:sz w:val="22"/>
        </w:rPr>
        <w:t xml:space="preserve"> by default contains</w:t>
      </w:r>
      <w:del w:id="1718" w:author="Sai Praneetha Bhaskaruni" w:date="2022-03-25T11:50:00Z">
        <w:r w:rsidR="00907A2E" w:rsidRPr="00907A2E" w:rsidDel="007C2354">
          <w:rPr>
            <w:sz w:val="22"/>
          </w:rPr>
          <w:delText xml:space="preserve"> any</w:delText>
        </w:r>
      </w:del>
      <w:ins w:id="1719" w:author="Sai Praneetha Bhaskaruni" w:date="2022-03-25T11:50:00Z">
        <w:r w:rsidR="007C2354">
          <w:rPr>
            <w:sz w:val="22"/>
          </w:rPr>
          <w:t xml:space="preserve"> </w:t>
        </w:r>
      </w:ins>
      <w:del w:id="1720" w:author="Sai Praneetha Bhaskaruni" w:date="2022-03-25T11:50:00Z">
        <w:r w:rsidR="00907A2E" w:rsidRPr="00907A2E" w:rsidDel="007C2354">
          <w:rPr>
            <w:sz w:val="22"/>
          </w:rPr>
          <w:delText xml:space="preserve"> </w:delText>
        </w:r>
      </w:del>
      <w:r w:rsidR="00907A2E" w:rsidRPr="00907A2E">
        <w:rPr>
          <w:sz w:val="22"/>
        </w:rPr>
        <w:t>malware detection functionality</w:t>
      </w:r>
      <w:r w:rsidR="002C109E">
        <w:rPr>
          <w:sz w:val="22"/>
        </w:rPr>
        <w:t>, as</w:t>
      </w:r>
      <w:r w:rsidR="00907A2E" w:rsidRPr="00907A2E">
        <w:rPr>
          <w:sz w:val="22"/>
        </w:rPr>
        <w:t xml:space="preserve"> the malware detection is crucial </w:t>
      </w:r>
      <w:ins w:id="1721" w:author="Sai Praneetha Bhaskaruni" w:date="2022-03-25T15:40:00Z">
        <w:r w:rsidR="00785D7C">
          <w:rPr>
            <w:sz w:val="22"/>
          </w:rPr>
          <w:t>as attackers exploiting the system in multiple ways and hence</w:t>
        </w:r>
        <w:r w:rsidR="00785D7C" w:rsidRPr="00907A2E">
          <w:rPr>
            <w:sz w:val="22"/>
          </w:rPr>
          <w:t xml:space="preserve"> it </w:t>
        </w:r>
        <w:r w:rsidR="00785D7C">
          <w:rPr>
            <w:sz w:val="22"/>
          </w:rPr>
          <w:t>can serve</w:t>
        </w:r>
        <w:r w:rsidR="00785D7C" w:rsidRPr="00907A2E">
          <w:rPr>
            <w:sz w:val="22"/>
          </w:rPr>
          <w:t xml:space="preserve"> as an early warning </w:t>
        </w:r>
        <w:r w:rsidR="00785D7C">
          <w:rPr>
            <w:sz w:val="22"/>
          </w:rPr>
          <w:t xml:space="preserve">to </w:t>
        </w:r>
        <w:r w:rsidR="00785D7C" w:rsidRPr="00907A2E">
          <w:rPr>
            <w:sz w:val="22"/>
          </w:rPr>
          <w:t>the</w:t>
        </w:r>
        <w:r w:rsidR="00785D7C" w:rsidRPr="008D391F">
          <w:rPr>
            <w:sz w:val="22"/>
          </w:rPr>
          <w:t xml:space="preserve"> system</w:t>
        </w:r>
        <w:r w:rsidR="00785D7C" w:rsidRPr="00907A2E">
          <w:rPr>
            <w:sz w:val="22"/>
          </w:rPr>
          <w:t xml:space="preserve"> regarding cyberattacks</w:t>
        </w:r>
      </w:ins>
      <w:del w:id="1722" w:author="Sai Praneetha Bhaskaruni" w:date="2022-03-25T15:40:00Z">
        <w:r w:rsidR="00907A2E" w:rsidRPr="00907A2E" w:rsidDel="00785D7C">
          <w:rPr>
            <w:sz w:val="22"/>
          </w:rPr>
          <w:delText xml:space="preserve">with malware’s prevalence </w:delText>
        </w:r>
      </w:del>
      <w:del w:id="1723" w:author="Sai Praneetha Bhaskaruni" w:date="2022-03-25T11:50:00Z">
        <w:r w:rsidR="00907A2E" w:rsidRPr="00907A2E" w:rsidDel="00BC1354">
          <w:rPr>
            <w:sz w:val="22"/>
          </w:rPr>
          <w:delText xml:space="preserve">because </w:delText>
        </w:r>
      </w:del>
      <w:del w:id="1724" w:author="Sai Praneetha Bhaskaruni" w:date="2022-03-25T15:40:00Z">
        <w:r w:rsidR="00907A2E" w:rsidRPr="00907A2E" w:rsidDel="00785D7C">
          <w:rPr>
            <w:sz w:val="22"/>
          </w:rPr>
          <w:delText xml:space="preserve">it functions as an early warning </w:delText>
        </w:r>
      </w:del>
      <w:del w:id="1725" w:author="Sai Praneetha Bhaskaruni" w:date="2022-03-25T11:49:00Z">
        <w:r w:rsidR="00907A2E" w:rsidRPr="00907A2E" w:rsidDel="00773097">
          <w:rPr>
            <w:sz w:val="22"/>
          </w:rPr>
          <w:delText xml:space="preserve">system </w:delText>
        </w:r>
      </w:del>
      <w:del w:id="1726" w:author="Sai Praneetha Bhaskaruni" w:date="2022-03-25T15:40:00Z">
        <w:r w:rsidR="00907A2E" w:rsidRPr="00907A2E" w:rsidDel="00785D7C">
          <w:rPr>
            <w:sz w:val="22"/>
          </w:rPr>
          <w:delText xml:space="preserve">for the </w:delText>
        </w:r>
      </w:del>
      <w:del w:id="1727" w:author="Sai Praneetha Bhaskaruni" w:date="2022-03-25T11:49:00Z">
        <w:r w:rsidR="00907A2E" w:rsidRPr="00F93A5F" w:rsidDel="00773097">
          <w:rPr>
            <w:sz w:val="22"/>
            <w:highlight w:val="yellow"/>
            <w:rPrChange w:id="1728" w:author="Sai Praneetha Bhaskaruni" w:date="2022-03-25T10:46:00Z">
              <w:rPr>
                <w:sz w:val="22"/>
              </w:rPr>
            </w:rPrChange>
          </w:rPr>
          <w:delText>computer secure</w:delText>
        </w:r>
        <w:r w:rsidR="00907A2E" w:rsidRPr="00907A2E" w:rsidDel="00773097">
          <w:rPr>
            <w:sz w:val="22"/>
          </w:rPr>
          <w:delText xml:space="preserve"> regarding</w:delText>
        </w:r>
      </w:del>
      <w:del w:id="1729" w:author="Sai Praneetha Bhaskaruni" w:date="2022-03-25T11:50:00Z">
        <w:r w:rsidR="00907A2E" w:rsidRPr="00907A2E" w:rsidDel="00773097">
          <w:rPr>
            <w:sz w:val="22"/>
          </w:rPr>
          <w:delText xml:space="preserve"> </w:delText>
        </w:r>
      </w:del>
      <w:del w:id="1730" w:author="Sai Praneetha Bhaskaruni" w:date="2022-03-25T15:40:00Z">
        <w:r w:rsidR="00907A2E" w:rsidRPr="00907A2E" w:rsidDel="00785D7C">
          <w:rPr>
            <w:sz w:val="22"/>
          </w:rPr>
          <w:delText>malware and cyberattacks</w:delText>
        </w:r>
      </w:del>
      <w:r w:rsidR="00907A2E" w:rsidRPr="00907A2E">
        <w:rPr>
          <w:sz w:val="22"/>
        </w:rPr>
        <w:t xml:space="preserve">. </w:t>
      </w:r>
      <w:del w:id="1731" w:author="Sai Praneetha Bhaskaruni" w:date="2022-03-25T11:51:00Z">
        <w:r w:rsidR="00907A2E" w:rsidRPr="00907A2E" w:rsidDel="00EC659A">
          <w:rPr>
            <w:sz w:val="22"/>
          </w:rPr>
          <w:delText xml:space="preserve">It keeps hackers out of the </w:delText>
        </w:r>
      </w:del>
      <w:del w:id="1732" w:author="Sai Praneetha Bhaskaruni" w:date="2022-03-25T11:47:00Z">
        <w:r w:rsidR="00907A2E" w:rsidRPr="00F93A5F" w:rsidDel="000A4D74">
          <w:rPr>
            <w:sz w:val="22"/>
            <w:highlight w:val="yellow"/>
            <w:rPrChange w:id="1733" w:author="Sai Praneetha Bhaskaruni" w:date="2022-03-25T10:47:00Z">
              <w:rPr>
                <w:sz w:val="22"/>
              </w:rPr>
            </w:rPrChange>
          </w:rPr>
          <w:delText>computer</w:delText>
        </w:r>
        <w:r w:rsidR="00907A2E" w:rsidRPr="00907A2E" w:rsidDel="000A4D74">
          <w:rPr>
            <w:sz w:val="22"/>
          </w:rPr>
          <w:delText xml:space="preserve"> </w:delText>
        </w:r>
      </w:del>
      <w:del w:id="1734" w:author="Sai Praneetha Bhaskaruni" w:date="2022-03-25T11:51:00Z">
        <w:r w:rsidR="00907A2E" w:rsidRPr="00907A2E" w:rsidDel="00EC659A">
          <w:rPr>
            <w:sz w:val="22"/>
          </w:rPr>
          <w:delText xml:space="preserve">and prevents the information from being compromised. </w:delText>
        </w:r>
      </w:del>
      <w:r w:rsidR="00907A2E" w:rsidRPr="00907A2E">
        <w:rPr>
          <w:sz w:val="22"/>
        </w:rPr>
        <w:t xml:space="preserve">Only Stryker Technical Team </w:t>
      </w:r>
      <w:r w:rsidR="002C109E">
        <w:rPr>
          <w:sz w:val="22"/>
        </w:rPr>
        <w:t xml:space="preserve">is </w:t>
      </w:r>
      <w:r w:rsidR="00907A2E" w:rsidRPr="00907A2E">
        <w:rPr>
          <w:sz w:val="22"/>
        </w:rPr>
        <w:t>authorized to repair or resolve issue</w:t>
      </w:r>
      <w:r w:rsidR="002C109E">
        <w:rPr>
          <w:sz w:val="22"/>
        </w:rPr>
        <w:t>s</w:t>
      </w:r>
      <w:r w:rsidR="00907A2E" w:rsidRPr="00907A2E">
        <w:rPr>
          <w:sz w:val="22"/>
        </w:rPr>
        <w:t xml:space="preserve"> whenever severe malware </w:t>
      </w:r>
      <w:r w:rsidR="002C109E">
        <w:rPr>
          <w:sz w:val="22"/>
        </w:rPr>
        <w:t>is</w:t>
      </w:r>
      <w:r w:rsidR="00907A2E" w:rsidRPr="00907A2E">
        <w:rPr>
          <w:sz w:val="22"/>
        </w:rPr>
        <w:t xml:space="preserve"> </w:t>
      </w:r>
      <w:ins w:id="1735" w:author="Sai Praneetha Bhaskaruni" w:date="2022-03-25T11:51:00Z">
        <w:r w:rsidR="00EC659A">
          <w:rPr>
            <w:sz w:val="22"/>
          </w:rPr>
          <w:t>repor</w:t>
        </w:r>
      </w:ins>
      <w:del w:id="1736" w:author="Sai Praneetha Bhaskaruni" w:date="2022-03-25T11:51:00Z">
        <w:r w:rsidR="00907A2E" w:rsidRPr="00907A2E" w:rsidDel="00EC659A">
          <w:rPr>
            <w:sz w:val="22"/>
          </w:rPr>
          <w:delText>detec</w:delText>
        </w:r>
      </w:del>
      <w:r w:rsidR="00907A2E" w:rsidRPr="00907A2E">
        <w:rPr>
          <w:sz w:val="22"/>
        </w:rPr>
        <w:t>ted</w:t>
      </w:r>
      <w:r w:rsidRPr="00420F77">
        <w:rPr>
          <w:sz w:val="22"/>
        </w:rPr>
        <w:t>.</w:t>
      </w:r>
      <w:ins w:id="1737" w:author="Sai Praneetha Bhaskaruni" w:date="2022-03-25T11:53:00Z">
        <w:r w:rsidR="003F15BA">
          <w:t xml:space="preserve"> </w:t>
        </w:r>
      </w:ins>
    </w:p>
    <w:p w14:paraId="66D6E2AC" w14:textId="3D76C49D" w:rsidR="003D4100" w:rsidRPr="00550E2F" w:rsidRDefault="00CD012C">
      <w:pPr>
        <w:spacing w:after="120"/>
        <w:ind w:left="113" w:firstLine="0"/>
        <w:rPr>
          <w:ins w:id="1738" w:author="Sai Praneetha Bhaskaruni" w:date="2022-03-25T11:54:00Z"/>
          <w:sz w:val="22"/>
        </w:rPr>
        <w:pPrChange w:id="1739" w:author="Sai Praneetha Bhaskaruni" w:date="2022-03-25T11:54:00Z">
          <w:pPr/>
        </w:pPrChange>
      </w:pPr>
      <w:r>
        <w:rPr>
          <w:b/>
          <w:i/>
          <w:sz w:val="22"/>
        </w:rPr>
        <w:t>Recommendation for customer (HDO)</w:t>
      </w:r>
      <w:r w:rsidR="009D4859" w:rsidRPr="00CA58F3">
        <w:rPr>
          <w:b/>
          <w:i/>
          <w:sz w:val="22"/>
        </w:rPr>
        <w:t>:</w:t>
      </w:r>
      <w:r w:rsidR="009D4859" w:rsidRPr="00CA58F3">
        <w:t xml:space="preserve"> </w:t>
      </w:r>
      <w:ins w:id="1740" w:author="Sai Praneetha Bhaskaruni" w:date="2022-03-25T11:54:00Z">
        <w:r w:rsidR="003D4100" w:rsidRPr="008D391F">
          <w:rPr>
            <w:sz w:val="22"/>
            <w:szCs w:val="24"/>
          </w:rPr>
          <w:t>Customer (HDO) needs to provide the malware protection for NSA system.</w:t>
        </w:r>
        <w:r w:rsidR="00554C2F">
          <w:rPr>
            <w:sz w:val="22"/>
            <w:szCs w:val="24"/>
          </w:rPr>
          <w:t xml:space="preserve"> </w:t>
        </w:r>
      </w:ins>
    </w:p>
    <w:p w14:paraId="26BCB9B5" w14:textId="39AB8261" w:rsidR="009D4859" w:rsidDel="00554C2F" w:rsidRDefault="009D4859">
      <w:pPr>
        <w:spacing w:after="120"/>
        <w:ind w:left="113" w:firstLine="0"/>
        <w:rPr>
          <w:del w:id="1741" w:author="Sai Praneetha Bhaskaruni" w:date="2022-03-25T11:54:00Z"/>
          <w:sz w:val="22"/>
        </w:rPr>
        <w:pPrChange w:id="1742" w:author="Sai Praneetha Bhaskaruni" w:date="2022-03-25T11:54:00Z">
          <w:pPr>
            <w:spacing w:after="120"/>
            <w:ind w:left="129" w:hanging="14"/>
          </w:pPr>
        </w:pPrChange>
      </w:pPr>
      <w:del w:id="1743" w:author="Sai Praneetha Bhaskaruni" w:date="2022-03-25T11:54:00Z">
        <w:r w:rsidRPr="00F93A5F" w:rsidDel="003D4100">
          <w:rPr>
            <w:sz w:val="22"/>
            <w:highlight w:val="yellow"/>
            <w:rPrChange w:id="1744" w:author="Sai Praneetha Bhaskaruni" w:date="2022-03-25T10:47:00Z">
              <w:rPr>
                <w:sz w:val="22"/>
              </w:rPr>
            </w:rPrChange>
          </w:rPr>
          <w:delText xml:space="preserve">Customer </w:delText>
        </w:r>
        <w:r w:rsidR="002C109E" w:rsidRPr="00F93A5F" w:rsidDel="003D4100">
          <w:rPr>
            <w:sz w:val="22"/>
            <w:highlight w:val="yellow"/>
            <w:rPrChange w:id="1745" w:author="Sai Praneetha Bhaskaruni" w:date="2022-03-25T10:47:00Z">
              <w:rPr>
                <w:sz w:val="22"/>
              </w:rPr>
            </w:rPrChange>
          </w:rPr>
          <w:delText xml:space="preserve">is not </w:delText>
        </w:r>
        <w:r w:rsidRPr="00F93A5F" w:rsidDel="003D4100">
          <w:rPr>
            <w:sz w:val="22"/>
            <w:highlight w:val="yellow"/>
            <w:rPrChange w:id="1746" w:author="Sai Praneetha Bhaskaruni" w:date="2022-03-25T10:47:00Z">
              <w:rPr>
                <w:sz w:val="22"/>
              </w:rPr>
            </w:rPrChange>
          </w:rPr>
          <w:delText>allowed to access this component</w:delText>
        </w:r>
        <w:r w:rsidDel="00554C2F">
          <w:rPr>
            <w:i/>
            <w:sz w:val="22"/>
          </w:rPr>
          <w:delText>.</w:delText>
        </w:r>
        <w:r w:rsidR="00907A2E" w:rsidRPr="00907A2E" w:rsidDel="00554C2F">
          <w:delText xml:space="preserve"> </w:delText>
        </w:r>
        <w:r w:rsidR="00907A2E" w:rsidRPr="00907A2E" w:rsidDel="00554C2F">
          <w:rPr>
            <w:sz w:val="22"/>
          </w:rPr>
          <w:delText xml:space="preserve">Whenever severe malware </w:delText>
        </w:r>
        <w:r w:rsidR="008229B2" w:rsidDel="00554C2F">
          <w:rPr>
            <w:sz w:val="22"/>
          </w:rPr>
          <w:delText>is</w:delText>
        </w:r>
        <w:r w:rsidR="008229B2" w:rsidRPr="00907A2E" w:rsidDel="00554C2F">
          <w:rPr>
            <w:sz w:val="22"/>
          </w:rPr>
          <w:delText xml:space="preserve"> </w:delText>
        </w:r>
        <w:r w:rsidR="00907A2E" w:rsidRPr="00907A2E" w:rsidDel="00554C2F">
          <w:rPr>
            <w:sz w:val="22"/>
          </w:rPr>
          <w:delText xml:space="preserve">detected </w:delText>
        </w:r>
        <w:r w:rsidR="008229B2" w:rsidDel="00554C2F">
          <w:rPr>
            <w:sz w:val="22"/>
          </w:rPr>
          <w:delText>get it</w:delText>
        </w:r>
        <w:r w:rsidR="00907A2E" w:rsidRPr="00907A2E" w:rsidDel="00554C2F">
          <w:rPr>
            <w:sz w:val="22"/>
          </w:rPr>
          <w:delText xml:space="preserve"> resolved by the service engineer. Customer has to block </w:delText>
        </w:r>
      </w:del>
      <w:del w:id="1747" w:author="Sai Praneetha Bhaskaruni" w:date="2022-03-25T10:16:00Z">
        <w:r w:rsidR="00907A2E" w:rsidRPr="00907A2E" w:rsidDel="00EB0EFC">
          <w:rPr>
            <w:sz w:val="22"/>
          </w:rPr>
          <w:delText xml:space="preserve"> </w:delText>
        </w:r>
      </w:del>
      <w:del w:id="1748" w:author="Sai Praneetha Bhaskaruni" w:date="2022-03-25T11:54:00Z">
        <w:r w:rsidR="00907A2E" w:rsidRPr="00907A2E" w:rsidDel="00554C2F">
          <w:rPr>
            <w:sz w:val="22"/>
          </w:rPr>
          <w:delText xml:space="preserve">few IOCs and IOAs </w:delText>
        </w:r>
        <w:r w:rsidR="008229B2" w:rsidDel="00554C2F">
          <w:rPr>
            <w:sz w:val="22"/>
          </w:rPr>
          <w:delText>in</w:delText>
        </w:r>
        <w:r w:rsidR="008229B2" w:rsidRPr="00907A2E" w:rsidDel="00554C2F">
          <w:rPr>
            <w:sz w:val="22"/>
          </w:rPr>
          <w:delText xml:space="preserve"> </w:delText>
        </w:r>
        <w:r w:rsidR="00907A2E" w:rsidRPr="00907A2E" w:rsidDel="00554C2F">
          <w:rPr>
            <w:sz w:val="22"/>
          </w:rPr>
          <w:delText xml:space="preserve">their network devices. </w:delText>
        </w:r>
        <w:r w:rsidR="008229B2" w:rsidDel="00554C2F">
          <w:rPr>
            <w:sz w:val="22"/>
          </w:rPr>
          <w:delText>It is h</w:delText>
        </w:r>
        <w:r w:rsidR="008229B2" w:rsidRPr="00907A2E" w:rsidDel="00554C2F">
          <w:rPr>
            <w:sz w:val="22"/>
          </w:rPr>
          <w:delText xml:space="preserve">ighly </w:delText>
        </w:r>
        <w:r w:rsidR="008229B2" w:rsidDel="00554C2F">
          <w:rPr>
            <w:sz w:val="22"/>
          </w:rPr>
          <w:delText xml:space="preserve">recommended that the </w:delText>
        </w:r>
        <w:r w:rsidR="00CD012C" w:rsidDel="00554C2F">
          <w:rPr>
            <w:sz w:val="22"/>
          </w:rPr>
          <w:delText>customer (HDO)</w:delText>
        </w:r>
        <w:r w:rsidR="00907A2E" w:rsidRPr="00907A2E" w:rsidDel="00554C2F">
          <w:rPr>
            <w:sz w:val="22"/>
          </w:rPr>
          <w:delText xml:space="preserve"> </w:delText>
        </w:r>
        <w:r w:rsidR="008229B2" w:rsidDel="00554C2F">
          <w:rPr>
            <w:sz w:val="22"/>
          </w:rPr>
          <w:delText>should use</w:delText>
        </w:r>
        <w:r w:rsidR="00907A2E" w:rsidRPr="00907A2E" w:rsidDel="00554C2F">
          <w:rPr>
            <w:sz w:val="22"/>
          </w:rPr>
          <w:delText xml:space="preserve"> network firewall. SmartMedic solution should be behind stateful firewall. </w:delText>
        </w:r>
        <w:r w:rsidR="00E722DC" w:rsidDel="00554C2F">
          <w:rPr>
            <w:sz w:val="22"/>
          </w:rPr>
          <w:delText>The f</w:delText>
        </w:r>
        <w:r w:rsidR="00E722DC" w:rsidRPr="00907A2E" w:rsidDel="00554C2F">
          <w:rPr>
            <w:sz w:val="22"/>
          </w:rPr>
          <w:delText xml:space="preserve">irewall </w:delText>
        </w:r>
        <w:r w:rsidR="00907A2E" w:rsidRPr="00907A2E" w:rsidDel="00554C2F">
          <w:rPr>
            <w:sz w:val="22"/>
          </w:rPr>
          <w:delTex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delText>
        </w:r>
        <w:r w:rsidR="008229B2" w:rsidDel="00554C2F">
          <w:rPr>
            <w:sz w:val="22"/>
          </w:rPr>
          <w:delText>.</w:delText>
        </w:r>
      </w:del>
    </w:p>
    <w:p w14:paraId="7AABAA28" w14:textId="77777777" w:rsidR="008229B2" w:rsidRPr="00CA58F3" w:rsidRDefault="008229B2" w:rsidP="009D4859">
      <w:pPr>
        <w:spacing w:after="120"/>
        <w:ind w:left="129" w:hanging="14"/>
        <w:rPr>
          <w:i/>
          <w:sz w:val="22"/>
        </w:rPr>
      </w:pP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lastRenderedPageBreak/>
        <w:t xml:space="preserve">SmartMedic: Communication Network: </w:t>
      </w:r>
    </w:p>
    <w:p w14:paraId="1FB1A57B" w14:textId="5BE9A183" w:rsidR="009D4859" w:rsidRDefault="00CD012C" w:rsidP="009D4859">
      <w:pPr>
        <w:ind w:firstLine="0"/>
      </w:pPr>
      <w:r>
        <w:rPr>
          <w:b/>
          <w:i/>
          <w:sz w:val="22"/>
        </w:rPr>
        <w:t>Recommendation for customer (HDO)</w:t>
      </w:r>
      <w:r w:rsidR="009D4859" w:rsidRPr="00530651">
        <w:rPr>
          <w:b/>
          <w:i/>
          <w:sz w:val="22"/>
        </w:rPr>
        <w:t>:</w:t>
      </w:r>
      <w:r w:rsidR="009D4859" w:rsidRPr="00CA58F3">
        <w:rPr>
          <w:sz w:val="22"/>
        </w:rPr>
        <w:t xml:space="preserve"> </w:t>
      </w:r>
      <w:r w:rsidR="00907A2E" w:rsidRPr="00907A2E">
        <w:rPr>
          <w:sz w:val="22"/>
        </w:rPr>
        <w:t xml:space="preserve">Whenever severe malware has been detected </w:t>
      </w:r>
      <w:r w:rsidR="008229B2">
        <w:rPr>
          <w:sz w:val="22"/>
        </w:rPr>
        <w:t>it is</w:t>
      </w:r>
      <w:r w:rsidR="00907A2E" w:rsidRPr="00907A2E">
        <w:rPr>
          <w:sz w:val="22"/>
        </w:rPr>
        <w:t xml:space="preserve"> resolved by the service engineer. Customer has to block few IOCs and IOAs </w:t>
      </w:r>
      <w:r w:rsidR="008229B2">
        <w:rPr>
          <w:sz w:val="22"/>
        </w:rPr>
        <w:t>in</w:t>
      </w:r>
      <w:r w:rsidR="008229B2" w:rsidRPr="00907A2E">
        <w:rPr>
          <w:sz w:val="22"/>
        </w:rPr>
        <w:t xml:space="preserve"> </w:t>
      </w:r>
      <w:r w:rsidR="00907A2E" w:rsidRPr="00907A2E">
        <w:rPr>
          <w:sz w:val="22"/>
        </w:rPr>
        <w:t xml:space="preserve">their network devices. </w:t>
      </w:r>
      <w:r w:rsidR="008229B2">
        <w:rPr>
          <w:sz w:val="22"/>
        </w:rPr>
        <w:t>It is h</w:t>
      </w:r>
      <w:r w:rsidR="008229B2" w:rsidRPr="00907A2E">
        <w:rPr>
          <w:sz w:val="22"/>
        </w:rPr>
        <w:t xml:space="preserve">ighly </w:t>
      </w:r>
      <w:r w:rsidR="008229B2">
        <w:rPr>
          <w:sz w:val="22"/>
        </w:rPr>
        <w:t>recommended that the customer (HDO)</w:t>
      </w:r>
      <w:r w:rsidR="008229B2" w:rsidRPr="00907A2E">
        <w:rPr>
          <w:sz w:val="22"/>
        </w:rPr>
        <w:t xml:space="preserve"> </w:t>
      </w:r>
      <w:r w:rsidR="008229B2">
        <w:rPr>
          <w:sz w:val="22"/>
        </w:rPr>
        <w:t>should use</w:t>
      </w:r>
      <w:r w:rsidR="008229B2" w:rsidRPr="00907A2E">
        <w:rPr>
          <w:sz w:val="22"/>
        </w:rPr>
        <w:t xml:space="preserve"> network firewall.</w:t>
      </w:r>
      <w:r w:rsidR="00907A2E" w:rsidRPr="00907A2E">
        <w:rPr>
          <w:sz w:val="22"/>
        </w:rPr>
        <w:t xml:space="preserve"> SmartMedic solution should be behind stateful firewall. </w:t>
      </w:r>
      <w:r w:rsidR="00E722DC">
        <w:rPr>
          <w:sz w:val="22"/>
        </w:rPr>
        <w:t>The f</w:t>
      </w:r>
      <w:r w:rsidR="00E722DC" w:rsidRPr="00907A2E">
        <w:rPr>
          <w:sz w:val="22"/>
        </w:rPr>
        <w:t xml:space="preserve">irewall </w:t>
      </w:r>
      <w:r w:rsidR="00907A2E" w:rsidRPr="00907A2E">
        <w:rPr>
          <w:sz w:val="22"/>
        </w:rPr>
        <w:t>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660562">
        <w:rPr>
          <w:sz w:val="22"/>
        </w:rPr>
        <w:t>.</w:t>
      </w:r>
    </w:p>
    <w:p w14:paraId="228E0724" w14:textId="15DE67F7" w:rsidR="009D4859" w:rsidRDefault="009D4859" w:rsidP="00BC2B73">
      <w:pPr>
        <w:ind w:firstLine="0"/>
      </w:pPr>
    </w:p>
    <w:p w14:paraId="7692E2DD" w14:textId="338EE7CD" w:rsidR="009D4859" w:rsidRPr="00180992" w:rsidRDefault="00BC546B" w:rsidP="00960CBE">
      <w:pPr>
        <w:pStyle w:val="Heading1"/>
      </w:pPr>
      <w:bookmarkStart w:id="1749" w:name="_Toc108268273"/>
      <w:r>
        <w:rPr>
          <w:color w:val="FCC566"/>
          <w:sz w:val="40"/>
        </w:rPr>
        <w:t>2</w:t>
      </w:r>
      <w:r w:rsidR="00BB0397">
        <w:rPr>
          <w:color w:val="FCC566"/>
          <w:sz w:val="40"/>
        </w:rPr>
        <w:t>4</w:t>
      </w:r>
      <w:r w:rsidR="009D4859" w:rsidRPr="00180992">
        <w:rPr>
          <w:color w:val="FFCC66"/>
          <w:sz w:val="40"/>
        </w:rPr>
        <w:t xml:space="preserve"> </w:t>
      </w:r>
      <w:r w:rsidR="00672B7E" w:rsidRPr="00672B7E">
        <w:t>Roadmap for Third Party Components in Device Life Cycle</w:t>
      </w:r>
      <w:bookmarkEnd w:id="1749"/>
    </w:p>
    <w:p w14:paraId="7C53C72D" w14:textId="6015F929" w:rsidR="009D4859" w:rsidRPr="00C11DBF" w:rsidRDefault="009D4859" w:rsidP="009D4859">
      <w:pPr>
        <w:shd w:val="clear" w:color="auto" w:fill="E7E6E6" w:themeFill="background2"/>
        <w:spacing w:after="0"/>
        <w:ind w:left="118"/>
        <w:rPr>
          <w:b/>
          <w:sz w:val="22"/>
        </w:rPr>
      </w:pPr>
      <w:r w:rsidRPr="00C11DBF">
        <w:rPr>
          <w:b/>
          <w:sz w:val="22"/>
        </w:rPr>
        <w:t>SmartMedic Solution Component</w:t>
      </w:r>
      <w:ins w:id="1750" w:author="Sai Praneetha Bhaskaruni" w:date="2022-03-25T10:05:00Z">
        <w:r w:rsidR="00364E05">
          <w:rPr>
            <w:b/>
            <w:sz w:val="22"/>
          </w:rPr>
          <w:t>s</w:t>
        </w:r>
      </w:ins>
      <w:r w:rsidRPr="00C11DBF">
        <w:rPr>
          <w:b/>
          <w:sz w:val="22"/>
        </w:rPr>
        <w:t>: Device</w:t>
      </w:r>
      <w:r w:rsidR="0060199F">
        <w:rPr>
          <w:b/>
          <w:sz w:val="22"/>
        </w:rPr>
        <w:t xml:space="preserve"> and Tablet</w:t>
      </w:r>
    </w:p>
    <w:p w14:paraId="50E66FF3" w14:textId="2059A236"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 xml:space="preserve">Stryker has evaluated third -party components as per the requirement identified and adequate actions </w:t>
      </w:r>
      <w:r w:rsidR="00660562">
        <w:rPr>
          <w:sz w:val="22"/>
        </w:rPr>
        <w:t xml:space="preserve">have been </w:t>
      </w:r>
      <w:r w:rsidR="00907A2E" w:rsidRPr="00907A2E">
        <w:rPr>
          <w:sz w:val="22"/>
        </w:rPr>
        <w:t xml:space="preserve">implemented in </w:t>
      </w:r>
      <w:r w:rsidR="00660562">
        <w:rPr>
          <w:sz w:val="22"/>
        </w:rPr>
        <w:t xml:space="preserve">the </w:t>
      </w:r>
      <w:ins w:id="1751" w:author="Sai Praneetha Bhaskaruni" w:date="2022-03-25T11:57:00Z">
        <w:r w:rsidR="00430D0C">
          <w:rPr>
            <w:sz w:val="22"/>
          </w:rPr>
          <w:t>complete SmartMedic platform</w:t>
        </w:r>
      </w:ins>
      <w:del w:id="1752" w:author="Sai Praneetha Bhaskaruni" w:date="2022-03-25T11:56:00Z">
        <w:r w:rsidR="00907A2E" w:rsidRPr="00907A2E" w:rsidDel="00430D0C">
          <w:rPr>
            <w:sz w:val="22"/>
          </w:rPr>
          <w:delText>application</w:delText>
        </w:r>
      </w:del>
      <w:r w:rsidR="00907A2E" w:rsidRPr="00907A2E">
        <w:rPr>
          <w:sz w:val="22"/>
        </w:rPr>
        <w:t>. Stryker will be evaluating high-risk third-party components periodically and communicate to customers for any updates required during the product lifecycle</w:t>
      </w:r>
      <w:r w:rsidRPr="00275C89">
        <w:rPr>
          <w:sz w:val="22"/>
        </w:rPr>
        <w:t>.</w:t>
      </w:r>
    </w:p>
    <w:p w14:paraId="3361AAAC" w14:textId="1E7FA640" w:rsidR="009D4859" w:rsidRPr="008328CE" w:rsidRDefault="00CD012C">
      <w:pPr>
        <w:spacing w:after="120"/>
        <w:ind w:left="129" w:hanging="14"/>
        <w:rPr>
          <w:sz w:val="22"/>
          <w:rPrChange w:id="1753" w:author="Sai Praneetha Bhaskaruni" w:date="2022-03-25T11:59:00Z">
            <w:rPr>
              <w:i/>
              <w:sz w:val="22"/>
            </w:rPr>
          </w:rPrChange>
        </w:rPr>
      </w:pPr>
      <w:r>
        <w:rPr>
          <w:b/>
          <w:i/>
          <w:sz w:val="22"/>
        </w:rPr>
        <w:t>Recommendation for customer (HDO)</w:t>
      </w:r>
      <w:r w:rsidR="009D4859" w:rsidRPr="00CA58F3">
        <w:rPr>
          <w:b/>
          <w:i/>
          <w:sz w:val="22"/>
        </w:rPr>
        <w:t>:</w:t>
      </w:r>
      <w:r w:rsidR="009D4859" w:rsidRPr="00CA58F3">
        <w:t xml:space="preserve"> </w:t>
      </w:r>
      <w:ins w:id="1754" w:author="Sai Praneetha Bhaskaruni" w:date="2022-03-25T11:59:00Z">
        <w:r w:rsidR="00ED2450" w:rsidRPr="00550E2F">
          <w:rPr>
            <w:sz w:val="22"/>
          </w:rPr>
          <w:t xml:space="preserve">Any information regarding </w:t>
        </w:r>
        <w:r w:rsidR="00ED2450" w:rsidRPr="00331164">
          <w:rPr>
            <w:sz w:val="22"/>
            <w:rPrChange w:id="1755" w:author="Sai Praneetha Bhaskaruni" w:date="2022-03-25T11:59:00Z">
              <w:rPr/>
            </w:rPrChange>
          </w:rPr>
          <w:t>Roadmap for Third Party Components in Device Life Cycle</w:t>
        </w:r>
        <w:r w:rsidR="00ED2450" w:rsidRPr="00550E2F">
          <w:rPr>
            <w:sz w:val="22"/>
          </w:rPr>
          <w:t xml:space="preserve"> can be requested from Stryker.</w:t>
        </w:r>
      </w:ins>
      <w:del w:id="1756" w:author="Sai Praneetha Bhaskaruni" w:date="2022-03-25T11:59:00Z">
        <w:r w:rsidR="009D4859" w:rsidDel="00ED2450">
          <w:delText>C</w:delText>
        </w:r>
        <w:r w:rsidR="009D4859" w:rsidRPr="000F24D0" w:rsidDel="00ED2450">
          <w:rPr>
            <w:sz w:val="22"/>
          </w:rPr>
          <w:delText>ustomer</w:delText>
        </w:r>
        <w:r w:rsidR="009D4859" w:rsidDel="00ED2450">
          <w:rPr>
            <w:sz w:val="22"/>
          </w:rPr>
          <w:delText xml:space="preserve"> </w:delText>
        </w:r>
        <w:r w:rsidR="00660562" w:rsidDel="00ED2450">
          <w:rPr>
            <w:sz w:val="22"/>
          </w:rPr>
          <w:delText xml:space="preserve">is not </w:delText>
        </w:r>
        <w:r w:rsidR="009D4859" w:rsidRPr="000F24D0" w:rsidDel="00ED2450">
          <w:rPr>
            <w:sz w:val="22"/>
          </w:rPr>
          <w:delText>allowed to access this component</w:delText>
        </w:r>
        <w:r w:rsidR="009D4859" w:rsidDel="00ED2450">
          <w:rPr>
            <w:i/>
            <w:sz w:val="22"/>
          </w:rPr>
          <w:delText>.</w:delText>
        </w:r>
      </w:del>
    </w:p>
    <w:p w14:paraId="6B0B845C" w14:textId="54D58637" w:rsidR="009D4859" w:rsidRDefault="009D4859" w:rsidP="00BC2B73">
      <w:pPr>
        <w:ind w:firstLine="0"/>
      </w:pPr>
    </w:p>
    <w:p w14:paraId="4C5BFB41" w14:textId="04C92F3B" w:rsidR="009D4859" w:rsidRPr="00180992" w:rsidRDefault="00BC546B" w:rsidP="00960CBE">
      <w:pPr>
        <w:pStyle w:val="Heading1"/>
      </w:pPr>
      <w:bookmarkStart w:id="1757" w:name="_Toc108268274"/>
      <w:r>
        <w:rPr>
          <w:color w:val="FCC566"/>
          <w:sz w:val="40"/>
        </w:rPr>
        <w:t>2</w:t>
      </w:r>
      <w:r w:rsidR="00BB0397">
        <w:rPr>
          <w:color w:val="FCC566"/>
          <w:sz w:val="40"/>
        </w:rPr>
        <w:t>5</w:t>
      </w:r>
      <w:r w:rsidR="009D4859" w:rsidRPr="00180992">
        <w:rPr>
          <w:color w:val="FFCC66"/>
          <w:sz w:val="40"/>
        </w:rPr>
        <w:t xml:space="preserve"> </w:t>
      </w:r>
      <w:r w:rsidR="00672B7E" w:rsidRPr="00672B7E">
        <w:t>Data Storage Confidentiality</w:t>
      </w:r>
      <w:bookmarkEnd w:id="1757"/>
    </w:p>
    <w:p w14:paraId="5327295C" w14:textId="1DA7750A"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r w:rsidR="00B26EF8">
        <w:rPr>
          <w:b/>
          <w:sz w:val="22"/>
        </w:rPr>
        <w:t xml:space="preserve">and </w:t>
      </w:r>
      <w:r w:rsidR="00B26EF8" w:rsidRPr="00C11DBF">
        <w:rPr>
          <w:b/>
          <w:sz w:val="22"/>
        </w:rPr>
        <w:t>Nurse Station Application</w:t>
      </w:r>
    </w:p>
    <w:p w14:paraId="128BA142" w14:textId="6E7AD6DF" w:rsidR="00F26623" w:rsidRPr="008D391F" w:rsidDel="00DD654A" w:rsidRDefault="009D4859">
      <w:pPr>
        <w:spacing w:after="120"/>
        <w:ind w:left="129" w:hanging="14"/>
        <w:rPr>
          <w:del w:id="1758" w:author="Sai Praneetha Bhaskaruni" w:date="2022-03-25T12:08:00Z"/>
          <w:moveTo w:id="1759" w:author="Sai Praneetha Bhaskaruni" w:date="2022-03-25T12:05:00Z"/>
          <w:sz w:val="24"/>
          <w:szCs w:val="24"/>
        </w:rPr>
      </w:pPr>
      <w:r w:rsidRPr="00CA58F3">
        <w:rPr>
          <w:b/>
          <w:i/>
          <w:sz w:val="22"/>
        </w:rPr>
        <w:t>Existing Security Features:</w:t>
      </w:r>
      <w:r>
        <w:rPr>
          <w:i/>
          <w:sz w:val="22"/>
        </w:rPr>
        <w:t xml:space="preserve"> </w:t>
      </w:r>
      <w:ins w:id="1760" w:author="Sai Praneetha Bhaskaruni" w:date="2022-03-25T12:04:00Z">
        <w:r w:rsidR="005733E7">
          <w:rPr>
            <w:sz w:val="22"/>
            <w:szCs w:val="24"/>
          </w:rPr>
          <w:t>SmartMedic platform has weight &amp; position considered as data.</w:t>
        </w:r>
      </w:ins>
      <w:ins w:id="1761" w:author="Sai Praneetha Bhaskaruni" w:date="2022-03-25T12:05:00Z">
        <w:r w:rsidR="005733E7">
          <w:rPr>
            <w:sz w:val="22"/>
            <w:szCs w:val="24"/>
          </w:rPr>
          <w:t xml:space="preserve"> </w:t>
        </w:r>
        <w:r w:rsidR="005733E7">
          <w:rPr>
            <w:sz w:val="22"/>
          </w:rPr>
          <w:t xml:space="preserve">Patient </w:t>
        </w:r>
        <w:r w:rsidR="005733E7" w:rsidRPr="008D391F">
          <w:rPr>
            <w:sz w:val="22"/>
            <w:szCs w:val="24"/>
          </w:rPr>
          <w:t>details are anonymized and mapped to patient id</w:t>
        </w:r>
      </w:ins>
      <w:r w:rsidR="006D1389">
        <w:rPr>
          <w:sz w:val="22"/>
          <w:szCs w:val="24"/>
        </w:rPr>
        <w:t>.</w:t>
      </w:r>
      <w:ins w:id="1762" w:author="Sai Praneetha Bhaskaruni" w:date="2022-03-25T12:05:00Z">
        <w:r w:rsidR="005733E7" w:rsidRPr="008D391F">
          <w:rPr>
            <w:sz w:val="22"/>
            <w:szCs w:val="24"/>
          </w:rPr>
          <w:t xml:space="preserve"> </w:t>
        </w:r>
      </w:ins>
      <w:r w:rsidR="006D1389">
        <w:rPr>
          <w:sz w:val="22"/>
          <w:szCs w:val="24"/>
        </w:rPr>
        <w:t>U</w:t>
      </w:r>
      <w:ins w:id="1763" w:author="Sai Praneetha Bhaskaruni" w:date="2022-03-25T12:06:00Z">
        <w:r w:rsidR="007D42FB">
          <w:rPr>
            <w:sz w:val="22"/>
            <w:szCs w:val="24"/>
          </w:rPr>
          <w:t xml:space="preserve">sing </w:t>
        </w:r>
      </w:ins>
      <w:r w:rsidR="006D1389">
        <w:rPr>
          <w:sz w:val="22"/>
          <w:szCs w:val="24"/>
        </w:rPr>
        <w:t xml:space="preserve">the </w:t>
      </w:r>
      <w:ins w:id="1764" w:author="Sai Praneetha Bhaskaruni" w:date="2022-03-25T12:06:00Z">
        <w:r w:rsidR="007D42FB" w:rsidRPr="008D391F">
          <w:rPr>
            <w:sz w:val="22"/>
            <w:szCs w:val="24"/>
          </w:rPr>
          <w:t xml:space="preserve">patient </w:t>
        </w:r>
      </w:ins>
      <w:r w:rsidR="006D1389">
        <w:rPr>
          <w:sz w:val="22"/>
          <w:szCs w:val="24"/>
        </w:rPr>
        <w:t>id</w:t>
      </w:r>
      <w:r w:rsidR="00ED30F2">
        <w:rPr>
          <w:sz w:val="22"/>
          <w:szCs w:val="24"/>
        </w:rPr>
        <w:t>,</w:t>
      </w:r>
      <w:r w:rsidR="006D1389">
        <w:rPr>
          <w:sz w:val="22"/>
          <w:szCs w:val="24"/>
        </w:rPr>
        <w:t xml:space="preserve"> </w:t>
      </w:r>
      <w:ins w:id="1765" w:author="Sai Praneetha Bhaskaruni" w:date="2022-03-25T12:06:00Z">
        <w:r w:rsidR="007D42FB">
          <w:rPr>
            <w:sz w:val="22"/>
            <w:szCs w:val="24"/>
          </w:rPr>
          <w:t xml:space="preserve">personal </w:t>
        </w:r>
        <w:r w:rsidR="007D42FB" w:rsidRPr="008D391F">
          <w:rPr>
            <w:sz w:val="22"/>
            <w:szCs w:val="24"/>
          </w:rPr>
          <w:t xml:space="preserve">details </w:t>
        </w:r>
      </w:ins>
      <w:ins w:id="1766" w:author="Sai Praneetha Bhaskaruni" w:date="2022-03-25T12:05:00Z">
        <w:r w:rsidR="005733E7" w:rsidRPr="008D391F">
          <w:rPr>
            <w:sz w:val="22"/>
            <w:szCs w:val="24"/>
          </w:rPr>
          <w:t>can</w:t>
        </w:r>
        <w:r w:rsidR="005733E7">
          <w:rPr>
            <w:sz w:val="22"/>
            <w:szCs w:val="24"/>
          </w:rPr>
          <w:t>’t</w:t>
        </w:r>
        <w:r w:rsidR="005733E7" w:rsidRPr="008D391F">
          <w:rPr>
            <w:sz w:val="22"/>
            <w:szCs w:val="24"/>
          </w:rPr>
          <w:t xml:space="preserve"> be retrieved.</w:t>
        </w:r>
        <w:r w:rsidR="005733E7">
          <w:rPr>
            <w:sz w:val="22"/>
            <w:szCs w:val="24"/>
          </w:rPr>
          <w:t xml:space="preserve"> </w:t>
        </w:r>
      </w:ins>
      <w:moveToRangeStart w:id="1767" w:author="Sai Praneetha Bhaskaruni" w:date="2022-03-25T12:05:00Z" w:name="move99102325"/>
      <w:moveTo w:id="1768" w:author="Sai Praneetha Bhaskaruni" w:date="2022-03-25T12:05:00Z">
        <w:r w:rsidR="00F26623" w:rsidRPr="00A0310B">
          <w:rPr>
            <w:sz w:val="22"/>
          </w:rPr>
          <w:t xml:space="preserve">The data at rest </w:t>
        </w:r>
        <w:r w:rsidR="00F26623">
          <w:rPr>
            <w:sz w:val="22"/>
          </w:rPr>
          <w:t xml:space="preserve">is </w:t>
        </w:r>
        <w:r w:rsidR="00F26623" w:rsidRPr="00A0310B">
          <w:rPr>
            <w:sz w:val="22"/>
          </w:rPr>
          <w:t>encrypted using a strong encryption mechanism implemented within the SmartMedic solution, which safeguards the data from</w:t>
        </w:r>
      </w:moveTo>
      <w:ins w:id="1769" w:author="Sai Praneetha Bhaskaruni" w:date="2022-03-25T12:07:00Z">
        <w:r w:rsidR="00414BC1">
          <w:rPr>
            <w:sz w:val="22"/>
          </w:rPr>
          <w:t xml:space="preserve"> </w:t>
        </w:r>
      </w:ins>
      <w:moveTo w:id="1770" w:author="Sai Praneetha Bhaskaruni" w:date="2022-03-25T12:05:00Z">
        <w:del w:id="1771" w:author="Sai Praneetha Bhaskaruni" w:date="2022-03-25T12:07:00Z">
          <w:r w:rsidR="00F26623" w:rsidRPr="00A0310B" w:rsidDel="00414BC1">
            <w:rPr>
              <w:sz w:val="22"/>
            </w:rPr>
            <w:delText xml:space="preserve"> </w:delText>
          </w:r>
        </w:del>
      </w:moveTo>
      <w:ins w:id="1772" w:author="Sai Praneetha Bhaskaruni" w:date="2022-03-25T12:07:00Z">
        <w:r w:rsidR="00414BC1">
          <w:rPr>
            <w:sz w:val="22"/>
          </w:rPr>
          <w:t>unauthorized access</w:t>
        </w:r>
      </w:ins>
      <w:moveTo w:id="1773" w:author="Sai Praneetha Bhaskaruni" w:date="2022-03-25T12:05:00Z">
        <w:del w:id="1774" w:author="Sai Praneetha Bhaskaruni" w:date="2022-03-25T12:07:00Z">
          <w:r w:rsidR="00F26623" w:rsidRPr="00A0310B" w:rsidDel="00414BC1">
            <w:rPr>
              <w:sz w:val="22"/>
            </w:rPr>
            <w:delText>prying eyes</w:delText>
          </w:r>
        </w:del>
        <w:r w:rsidR="00F26623" w:rsidRPr="00A0310B">
          <w:rPr>
            <w:sz w:val="22"/>
          </w:rPr>
          <w:t xml:space="preserve">. </w:t>
        </w:r>
        <w:del w:id="1775" w:author="Sai Praneetha Bhaskaruni" w:date="2022-03-25T12:08:00Z">
          <w:r w:rsidR="00F26623" w:rsidRPr="00A0310B" w:rsidDel="00DD654A">
            <w:rPr>
              <w:sz w:val="22"/>
            </w:rPr>
            <w:delText>The ability of the device to ensure unauthorized access does not compromise the integrity and confidentiality of sensitive information stored on the device</w:delText>
          </w:r>
          <w:r w:rsidR="00F26623" w:rsidRPr="00420F77" w:rsidDel="00DD654A">
            <w:rPr>
              <w:sz w:val="22"/>
            </w:rPr>
            <w:delText>.</w:delText>
          </w:r>
          <w:r w:rsidR="00F26623" w:rsidDel="00DD654A">
            <w:rPr>
              <w:sz w:val="22"/>
            </w:rPr>
            <w:delText xml:space="preserve"> </w:delText>
          </w:r>
        </w:del>
      </w:moveTo>
    </w:p>
    <w:moveToRangeEnd w:id="1767"/>
    <w:p w14:paraId="6D5B6E65" w14:textId="35747C23" w:rsidR="005733E7" w:rsidRPr="008D391F" w:rsidRDefault="005733E7">
      <w:pPr>
        <w:spacing w:after="120"/>
        <w:ind w:left="129" w:hanging="14"/>
        <w:rPr>
          <w:ins w:id="1776" w:author="Sai Praneetha Bhaskaruni" w:date="2022-03-25T12:05:00Z"/>
          <w:sz w:val="24"/>
          <w:szCs w:val="24"/>
        </w:rPr>
      </w:pPr>
    </w:p>
    <w:p w14:paraId="77378DEE" w14:textId="1EED5968" w:rsidR="00E701E7" w:rsidRPr="00D04165" w:rsidDel="00F26623" w:rsidRDefault="00A0310B">
      <w:pPr>
        <w:spacing w:after="120"/>
        <w:ind w:left="129" w:hanging="14"/>
        <w:rPr>
          <w:moveFrom w:id="1777" w:author="Sai Praneetha Bhaskaruni" w:date="2022-03-25T12:05:00Z"/>
          <w:sz w:val="24"/>
          <w:szCs w:val="24"/>
          <w:rPrChange w:id="1778" w:author="Sai Praneetha Bhaskaruni" w:date="2022-03-25T12:01:00Z">
            <w:rPr>
              <w:moveFrom w:id="1779" w:author="Sai Praneetha Bhaskaruni" w:date="2022-03-25T12:05:00Z"/>
              <w:sz w:val="22"/>
            </w:rPr>
          </w:rPrChange>
        </w:rPr>
      </w:pPr>
      <w:moveFromRangeStart w:id="1780" w:author="Sai Praneetha Bhaskaruni" w:date="2022-03-25T12:05:00Z" w:name="move99102325"/>
      <w:moveFrom w:id="1781" w:author="Sai Praneetha Bhaskaruni" w:date="2022-03-25T12:05:00Z">
        <w:r w:rsidRPr="00A0310B" w:rsidDel="00F26623">
          <w:rPr>
            <w:sz w:val="22"/>
          </w:rPr>
          <w:t xml:space="preserve">The data at rest </w:t>
        </w:r>
        <w:r w:rsidR="00660562" w:rsidDel="00F26623">
          <w:rPr>
            <w:sz w:val="22"/>
          </w:rPr>
          <w:t xml:space="preserve">is </w:t>
        </w:r>
        <w:r w:rsidRPr="00A0310B" w:rsidDel="00F26623">
          <w:rPr>
            <w:sz w:val="22"/>
          </w:rPr>
          <w:t>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009D4859" w:rsidRPr="00420F77" w:rsidDel="00F26623">
          <w:rPr>
            <w:sz w:val="22"/>
          </w:rPr>
          <w:t>.</w:t>
        </w:r>
        <w:r w:rsidR="00802104" w:rsidDel="00F26623">
          <w:rPr>
            <w:sz w:val="22"/>
          </w:rPr>
          <w:t xml:space="preserve"> </w:t>
        </w:r>
      </w:moveFrom>
    </w:p>
    <w:moveFromRangeEnd w:id="1780"/>
    <w:p w14:paraId="3978CD3D" w14:textId="696056AA" w:rsidR="009D4859" w:rsidRPr="00B26EF8" w:rsidRDefault="00CD012C" w:rsidP="009D4859">
      <w:pPr>
        <w:spacing w:after="120"/>
        <w:ind w:left="129" w:hanging="14"/>
        <w:rPr>
          <w:sz w:val="22"/>
        </w:rPr>
      </w:pPr>
      <w:r>
        <w:rPr>
          <w:b/>
          <w:i/>
          <w:sz w:val="22"/>
        </w:rPr>
        <w:t>Recommendation for customer (HDO)</w:t>
      </w:r>
      <w:r w:rsidR="009D4859" w:rsidRPr="00CA58F3">
        <w:rPr>
          <w:b/>
          <w:i/>
          <w:sz w:val="22"/>
        </w:rPr>
        <w:t>:</w:t>
      </w:r>
      <w:r w:rsidR="009D4859" w:rsidRPr="00CA58F3">
        <w:t xml:space="preserve"> </w:t>
      </w:r>
      <w:r w:rsidR="00660562">
        <w:rPr>
          <w:sz w:val="22"/>
        </w:rPr>
        <w:t>The c</w:t>
      </w:r>
      <w:r w:rsidR="00660562" w:rsidRPr="000453EB">
        <w:rPr>
          <w:sz w:val="22"/>
        </w:rPr>
        <w:t xml:space="preserve">ustomer </w:t>
      </w:r>
      <w:r w:rsidR="00B26EF8" w:rsidRPr="000453EB">
        <w:rPr>
          <w:sz w:val="22"/>
        </w:rPr>
        <w:t>only need</w:t>
      </w:r>
      <w:r w:rsidR="00660562">
        <w:rPr>
          <w:sz w:val="22"/>
        </w:rPr>
        <w:t>s</w:t>
      </w:r>
      <w:r w:rsidR="00B26EF8" w:rsidRPr="000453EB">
        <w:rPr>
          <w:sz w:val="22"/>
        </w:rPr>
        <w:t xml:space="preserve"> to provide the secure encrypted channel for the communication between the SmartMedic solution’s component i.e.</w:t>
      </w:r>
      <w:ins w:id="1782" w:author="Sai Praneetha Bhaskaruni" w:date="2022-03-25T12:09:00Z">
        <w:r w:rsidR="00DD7300">
          <w:rPr>
            <w:sz w:val="22"/>
          </w:rPr>
          <w:t>,</w:t>
        </w:r>
      </w:ins>
      <w:r w:rsidR="00B26EF8" w:rsidRPr="000453EB">
        <w:rPr>
          <w:sz w:val="22"/>
        </w:rPr>
        <w:t xml:space="preserve"> the tablet and </w:t>
      </w:r>
      <w:ins w:id="1783" w:author="Sai Praneetha Bhaskaruni" w:date="2022-03-25T12:09:00Z">
        <w:r w:rsidR="00DD7300">
          <w:rPr>
            <w:sz w:val="22"/>
          </w:rPr>
          <w:t xml:space="preserve">Stryker </w:t>
        </w:r>
      </w:ins>
      <w:del w:id="1784" w:author="Sai Praneetha Bhaskaruni" w:date="2022-03-25T12:09:00Z">
        <w:r w:rsidR="00B26EF8" w:rsidDel="00DD7300">
          <w:rPr>
            <w:sz w:val="22"/>
          </w:rPr>
          <w:delText xml:space="preserve">SmartMedic </w:delText>
        </w:r>
      </w:del>
      <w:r w:rsidR="00B26EF8">
        <w:rPr>
          <w:sz w:val="22"/>
        </w:rPr>
        <w:t>cloud</w:t>
      </w:r>
      <w:del w:id="1785" w:author="Sai Praneetha Bhaskaruni" w:date="2022-03-25T12:09:00Z">
        <w:r w:rsidR="00B26EF8" w:rsidDel="00DD7300">
          <w:rPr>
            <w:sz w:val="22"/>
          </w:rPr>
          <w:delText xml:space="preserve"> application</w:delText>
        </w:r>
      </w:del>
      <w:r w:rsidR="00B26EF8">
        <w:rPr>
          <w:sz w:val="22"/>
        </w:rPr>
        <w:t xml:space="preserve">. </w:t>
      </w:r>
      <w:r w:rsidR="00660562">
        <w:rPr>
          <w:sz w:val="22"/>
        </w:rPr>
        <w:t>It is a</w:t>
      </w:r>
      <w:r w:rsidR="00660562" w:rsidRPr="00A0310B">
        <w:rPr>
          <w:sz w:val="22"/>
        </w:rPr>
        <w:t xml:space="preserve">dvised </w:t>
      </w:r>
      <w:r w:rsidR="00660562">
        <w:rPr>
          <w:sz w:val="22"/>
        </w:rPr>
        <w:t>that</w:t>
      </w:r>
      <w:r w:rsidR="00B26EF8" w:rsidRPr="00A0310B">
        <w:rPr>
          <w:sz w:val="22"/>
        </w:rPr>
        <w:t xml:space="preserve"> </w:t>
      </w:r>
      <w:r w:rsidR="002F4C33" w:rsidRPr="00E43B74">
        <w:rPr>
          <w:sz w:val="22"/>
        </w:rPr>
        <w:t xml:space="preserve">the related </w:t>
      </w:r>
      <w:r w:rsidR="00B26EF8" w:rsidRPr="00E43B74">
        <w:rPr>
          <w:sz w:val="22"/>
        </w:rPr>
        <w:t>credential</w:t>
      </w:r>
      <w:r w:rsidR="00660562" w:rsidRPr="00E43B74">
        <w:rPr>
          <w:sz w:val="22"/>
        </w:rPr>
        <w:t>s</w:t>
      </w:r>
      <w:r w:rsidR="00B26EF8" w:rsidRPr="00A0310B">
        <w:rPr>
          <w:sz w:val="22"/>
        </w:rPr>
        <w:t xml:space="preserve"> </w:t>
      </w:r>
      <w:r w:rsidR="00660562">
        <w:rPr>
          <w:sz w:val="22"/>
        </w:rPr>
        <w:t xml:space="preserve">should not be shared </w:t>
      </w:r>
      <w:r w:rsidR="00B26EF8" w:rsidRPr="00A0310B">
        <w:rPr>
          <w:sz w:val="22"/>
        </w:rPr>
        <w:t>with anyone</w:t>
      </w:r>
      <w:r w:rsidR="00660562">
        <w:rPr>
          <w:sz w:val="22"/>
        </w:rPr>
        <w:t>.</w:t>
      </w:r>
    </w:p>
    <w:p w14:paraId="068A3214" w14:textId="77777777" w:rsidR="00A0310B" w:rsidRDefault="00A0310B" w:rsidP="00BC2B73">
      <w:pPr>
        <w:ind w:firstLine="0"/>
      </w:pPr>
    </w:p>
    <w:p w14:paraId="6CF2E623" w14:textId="721B8CE4" w:rsidR="00672B7E" w:rsidRPr="00180992" w:rsidRDefault="00BC546B" w:rsidP="00960CBE">
      <w:pPr>
        <w:pStyle w:val="Heading1"/>
      </w:pPr>
      <w:bookmarkStart w:id="1786" w:name="_Toc108268275"/>
      <w:r>
        <w:rPr>
          <w:color w:val="FCC566"/>
          <w:sz w:val="40"/>
        </w:rPr>
        <w:t>2</w:t>
      </w:r>
      <w:r w:rsidR="00BB0397">
        <w:rPr>
          <w:color w:val="FCC566"/>
          <w:sz w:val="40"/>
        </w:rPr>
        <w:t>6</w:t>
      </w:r>
      <w:r w:rsidR="00672B7E" w:rsidRPr="00180992">
        <w:rPr>
          <w:color w:val="FFCC66"/>
          <w:sz w:val="40"/>
        </w:rPr>
        <w:t xml:space="preserve"> </w:t>
      </w:r>
      <w:r w:rsidR="00672B7E" w:rsidRPr="00672B7E">
        <w:t>System and Application Hardening</w:t>
      </w:r>
      <w:bookmarkEnd w:id="1786"/>
    </w:p>
    <w:p w14:paraId="19C65BF4" w14:textId="0EF42096" w:rsidR="00672B7E" w:rsidRPr="00C11DBF" w:rsidRDefault="00672B7E" w:rsidP="00672B7E">
      <w:pPr>
        <w:shd w:val="clear" w:color="auto" w:fill="E7E6E6" w:themeFill="background2"/>
        <w:spacing w:after="0"/>
        <w:ind w:left="118"/>
        <w:rPr>
          <w:b/>
          <w:sz w:val="22"/>
        </w:rPr>
      </w:pPr>
      <w:r w:rsidRPr="00C11DBF">
        <w:rPr>
          <w:b/>
          <w:sz w:val="22"/>
        </w:rPr>
        <w:t>SmartMedic Solution Component</w:t>
      </w:r>
      <w:ins w:id="1787" w:author="Sai Praneetha Bhaskaruni" w:date="2022-03-25T10:05:00Z">
        <w:r w:rsidR="00BE5C63">
          <w:rPr>
            <w:b/>
            <w:sz w:val="22"/>
          </w:rPr>
          <w:t>s</w:t>
        </w:r>
      </w:ins>
      <w:r w:rsidRPr="00C11DBF">
        <w:rPr>
          <w:b/>
          <w:sz w:val="22"/>
        </w:rPr>
        <w:t>: Device</w:t>
      </w:r>
      <w:r w:rsidR="00CC1180">
        <w:rPr>
          <w:b/>
          <w:sz w:val="22"/>
        </w:rPr>
        <w:t xml:space="preserve">, Tablet &amp; </w:t>
      </w:r>
      <w:r w:rsidR="00CC1180" w:rsidRPr="00CC1180">
        <w:rPr>
          <w:b/>
          <w:sz w:val="22"/>
        </w:rPr>
        <w:t>Nurse Station Application</w:t>
      </w:r>
    </w:p>
    <w:p w14:paraId="631A681B" w14:textId="404C71EF"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w:t>
      </w:r>
      <w:ins w:id="1788" w:author="Sai Praneetha Bhaskaruni" w:date="2022-03-25T12:20:00Z">
        <w:r w:rsidR="00A1657E">
          <w:rPr>
            <w:sz w:val="22"/>
          </w:rPr>
          <w:t>long with</w:t>
        </w:r>
      </w:ins>
      <w:del w:id="1789" w:author="Sai Praneetha Bhaskaruni" w:date="2022-03-25T12:20:00Z">
        <w:r w:rsidR="00676F6A" w:rsidRPr="00676F6A" w:rsidDel="00A1657E">
          <w:rPr>
            <w:sz w:val="22"/>
          </w:rPr>
          <w:delText>nd</w:delText>
        </w:r>
      </w:del>
      <w:r w:rsidR="00676F6A" w:rsidRPr="00676F6A">
        <w:rPr>
          <w:sz w:val="22"/>
        </w:rPr>
        <w:t xml:space="preserve"> secur</w:t>
      </w:r>
      <w:ins w:id="1790" w:author="Sai Praneetha Bhaskaruni" w:date="2022-03-25T12:11:00Z">
        <w:r w:rsidR="0024796E">
          <w:rPr>
            <w:sz w:val="22"/>
          </w:rPr>
          <w:t xml:space="preserve">e </w:t>
        </w:r>
      </w:ins>
      <w:del w:id="1791" w:author="Sai Praneetha Bhaskaruni" w:date="2022-03-25T12:11:00Z">
        <w:r w:rsidR="00676F6A" w:rsidRPr="00676F6A" w:rsidDel="0024796E">
          <w:rPr>
            <w:sz w:val="22"/>
          </w:rPr>
          <w:delText xml:space="preserve">ity </w:delText>
        </w:r>
      </w:del>
      <w:r w:rsidR="00676F6A" w:rsidRPr="00676F6A">
        <w:rPr>
          <w:sz w:val="22"/>
        </w:rPr>
        <w:t>code review</w:t>
      </w:r>
      <w:ins w:id="1792" w:author="Sai Praneetha Bhaskaruni" w:date="2022-03-25T12:26:00Z">
        <w:r w:rsidR="00867710">
          <w:rPr>
            <w:sz w:val="22"/>
          </w:rPr>
          <w:t xml:space="preserve"> </w:t>
        </w:r>
      </w:ins>
      <w:del w:id="1793" w:author="Sai Praneetha Bhaskaruni" w:date="2022-03-25T12:26:00Z">
        <w:r w:rsidR="00676F6A" w:rsidRPr="00676F6A" w:rsidDel="00867710">
          <w:rPr>
            <w:sz w:val="22"/>
          </w:rPr>
          <w:delText xml:space="preserve"> </w:delText>
        </w:r>
      </w:del>
      <w:r w:rsidR="00676F6A" w:rsidRPr="00676F6A">
        <w:rPr>
          <w:sz w:val="22"/>
        </w:rPr>
        <w:t xml:space="preserve">of SmartMedic </w:t>
      </w:r>
      <w:del w:id="1794" w:author="Sai Praneetha Bhaskaruni" w:date="2022-03-25T12:12:00Z">
        <w:r w:rsidR="00676F6A" w:rsidRPr="00676F6A" w:rsidDel="0024796E">
          <w:rPr>
            <w:sz w:val="22"/>
          </w:rPr>
          <w:delText>Device</w:delText>
        </w:r>
      </w:del>
      <w:ins w:id="1795" w:author="Sai Praneetha Bhaskaruni" w:date="2022-03-25T12:12:00Z">
        <w:r w:rsidR="0024796E">
          <w:rPr>
            <w:sz w:val="22"/>
          </w:rPr>
          <w:t>platform components</w:t>
        </w:r>
      </w:ins>
      <w:r w:rsidR="00676F6A" w:rsidRPr="00676F6A">
        <w:rPr>
          <w:sz w:val="22"/>
        </w:rPr>
        <w:t xml:space="preserve">. </w:t>
      </w:r>
      <w:ins w:id="1796" w:author="Sai Praneetha Bhaskaruni" w:date="2022-03-25T12:26:00Z">
        <w:r w:rsidR="00867710">
          <w:rPr>
            <w:sz w:val="22"/>
          </w:rPr>
          <w:t>The testing report has been evaluated to identify the exploited</w:t>
        </w:r>
      </w:ins>
      <w:ins w:id="1797" w:author="Sai Praneetha Bhaskaruni" w:date="2022-03-25T12:27:00Z">
        <w:r w:rsidR="00867710">
          <w:rPr>
            <w:sz w:val="22"/>
          </w:rPr>
          <w:t xml:space="preserve"> vulnerabilities</w:t>
        </w:r>
      </w:ins>
      <w:ins w:id="1798" w:author="Sai Praneetha Bhaskaruni" w:date="2022-03-25T12:26:00Z">
        <w:r w:rsidR="00867710">
          <w:rPr>
            <w:sz w:val="22"/>
          </w:rPr>
          <w:t xml:space="preserve"> &amp; provide</w:t>
        </w:r>
      </w:ins>
      <w:ins w:id="1799" w:author="Sai Praneetha Bhaskaruni" w:date="2022-03-25T12:27:00Z">
        <w:r w:rsidR="00867710">
          <w:rPr>
            <w:sz w:val="22"/>
          </w:rPr>
          <w:t>d the secure interfaces</w:t>
        </w:r>
      </w:ins>
      <w:ins w:id="1800" w:author="Sai Praneetha Bhaskaruni" w:date="2022-03-25T12:26:00Z">
        <w:r w:rsidR="00867710">
          <w:rPr>
            <w:sz w:val="22"/>
          </w:rPr>
          <w:t>.</w:t>
        </w:r>
      </w:ins>
      <w:ins w:id="1801" w:author="Sai Praneetha Bhaskaruni" w:date="2022-03-25T12:28:00Z">
        <w:r w:rsidR="00867710">
          <w:rPr>
            <w:sz w:val="22"/>
          </w:rPr>
          <w:t xml:space="preserve"> </w:t>
        </w:r>
        <w:r w:rsidR="00996641">
          <w:rPr>
            <w:sz w:val="22"/>
          </w:rPr>
          <w:t>The S</w:t>
        </w:r>
      </w:ins>
      <w:ins w:id="1802" w:author="Sai Praneetha Bhaskaruni" w:date="2022-03-25T12:31:00Z">
        <w:r w:rsidR="00834080">
          <w:rPr>
            <w:sz w:val="22"/>
          </w:rPr>
          <w:t>mart</w:t>
        </w:r>
      </w:ins>
      <w:ins w:id="1803" w:author="Sai Praneetha Bhaskaruni" w:date="2022-03-25T12:28:00Z">
        <w:r w:rsidR="00996641">
          <w:rPr>
            <w:sz w:val="22"/>
          </w:rPr>
          <w:t>M</w:t>
        </w:r>
      </w:ins>
      <w:ins w:id="1804" w:author="Sai Praneetha Bhaskaruni" w:date="2022-03-25T12:31:00Z">
        <w:r w:rsidR="00834080">
          <w:rPr>
            <w:sz w:val="22"/>
          </w:rPr>
          <w:t>edic</w:t>
        </w:r>
      </w:ins>
      <w:ins w:id="1805" w:author="Sai Praneetha Bhaskaruni" w:date="2022-03-25T12:28:00Z">
        <w:r w:rsidR="00996641">
          <w:rPr>
            <w:sz w:val="22"/>
          </w:rPr>
          <w:t xml:space="preserve"> device (tablet) has been </w:t>
        </w:r>
      </w:ins>
      <w:ins w:id="1806" w:author="Sai Praneetha Bhaskaruni" w:date="2022-03-25T12:30:00Z">
        <w:r w:rsidR="00996641">
          <w:rPr>
            <w:sz w:val="22"/>
          </w:rPr>
          <w:t>hardened</w:t>
        </w:r>
      </w:ins>
      <w:ins w:id="1807" w:author="Sai Praneetha Bhaskaruni" w:date="2022-03-25T12:28:00Z">
        <w:r w:rsidR="00996641">
          <w:rPr>
            <w:sz w:val="22"/>
          </w:rPr>
          <w:t xml:space="preserve"> to operate in Ki</w:t>
        </w:r>
      </w:ins>
      <w:ins w:id="1808" w:author="Sai Praneetha Bhaskaruni" w:date="2022-03-25T12:33:00Z">
        <w:r w:rsidR="00830FDF">
          <w:rPr>
            <w:sz w:val="22"/>
          </w:rPr>
          <w:t>os</w:t>
        </w:r>
      </w:ins>
      <w:ins w:id="1809" w:author="Sai Praneetha Bhaskaruni" w:date="2022-03-25T12:28:00Z">
        <w:r w:rsidR="00996641">
          <w:rPr>
            <w:sz w:val="22"/>
          </w:rPr>
          <w:t xml:space="preserve">k mode </w:t>
        </w:r>
      </w:ins>
      <w:ins w:id="1810" w:author="Sai Praneetha Bhaskaruni" w:date="2022-03-25T12:29:00Z">
        <w:r w:rsidR="00996641">
          <w:rPr>
            <w:sz w:val="22"/>
          </w:rPr>
          <w:t>and preconfigured with anti</w:t>
        </w:r>
      </w:ins>
      <w:ins w:id="1811" w:author="Sai Praneetha Bhaskaruni" w:date="2022-03-25T12:30:00Z">
        <w:r w:rsidR="00996641">
          <w:rPr>
            <w:sz w:val="22"/>
          </w:rPr>
          <w:t>-</w:t>
        </w:r>
      </w:ins>
      <w:ins w:id="1812" w:author="Sai Praneetha Bhaskaruni" w:date="2022-03-25T12:29:00Z">
        <w:r w:rsidR="00996641">
          <w:rPr>
            <w:sz w:val="22"/>
          </w:rPr>
          <w:t xml:space="preserve">malware </w:t>
        </w:r>
      </w:ins>
      <w:ins w:id="1813" w:author="Sai Praneetha Bhaskaruni" w:date="2022-03-25T12:30:00Z">
        <w:r w:rsidR="00996641">
          <w:rPr>
            <w:sz w:val="22"/>
          </w:rPr>
          <w:t xml:space="preserve">to identify </w:t>
        </w:r>
      </w:ins>
      <w:ins w:id="1814" w:author="Sai Praneetha Bhaskaruni" w:date="2022-03-25T12:29:00Z">
        <w:r w:rsidR="00996641">
          <w:rPr>
            <w:sz w:val="22"/>
          </w:rPr>
          <w:t>run time vulnerabilities</w:t>
        </w:r>
      </w:ins>
      <w:ins w:id="1815" w:author="Sai Praneetha Bhaskaruni" w:date="2022-03-25T12:28:00Z">
        <w:r w:rsidR="00996641">
          <w:rPr>
            <w:sz w:val="22"/>
          </w:rPr>
          <w:t>.</w:t>
        </w:r>
      </w:ins>
      <w:ins w:id="1816" w:author="Sai Praneetha Bhaskaruni" w:date="2022-03-25T12:29:00Z">
        <w:r w:rsidR="00996641">
          <w:rPr>
            <w:sz w:val="22"/>
          </w:rPr>
          <w:t xml:space="preserve"> </w:t>
        </w:r>
      </w:ins>
      <w:ins w:id="1817" w:author="Sai Praneetha Bhaskaruni" w:date="2022-03-25T12:14:00Z">
        <w:r w:rsidR="0050028D">
          <w:rPr>
            <w:sz w:val="22"/>
          </w:rPr>
          <w:t>It t</w:t>
        </w:r>
        <w:r w:rsidR="0050028D" w:rsidRPr="00BC3603">
          <w:rPr>
            <w:sz w:val="22"/>
          </w:rPr>
          <w:t xml:space="preserve">ransmits </w:t>
        </w:r>
      </w:ins>
      <w:ins w:id="1818" w:author="Sai Praneetha Bhaskaruni" w:date="2022-03-25T12:21:00Z">
        <w:r w:rsidR="002708C3">
          <w:rPr>
            <w:sz w:val="22"/>
          </w:rPr>
          <w:t xml:space="preserve">encrypted </w:t>
        </w:r>
      </w:ins>
      <w:ins w:id="1819" w:author="Sai Praneetha Bhaskaruni" w:date="2022-03-25T12:14:00Z">
        <w:r w:rsidR="0050028D" w:rsidRPr="00BC3603">
          <w:rPr>
            <w:sz w:val="22"/>
          </w:rPr>
          <w:t xml:space="preserve">data only via a point-to-point dedicated </w:t>
        </w:r>
      </w:ins>
      <w:ins w:id="1820" w:author="Sai Praneetha Bhaskaruni" w:date="2022-03-25T12:21:00Z">
        <w:r w:rsidR="002708C3">
          <w:rPr>
            <w:sz w:val="22"/>
          </w:rPr>
          <w:t xml:space="preserve">secure </w:t>
        </w:r>
      </w:ins>
      <w:ins w:id="1821" w:author="Sai Praneetha Bhaskaruni" w:date="2022-03-25T12:14:00Z">
        <w:r w:rsidR="0050028D" w:rsidRPr="00BC3603">
          <w:rPr>
            <w:sz w:val="22"/>
          </w:rPr>
          <w:t xml:space="preserve">channel between SmartMedic </w:t>
        </w:r>
        <w:r w:rsidR="0050028D">
          <w:rPr>
            <w:sz w:val="22"/>
          </w:rPr>
          <w:t>D</w:t>
        </w:r>
        <w:r w:rsidR="0050028D" w:rsidRPr="00BC3603">
          <w:rPr>
            <w:sz w:val="22"/>
          </w:rPr>
          <w:t>evice and Tablet</w:t>
        </w:r>
        <w:r w:rsidR="0050028D">
          <w:rPr>
            <w:sz w:val="22"/>
          </w:rPr>
          <w:t>.</w:t>
        </w:r>
        <w:r w:rsidR="0050028D" w:rsidRPr="00676F6A">
          <w:rPr>
            <w:sz w:val="22"/>
          </w:rPr>
          <w:t xml:space="preserve"> </w:t>
        </w:r>
      </w:ins>
      <w:del w:id="1822" w:author="Sai Praneetha Bhaskaruni" w:date="2022-03-25T12:30:00Z">
        <w:r w:rsidR="00676F6A" w:rsidRPr="00676F6A" w:rsidDel="001E14F1">
          <w:rPr>
            <w:sz w:val="22"/>
          </w:rPr>
          <w:delText xml:space="preserve">SmartMedic Device </w:delText>
        </w:r>
        <w:r w:rsidR="00660562" w:rsidDel="001E14F1">
          <w:rPr>
            <w:sz w:val="22"/>
          </w:rPr>
          <w:delText xml:space="preserve">is </w:delText>
        </w:r>
        <w:r w:rsidR="00676F6A" w:rsidRPr="00676F6A" w:rsidDel="001E14F1">
          <w:rPr>
            <w:sz w:val="22"/>
          </w:rPr>
          <w:delText>hardened by eliminating any vulnerability or flaw, which can lead to security issue</w:delText>
        </w:r>
        <w:r w:rsidR="00660562" w:rsidDel="001E14F1">
          <w:rPr>
            <w:sz w:val="22"/>
          </w:rPr>
          <w:delText>s</w:delText>
        </w:r>
        <w:r w:rsidR="00676F6A" w:rsidRPr="00676F6A" w:rsidDel="001E14F1">
          <w:rPr>
            <w:sz w:val="22"/>
          </w:rPr>
          <w:delText>.</w:delText>
        </w:r>
        <w:r w:rsidR="00676F6A" w:rsidDel="001E14F1">
          <w:rPr>
            <w:sz w:val="22"/>
          </w:rPr>
          <w:delText xml:space="preserve"> </w:delText>
        </w:r>
        <w:r w:rsidR="00676F6A" w:rsidRPr="00676F6A" w:rsidDel="001E14F1">
          <w:rPr>
            <w:sz w:val="22"/>
          </w:rPr>
          <w:delText>System hardening is a collection of tools, techniques, and best practices to reduce vulnerability in the application, systems, and other areas.</w:delText>
        </w:r>
        <w:r w:rsidR="00CC1180" w:rsidDel="001E14F1">
          <w:rPr>
            <w:sz w:val="22"/>
          </w:rPr>
          <w:delText xml:space="preserve"> </w:delText>
        </w:r>
        <w:r w:rsidR="00CC1180" w:rsidRPr="00BC3603" w:rsidDel="002400A6">
          <w:rPr>
            <w:sz w:val="22"/>
          </w:rPr>
          <w:delText xml:space="preserve">SmartMedic solution uses the strong secure communications protocol for communicating among the components. </w:delText>
        </w:r>
      </w:del>
      <w:r w:rsidR="00CC1180" w:rsidRPr="00BC3603">
        <w:rPr>
          <w:sz w:val="22"/>
        </w:rPr>
        <w:t xml:space="preserve">The </w:t>
      </w:r>
      <w:r w:rsidR="00395299">
        <w:rPr>
          <w:sz w:val="22"/>
        </w:rPr>
        <w:t xml:space="preserve">secure </w:t>
      </w:r>
      <w:del w:id="1823" w:author="Sai Praneetha Bhaskaruni" w:date="2022-03-25T12:31:00Z">
        <w:r w:rsidR="00CC1180" w:rsidRPr="00BC3603" w:rsidDel="002400A6">
          <w:rPr>
            <w:sz w:val="22"/>
          </w:rPr>
          <w:delText xml:space="preserve">ability </w:delText>
        </w:r>
      </w:del>
      <w:ins w:id="1824" w:author="Sai Praneetha Bhaskaruni" w:date="2022-03-25T12:31:00Z">
        <w:r w:rsidR="002400A6">
          <w:rPr>
            <w:sz w:val="22"/>
          </w:rPr>
          <w:t>design</w:t>
        </w:r>
        <w:r w:rsidR="00A30DD4">
          <w:rPr>
            <w:sz w:val="22"/>
          </w:rPr>
          <w:t xml:space="preserve"> </w:t>
        </w:r>
      </w:ins>
      <w:r w:rsidR="00CC1180" w:rsidRPr="00BC3603">
        <w:rPr>
          <w:sz w:val="22"/>
        </w:rPr>
        <w:t>of the SmartMedic solution ensure</w:t>
      </w:r>
      <w:r w:rsidR="0096458F">
        <w:rPr>
          <w:sz w:val="22"/>
        </w:rPr>
        <w:t>s</w:t>
      </w:r>
      <w:r w:rsidR="00CC1180" w:rsidRPr="00BC3603">
        <w:rPr>
          <w:sz w:val="22"/>
        </w:rPr>
        <w:t xml:space="preserve"> the confidentiality of transmitted information.</w:t>
      </w:r>
      <w:del w:id="1825" w:author="Sai Praneetha Bhaskaruni" w:date="2022-03-25T12:14:00Z">
        <w:r w:rsidR="00CC1180" w:rsidRPr="00BC3603" w:rsidDel="0050028D">
          <w:rPr>
            <w:sz w:val="22"/>
          </w:rPr>
          <w:delText xml:space="preserve"> </w:delText>
        </w:r>
        <w:r w:rsidR="0096458F" w:rsidDel="0050028D">
          <w:rPr>
            <w:sz w:val="22"/>
          </w:rPr>
          <w:delText>It t</w:delText>
        </w:r>
        <w:r w:rsidR="0096458F" w:rsidRPr="00BC3603" w:rsidDel="0050028D">
          <w:rPr>
            <w:sz w:val="22"/>
          </w:rPr>
          <w:delText xml:space="preserve">ransmits </w:delText>
        </w:r>
        <w:r w:rsidR="00CC1180" w:rsidRPr="00BC3603" w:rsidDel="0050028D">
          <w:rPr>
            <w:sz w:val="22"/>
          </w:rPr>
          <w:delText xml:space="preserve">sensitive data only via a point-to-point dedicated channel between SmartMedic </w:delText>
        </w:r>
        <w:r w:rsidR="0096458F" w:rsidDel="0050028D">
          <w:rPr>
            <w:sz w:val="22"/>
          </w:rPr>
          <w:delText>D</w:delText>
        </w:r>
        <w:r w:rsidR="0096458F" w:rsidRPr="00BC3603" w:rsidDel="0050028D">
          <w:rPr>
            <w:sz w:val="22"/>
          </w:rPr>
          <w:delText xml:space="preserve">evice </w:delText>
        </w:r>
        <w:r w:rsidR="00CC1180" w:rsidRPr="00BC3603" w:rsidDel="0050028D">
          <w:rPr>
            <w:sz w:val="22"/>
          </w:rPr>
          <w:delText>and Tablet</w:delText>
        </w:r>
      </w:del>
      <w:del w:id="1826" w:author="Sai Praneetha Bhaskaruni" w:date="2022-03-25T12:31:00Z">
        <w:r w:rsidR="00CC1180" w:rsidRPr="00BC3603" w:rsidDel="00727866">
          <w:rPr>
            <w:sz w:val="22"/>
          </w:rPr>
          <w:delText>.</w:delText>
        </w:r>
      </w:del>
    </w:p>
    <w:p w14:paraId="6896262A" w14:textId="0F2287F7" w:rsidR="00CC1180" w:rsidRPr="00676F6A" w:rsidRDefault="00CD012C" w:rsidP="00CC1180">
      <w:pPr>
        <w:ind w:firstLine="0"/>
        <w:rPr>
          <w:sz w:val="22"/>
        </w:rPr>
      </w:pPr>
      <w:r>
        <w:rPr>
          <w:b/>
          <w:i/>
          <w:sz w:val="22"/>
        </w:rPr>
        <w:t>Recommendation for customer (HDO)</w:t>
      </w:r>
      <w:r w:rsidR="00672B7E" w:rsidRPr="00CA58F3">
        <w:rPr>
          <w:b/>
          <w:i/>
          <w:sz w:val="22"/>
        </w:rPr>
        <w:t>:</w:t>
      </w:r>
      <w:r w:rsidR="00672B7E" w:rsidRPr="00CA58F3">
        <w:t xml:space="preserve"> </w:t>
      </w:r>
      <w:del w:id="1827" w:author="Sai Praneetha Bhaskaruni" w:date="2022-03-25T12:34:00Z">
        <w:r w:rsidR="0096458F" w:rsidRPr="006249E5" w:rsidDel="00232794">
          <w:rPr>
            <w:iCs/>
          </w:rPr>
          <w:delText>The c</w:delText>
        </w:r>
        <w:r w:rsidR="00672B7E" w:rsidRPr="006249E5" w:rsidDel="00232794">
          <w:rPr>
            <w:iCs/>
            <w:sz w:val="22"/>
          </w:rPr>
          <w:delText xml:space="preserve">ustomer </w:delText>
        </w:r>
        <w:r w:rsidR="0096458F" w:rsidRPr="006249E5" w:rsidDel="00232794">
          <w:rPr>
            <w:iCs/>
            <w:sz w:val="22"/>
          </w:rPr>
          <w:delText xml:space="preserve">is not </w:delText>
        </w:r>
        <w:r w:rsidR="00CC1180" w:rsidRPr="006249E5" w:rsidDel="00232794">
          <w:rPr>
            <w:iCs/>
            <w:sz w:val="22"/>
          </w:rPr>
          <w:delText>allowed to access SmartMedic device</w:delText>
        </w:r>
        <w:r w:rsidR="00672B7E" w:rsidRPr="00232794" w:rsidDel="00232794">
          <w:rPr>
            <w:iCs/>
            <w:sz w:val="22"/>
            <w:rPrChange w:id="1828" w:author="Sai Praneetha Bhaskaruni" w:date="2022-03-25T12:34:00Z">
              <w:rPr>
                <w:i/>
                <w:sz w:val="22"/>
              </w:rPr>
            </w:rPrChange>
          </w:rPr>
          <w:delText>.</w:delText>
        </w:r>
        <w:r w:rsidR="00CC1180" w:rsidRPr="00232794" w:rsidDel="00232794">
          <w:rPr>
            <w:iCs/>
            <w:sz w:val="22"/>
            <w:rPrChange w:id="1829" w:author="Sai Praneetha Bhaskaruni" w:date="2022-03-25T12:34:00Z">
              <w:rPr>
                <w:i/>
                <w:sz w:val="22"/>
              </w:rPr>
            </w:rPrChange>
          </w:rPr>
          <w:delText xml:space="preserve"> </w:delText>
        </w:r>
      </w:del>
      <w:ins w:id="1830" w:author="Sai Praneetha Bhaskaruni" w:date="2022-03-25T12:36:00Z">
        <w:r w:rsidR="0088391A">
          <w:t>C</w:t>
        </w:r>
        <w:r w:rsidR="0088391A" w:rsidRPr="000F24D0">
          <w:rPr>
            <w:sz w:val="22"/>
          </w:rPr>
          <w:t>ustomer</w:t>
        </w:r>
        <w:r w:rsidR="0088391A">
          <w:rPr>
            <w:sz w:val="22"/>
          </w:rPr>
          <w:t xml:space="preserve"> (HDOs) responsibility to be aware and train the appropriate user</w:t>
        </w:r>
      </w:ins>
      <w:del w:id="1831" w:author="Sai Praneetha Bhaskaruni" w:date="2022-03-25T12:36:00Z">
        <w:r w:rsidR="0096458F" w:rsidRPr="00232794" w:rsidDel="0088391A">
          <w:rPr>
            <w:iCs/>
            <w:sz w:val="22"/>
            <w:rPrChange w:id="1832" w:author="Sai Praneetha Bhaskaruni" w:date="2022-03-25T12:34:00Z">
              <w:rPr>
                <w:i/>
                <w:sz w:val="22"/>
              </w:rPr>
            </w:rPrChange>
          </w:rPr>
          <w:delText>The</w:delText>
        </w:r>
        <w:r w:rsidR="0096458F" w:rsidDel="0088391A">
          <w:rPr>
            <w:i/>
            <w:sz w:val="22"/>
          </w:rPr>
          <w:delText xml:space="preserve"> c</w:delText>
        </w:r>
        <w:r w:rsidR="00A0310B" w:rsidRPr="00A0310B" w:rsidDel="0088391A">
          <w:rPr>
            <w:sz w:val="22"/>
          </w:rPr>
          <w:delText xml:space="preserve">ustomer </w:delText>
        </w:r>
      </w:del>
      <w:del w:id="1833" w:author="Sai Praneetha Bhaskaruni" w:date="2022-03-25T12:35:00Z">
        <w:r w:rsidR="0096458F" w:rsidDel="001B7488">
          <w:rPr>
            <w:sz w:val="22"/>
          </w:rPr>
          <w:delText>is</w:delText>
        </w:r>
      </w:del>
      <w:del w:id="1834" w:author="Sai Praneetha Bhaskaruni" w:date="2022-03-25T12:36:00Z">
        <w:r w:rsidR="0096458F" w:rsidDel="0088391A">
          <w:rPr>
            <w:sz w:val="22"/>
          </w:rPr>
          <w:delText xml:space="preserve"> </w:delText>
        </w:r>
        <w:r w:rsidR="00A0310B" w:rsidRPr="00A0310B" w:rsidDel="0088391A">
          <w:rPr>
            <w:sz w:val="22"/>
          </w:rPr>
          <w:delText>aware and train</w:delText>
        </w:r>
        <w:r w:rsidR="0096458F" w:rsidDel="0088391A">
          <w:rPr>
            <w:sz w:val="22"/>
          </w:rPr>
          <w:delText>s</w:delText>
        </w:r>
        <w:r w:rsidR="00A0310B" w:rsidRPr="00A0310B" w:rsidDel="0088391A">
          <w:rPr>
            <w:sz w:val="22"/>
          </w:rPr>
          <w:delText xml:space="preserve"> the user that all network connections </w:delText>
        </w:r>
        <w:r w:rsidR="0096458F" w:rsidDel="0088391A">
          <w:rPr>
            <w:sz w:val="22"/>
          </w:rPr>
          <w:delText xml:space="preserve">are </w:delText>
        </w:r>
        <w:r w:rsidR="00A0310B" w:rsidRPr="00A0310B" w:rsidDel="0088391A">
          <w:rPr>
            <w:sz w:val="22"/>
          </w:rPr>
          <w:delText>considered in determining appropriate security controls</w:delText>
        </w:r>
      </w:del>
      <w:r w:rsidR="00A0310B" w:rsidRPr="00A0310B">
        <w:rPr>
          <w:sz w:val="22"/>
        </w:rPr>
        <w:t>. The customer will provide the secure encrypted channel such as wireless connection like Wi-Fi (consider authentication protocols supported, such as WPA2 EAP-TLS) for the communication between the SmartMedic solution’s components i.e. the tablet and Stryker cloud</w:t>
      </w:r>
      <w:r w:rsidR="0096458F">
        <w:rPr>
          <w:sz w:val="22"/>
        </w:rPr>
        <w:t>, e</w:t>
      </w:r>
      <w:r w:rsidR="00CC1180" w:rsidRPr="00676F6A">
        <w:rPr>
          <w:sz w:val="22"/>
        </w:rPr>
        <w:t xml:space="preserve">nsure the firewall </w:t>
      </w:r>
      <w:r w:rsidR="0096458F">
        <w:rPr>
          <w:sz w:val="22"/>
        </w:rPr>
        <w:t xml:space="preserve">is </w:t>
      </w:r>
      <w:r w:rsidR="00CC1180" w:rsidRPr="00676F6A">
        <w:rPr>
          <w:sz w:val="22"/>
        </w:rPr>
        <w:t>properly configured and that all rules are regularly audited; secure remote access points and users; block any unused or unneeded open network ports; disable and remove unnecessary protocols and services; implement access lists; encrypt network traffic.</w:t>
      </w:r>
    </w:p>
    <w:p w14:paraId="1EF2BF29" w14:textId="4F172AC3" w:rsidR="00672B7E" w:rsidRDefault="00672B7E" w:rsidP="00672B7E">
      <w:pPr>
        <w:spacing w:after="120"/>
        <w:ind w:left="129" w:hanging="14"/>
        <w:rPr>
          <w:sz w:val="22"/>
        </w:rPr>
      </w:pPr>
      <w:r w:rsidRPr="00530651">
        <w:rPr>
          <w:sz w:val="22"/>
        </w:rPr>
        <w:lastRenderedPageBreak/>
        <w:t xml:space="preserve">Stryker’s customer can access the Nurse Station web application using the </w:t>
      </w:r>
      <w:del w:id="1835" w:author="Sai Praneetha Bhaskaruni" w:date="2022-03-24T17:32:00Z">
        <w:r w:rsidRPr="00530651" w:rsidDel="00DE3039">
          <w:rPr>
            <w:sz w:val="22"/>
          </w:rPr>
          <w:delText xml:space="preserve">credentials </w:delText>
        </w:r>
      </w:del>
      <w:ins w:id="1836" w:author="Sai Praneetha Bhaskaruni" w:date="2022-03-24T17:32:00Z">
        <w:r w:rsidR="00DE3039">
          <w:rPr>
            <w:sz w:val="22"/>
          </w:rPr>
          <w:t>unique id</w:t>
        </w:r>
        <w:r w:rsidR="00DE3039" w:rsidRPr="00530651">
          <w:rPr>
            <w:sz w:val="22"/>
          </w:rPr>
          <w:t xml:space="preserve"> </w:t>
        </w:r>
      </w:ins>
      <w:r w:rsidRPr="00530651">
        <w:rPr>
          <w:sz w:val="22"/>
        </w:rPr>
        <w:t>provided by Stryker</w:t>
      </w:r>
      <w:r>
        <w:rPr>
          <w:sz w:val="22"/>
        </w:rPr>
        <w:t>.</w:t>
      </w:r>
      <w:r w:rsidR="00676F6A">
        <w:rPr>
          <w:sz w:val="22"/>
        </w:rPr>
        <w:t xml:space="preserve"> </w:t>
      </w:r>
      <w:r w:rsidR="0096458F">
        <w:rPr>
          <w:sz w:val="22"/>
        </w:rPr>
        <w:t>It is a</w:t>
      </w:r>
      <w:r w:rsidR="0096458F" w:rsidRPr="00A0310B">
        <w:rPr>
          <w:sz w:val="22"/>
        </w:rPr>
        <w:t xml:space="preserve">dvised </w:t>
      </w:r>
      <w:r w:rsidR="0096458F">
        <w:rPr>
          <w:sz w:val="22"/>
        </w:rPr>
        <w:t>that</w:t>
      </w:r>
      <w:r w:rsidR="0096458F" w:rsidRPr="00A0310B">
        <w:rPr>
          <w:sz w:val="22"/>
        </w:rPr>
        <w:t xml:space="preserve"> </w:t>
      </w:r>
      <w:ins w:id="1837" w:author="Sai Praneetha Bhaskaruni" w:date="2022-03-25T12:37:00Z">
        <w:r w:rsidR="00AC2708">
          <w:rPr>
            <w:sz w:val="22"/>
          </w:rPr>
          <w:t xml:space="preserve">authentication </w:t>
        </w:r>
      </w:ins>
      <w:del w:id="1838" w:author="Sai Praneetha Bhaskaruni" w:date="2022-03-25T12:37:00Z">
        <w:r w:rsidR="0096458F" w:rsidRPr="00A0310B" w:rsidDel="00AC2708">
          <w:rPr>
            <w:sz w:val="22"/>
          </w:rPr>
          <w:delText xml:space="preserve">personal </w:delText>
        </w:r>
      </w:del>
      <w:r w:rsidR="0096458F" w:rsidRPr="00A0310B">
        <w:rPr>
          <w:sz w:val="22"/>
        </w:rPr>
        <w:t>credential</w:t>
      </w:r>
      <w:r w:rsidR="0096458F">
        <w:rPr>
          <w:sz w:val="22"/>
        </w:rPr>
        <w:t>s</w:t>
      </w:r>
      <w:r w:rsidR="0096458F" w:rsidRPr="00A0310B">
        <w:rPr>
          <w:sz w:val="22"/>
        </w:rPr>
        <w:t xml:space="preserve"> </w:t>
      </w:r>
      <w:r w:rsidR="0096458F">
        <w:rPr>
          <w:sz w:val="22"/>
        </w:rPr>
        <w:t xml:space="preserve">should not be shared </w:t>
      </w:r>
      <w:r w:rsidR="0096458F" w:rsidRPr="00A0310B">
        <w:rPr>
          <w:sz w:val="22"/>
        </w:rPr>
        <w:t>with anyone</w:t>
      </w:r>
      <w:ins w:id="1839" w:author="Sai Praneetha Bhaskaruni" w:date="2022-03-25T12:37:00Z">
        <w:r w:rsidR="00AC2708">
          <w:rPr>
            <w:sz w:val="22"/>
          </w:rPr>
          <w:t xml:space="preserve"> who is not </w:t>
        </w:r>
      </w:ins>
      <w:ins w:id="1840" w:author="Sai Praneetha Bhaskaruni" w:date="2022-03-25T12:38:00Z">
        <w:r w:rsidR="00AC2708">
          <w:rPr>
            <w:sz w:val="22"/>
          </w:rPr>
          <w:t xml:space="preserve">HDO </w:t>
        </w:r>
      </w:ins>
      <w:ins w:id="1841" w:author="Sai Praneetha Bhaskaruni" w:date="2022-03-25T12:37:00Z">
        <w:r w:rsidR="00AC2708">
          <w:rPr>
            <w:sz w:val="22"/>
          </w:rPr>
          <w:t>related</w:t>
        </w:r>
      </w:ins>
      <w:r w:rsidR="0096458F">
        <w:rPr>
          <w:sz w:val="22"/>
        </w:rPr>
        <w:t>.</w:t>
      </w:r>
    </w:p>
    <w:p w14:paraId="3B19F444" w14:textId="79551A40" w:rsidR="00672B7E" w:rsidRPr="00180992" w:rsidRDefault="00BC546B" w:rsidP="00960CBE">
      <w:pPr>
        <w:pStyle w:val="Heading1"/>
      </w:pPr>
      <w:bookmarkStart w:id="1842" w:name="_Toc108268276"/>
      <w:r>
        <w:rPr>
          <w:color w:val="FCC566"/>
          <w:sz w:val="40"/>
        </w:rPr>
        <w:t>2</w:t>
      </w:r>
      <w:r w:rsidR="00BB0397">
        <w:rPr>
          <w:color w:val="FCC566"/>
          <w:sz w:val="40"/>
        </w:rPr>
        <w:t>7</w:t>
      </w:r>
      <w:r w:rsidR="00672B7E" w:rsidRPr="00180992">
        <w:rPr>
          <w:color w:val="FFCC66"/>
          <w:sz w:val="40"/>
        </w:rPr>
        <w:t xml:space="preserve"> </w:t>
      </w:r>
      <w:r w:rsidR="001A0B74" w:rsidRPr="001A0B74">
        <w:t>Physical Locks</w:t>
      </w:r>
      <w:bookmarkEnd w:id="1842"/>
    </w:p>
    <w:p w14:paraId="21CCD2DC" w14:textId="78E90DC2" w:rsidR="00672B7E" w:rsidRDefault="0060199F" w:rsidP="0060199F">
      <w:pPr>
        <w:ind w:firstLine="0"/>
      </w:pPr>
      <w:r>
        <w:rPr>
          <w:b/>
          <w:i/>
          <w:sz w:val="22"/>
        </w:rPr>
        <w:t>Recommendation for customer (HDO)</w:t>
      </w:r>
      <w:r w:rsidRPr="00530651">
        <w:rPr>
          <w:b/>
          <w:i/>
          <w:sz w:val="22"/>
        </w:rPr>
        <w:t>:</w:t>
      </w:r>
      <w:r w:rsidRPr="00CA58F3">
        <w:rPr>
          <w:sz w:val="22"/>
        </w:rPr>
        <w:t xml:space="preserve"> </w:t>
      </w:r>
      <w:r w:rsidR="0096458F">
        <w:rPr>
          <w:sz w:val="22"/>
        </w:rPr>
        <w:t xml:space="preserve">The </w:t>
      </w:r>
      <w:r w:rsidRPr="0060199F">
        <w:rPr>
          <w:sz w:val="22"/>
        </w:rPr>
        <w:t xml:space="preserve">Tablet is placed inside </w:t>
      </w:r>
      <w:r w:rsidR="0096458F">
        <w:rPr>
          <w:sz w:val="22"/>
        </w:rPr>
        <w:t>an</w:t>
      </w:r>
      <w:r w:rsidR="0096458F" w:rsidRPr="0060199F">
        <w:rPr>
          <w:sz w:val="22"/>
        </w:rPr>
        <w:t xml:space="preserve"> </w:t>
      </w:r>
      <w:r w:rsidRPr="0060199F">
        <w:rPr>
          <w:sz w:val="22"/>
        </w:rPr>
        <w:t>enclosure. Access to t</w:t>
      </w:r>
      <w:r w:rsidR="0096458F">
        <w:rPr>
          <w:sz w:val="22"/>
        </w:rPr>
        <w:t>he T</w:t>
      </w:r>
      <w:r w:rsidRPr="0060199F">
        <w:rPr>
          <w:sz w:val="22"/>
        </w:rPr>
        <w:t>ablet is only provid</w:t>
      </w:r>
      <w:r>
        <w:rPr>
          <w:sz w:val="22"/>
        </w:rPr>
        <w:t xml:space="preserve">ed to Stryker Service Personnel. </w:t>
      </w:r>
      <w:r w:rsidRPr="0060199F">
        <w:rPr>
          <w:sz w:val="22"/>
        </w:rPr>
        <w:t xml:space="preserve">The management of physical security aspects of the HDO's IT system, networks and other configuration items is a key responsibility of the HDO's </w:t>
      </w:r>
      <w:del w:id="1843" w:author="Sai Praneetha Bhaskaruni" w:date="2022-03-24T17:30:00Z">
        <w:r w:rsidRPr="0060199F" w:rsidDel="00D35D93">
          <w:rPr>
            <w:sz w:val="22"/>
          </w:rPr>
          <w:delText xml:space="preserve"> </w:delText>
        </w:r>
      </w:del>
      <w:r w:rsidRPr="0060199F">
        <w:rPr>
          <w:sz w:val="22"/>
        </w:rPr>
        <w:t>IT network management.</w:t>
      </w:r>
    </w:p>
    <w:p w14:paraId="2429538D" w14:textId="2BBB27D4" w:rsidR="00E623C3" w:rsidRDefault="00E623C3">
      <w:pPr>
        <w:spacing w:after="0" w:line="292" w:lineRule="auto"/>
        <w:ind w:left="0" w:right="7" w:firstLine="0"/>
        <w:rPr>
          <w:b/>
          <w:i/>
        </w:rPr>
      </w:pPr>
    </w:p>
    <w:p w14:paraId="45F3BDA4" w14:textId="4831638F" w:rsidR="00A22982" w:rsidRDefault="00A22982">
      <w:pPr>
        <w:spacing w:after="0" w:line="292" w:lineRule="auto"/>
        <w:ind w:left="0" w:right="7" w:firstLine="0"/>
        <w:rPr>
          <w:b/>
          <w:i/>
        </w:rPr>
      </w:pPr>
    </w:p>
    <w:p w14:paraId="19345575" w14:textId="47645F00" w:rsidR="00A22982" w:rsidRDefault="00A22982">
      <w:pPr>
        <w:spacing w:after="0" w:line="292" w:lineRule="auto"/>
        <w:ind w:left="0" w:right="7" w:firstLine="0"/>
        <w:rPr>
          <w:b/>
          <w:i/>
        </w:rPr>
      </w:pPr>
    </w:p>
    <w:p w14:paraId="0B8CE1FE" w14:textId="5A6C3BCC" w:rsidR="009B05B1" w:rsidRDefault="009B05B1">
      <w:pPr>
        <w:spacing w:after="0" w:line="292" w:lineRule="auto"/>
        <w:ind w:left="0" w:right="7" w:firstLine="0"/>
        <w:rPr>
          <w:b/>
          <w:i/>
        </w:rPr>
      </w:pPr>
    </w:p>
    <w:p w14:paraId="053EE66B" w14:textId="39B62BBB" w:rsidR="007B0A35" w:rsidRDefault="007B0A35">
      <w:pPr>
        <w:spacing w:after="0" w:line="292" w:lineRule="auto"/>
        <w:ind w:left="0" w:right="7" w:firstLine="0"/>
        <w:rPr>
          <w:b/>
          <w:i/>
        </w:rPr>
      </w:pPr>
    </w:p>
    <w:p w14:paraId="1CB86D04" w14:textId="77777777" w:rsidR="007B0A35" w:rsidRDefault="007B0A35">
      <w:pPr>
        <w:spacing w:after="0" w:line="292" w:lineRule="auto"/>
        <w:ind w:left="0" w:right="7" w:firstLine="0"/>
        <w:rPr>
          <w:b/>
          <w:i/>
        </w:rPr>
      </w:pPr>
    </w:p>
    <w:p w14:paraId="58D37F39" w14:textId="7735633F" w:rsidR="009B05B1" w:rsidRDefault="009B05B1">
      <w:pPr>
        <w:spacing w:after="0" w:line="292" w:lineRule="auto"/>
        <w:ind w:left="0" w:right="7" w:firstLine="0"/>
        <w:rPr>
          <w:b/>
          <w:i/>
        </w:rPr>
      </w:pPr>
    </w:p>
    <w:p w14:paraId="562D611F" w14:textId="182A0B2F" w:rsidR="009B05B1" w:rsidRDefault="009B05B1">
      <w:pPr>
        <w:spacing w:after="0" w:line="292" w:lineRule="auto"/>
        <w:ind w:left="0" w:right="7" w:firstLine="0"/>
        <w:rPr>
          <w:b/>
          <w:i/>
        </w:rPr>
      </w:pPr>
    </w:p>
    <w:p w14:paraId="1FFBCC9D" w14:textId="7616F87F" w:rsidR="009B05B1" w:rsidRDefault="009B05B1">
      <w:pPr>
        <w:spacing w:after="0" w:line="292" w:lineRule="auto"/>
        <w:ind w:left="0" w:right="7" w:firstLine="0"/>
        <w:rPr>
          <w:b/>
          <w:i/>
        </w:rPr>
      </w:pPr>
    </w:p>
    <w:p w14:paraId="6A482582" w14:textId="1684CB9E" w:rsidR="009B05B1" w:rsidRDefault="009B05B1">
      <w:pPr>
        <w:spacing w:after="0" w:line="292" w:lineRule="auto"/>
        <w:ind w:left="0" w:right="7" w:firstLine="0"/>
        <w:rPr>
          <w:b/>
          <w:i/>
        </w:rPr>
      </w:pPr>
    </w:p>
    <w:p w14:paraId="7F842F28" w14:textId="6F757775" w:rsidR="009B05B1" w:rsidRDefault="009B05B1">
      <w:pPr>
        <w:spacing w:after="0" w:line="292" w:lineRule="auto"/>
        <w:ind w:left="0" w:right="7" w:firstLine="0"/>
        <w:rPr>
          <w:b/>
          <w:i/>
        </w:rPr>
      </w:pPr>
    </w:p>
    <w:p w14:paraId="0874BBEB" w14:textId="282E3EAE" w:rsidR="009B05B1" w:rsidRDefault="009B05B1">
      <w:pPr>
        <w:spacing w:after="0" w:line="292" w:lineRule="auto"/>
        <w:ind w:left="0" w:right="7" w:firstLine="0"/>
        <w:rPr>
          <w:b/>
          <w:i/>
        </w:rPr>
      </w:pPr>
    </w:p>
    <w:p w14:paraId="112758D4" w14:textId="5760A1CB" w:rsidR="009B05B1" w:rsidRDefault="009B05B1">
      <w:pPr>
        <w:spacing w:after="0" w:line="292" w:lineRule="auto"/>
        <w:ind w:left="0" w:right="7" w:firstLine="0"/>
        <w:rPr>
          <w:b/>
          <w:i/>
        </w:rPr>
      </w:pPr>
    </w:p>
    <w:p w14:paraId="312BCE93" w14:textId="6B1D6550" w:rsidR="009B05B1" w:rsidRDefault="009B05B1">
      <w:pPr>
        <w:spacing w:after="0" w:line="292" w:lineRule="auto"/>
        <w:ind w:left="0" w:right="7" w:firstLine="0"/>
        <w:rPr>
          <w:b/>
          <w:i/>
        </w:rPr>
      </w:pPr>
    </w:p>
    <w:p w14:paraId="61C4AC8A" w14:textId="0573371D" w:rsidR="009B05B1" w:rsidRDefault="009B05B1">
      <w:pPr>
        <w:spacing w:after="0" w:line="292" w:lineRule="auto"/>
        <w:ind w:left="0" w:right="7" w:firstLine="0"/>
        <w:rPr>
          <w:b/>
          <w:i/>
        </w:rPr>
      </w:pPr>
    </w:p>
    <w:p w14:paraId="30160956" w14:textId="5A55A0C0" w:rsidR="009B05B1" w:rsidRDefault="009B05B1">
      <w:pPr>
        <w:spacing w:after="0" w:line="292" w:lineRule="auto"/>
        <w:ind w:left="0" w:right="7" w:firstLine="0"/>
        <w:rPr>
          <w:b/>
          <w:i/>
        </w:rPr>
      </w:pPr>
    </w:p>
    <w:p w14:paraId="2204D638" w14:textId="50B9258B" w:rsidR="009B05B1" w:rsidRDefault="009B05B1">
      <w:pPr>
        <w:spacing w:after="0" w:line="292" w:lineRule="auto"/>
        <w:ind w:left="0" w:right="7" w:firstLine="0"/>
        <w:rPr>
          <w:b/>
          <w:i/>
        </w:rPr>
      </w:pPr>
    </w:p>
    <w:p w14:paraId="69E21CA3" w14:textId="66C8B710" w:rsidR="009B05B1" w:rsidRDefault="009B05B1">
      <w:pPr>
        <w:spacing w:after="0" w:line="292" w:lineRule="auto"/>
        <w:ind w:left="0" w:right="7" w:firstLine="0"/>
        <w:rPr>
          <w:b/>
          <w:i/>
        </w:rPr>
      </w:pPr>
    </w:p>
    <w:p w14:paraId="3D23D1F4" w14:textId="6D3FAD83" w:rsidR="009B05B1" w:rsidRDefault="009B05B1">
      <w:pPr>
        <w:spacing w:after="0" w:line="292" w:lineRule="auto"/>
        <w:ind w:left="0" w:right="7" w:firstLine="0"/>
        <w:rPr>
          <w:b/>
          <w:i/>
        </w:rPr>
      </w:pPr>
    </w:p>
    <w:p w14:paraId="3EF06297" w14:textId="641E4C28" w:rsidR="009B05B1" w:rsidRDefault="009B05B1">
      <w:pPr>
        <w:spacing w:after="0" w:line="292" w:lineRule="auto"/>
        <w:ind w:left="0" w:right="7" w:firstLine="0"/>
        <w:rPr>
          <w:b/>
          <w:i/>
        </w:rPr>
      </w:pPr>
    </w:p>
    <w:p w14:paraId="795C8FAE" w14:textId="558BB68F" w:rsidR="009B05B1" w:rsidRDefault="009B05B1">
      <w:pPr>
        <w:spacing w:after="0" w:line="292" w:lineRule="auto"/>
        <w:ind w:left="0" w:right="7" w:firstLine="0"/>
        <w:rPr>
          <w:b/>
          <w:i/>
        </w:rPr>
      </w:pPr>
    </w:p>
    <w:p w14:paraId="6BE75C92" w14:textId="64CBB3B9" w:rsidR="009B05B1" w:rsidRDefault="009B05B1">
      <w:pPr>
        <w:spacing w:after="0" w:line="292" w:lineRule="auto"/>
        <w:ind w:left="0" w:right="7" w:firstLine="0"/>
        <w:rPr>
          <w:b/>
          <w:i/>
        </w:rPr>
      </w:pPr>
    </w:p>
    <w:p w14:paraId="75BAA8D7" w14:textId="0CEAC3C6" w:rsidR="009B05B1" w:rsidRDefault="009B05B1">
      <w:pPr>
        <w:spacing w:after="0" w:line="292" w:lineRule="auto"/>
        <w:ind w:left="0" w:right="7" w:firstLine="0"/>
        <w:rPr>
          <w:b/>
          <w:i/>
        </w:rPr>
      </w:pPr>
    </w:p>
    <w:p w14:paraId="256530A3" w14:textId="16CD9DF0" w:rsidR="007B0A35" w:rsidRDefault="007B0A35">
      <w:pPr>
        <w:spacing w:after="0" w:line="292" w:lineRule="auto"/>
        <w:ind w:left="0" w:right="7" w:firstLine="0"/>
        <w:rPr>
          <w:b/>
          <w:i/>
        </w:rPr>
      </w:pPr>
    </w:p>
    <w:p w14:paraId="6930C019" w14:textId="30506F9E" w:rsidR="007B0A35" w:rsidRDefault="007B0A35">
      <w:pPr>
        <w:spacing w:after="0" w:line="292" w:lineRule="auto"/>
        <w:ind w:left="0" w:right="7" w:firstLine="0"/>
        <w:rPr>
          <w:b/>
          <w:i/>
        </w:rPr>
      </w:pPr>
    </w:p>
    <w:p w14:paraId="18D6CE1A" w14:textId="77777777" w:rsidR="007B0A35" w:rsidRDefault="007B0A35">
      <w:pPr>
        <w:spacing w:after="0" w:line="292" w:lineRule="auto"/>
        <w:ind w:left="0" w:right="7" w:firstLine="0"/>
        <w:rPr>
          <w:b/>
          <w:i/>
        </w:rPr>
      </w:pPr>
    </w:p>
    <w:p w14:paraId="066BC210" w14:textId="099B89A8" w:rsidR="009B05B1" w:rsidRDefault="009B05B1">
      <w:pPr>
        <w:spacing w:after="0" w:line="292" w:lineRule="auto"/>
        <w:ind w:left="0" w:right="7" w:firstLine="0"/>
        <w:rPr>
          <w:b/>
          <w:i/>
        </w:rPr>
      </w:pPr>
    </w:p>
    <w:p w14:paraId="2EFC9865" w14:textId="3BF6035C" w:rsidR="009B05B1" w:rsidRDefault="009B05B1">
      <w:pPr>
        <w:spacing w:after="0" w:line="292" w:lineRule="auto"/>
        <w:ind w:left="0" w:right="7" w:firstLine="0"/>
        <w:rPr>
          <w:b/>
          <w:i/>
        </w:rPr>
      </w:pPr>
    </w:p>
    <w:p w14:paraId="67EBABF3" w14:textId="3F6D4650" w:rsidR="009B05B1" w:rsidRDefault="009B05B1">
      <w:pPr>
        <w:spacing w:after="0" w:line="292" w:lineRule="auto"/>
        <w:ind w:left="0" w:right="7" w:firstLine="0"/>
        <w:rPr>
          <w:b/>
          <w:i/>
        </w:rPr>
      </w:pPr>
    </w:p>
    <w:p w14:paraId="5E2F4619" w14:textId="77777777" w:rsidR="009B05B1" w:rsidRDefault="009B05B1">
      <w:pPr>
        <w:spacing w:after="0" w:line="292" w:lineRule="auto"/>
        <w:ind w:left="0" w:right="7" w:firstLine="0"/>
        <w:rPr>
          <w:b/>
          <w:i/>
        </w:rPr>
      </w:pPr>
    </w:p>
    <w:p w14:paraId="4D62A0FD" w14:textId="77777777" w:rsidR="00A22982" w:rsidRDefault="00A22982">
      <w:pPr>
        <w:spacing w:after="0" w:line="292" w:lineRule="auto"/>
        <w:ind w:left="0" w:right="7" w:firstLine="0"/>
        <w:rPr>
          <w:b/>
          <w:i/>
        </w:rPr>
      </w:pPr>
    </w:p>
    <w:p w14:paraId="3CF05CE0" w14:textId="2B463A92" w:rsidR="00B11510" w:rsidRPr="001A3A39" w:rsidRDefault="00446FC2">
      <w:pPr>
        <w:spacing w:after="0" w:line="292" w:lineRule="auto"/>
        <w:ind w:left="0" w:right="7" w:firstLine="0"/>
        <w:rPr>
          <w:strike/>
        </w:rPr>
      </w:pPr>
      <w:r w:rsidRPr="001A3A39">
        <w:rPr>
          <w:rFonts w:eastAsia="Calibri"/>
          <w:strike/>
          <w:noProof/>
          <w:color w:val="000000"/>
          <w:sz w:val="22"/>
        </w:rPr>
        <w:lastRenderedPageBreak/>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8"/>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8"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3" o:spid="_x0000_s1029"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9" o:title=""/>
                </v:shape>
                <v:rect id="Rectangle 1043" o:spid="_x0000_s1030"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1"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2"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3"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4"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5"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6"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7"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8"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9"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r w:rsidRPr="001A3A39">
        <w:rPr>
          <w:b/>
          <w:i/>
          <w:strike/>
        </w:rPr>
        <w:t xml:space="preserve">Stryker Corporation or its divisions or other corporate affiliated entities own, </w:t>
      </w:r>
      <w:proofErr w:type="gramStart"/>
      <w:r w:rsidRPr="001A3A39">
        <w:rPr>
          <w:b/>
          <w:i/>
          <w:strike/>
        </w:rPr>
        <w:t>use</w:t>
      </w:r>
      <w:proofErr w:type="gramEnd"/>
      <w:r w:rsidRPr="001A3A39">
        <w:rPr>
          <w:b/>
          <w:i/>
          <w:strike/>
        </w:rPr>
        <w:t xml:space="preserve"> or have applied for the following trademarks or service marks: </w:t>
      </w:r>
      <w:r w:rsidR="00057E9B" w:rsidRPr="001A3A39">
        <w:rPr>
          <w:b/>
          <w:i/>
          <w:strike/>
        </w:rPr>
        <w:t>SmartMedic</w:t>
      </w:r>
      <w:r w:rsidR="000F2BAB" w:rsidRPr="001A3A39">
        <w:rPr>
          <w:b/>
          <w:i/>
          <w:strike/>
        </w:rPr>
        <w:t xml:space="preserve"> Solution</w:t>
      </w:r>
      <w:r w:rsidRPr="001A3A39">
        <w:rPr>
          <w:b/>
          <w:i/>
          <w:strike/>
        </w:rPr>
        <w:t xml:space="preserve">. All other trademarks are trademarks of their respective owners or </w:t>
      </w:r>
      <w:commentRangeStart w:id="1844"/>
      <w:r w:rsidRPr="001A3A39">
        <w:rPr>
          <w:b/>
          <w:i/>
          <w:strike/>
        </w:rPr>
        <w:t>holders</w:t>
      </w:r>
      <w:commentRangeEnd w:id="1844"/>
      <w:r w:rsidR="00E61800" w:rsidRPr="001A3A39">
        <w:rPr>
          <w:rStyle w:val="CommentReference"/>
          <w:strike/>
        </w:rPr>
        <w:commentReference w:id="1844"/>
      </w:r>
      <w:r w:rsidRPr="001A3A39">
        <w:rPr>
          <w:b/>
          <w:i/>
          <w:strike/>
        </w:rPr>
        <w:t>.</w:t>
      </w:r>
    </w:p>
    <w:sectPr w:rsidR="00B11510" w:rsidRPr="001A3A39" w:rsidSect="00713AD1">
      <w:headerReference w:type="default" r:id="rId30"/>
      <w:footerReference w:type="even" r:id="rId31"/>
      <w:footerReference w:type="default" r:id="rId32"/>
      <w:footerReference w:type="first" r:id="rId33"/>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2" w:author="T Londhe, Vinod (Contractor)" w:date="2022-07-09T13:25:00Z" w:initials="TLV(">
    <w:p w14:paraId="74D89077" w14:textId="77777777" w:rsidR="006249E5" w:rsidRDefault="006249E5">
      <w:pPr>
        <w:pStyle w:val="CommentText"/>
      </w:pPr>
      <w:r>
        <w:rPr>
          <w:rStyle w:val="CommentReference"/>
        </w:rPr>
        <w:annotationRef/>
      </w:r>
      <w:r>
        <w:t>Remove TM Symbol</w:t>
      </w:r>
      <w:r w:rsidR="00B97846">
        <w:t xml:space="preserve"> </w:t>
      </w:r>
    </w:p>
    <w:p w14:paraId="3FE995EA" w14:textId="0E94BC53" w:rsidR="00B97846" w:rsidRDefault="00B97846">
      <w:pPr>
        <w:pStyle w:val="CommentText"/>
      </w:pPr>
      <w:r>
        <w:t xml:space="preserve">Remove TM symbol from Struker logo- Use below logo </w:t>
      </w:r>
      <w:r w:rsidR="004A540C">
        <w:t xml:space="preserve">– Added Stryer Logo on top side RHS corner in header to print in all pages. </w:t>
      </w:r>
    </w:p>
    <w:p w14:paraId="636CD517" w14:textId="77777777" w:rsidR="00560731" w:rsidRDefault="00560731">
      <w:pPr>
        <w:pStyle w:val="CommentText"/>
      </w:pPr>
    </w:p>
    <w:p w14:paraId="709B41BC" w14:textId="3D0728BA" w:rsidR="00560731" w:rsidRDefault="00560731">
      <w:pPr>
        <w:pStyle w:val="CommentText"/>
      </w:pPr>
      <w:r>
        <w:rPr>
          <w:noProof/>
        </w:rPr>
        <w:drawing>
          <wp:inline distT="0" distB="0" distL="0" distR="0" wp14:anchorId="56B244A1" wp14:editId="0FFFC542">
            <wp:extent cx="1466557" cy="36576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comment>
  <w:comment w:id="378" w:author="Sai Praneetha Bhaskaruni" w:date="2022-07-14T11:08:00Z" w:initials="SPB">
    <w:p w14:paraId="166D8C1B" w14:textId="158FEDCB" w:rsidR="00B50F5C" w:rsidRDefault="00B50F5C" w:rsidP="00B50F5C">
      <w:pPr>
        <w:pStyle w:val="CommentText"/>
        <w:ind w:left="0" w:firstLine="0"/>
      </w:pPr>
      <w:r>
        <w:rPr>
          <w:rStyle w:val="CommentReference"/>
        </w:rPr>
        <w:annotationRef/>
      </w:r>
      <w:r>
        <w:rPr>
          <w:rStyle w:val="CommentReference"/>
        </w:rPr>
        <w:annotationRef/>
      </w:r>
      <w:r>
        <w:t>Referring to EU. Correct or not?</w:t>
      </w:r>
    </w:p>
  </w:comment>
  <w:comment w:id="414" w:author="T Londhe, Vinod (Contractor)" w:date="2022-07-09T13:34:00Z" w:initials="TLV(">
    <w:p w14:paraId="5A5B35EA" w14:textId="77777777" w:rsidR="000B7BFF" w:rsidRDefault="000B7BFF">
      <w:pPr>
        <w:pStyle w:val="CommentText"/>
      </w:pPr>
      <w:r>
        <w:rPr>
          <w:rStyle w:val="CommentReference"/>
        </w:rPr>
        <w:annotationRef/>
      </w:r>
      <w:r>
        <w:t>Please add below details as per Product Label</w:t>
      </w:r>
    </w:p>
    <w:p w14:paraId="3A74B4C0" w14:textId="77777777" w:rsidR="000B7BFF" w:rsidRDefault="000B7BFF">
      <w:pPr>
        <w:pStyle w:val="CommentText"/>
      </w:pPr>
    </w:p>
    <w:p w14:paraId="34C3C377" w14:textId="77777777" w:rsidR="000B7BFF" w:rsidRDefault="000B7BFF" w:rsidP="000B7BFF">
      <w:pPr>
        <w:spacing w:after="0"/>
        <w:ind w:firstLine="720"/>
        <w:rPr>
          <w:rFonts w:asciiTheme="minorHAnsi" w:eastAsia="MHei" w:hAnsiTheme="minorHAnsi" w:cstheme="minorHAnsi"/>
          <w:color w:val="FFFFFF" w:themeColor="background1"/>
        </w:rPr>
      </w:pPr>
      <w:r>
        <w:rPr>
          <w:rFonts w:eastAsia="MHei" w:cstheme="minorHAnsi"/>
          <w:color w:val="FFFFFF" w:themeColor="background1"/>
        </w:rPr>
        <w:t>Stryker Global Technology Center Pvt Ltd,</w:t>
      </w:r>
    </w:p>
    <w:p w14:paraId="552E8385"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Vatika Business Park, 10</w:t>
      </w:r>
      <w:r>
        <w:rPr>
          <w:rFonts w:eastAsia="MHei" w:cstheme="minorHAnsi"/>
          <w:color w:val="FFFFFF" w:themeColor="background1"/>
          <w:vertAlign w:val="superscript"/>
        </w:rPr>
        <w:t>th</w:t>
      </w:r>
      <w:r>
        <w:rPr>
          <w:rFonts w:eastAsia="MHei" w:cstheme="minorHAnsi"/>
          <w:color w:val="FFFFFF" w:themeColor="background1"/>
        </w:rPr>
        <w:t xml:space="preserve"> Floor, Block two,</w:t>
      </w:r>
    </w:p>
    <w:p w14:paraId="7478769B"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Sohna-Gurgaon Rd, Sector 49, Gurugram</w:t>
      </w:r>
    </w:p>
    <w:p w14:paraId="4C6B0AB9" w14:textId="77777777" w:rsidR="000B7BFF" w:rsidRDefault="000B7BFF" w:rsidP="000B7BFF">
      <w:pPr>
        <w:spacing w:after="0"/>
        <w:ind w:firstLine="720"/>
        <w:rPr>
          <w:rFonts w:eastAsia="MHei" w:cstheme="minorHAnsi"/>
          <w:color w:val="FFFFFF" w:themeColor="background1"/>
        </w:rPr>
      </w:pPr>
      <w:r>
        <w:rPr>
          <w:rFonts w:eastAsia="MHei" w:cstheme="minorHAnsi"/>
          <w:color w:val="FFFFFF" w:themeColor="background1"/>
        </w:rPr>
        <w:t>Haryana 122002, India</w:t>
      </w:r>
    </w:p>
    <w:p w14:paraId="33C021F4" w14:textId="3D4FD394" w:rsidR="000B7BFF" w:rsidRDefault="000B7BFF">
      <w:pPr>
        <w:pStyle w:val="CommentText"/>
      </w:pPr>
    </w:p>
  </w:comment>
  <w:comment w:id="440" w:author="T Londhe, Vinod (Contractor)" w:date="2022-07-09T13:40:00Z" w:initials="TLV(">
    <w:p w14:paraId="58CB3976" w14:textId="3E323AD9" w:rsidR="00F855A6" w:rsidRDefault="00F855A6">
      <w:pPr>
        <w:pStyle w:val="CommentText"/>
      </w:pPr>
      <w:r>
        <w:rPr>
          <w:rStyle w:val="CommentReference"/>
        </w:rPr>
        <w:annotationRef/>
      </w:r>
      <w:r>
        <w:t xml:space="preserve">Do not use Vital data in document. Description added as per SmartMedic other documents. Remove strikethrough </w:t>
      </w:r>
    </w:p>
  </w:comment>
  <w:comment w:id="504" w:author="Sai Praneetha Bhaskaruni" w:date="2022-07-08T14:09:00Z" w:initials="SPB">
    <w:p w14:paraId="4E0704BA" w14:textId="1E56F837" w:rsidR="00167413" w:rsidRDefault="00167413">
      <w:pPr>
        <w:pStyle w:val="CommentText"/>
      </w:pPr>
      <w:r>
        <w:rPr>
          <w:rStyle w:val="CommentReference"/>
        </w:rPr>
        <w:annotationRef/>
      </w:r>
      <w:r>
        <w:t>Info needed from Vinod</w:t>
      </w:r>
    </w:p>
  </w:comment>
  <w:comment w:id="505" w:author="T Londhe, Vinod (Contractor)" w:date="2022-07-09T13:32:00Z" w:initials="TLV(">
    <w:p w14:paraId="3315F6F7" w14:textId="6DBC8C46" w:rsidR="00C42663" w:rsidRDefault="00C42663">
      <w:pPr>
        <w:pStyle w:val="CommentText"/>
      </w:pPr>
      <w:r>
        <w:rPr>
          <w:rStyle w:val="CommentReference"/>
        </w:rPr>
        <w:annotationRef/>
      </w:r>
      <w:r>
        <w:t xml:space="preserve">Updated remove the strikethrough information </w:t>
      </w:r>
    </w:p>
  </w:comment>
  <w:comment w:id="597" w:author="T Londhe, Vinod (Contractor)" w:date="2022-07-09T13:41:00Z" w:initials="TLV(">
    <w:p w14:paraId="0E846F41" w14:textId="797DD381" w:rsidR="00F855A6" w:rsidRDefault="00F855A6">
      <w:pPr>
        <w:pStyle w:val="CommentText"/>
      </w:pPr>
      <w:r>
        <w:rPr>
          <w:rStyle w:val="CommentReference"/>
        </w:rPr>
        <w:annotationRef/>
      </w:r>
      <w:r>
        <w:t>Reove device word</w:t>
      </w:r>
    </w:p>
  </w:comment>
  <w:comment w:id="651" w:author="T Londhe, Vinod (Contractor)" w:date="2022-07-09T13:43:00Z" w:initials="TLV(">
    <w:p w14:paraId="582C6578" w14:textId="5E4684A2" w:rsidR="002D4CA4" w:rsidRDefault="002D4CA4">
      <w:pPr>
        <w:pStyle w:val="CommentText"/>
      </w:pPr>
      <w:r>
        <w:rPr>
          <w:rStyle w:val="CommentReference"/>
        </w:rPr>
        <w:annotationRef/>
      </w:r>
      <w:r>
        <w:t>Updated as per IFU, Remove strikethrough info</w:t>
      </w:r>
    </w:p>
  </w:comment>
  <w:comment w:id="947" w:author="T Londhe, Vinod (Contractor)" w:date="2022-07-09T13:50:00Z" w:initials="TLV(">
    <w:p w14:paraId="6A4A63FE" w14:textId="6E3D95AE" w:rsidR="00E35E69" w:rsidRDefault="00E35E69">
      <w:pPr>
        <w:pStyle w:val="CommentText"/>
      </w:pPr>
      <w:r>
        <w:rPr>
          <w:rStyle w:val="CommentReference"/>
        </w:rPr>
        <w:annotationRef/>
      </w:r>
      <w:r>
        <w:t>Remove Vital data and revisit to update</w:t>
      </w:r>
      <w:r w:rsidR="00745B52">
        <w:t xml:space="preserve"> whole section 3.6</w:t>
      </w:r>
    </w:p>
  </w:comment>
  <w:comment w:id="1844" w:author="T Londhe, Vinod (Contractor)" w:date="2022-07-09T13:55:00Z" w:initials="TLV(">
    <w:p w14:paraId="74FC8924" w14:textId="00548E11" w:rsidR="00E61800" w:rsidRDefault="00E61800">
      <w:pPr>
        <w:pStyle w:val="CommentText"/>
      </w:pPr>
      <w:r>
        <w:rPr>
          <w:rStyle w:val="CommentReference"/>
        </w:rPr>
        <w:annotationRef/>
      </w:r>
      <w:r>
        <w:t>Check if we need to add all address similar to IFU- Refer below Snap</w:t>
      </w:r>
    </w:p>
    <w:p w14:paraId="46DAD3EE" w14:textId="1B688C46" w:rsidR="00E61800" w:rsidRDefault="00E61800">
      <w:pPr>
        <w:pStyle w:val="CommentText"/>
      </w:pPr>
    </w:p>
    <w:p w14:paraId="14DA15FA" w14:textId="7D781CD1" w:rsidR="00E61800" w:rsidRDefault="00E61800">
      <w:pPr>
        <w:pStyle w:val="CommentText"/>
      </w:pPr>
      <w:r>
        <w:t>Check if Copyright can be used- TBC with Sreejith</w:t>
      </w:r>
    </w:p>
    <w:p w14:paraId="37ABD35F" w14:textId="77777777" w:rsidR="00E61800" w:rsidRDefault="00E61800">
      <w:pPr>
        <w:pStyle w:val="CommentText"/>
      </w:pPr>
    </w:p>
    <w:p w14:paraId="65BBB2B6" w14:textId="47F0E571" w:rsidR="00E61800" w:rsidRDefault="00E61800">
      <w:pPr>
        <w:pStyle w:val="CommentText"/>
      </w:pPr>
      <w:r>
        <w:rPr>
          <w:noProof/>
        </w:rPr>
        <w:drawing>
          <wp:inline distT="0" distB="0" distL="0" distR="0" wp14:anchorId="7F9EED86" wp14:editId="6EF5CD95">
            <wp:extent cx="6721475" cy="36626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721475" cy="36626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9B41BC" w15:done="0"/>
  <w15:commentEx w15:paraId="166D8C1B" w15:done="0"/>
  <w15:commentEx w15:paraId="33C021F4" w15:done="0"/>
  <w15:commentEx w15:paraId="58CB3976" w15:done="0"/>
  <w15:commentEx w15:paraId="4E0704BA" w15:done="0"/>
  <w15:commentEx w15:paraId="3315F6F7" w15:paraIdParent="4E0704BA" w15:done="0"/>
  <w15:commentEx w15:paraId="0E846F41" w15:done="0"/>
  <w15:commentEx w15:paraId="582C6578" w15:done="0"/>
  <w15:commentEx w15:paraId="6A4A63FE" w15:done="0"/>
  <w15:commentEx w15:paraId="65BBB2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4004E" w16cex:dateUtc="2022-07-09T07:55:00Z"/>
  <w16cex:commentExtensible w16cex:durableId="267A77A1" w16cex:dateUtc="2022-07-14T05:38:00Z"/>
  <w16cex:commentExtensible w16cex:durableId="26740250" w16cex:dateUtc="2022-07-09T08:04:00Z"/>
  <w16cex:commentExtensible w16cex:durableId="267403CC" w16cex:dateUtc="2022-07-09T08:10:00Z"/>
  <w16cex:commentExtensible w16cex:durableId="267401FB" w16cex:dateUtc="2022-07-09T08:02:00Z"/>
  <w16cex:commentExtensible w16cex:durableId="2674040F" w16cex:dateUtc="2022-07-09T08:11:00Z"/>
  <w16cex:commentExtensible w16cex:durableId="2674047F" w16cex:dateUtc="2022-07-09T08:13:00Z"/>
  <w16cex:commentExtensible w16cex:durableId="2674061D" w16cex:dateUtc="2022-07-09T08:20:00Z"/>
  <w16cex:commentExtensible w16cex:durableId="2674075F" w16cex:dateUtc="2022-07-09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9B41BC" w16cid:durableId="2674004E"/>
  <w16cid:commentId w16cid:paraId="166D8C1B" w16cid:durableId="267A77A1"/>
  <w16cid:commentId w16cid:paraId="33C021F4" w16cid:durableId="26740250"/>
  <w16cid:commentId w16cid:paraId="58CB3976" w16cid:durableId="267403CC"/>
  <w16cid:commentId w16cid:paraId="4E0704BA" w16cid:durableId="2674002B"/>
  <w16cid:commentId w16cid:paraId="3315F6F7" w16cid:durableId="267401FB"/>
  <w16cid:commentId w16cid:paraId="0E846F41" w16cid:durableId="2674040F"/>
  <w16cid:commentId w16cid:paraId="582C6578" w16cid:durableId="2674047F"/>
  <w16cid:commentId w16cid:paraId="6A4A63FE" w16cid:durableId="2674061D"/>
  <w16cid:commentId w16cid:paraId="65BBB2B6" w16cid:durableId="267407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014A9" w14:textId="77777777" w:rsidR="00D07B87" w:rsidRDefault="00D07B87">
      <w:pPr>
        <w:spacing w:after="0" w:line="240" w:lineRule="auto"/>
      </w:pPr>
      <w:r>
        <w:separator/>
      </w:r>
    </w:p>
  </w:endnote>
  <w:endnote w:type="continuationSeparator" w:id="0">
    <w:p w14:paraId="4A89AAB2" w14:textId="77777777" w:rsidR="00D07B87" w:rsidRDefault="00D07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umanist Slabserif 712 Std Roma">
    <w:altName w:val="Times New Roman"/>
    <w:charset w:val="00"/>
    <w:family w:val="roman"/>
    <w:pitch w:val="variable"/>
  </w:font>
  <w:font w:name="Arial Narrow">
    <w:panose1 w:val="020B0606020202030204"/>
    <w:charset w:val="00"/>
    <w:family w:val="swiss"/>
    <w:pitch w:val="variable"/>
    <w:sig w:usb0="00000287" w:usb1="00000800" w:usb2="00000000" w:usb3="00000000" w:csb0="0000009F" w:csb1="00000000"/>
  </w:font>
  <w:font w:name="HP Simplified Light">
    <w:altName w:val="Calibri"/>
    <w:charset w:val="00"/>
    <w:family w:val="swiss"/>
    <w:pitch w:val="variable"/>
    <w:sig w:usb0="A00000AF" w:usb1="5000205B" w:usb2="00000000" w:usb3="00000000" w:csb0="00000093" w:csb1="00000000"/>
  </w:font>
  <w:font w:name="Roboto">
    <w:charset w:val="00"/>
    <w:family w:val="auto"/>
    <w:pitch w:val="variable"/>
    <w:sig w:usb0="E00002FF" w:usb1="5000205B" w:usb2="00000020" w:usb3="00000000" w:csb0="000001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847" w:author="T Londhe, Vinod (Contractor)" w:date="2022-07-09T13:30:00Z"/>
  <w:sdt>
    <w:sdtPr>
      <w:id w:val="-1654904649"/>
      <w:docPartObj>
        <w:docPartGallery w:val="Page Numbers (Bottom of Page)"/>
        <w:docPartUnique/>
      </w:docPartObj>
    </w:sdtPr>
    <w:sdtEndPr/>
    <w:sdtContent>
      <w:customXmlInsRangeEnd w:id="1847"/>
      <w:customXmlInsRangeStart w:id="1848" w:author="T Londhe, Vinod (Contractor)" w:date="2022-07-09T13:30:00Z"/>
      <w:sdt>
        <w:sdtPr>
          <w:id w:val="-1769616900"/>
          <w:docPartObj>
            <w:docPartGallery w:val="Page Numbers (Top of Page)"/>
            <w:docPartUnique/>
          </w:docPartObj>
        </w:sdtPr>
        <w:sdtEndPr/>
        <w:sdtContent>
          <w:customXmlInsRangeEnd w:id="1848"/>
          <w:p w14:paraId="300D5B91" w14:textId="77777777" w:rsidR="00690C44" w:rsidRDefault="00690C44">
            <w:pPr>
              <w:pStyle w:val="Footer"/>
              <w:jc w:val="right"/>
              <w:rPr>
                <w:ins w:id="1849" w:author="T Londhe, Vinod (Contractor)" w:date="2022-07-09T13:30:00Z"/>
              </w:rPr>
            </w:pPr>
            <w:ins w:id="1850" w:author="T Londhe, Vinod (Contractor)" w:date="2022-07-09T13:30:00Z">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ins>
          </w:p>
          <w:customXmlInsRangeStart w:id="1851" w:author="T Londhe, Vinod (Contractor)" w:date="2022-07-09T13:30:00Z"/>
        </w:sdtContent>
      </w:sdt>
      <w:customXmlInsRangeEnd w:id="1851"/>
      <w:customXmlInsRangeStart w:id="1852" w:author="T Londhe, Vinod (Contractor)" w:date="2022-07-09T13:30:00Z"/>
    </w:sdtContent>
  </w:sdt>
  <w:customXmlInsRangeEnd w:id="1852"/>
  <w:p w14:paraId="44417E11" w14:textId="1423B721" w:rsidR="00560731" w:rsidRDefault="00560731">
    <w:pPr>
      <w:spacing w:after="0" w:line="259" w:lineRule="auto"/>
      <w:ind w:left="0" w:right="439" w:firstLine="0"/>
      <w:jc w:val="left"/>
      <w:pPrChange w:id="1853" w:author="T Londhe, Vinod (Contractor)" w:date="2022-07-09T13:58:00Z">
        <w:pPr>
          <w:spacing w:after="0" w:line="259" w:lineRule="auto"/>
          <w:ind w:left="0" w:right="439" w:firstLine="0"/>
          <w:jc w:val="center"/>
        </w:pPr>
      </w:pPrChange>
    </w:pPr>
    <w:ins w:id="1854" w:author="T Londhe, Vinod (Contractor)" w:date="2022-07-09T13:58:00Z">
      <w:r>
        <w:t xml:space="preserve">Document Number D0010200115 Rev 00 </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49B8E" w14:textId="77777777" w:rsidR="00D07B87" w:rsidRDefault="00D07B87">
      <w:pPr>
        <w:spacing w:after="0" w:line="240" w:lineRule="auto"/>
      </w:pPr>
      <w:r>
        <w:separator/>
      </w:r>
    </w:p>
  </w:footnote>
  <w:footnote w:type="continuationSeparator" w:id="0">
    <w:p w14:paraId="0FFA57CA" w14:textId="77777777" w:rsidR="00D07B87" w:rsidRDefault="00D07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pPr>
      <w:pStyle w:val="Header"/>
      <w:jc w:val="right"/>
      <w:pPrChange w:id="1845" w:author="T Londhe, Vinod (Contractor)" w:date="2022-07-09T14:00:00Z">
        <w:pPr>
          <w:pStyle w:val="Header"/>
        </w:pPr>
      </w:pPrChange>
    </w:pPr>
    <w:ins w:id="1846" w:author="T Londhe, Vinod (Contractor)" w:date="2022-07-09T14:00:00Z">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0"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1"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4"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6"/>
  </w:num>
  <w:num w:numId="3">
    <w:abstractNumId w:val="14"/>
  </w:num>
  <w:num w:numId="4">
    <w:abstractNumId w:val="19"/>
  </w:num>
  <w:num w:numId="5">
    <w:abstractNumId w:val="17"/>
  </w:num>
  <w:num w:numId="6">
    <w:abstractNumId w:val="24"/>
  </w:num>
  <w:num w:numId="7">
    <w:abstractNumId w:val="3"/>
  </w:num>
  <w:num w:numId="8">
    <w:abstractNumId w:val="7"/>
  </w:num>
  <w:num w:numId="9">
    <w:abstractNumId w:val="21"/>
  </w:num>
  <w:num w:numId="10">
    <w:abstractNumId w:val="18"/>
  </w:num>
  <w:num w:numId="11">
    <w:abstractNumId w:val="13"/>
  </w:num>
  <w:num w:numId="12">
    <w:abstractNumId w:val="2"/>
  </w:num>
  <w:num w:numId="13">
    <w:abstractNumId w:val="23"/>
  </w:num>
  <w:num w:numId="14">
    <w:abstractNumId w:val="4"/>
  </w:num>
  <w:num w:numId="15">
    <w:abstractNumId w:val="10"/>
  </w:num>
  <w:num w:numId="16">
    <w:abstractNumId w:val="11"/>
  </w:num>
  <w:num w:numId="17">
    <w:abstractNumId w:val="0"/>
  </w:num>
  <w:num w:numId="18">
    <w:abstractNumId w:val="1"/>
  </w:num>
  <w:num w:numId="19">
    <w:abstractNumId w:val="20"/>
  </w:num>
  <w:num w:numId="20">
    <w:abstractNumId w:val="6"/>
  </w:num>
  <w:num w:numId="21">
    <w:abstractNumId w:val="8"/>
  </w:num>
  <w:num w:numId="22">
    <w:abstractNumId w:val="5"/>
  </w:num>
  <w:num w:numId="23">
    <w:abstractNumId w:val="12"/>
  </w:num>
  <w:num w:numId="24">
    <w:abstractNumId w:val="15"/>
  </w:num>
  <w:num w:numId="25">
    <w:abstractNumId w:val="22"/>
  </w:num>
  <w:num w:numId="26">
    <w:abstractNumId w:val="16"/>
  </w:num>
  <w:num w:numId="27">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 Londhe, Vinod (Contractor)">
    <w15:presenceInfo w15:providerId="AD" w15:userId="S::vinod.londhe@stryker.com::742cc54c-91ac-4c40-ba11-80d692a0346e"/>
  </w15:person>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34DA"/>
    <w:rsid w:val="000062B9"/>
    <w:rsid w:val="000100F8"/>
    <w:rsid w:val="00012081"/>
    <w:rsid w:val="00014365"/>
    <w:rsid w:val="00016491"/>
    <w:rsid w:val="00021F28"/>
    <w:rsid w:val="000228CB"/>
    <w:rsid w:val="00023077"/>
    <w:rsid w:val="000256C4"/>
    <w:rsid w:val="000347A6"/>
    <w:rsid w:val="00034F09"/>
    <w:rsid w:val="00036E19"/>
    <w:rsid w:val="000407D5"/>
    <w:rsid w:val="0004162A"/>
    <w:rsid w:val="000445E6"/>
    <w:rsid w:val="000453EB"/>
    <w:rsid w:val="00047624"/>
    <w:rsid w:val="0005228E"/>
    <w:rsid w:val="00053915"/>
    <w:rsid w:val="00055890"/>
    <w:rsid w:val="000577BB"/>
    <w:rsid w:val="00057E9B"/>
    <w:rsid w:val="00062208"/>
    <w:rsid w:val="00062F09"/>
    <w:rsid w:val="00063EAC"/>
    <w:rsid w:val="00064410"/>
    <w:rsid w:val="000648DE"/>
    <w:rsid w:val="0006579D"/>
    <w:rsid w:val="000707AF"/>
    <w:rsid w:val="00071A4F"/>
    <w:rsid w:val="000722E1"/>
    <w:rsid w:val="00073141"/>
    <w:rsid w:val="000818FD"/>
    <w:rsid w:val="000828CC"/>
    <w:rsid w:val="000916BA"/>
    <w:rsid w:val="000952F6"/>
    <w:rsid w:val="00096B48"/>
    <w:rsid w:val="000A0E6D"/>
    <w:rsid w:val="000A1471"/>
    <w:rsid w:val="000A1A34"/>
    <w:rsid w:val="000A4D74"/>
    <w:rsid w:val="000B23E5"/>
    <w:rsid w:val="000B3FEC"/>
    <w:rsid w:val="000B6BBA"/>
    <w:rsid w:val="000B7BFF"/>
    <w:rsid w:val="000C27CA"/>
    <w:rsid w:val="000C38E9"/>
    <w:rsid w:val="000C3A22"/>
    <w:rsid w:val="000C3E6F"/>
    <w:rsid w:val="000D00CD"/>
    <w:rsid w:val="000D3778"/>
    <w:rsid w:val="000E209E"/>
    <w:rsid w:val="000E26BC"/>
    <w:rsid w:val="000E3808"/>
    <w:rsid w:val="000F0365"/>
    <w:rsid w:val="000F24D0"/>
    <w:rsid w:val="000F2BAB"/>
    <w:rsid w:val="000F2E57"/>
    <w:rsid w:val="000F303D"/>
    <w:rsid w:val="000F680D"/>
    <w:rsid w:val="001017E6"/>
    <w:rsid w:val="001057F9"/>
    <w:rsid w:val="00106899"/>
    <w:rsid w:val="00110D86"/>
    <w:rsid w:val="00111C42"/>
    <w:rsid w:val="00111FEA"/>
    <w:rsid w:val="0011497D"/>
    <w:rsid w:val="0012151E"/>
    <w:rsid w:val="00121959"/>
    <w:rsid w:val="00122E0E"/>
    <w:rsid w:val="00123604"/>
    <w:rsid w:val="00123781"/>
    <w:rsid w:val="00123A91"/>
    <w:rsid w:val="00126854"/>
    <w:rsid w:val="00133097"/>
    <w:rsid w:val="00133647"/>
    <w:rsid w:val="00136059"/>
    <w:rsid w:val="001506C5"/>
    <w:rsid w:val="001509F8"/>
    <w:rsid w:val="00152F4E"/>
    <w:rsid w:val="0015441E"/>
    <w:rsid w:val="00154A4A"/>
    <w:rsid w:val="00156074"/>
    <w:rsid w:val="001568FD"/>
    <w:rsid w:val="00160455"/>
    <w:rsid w:val="001612F9"/>
    <w:rsid w:val="00162503"/>
    <w:rsid w:val="00164113"/>
    <w:rsid w:val="00165154"/>
    <w:rsid w:val="00166379"/>
    <w:rsid w:val="001668FA"/>
    <w:rsid w:val="00167413"/>
    <w:rsid w:val="00170C62"/>
    <w:rsid w:val="00180992"/>
    <w:rsid w:val="00184769"/>
    <w:rsid w:val="00186FE3"/>
    <w:rsid w:val="0019059A"/>
    <w:rsid w:val="001967B5"/>
    <w:rsid w:val="00196D3F"/>
    <w:rsid w:val="001A05AD"/>
    <w:rsid w:val="001A0B74"/>
    <w:rsid w:val="001A0CFF"/>
    <w:rsid w:val="001A17F8"/>
    <w:rsid w:val="001A2F1B"/>
    <w:rsid w:val="001A3A39"/>
    <w:rsid w:val="001A3B81"/>
    <w:rsid w:val="001A4AC6"/>
    <w:rsid w:val="001A66C4"/>
    <w:rsid w:val="001A7DD4"/>
    <w:rsid w:val="001B0076"/>
    <w:rsid w:val="001B0D28"/>
    <w:rsid w:val="001B11E2"/>
    <w:rsid w:val="001B1DD6"/>
    <w:rsid w:val="001B7488"/>
    <w:rsid w:val="001B7967"/>
    <w:rsid w:val="001C336C"/>
    <w:rsid w:val="001D10C8"/>
    <w:rsid w:val="001D2C81"/>
    <w:rsid w:val="001D3155"/>
    <w:rsid w:val="001D3FE9"/>
    <w:rsid w:val="001D5133"/>
    <w:rsid w:val="001D5400"/>
    <w:rsid w:val="001D7BCD"/>
    <w:rsid w:val="001E14F1"/>
    <w:rsid w:val="001E1BF7"/>
    <w:rsid w:val="001E2670"/>
    <w:rsid w:val="001E3266"/>
    <w:rsid w:val="001E359D"/>
    <w:rsid w:val="001E486B"/>
    <w:rsid w:val="001E5A37"/>
    <w:rsid w:val="001F0AA8"/>
    <w:rsid w:val="001F3EEE"/>
    <w:rsid w:val="00203005"/>
    <w:rsid w:val="0020364C"/>
    <w:rsid w:val="002041FD"/>
    <w:rsid w:val="00205437"/>
    <w:rsid w:val="00206323"/>
    <w:rsid w:val="00210FA1"/>
    <w:rsid w:val="00211574"/>
    <w:rsid w:val="00211957"/>
    <w:rsid w:val="002121C1"/>
    <w:rsid w:val="00212F26"/>
    <w:rsid w:val="0021448F"/>
    <w:rsid w:val="00214C7D"/>
    <w:rsid w:val="00220475"/>
    <w:rsid w:val="00220728"/>
    <w:rsid w:val="00223984"/>
    <w:rsid w:val="002264ED"/>
    <w:rsid w:val="00227FB6"/>
    <w:rsid w:val="0023274C"/>
    <w:rsid w:val="00232794"/>
    <w:rsid w:val="00232810"/>
    <w:rsid w:val="0023405C"/>
    <w:rsid w:val="0023424E"/>
    <w:rsid w:val="002346F3"/>
    <w:rsid w:val="002400A6"/>
    <w:rsid w:val="002404A6"/>
    <w:rsid w:val="0024252A"/>
    <w:rsid w:val="0024471B"/>
    <w:rsid w:val="002471F7"/>
    <w:rsid w:val="0024796E"/>
    <w:rsid w:val="00251099"/>
    <w:rsid w:val="0025291F"/>
    <w:rsid w:val="0025484A"/>
    <w:rsid w:val="002631D3"/>
    <w:rsid w:val="00264018"/>
    <w:rsid w:val="00267278"/>
    <w:rsid w:val="002708C3"/>
    <w:rsid w:val="002720BA"/>
    <w:rsid w:val="00275C89"/>
    <w:rsid w:val="0028295F"/>
    <w:rsid w:val="002849CB"/>
    <w:rsid w:val="00291FBD"/>
    <w:rsid w:val="002927CE"/>
    <w:rsid w:val="002937E9"/>
    <w:rsid w:val="00297F12"/>
    <w:rsid w:val="002A02FB"/>
    <w:rsid w:val="002A2CDF"/>
    <w:rsid w:val="002A6172"/>
    <w:rsid w:val="002A6CC6"/>
    <w:rsid w:val="002B3E40"/>
    <w:rsid w:val="002C05FB"/>
    <w:rsid w:val="002C109E"/>
    <w:rsid w:val="002C5DFF"/>
    <w:rsid w:val="002D12FE"/>
    <w:rsid w:val="002D30EC"/>
    <w:rsid w:val="002D4CA4"/>
    <w:rsid w:val="002E1A2E"/>
    <w:rsid w:val="002F258F"/>
    <w:rsid w:val="002F3256"/>
    <w:rsid w:val="002F3773"/>
    <w:rsid w:val="002F3F9F"/>
    <w:rsid w:val="002F4C33"/>
    <w:rsid w:val="002F5F30"/>
    <w:rsid w:val="002F70F4"/>
    <w:rsid w:val="002F7BB0"/>
    <w:rsid w:val="003104BE"/>
    <w:rsid w:val="00313D59"/>
    <w:rsid w:val="00314D56"/>
    <w:rsid w:val="003163E2"/>
    <w:rsid w:val="00322B1C"/>
    <w:rsid w:val="00322EEC"/>
    <w:rsid w:val="00322F92"/>
    <w:rsid w:val="0032339C"/>
    <w:rsid w:val="00324C51"/>
    <w:rsid w:val="00330CF0"/>
    <w:rsid w:val="00331164"/>
    <w:rsid w:val="00333F9D"/>
    <w:rsid w:val="00334E5B"/>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61D0"/>
    <w:rsid w:val="003762F1"/>
    <w:rsid w:val="00380047"/>
    <w:rsid w:val="003810C7"/>
    <w:rsid w:val="0038228F"/>
    <w:rsid w:val="00383A69"/>
    <w:rsid w:val="0038508A"/>
    <w:rsid w:val="00385939"/>
    <w:rsid w:val="00385B17"/>
    <w:rsid w:val="003876E4"/>
    <w:rsid w:val="0039299E"/>
    <w:rsid w:val="0039434D"/>
    <w:rsid w:val="00395299"/>
    <w:rsid w:val="003965E9"/>
    <w:rsid w:val="00397208"/>
    <w:rsid w:val="0039732F"/>
    <w:rsid w:val="00397A56"/>
    <w:rsid w:val="003A2A1E"/>
    <w:rsid w:val="003A2A93"/>
    <w:rsid w:val="003A3893"/>
    <w:rsid w:val="003A404A"/>
    <w:rsid w:val="003A467C"/>
    <w:rsid w:val="003A5A28"/>
    <w:rsid w:val="003A5B27"/>
    <w:rsid w:val="003A63A8"/>
    <w:rsid w:val="003A7650"/>
    <w:rsid w:val="003B150B"/>
    <w:rsid w:val="003B7461"/>
    <w:rsid w:val="003C1A6B"/>
    <w:rsid w:val="003C5230"/>
    <w:rsid w:val="003D05A9"/>
    <w:rsid w:val="003D318A"/>
    <w:rsid w:val="003D3346"/>
    <w:rsid w:val="003D4100"/>
    <w:rsid w:val="003D6BE3"/>
    <w:rsid w:val="003E0356"/>
    <w:rsid w:val="003E1C00"/>
    <w:rsid w:val="003E5BF1"/>
    <w:rsid w:val="003F15BA"/>
    <w:rsid w:val="003F1B54"/>
    <w:rsid w:val="003F21F0"/>
    <w:rsid w:val="004042AA"/>
    <w:rsid w:val="00411EB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27F8"/>
    <w:rsid w:val="004433EC"/>
    <w:rsid w:val="004435FB"/>
    <w:rsid w:val="00446FC2"/>
    <w:rsid w:val="00452453"/>
    <w:rsid w:val="00452CD5"/>
    <w:rsid w:val="0045319A"/>
    <w:rsid w:val="004534D1"/>
    <w:rsid w:val="00453CB9"/>
    <w:rsid w:val="0045569B"/>
    <w:rsid w:val="004579A7"/>
    <w:rsid w:val="0046229A"/>
    <w:rsid w:val="004631FC"/>
    <w:rsid w:val="00464E52"/>
    <w:rsid w:val="00466E69"/>
    <w:rsid w:val="00466EBF"/>
    <w:rsid w:val="00470058"/>
    <w:rsid w:val="00472561"/>
    <w:rsid w:val="00472FE3"/>
    <w:rsid w:val="0047483C"/>
    <w:rsid w:val="00476ACE"/>
    <w:rsid w:val="00481465"/>
    <w:rsid w:val="00481651"/>
    <w:rsid w:val="00482A8D"/>
    <w:rsid w:val="0048496B"/>
    <w:rsid w:val="004864E1"/>
    <w:rsid w:val="00487281"/>
    <w:rsid w:val="00490B10"/>
    <w:rsid w:val="0049154D"/>
    <w:rsid w:val="004931DE"/>
    <w:rsid w:val="004A2E7E"/>
    <w:rsid w:val="004A369C"/>
    <w:rsid w:val="004A4625"/>
    <w:rsid w:val="004A540C"/>
    <w:rsid w:val="004A5829"/>
    <w:rsid w:val="004A596D"/>
    <w:rsid w:val="004B2019"/>
    <w:rsid w:val="004B4C0D"/>
    <w:rsid w:val="004B7446"/>
    <w:rsid w:val="004B763F"/>
    <w:rsid w:val="004C3300"/>
    <w:rsid w:val="004C551C"/>
    <w:rsid w:val="004D6878"/>
    <w:rsid w:val="004E0989"/>
    <w:rsid w:val="004E399B"/>
    <w:rsid w:val="004E4A36"/>
    <w:rsid w:val="004E5F82"/>
    <w:rsid w:val="004E605C"/>
    <w:rsid w:val="004F1D5B"/>
    <w:rsid w:val="004F2B56"/>
    <w:rsid w:val="004F49EA"/>
    <w:rsid w:val="004F78D0"/>
    <w:rsid w:val="0050028D"/>
    <w:rsid w:val="00502CA4"/>
    <w:rsid w:val="00504464"/>
    <w:rsid w:val="00507FEB"/>
    <w:rsid w:val="005114EF"/>
    <w:rsid w:val="00512AB3"/>
    <w:rsid w:val="00514449"/>
    <w:rsid w:val="0051482E"/>
    <w:rsid w:val="00516470"/>
    <w:rsid w:val="005165C2"/>
    <w:rsid w:val="00516798"/>
    <w:rsid w:val="00521022"/>
    <w:rsid w:val="005222E4"/>
    <w:rsid w:val="00525CBD"/>
    <w:rsid w:val="00525CD6"/>
    <w:rsid w:val="00530651"/>
    <w:rsid w:val="00531ABB"/>
    <w:rsid w:val="0053269E"/>
    <w:rsid w:val="005336AF"/>
    <w:rsid w:val="00533772"/>
    <w:rsid w:val="00535DC8"/>
    <w:rsid w:val="00536289"/>
    <w:rsid w:val="00537DF9"/>
    <w:rsid w:val="00540EAF"/>
    <w:rsid w:val="005453FB"/>
    <w:rsid w:val="0054542D"/>
    <w:rsid w:val="00546187"/>
    <w:rsid w:val="00546CF0"/>
    <w:rsid w:val="00547F95"/>
    <w:rsid w:val="00550E2F"/>
    <w:rsid w:val="0055154C"/>
    <w:rsid w:val="005544C5"/>
    <w:rsid w:val="00554BC7"/>
    <w:rsid w:val="00554C2F"/>
    <w:rsid w:val="00560731"/>
    <w:rsid w:val="00561071"/>
    <w:rsid w:val="0056333E"/>
    <w:rsid w:val="00564437"/>
    <w:rsid w:val="00564EC3"/>
    <w:rsid w:val="00565D73"/>
    <w:rsid w:val="00566E16"/>
    <w:rsid w:val="00567DD4"/>
    <w:rsid w:val="00571D2D"/>
    <w:rsid w:val="005733E7"/>
    <w:rsid w:val="0057369E"/>
    <w:rsid w:val="00574715"/>
    <w:rsid w:val="00575BAA"/>
    <w:rsid w:val="0057721F"/>
    <w:rsid w:val="00581ED3"/>
    <w:rsid w:val="00584303"/>
    <w:rsid w:val="00585FA0"/>
    <w:rsid w:val="00595D74"/>
    <w:rsid w:val="00597A74"/>
    <w:rsid w:val="005A1BAA"/>
    <w:rsid w:val="005A456F"/>
    <w:rsid w:val="005B0938"/>
    <w:rsid w:val="005B1A4E"/>
    <w:rsid w:val="005B1AF8"/>
    <w:rsid w:val="005B4EDA"/>
    <w:rsid w:val="005B5243"/>
    <w:rsid w:val="005B5557"/>
    <w:rsid w:val="005C1504"/>
    <w:rsid w:val="005C197A"/>
    <w:rsid w:val="005C3D7D"/>
    <w:rsid w:val="005C5CDA"/>
    <w:rsid w:val="005C6286"/>
    <w:rsid w:val="005D0FD5"/>
    <w:rsid w:val="005D128F"/>
    <w:rsid w:val="005D68B3"/>
    <w:rsid w:val="005E2F74"/>
    <w:rsid w:val="005E5BCD"/>
    <w:rsid w:val="005E63B6"/>
    <w:rsid w:val="005E6EAE"/>
    <w:rsid w:val="005E7549"/>
    <w:rsid w:val="005F03CF"/>
    <w:rsid w:val="005F11DC"/>
    <w:rsid w:val="005F2590"/>
    <w:rsid w:val="005F3210"/>
    <w:rsid w:val="005F4833"/>
    <w:rsid w:val="005F7457"/>
    <w:rsid w:val="0060199F"/>
    <w:rsid w:val="00605EA8"/>
    <w:rsid w:val="00610E12"/>
    <w:rsid w:val="00613989"/>
    <w:rsid w:val="006149D4"/>
    <w:rsid w:val="006213F4"/>
    <w:rsid w:val="006249E5"/>
    <w:rsid w:val="006265EF"/>
    <w:rsid w:val="00626895"/>
    <w:rsid w:val="00632DB3"/>
    <w:rsid w:val="006334EF"/>
    <w:rsid w:val="00634B13"/>
    <w:rsid w:val="0064471F"/>
    <w:rsid w:val="00652F15"/>
    <w:rsid w:val="006535CF"/>
    <w:rsid w:val="00654253"/>
    <w:rsid w:val="006557BC"/>
    <w:rsid w:val="00655D96"/>
    <w:rsid w:val="00656013"/>
    <w:rsid w:val="00657D6C"/>
    <w:rsid w:val="00660562"/>
    <w:rsid w:val="0066064D"/>
    <w:rsid w:val="0066556F"/>
    <w:rsid w:val="00666A67"/>
    <w:rsid w:val="00667CBF"/>
    <w:rsid w:val="00670407"/>
    <w:rsid w:val="00672B7E"/>
    <w:rsid w:val="00675C95"/>
    <w:rsid w:val="00676F6A"/>
    <w:rsid w:val="006778CE"/>
    <w:rsid w:val="00683884"/>
    <w:rsid w:val="006841B5"/>
    <w:rsid w:val="00685F9D"/>
    <w:rsid w:val="006869F8"/>
    <w:rsid w:val="00690603"/>
    <w:rsid w:val="00690C44"/>
    <w:rsid w:val="00691A12"/>
    <w:rsid w:val="00691BAC"/>
    <w:rsid w:val="006957FC"/>
    <w:rsid w:val="006A3400"/>
    <w:rsid w:val="006A4F19"/>
    <w:rsid w:val="006A7758"/>
    <w:rsid w:val="006B0398"/>
    <w:rsid w:val="006B0BE7"/>
    <w:rsid w:val="006C714B"/>
    <w:rsid w:val="006D05D4"/>
    <w:rsid w:val="006D1389"/>
    <w:rsid w:val="006D4B6A"/>
    <w:rsid w:val="006E0AE6"/>
    <w:rsid w:val="006E2844"/>
    <w:rsid w:val="006E38F9"/>
    <w:rsid w:val="006E3CA9"/>
    <w:rsid w:val="006E416A"/>
    <w:rsid w:val="006E5BC3"/>
    <w:rsid w:val="006E5CCF"/>
    <w:rsid w:val="006E7661"/>
    <w:rsid w:val="006F087C"/>
    <w:rsid w:val="006F446A"/>
    <w:rsid w:val="006F4D28"/>
    <w:rsid w:val="006F64E4"/>
    <w:rsid w:val="006F6599"/>
    <w:rsid w:val="00703257"/>
    <w:rsid w:val="00703264"/>
    <w:rsid w:val="0070430F"/>
    <w:rsid w:val="00706416"/>
    <w:rsid w:val="00710A55"/>
    <w:rsid w:val="00711E91"/>
    <w:rsid w:val="007130F5"/>
    <w:rsid w:val="00713979"/>
    <w:rsid w:val="00713AD1"/>
    <w:rsid w:val="00715F19"/>
    <w:rsid w:val="00716008"/>
    <w:rsid w:val="00720AF0"/>
    <w:rsid w:val="00721202"/>
    <w:rsid w:val="00722B4E"/>
    <w:rsid w:val="0072454F"/>
    <w:rsid w:val="00726F3A"/>
    <w:rsid w:val="00727866"/>
    <w:rsid w:val="00730E11"/>
    <w:rsid w:val="00731BEE"/>
    <w:rsid w:val="00732D46"/>
    <w:rsid w:val="00745B52"/>
    <w:rsid w:val="00746075"/>
    <w:rsid w:val="007539B4"/>
    <w:rsid w:val="007558B4"/>
    <w:rsid w:val="007561CF"/>
    <w:rsid w:val="007577FA"/>
    <w:rsid w:val="00761083"/>
    <w:rsid w:val="00764581"/>
    <w:rsid w:val="00766ACE"/>
    <w:rsid w:val="00770BC7"/>
    <w:rsid w:val="007727F9"/>
    <w:rsid w:val="00773097"/>
    <w:rsid w:val="00775E82"/>
    <w:rsid w:val="007800E1"/>
    <w:rsid w:val="007804B4"/>
    <w:rsid w:val="00783D66"/>
    <w:rsid w:val="00784A0C"/>
    <w:rsid w:val="00785BB3"/>
    <w:rsid w:val="00785D7C"/>
    <w:rsid w:val="00786CC8"/>
    <w:rsid w:val="00786E4B"/>
    <w:rsid w:val="007878F2"/>
    <w:rsid w:val="0079086F"/>
    <w:rsid w:val="0079596F"/>
    <w:rsid w:val="007A1581"/>
    <w:rsid w:val="007A21A2"/>
    <w:rsid w:val="007A3515"/>
    <w:rsid w:val="007A3D1F"/>
    <w:rsid w:val="007A4D9C"/>
    <w:rsid w:val="007A61D6"/>
    <w:rsid w:val="007B0A35"/>
    <w:rsid w:val="007B2E79"/>
    <w:rsid w:val="007B77A4"/>
    <w:rsid w:val="007C2354"/>
    <w:rsid w:val="007C7669"/>
    <w:rsid w:val="007D3176"/>
    <w:rsid w:val="007D42FB"/>
    <w:rsid w:val="007D6D24"/>
    <w:rsid w:val="007D7224"/>
    <w:rsid w:val="007E00A9"/>
    <w:rsid w:val="007E21B6"/>
    <w:rsid w:val="007E2EBF"/>
    <w:rsid w:val="007E440C"/>
    <w:rsid w:val="007E7299"/>
    <w:rsid w:val="007E7D3C"/>
    <w:rsid w:val="007F160A"/>
    <w:rsid w:val="007F5969"/>
    <w:rsid w:val="007F721E"/>
    <w:rsid w:val="007F775E"/>
    <w:rsid w:val="007F77BB"/>
    <w:rsid w:val="00800C34"/>
    <w:rsid w:val="00802104"/>
    <w:rsid w:val="008027F0"/>
    <w:rsid w:val="00806D20"/>
    <w:rsid w:val="00811312"/>
    <w:rsid w:val="008117FD"/>
    <w:rsid w:val="008123C2"/>
    <w:rsid w:val="00817846"/>
    <w:rsid w:val="008229B2"/>
    <w:rsid w:val="00822C8A"/>
    <w:rsid w:val="00830E48"/>
    <w:rsid w:val="00830FDF"/>
    <w:rsid w:val="008328CE"/>
    <w:rsid w:val="00832C6A"/>
    <w:rsid w:val="00833A7A"/>
    <w:rsid w:val="00834080"/>
    <w:rsid w:val="0083659D"/>
    <w:rsid w:val="00836AB8"/>
    <w:rsid w:val="00837653"/>
    <w:rsid w:val="00842126"/>
    <w:rsid w:val="008423E6"/>
    <w:rsid w:val="0084352C"/>
    <w:rsid w:val="008439FB"/>
    <w:rsid w:val="008446BA"/>
    <w:rsid w:val="00850204"/>
    <w:rsid w:val="008531F3"/>
    <w:rsid w:val="00854EBF"/>
    <w:rsid w:val="00863271"/>
    <w:rsid w:val="00865087"/>
    <w:rsid w:val="00865C02"/>
    <w:rsid w:val="00866667"/>
    <w:rsid w:val="00866BB7"/>
    <w:rsid w:val="00867710"/>
    <w:rsid w:val="00872A62"/>
    <w:rsid w:val="00873F94"/>
    <w:rsid w:val="00875204"/>
    <w:rsid w:val="0087568D"/>
    <w:rsid w:val="0088084E"/>
    <w:rsid w:val="00882D25"/>
    <w:rsid w:val="00882E10"/>
    <w:rsid w:val="0088391A"/>
    <w:rsid w:val="00884017"/>
    <w:rsid w:val="00886DED"/>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2521"/>
    <w:rsid w:val="008B26B1"/>
    <w:rsid w:val="008B2F5F"/>
    <w:rsid w:val="008B473D"/>
    <w:rsid w:val="008C2F5B"/>
    <w:rsid w:val="008C39CF"/>
    <w:rsid w:val="008C54DD"/>
    <w:rsid w:val="008D2256"/>
    <w:rsid w:val="008D31C7"/>
    <w:rsid w:val="008D5E9A"/>
    <w:rsid w:val="008E1245"/>
    <w:rsid w:val="008E40B8"/>
    <w:rsid w:val="008E4820"/>
    <w:rsid w:val="008E4FAD"/>
    <w:rsid w:val="008E5364"/>
    <w:rsid w:val="008E5887"/>
    <w:rsid w:val="008E7DA8"/>
    <w:rsid w:val="008F26EB"/>
    <w:rsid w:val="008F3B7B"/>
    <w:rsid w:val="008F40DB"/>
    <w:rsid w:val="008F5F36"/>
    <w:rsid w:val="008F7448"/>
    <w:rsid w:val="008F7671"/>
    <w:rsid w:val="0090276D"/>
    <w:rsid w:val="00905E95"/>
    <w:rsid w:val="00906714"/>
    <w:rsid w:val="0090757F"/>
    <w:rsid w:val="00907A2E"/>
    <w:rsid w:val="00911495"/>
    <w:rsid w:val="00912736"/>
    <w:rsid w:val="009127D7"/>
    <w:rsid w:val="00916BDB"/>
    <w:rsid w:val="009174FE"/>
    <w:rsid w:val="00921F37"/>
    <w:rsid w:val="00927689"/>
    <w:rsid w:val="0093088B"/>
    <w:rsid w:val="009345AF"/>
    <w:rsid w:val="00935AC3"/>
    <w:rsid w:val="00935BDA"/>
    <w:rsid w:val="00937413"/>
    <w:rsid w:val="00940504"/>
    <w:rsid w:val="009405C7"/>
    <w:rsid w:val="00942172"/>
    <w:rsid w:val="00943479"/>
    <w:rsid w:val="0094388D"/>
    <w:rsid w:val="00944B14"/>
    <w:rsid w:val="009510C4"/>
    <w:rsid w:val="00953F6C"/>
    <w:rsid w:val="0095447F"/>
    <w:rsid w:val="00960CBE"/>
    <w:rsid w:val="0096201E"/>
    <w:rsid w:val="009632E0"/>
    <w:rsid w:val="0096458F"/>
    <w:rsid w:val="009645B6"/>
    <w:rsid w:val="00964A46"/>
    <w:rsid w:val="00967BB4"/>
    <w:rsid w:val="009713AF"/>
    <w:rsid w:val="00973480"/>
    <w:rsid w:val="00975BCC"/>
    <w:rsid w:val="009802E4"/>
    <w:rsid w:val="00980FE7"/>
    <w:rsid w:val="00981FC5"/>
    <w:rsid w:val="0098472B"/>
    <w:rsid w:val="009866FD"/>
    <w:rsid w:val="00993912"/>
    <w:rsid w:val="00993A34"/>
    <w:rsid w:val="00993A75"/>
    <w:rsid w:val="009941E4"/>
    <w:rsid w:val="00994743"/>
    <w:rsid w:val="00996052"/>
    <w:rsid w:val="00996641"/>
    <w:rsid w:val="00997731"/>
    <w:rsid w:val="009A649C"/>
    <w:rsid w:val="009A6C94"/>
    <w:rsid w:val="009A72B8"/>
    <w:rsid w:val="009B05B1"/>
    <w:rsid w:val="009B0E95"/>
    <w:rsid w:val="009B1F29"/>
    <w:rsid w:val="009B371F"/>
    <w:rsid w:val="009B38BA"/>
    <w:rsid w:val="009B4ACC"/>
    <w:rsid w:val="009B5858"/>
    <w:rsid w:val="009C179A"/>
    <w:rsid w:val="009C1D22"/>
    <w:rsid w:val="009C20F2"/>
    <w:rsid w:val="009C51C4"/>
    <w:rsid w:val="009C5FC2"/>
    <w:rsid w:val="009D235E"/>
    <w:rsid w:val="009D28D9"/>
    <w:rsid w:val="009D4859"/>
    <w:rsid w:val="009E060D"/>
    <w:rsid w:val="009E0D38"/>
    <w:rsid w:val="009E2145"/>
    <w:rsid w:val="009E34EB"/>
    <w:rsid w:val="009E3DCF"/>
    <w:rsid w:val="009E5451"/>
    <w:rsid w:val="009F060A"/>
    <w:rsid w:val="009F2B4C"/>
    <w:rsid w:val="009F7CFC"/>
    <w:rsid w:val="00A0136E"/>
    <w:rsid w:val="00A01928"/>
    <w:rsid w:val="00A0310B"/>
    <w:rsid w:val="00A048E4"/>
    <w:rsid w:val="00A11897"/>
    <w:rsid w:val="00A13764"/>
    <w:rsid w:val="00A161BD"/>
    <w:rsid w:val="00A1657E"/>
    <w:rsid w:val="00A17C31"/>
    <w:rsid w:val="00A20032"/>
    <w:rsid w:val="00A20273"/>
    <w:rsid w:val="00A20835"/>
    <w:rsid w:val="00A21FF9"/>
    <w:rsid w:val="00A22198"/>
    <w:rsid w:val="00A22982"/>
    <w:rsid w:val="00A22A57"/>
    <w:rsid w:val="00A22D1B"/>
    <w:rsid w:val="00A25720"/>
    <w:rsid w:val="00A25D19"/>
    <w:rsid w:val="00A30DD4"/>
    <w:rsid w:val="00A33214"/>
    <w:rsid w:val="00A349EE"/>
    <w:rsid w:val="00A3696B"/>
    <w:rsid w:val="00A405C1"/>
    <w:rsid w:val="00A44105"/>
    <w:rsid w:val="00A44AFE"/>
    <w:rsid w:val="00A51153"/>
    <w:rsid w:val="00A5118F"/>
    <w:rsid w:val="00A52B9D"/>
    <w:rsid w:val="00A535D2"/>
    <w:rsid w:val="00A53BA8"/>
    <w:rsid w:val="00A55C9B"/>
    <w:rsid w:val="00A60B45"/>
    <w:rsid w:val="00A63141"/>
    <w:rsid w:val="00A63C6F"/>
    <w:rsid w:val="00A63DA5"/>
    <w:rsid w:val="00A6421A"/>
    <w:rsid w:val="00A654AE"/>
    <w:rsid w:val="00A66FC9"/>
    <w:rsid w:val="00A67D47"/>
    <w:rsid w:val="00A703F5"/>
    <w:rsid w:val="00A76B2E"/>
    <w:rsid w:val="00A806A0"/>
    <w:rsid w:val="00A82590"/>
    <w:rsid w:val="00A84EED"/>
    <w:rsid w:val="00A850F1"/>
    <w:rsid w:val="00A85A8F"/>
    <w:rsid w:val="00A87EE4"/>
    <w:rsid w:val="00A9030B"/>
    <w:rsid w:val="00A92A28"/>
    <w:rsid w:val="00AA0178"/>
    <w:rsid w:val="00AA2471"/>
    <w:rsid w:val="00AA3C1A"/>
    <w:rsid w:val="00AA5543"/>
    <w:rsid w:val="00AA747A"/>
    <w:rsid w:val="00AA7526"/>
    <w:rsid w:val="00AB18BF"/>
    <w:rsid w:val="00AB252B"/>
    <w:rsid w:val="00AB5C3B"/>
    <w:rsid w:val="00AB7E35"/>
    <w:rsid w:val="00AC1E1D"/>
    <w:rsid w:val="00AC2708"/>
    <w:rsid w:val="00AC29E3"/>
    <w:rsid w:val="00AC2A72"/>
    <w:rsid w:val="00AC4DC2"/>
    <w:rsid w:val="00AC5D53"/>
    <w:rsid w:val="00AC62C7"/>
    <w:rsid w:val="00AC66DF"/>
    <w:rsid w:val="00AD292A"/>
    <w:rsid w:val="00AD4E7C"/>
    <w:rsid w:val="00AD65DC"/>
    <w:rsid w:val="00AD69D0"/>
    <w:rsid w:val="00AD70BB"/>
    <w:rsid w:val="00AD7A61"/>
    <w:rsid w:val="00AE057E"/>
    <w:rsid w:val="00AE2388"/>
    <w:rsid w:val="00AE557C"/>
    <w:rsid w:val="00AF019A"/>
    <w:rsid w:val="00AF077E"/>
    <w:rsid w:val="00AF1DEB"/>
    <w:rsid w:val="00AF53C2"/>
    <w:rsid w:val="00B008D0"/>
    <w:rsid w:val="00B023E6"/>
    <w:rsid w:val="00B03952"/>
    <w:rsid w:val="00B0516B"/>
    <w:rsid w:val="00B06430"/>
    <w:rsid w:val="00B11510"/>
    <w:rsid w:val="00B12CF3"/>
    <w:rsid w:val="00B17841"/>
    <w:rsid w:val="00B20C97"/>
    <w:rsid w:val="00B26EF8"/>
    <w:rsid w:val="00B273C6"/>
    <w:rsid w:val="00B30930"/>
    <w:rsid w:val="00B3307B"/>
    <w:rsid w:val="00B35CF1"/>
    <w:rsid w:val="00B36473"/>
    <w:rsid w:val="00B37652"/>
    <w:rsid w:val="00B41D30"/>
    <w:rsid w:val="00B50831"/>
    <w:rsid w:val="00B50F5C"/>
    <w:rsid w:val="00B61361"/>
    <w:rsid w:val="00B623F4"/>
    <w:rsid w:val="00B6253A"/>
    <w:rsid w:val="00B65E06"/>
    <w:rsid w:val="00B71BD9"/>
    <w:rsid w:val="00B7517A"/>
    <w:rsid w:val="00B7548E"/>
    <w:rsid w:val="00B82AFF"/>
    <w:rsid w:val="00B852A9"/>
    <w:rsid w:val="00B90C08"/>
    <w:rsid w:val="00B923B4"/>
    <w:rsid w:val="00B95391"/>
    <w:rsid w:val="00B97536"/>
    <w:rsid w:val="00B97846"/>
    <w:rsid w:val="00BA1743"/>
    <w:rsid w:val="00BA1747"/>
    <w:rsid w:val="00BA4461"/>
    <w:rsid w:val="00BA5FC4"/>
    <w:rsid w:val="00BA75BA"/>
    <w:rsid w:val="00BB0397"/>
    <w:rsid w:val="00BB34E9"/>
    <w:rsid w:val="00BB5CF6"/>
    <w:rsid w:val="00BB6454"/>
    <w:rsid w:val="00BC1354"/>
    <w:rsid w:val="00BC2B73"/>
    <w:rsid w:val="00BC3603"/>
    <w:rsid w:val="00BC3E8E"/>
    <w:rsid w:val="00BC546B"/>
    <w:rsid w:val="00BC7807"/>
    <w:rsid w:val="00BD0FF3"/>
    <w:rsid w:val="00BD11D3"/>
    <w:rsid w:val="00BD1EA5"/>
    <w:rsid w:val="00BD544F"/>
    <w:rsid w:val="00BD6925"/>
    <w:rsid w:val="00BD6A01"/>
    <w:rsid w:val="00BE0884"/>
    <w:rsid w:val="00BE5C63"/>
    <w:rsid w:val="00BF1538"/>
    <w:rsid w:val="00BF53C3"/>
    <w:rsid w:val="00BF65D5"/>
    <w:rsid w:val="00C028C5"/>
    <w:rsid w:val="00C02949"/>
    <w:rsid w:val="00C0317F"/>
    <w:rsid w:val="00C0382A"/>
    <w:rsid w:val="00C03BFE"/>
    <w:rsid w:val="00C058E9"/>
    <w:rsid w:val="00C11DBF"/>
    <w:rsid w:val="00C13164"/>
    <w:rsid w:val="00C1623E"/>
    <w:rsid w:val="00C16584"/>
    <w:rsid w:val="00C21AFF"/>
    <w:rsid w:val="00C24ED6"/>
    <w:rsid w:val="00C335C4"/>
    <w:rsid w:val="00C42663"/>
    <w:rsid w:val="00C42CE4"/>
    <w:rsid w:val="00C4338D"/>
    <w:rsid w:val="00C447F5"/>
    <w:rsid w:val="00C44E93"/>
    <w:rsid w:val="00C45889"/>
    <w:rsid w:val="00C50743"/>
    <w:rsid w:val="00C51FDC"/>
    <w:rsid w:val="00C537D4"/>
    <w:rsid w:val="00C560D4"/>
    <w:rsid w:val="00C60C3E"/>
    <w:rsid w:val="00C60F1D"/>
    <w:rsid w:val="00C65554"/>
    <w:rsid w:val="00C65F24"/>
    <w:rsid w:val="00C70E75"/>
    <w:rsid w:val="00C749CD"/>
    <w:rsid w:val="00C76FE7"/>
    <w:rsid w:val="00C80B5A"/>
    <w:rsid w:val="00C8187A"/>
    <w:rsid w:val="00C8399E"/>
    <w:rsid w:val="00C84756"/>
    <w:rsid w:val="00C86741"/>
    <w:rsid w:val="00C87669"/>
    <w:rsid w:val="00C929EE"/>
    <w:rsid w:val="00CA0409"/>
    <w:rsid w:val="00CA14E8"/>
    <w:rsid w:val="00CA2BCF"/>
    <w:rsid w:val="00CA58F3"/>
    <w:rsid w:val="00CB7080"/>
    <w:rsid w:val="00CB7821"/>
    <w:rsid w:val="00CC1180"/>
    <w:rsid w:val="00CC30B4"/>
    <w:rsid w:val="00CC3883"/>
    <w:rsid w:val="00CC49E8"/>
    <w:rsid w:val="00CC78D5"/>
    <w:rsid w:val="00CC7B6D"/>
    <w:rsid w:val="00CD012C"/>
    <w:rsid w:val="00CD42A5"/>
    <w:rsid w:val="00CD7EB0"/>
    <w:rsid w:val="00CD7FFB"/>
    <w:rsid w:val="00CE00D5"/>
    <w:rsid w:val="00CE0A5D"/>
    <w:rsid w:val="00CE4932"/>
    <w:rsid w:val="00CE6745"/>
    <w:rsid w:val="00CE6E66"/>
    <w:rsid w:val="00CE7365"/>
    <w:rsid w:val="00CF3222"/>
    <w:rsid w:val="00CF40BB"/>
    <w:rsid w:val="00CF66FD"/>
    <w:rsid w:val="00D0130A"/>
    <w:rsid w:val="00D01949"/>
    <w:rsid w:val="00D03A96"/>
    <w:rsid w:val="00D03F92"/>
    <w:rsid w:val="00D04165"/>
    <w:rsid w:val="00D04758"/>
    <w:rsid w:val="00D066D2"/>
    <w:rsid w:val="00D06D54"/>
    <w:rsid w:val="00D07B87"/>
    <w:rsid w:val="00D07E0A"/>
    <w:rsid w:val="00D1241E"/>
    <w:rsid w:val="00D12C8B"/>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2400"/>
    <w:rsid w:val="00D43301"/>
    <w:rsid w:val="00D45FF8"/>
    <w:rsid w:val="00D55307"/>
    <w:rsid w:val="00D62C16"/>
    <w:rsid w:val="00D65244"/>
    <w:rsid w:val="00D71148"/>
    <w:rsid w:val="00D767F0"/>
    <w:rsid w:val="00D90C4F"/>
    <w:rsid w:val="00D91131"/>
    <w:rsid w:val="00D960D1"/>
    <w:rsid w:val="00D9649E"/>
    <w:rsid w:val="00D97D1A"/>
    <w:rsid w:val="00D97E25"/>
    <w:rsid w:val="00DA2062"/>
    <w:rsid w:val="00DA3F04"/>
    <w:rsid w:val="00DA435B"/>
    <w:rsid w:val="00DA6931"/>
    <w:rsid w:val="00DB0437"/>
    <w:rsid w:val="00DB55F8"/>
    <w:rsid w:val="00DB5F89"/>
    <w:rsid w:val="00DB7A93"/>
    <w:rsid w:val="00DC055D"/>
    <w:rsid w:val="00DC200E"/>
    <w:rsid w:val="00DC6245"/>
    <w:rsid w:val="00DC7632"/>
    <w:rsid w:val="00DD029C"/>
    <w:rsid w:val="00DD0EC9"/>
    <w:rsid w:val="00DD123E"/>
    <w:rsid w:val="00DD1817"/>
    <w:rsid w:val="00DD1FA6"/>
    <w:rsid w:val="00DD2E96"/>
    <w:rsid w:val="00DD654A"/>
    <w:rsid w:val="00DD7300"/>
    <w:rsid w:val="00DE00BC"/>
    <w:rsid w:val="00DE11A5"/>
    <w:rsid w:val="00DE3039"/>
    <w:rsid w:val="00DE5CAB"/>
    <w:rsid w:val="00DE6261"/>
    <w:rsid w:val="00DF4EEE"/>
    <w:rsid w:val="00DF6E81"/>
    <w:rsid w:val="00DF7007"/>
    <w:rsid w:val="00DF7F45"/>
    <w:rsid w:val="00E0102D"/>
    <w:rsid w:val="00E01474"/>
    <w:rsid w:val="00E02E43"/>
    <w:rsid w:val="00E05FF2"/>
    <w:rsid w:val="00E123DF"/>
    <w:rsid w:val="00E13FF2"/>
    <w:rsid w:val="00E160E5"/>
    <w:rsid w:val="00E16BE0"/>
    <w:rsid w:val="00E205E2"/>
    <w:rsid w:val="00E214C7"/>
    <w:rsid w:val="00E21A18"/>
    <w:rsid w:val="00E24600"/>
    <w:rsid w:val="00E2528A"/>
    <w:rsid w:val="00E25530"/>
    <w:rsid w:val="00E25942"/>
    <w:rsid w:val="00E26E58"/>
    <w:rsid w:val="00E26F4E"/>
    <w:rsid w:val="00E30ABF"/>
    <w:rsid w:val="00E30CD1"/>
    <w:rsid w:val="00E315E7"/>
    <w:rsid w:val="00E320C2"/>
    <w:rsid w:val="00E33F76"/>
    <w:rsid w:val="00E34081"/>
    <w:rsid w:val="00E34881"/>
    <w:rsid w:val="00E3549F"/>
    <w:rsid w:val="00E35E69"/>
    <w:rsid w:val="00E36D00"/>
    <w:rsid w:val="00E37EFD"/>
    <w:rsid w:val="00E41F5C"/>
    <w:rsid w:val="00E42579"/>
    <w:rsid w:val="00E43B74"/>
    <w:rsid w:val="00E45092"/>
    <w:rsid w:val="00E46163"/>
    <w:rsid w:val="00E500C8"/>
    <w:rsid w:val="00E53596"/>
    <w:rsid w:val="00E54A5D"/>
    <w:rsid w:val="00E5681A"/>
    <w:rsid w:val="00E61800"/>
    <w:rsid w:val="00E623C3"/>
    <w:rsid w:val="00E62410"/>
    <w:rsid w:val="00E63347"/>
    <w:rsid w:val="00E701E7"/>
    <w:rsid w:val="00E70817"/>
    <w:rsid w:val="00E722DC"/>
    <w:rsid w:val="00E724A3"/>
    <w:rsid w:val="00E76957"/>
    <w:rsid w:val="00E817DF"/>
    <w:rsid w:val="00E817EF"/>
    <w:rsid w:val="00E8193F"/>
    <w:rsid w:val="00E822D8"/>
    <w:rsid w:val="00E8403D"/>
    <w:rsid w:val="00E846E8"/>
    <w:rsid w:val="00E90136"/>
    <w:rsid w:val="00E924E7"/>
    <w:rsid w:val="00E929B7"/>
    <w:rsid w:val="00E92C84"/>
    <w:rsid w:val="00E965BC"/>
    <w:rsid w:val="00E968D1"/>
    <w:rsid w:val="00E96E75"/>
    <w:rsid w:val="00EA0403"/>
    <w:rsid w:val="00EA1B8C"/>
    <w:rsid w:val="00EA7227"/>
    <w:rsid w:val="00EA7697"/>
    <w:rsid w:val="00EB02CA"/>
    <w:rsid w:val="00EB0EF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30F2"/>
    <w:rsid w:val="00ED7FC7"/>
    <w:rsid w:val="00EE0D3E"/>
    <w:rsid w:val="00EE65B0"/>
    <w:rsid w:val="00EE6850"/>
    <w:rsid w:val="00EE7088"/>
    <w:rsid w:val="00EF0668"/>
    <w:rsid w:val="00EF067B"/>
    <w:rsid w:val="00EF444B"/>
    <w:rsid w:val="00EF457A"/>
    <w:rsid w:val="00EF472F"/>
    <w:rsid w:val="00EF74C9"/>
    <w:rsid w:val="00F02CE6"/>
    <w:rsid w:val="00F04E91"/>
    <w:rsid w:val="00F0684A"/>
    <w:rsid w:val="00F11329"/>
    <w:rsid w:val="00F121B8"/>
    <w:rsid w:val="00F140ED"/>
    <w:rsid w:val="00F2119D"/>
    <w:rsid w:val="00F2567F"/>
    <w:rsid w:val="00F26623"/>
    <w:rsid w:val="00F26D63"/>
    <w:rsid w:val="00F270A1"/>
    <w:rsid w:val="00F31F43"/>
    <w:rsid w:val="00F329F1"/>
    <w:rsid w:val="00F33361"/>
    <w:rsid w:val="00F3364C"/>
    <w:rsid w:val="00F33749"/>
    <w:rsid w:val="00F36D57"/>
    <w:rsid w:val="00F37BB1"/>
    <w:rsid w:val="00F427CF"/>
    <w:rsid w:val="00F4361A"/>
    <w:rsid w:val="00F44B25"/>
    <w:rsid w:val="00F61C1D"/>
    <w:rsid w:val="00F61FD9"/>
    <w:rsid w:val="00F624D0"/>
    <w:rsid w:val="00F67788"/>
    <w:rsid w:val="00F7030F"/>
    <w:rsid w:val="00F71FA5"/>
    <w:rsid w:val="00F762DF"/>
    <w:rsid w:val="00F76DDE"/>
    <w:rsid w:val="00F80C06"/>
    <w:rsid w:val="00F839E8"/>
    <w:rsid w:val="00F855A6"/>
    <w:rsid w:val="00F922A0"/>
    <w:rsid w:val="00F93A5F"/>
    <w:rsid w:val="00F95EC1"/>
    <w:rsid w:val="00F96FB6"/>
    <w:rsid w:val="00FA1A16"/>
    <w:rsid w:val="00FA2AD3"/>
    <w:rsid w:val="00FA7311"/>
    <w:rsid w:val="00FB1742"/>
    <w:rsid w:val="00FB43CB"/>
    <w:rsid w:val="00FB4A5F"/>
    <w:rsid w:val="00FB6763"/>
    <w:rsid w:val="00FB69E5"/>
    <w:rsid w:val="00FC5392"/>
    <w:rsid w:val="00FD336D"/>
    <w:rsid w:val="00FD6E1A"/>
    <w:rsid w:val="00FE74A2"/>
    <w:rsid w:val="00FF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960CBE"/>
    <w:pPr>
      <w:keepNext/>
      <w:keepLines/>
      <w:spacing w:after="0" w:line="240" w:lineRule="auto"/>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960CBE"/>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25" Type="http://schemas.openxmlformats.org/officeDocument/2006/relationships/image" Target="media/image11.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ec.europa.eu/health/md_sector/overview_e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20</Pages>
  <Words>8286</Words>
  <Characters>47236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225</cp:revision>
  <cp:lastPrinted>2022-02-22T11:03:00Z</cp:lastPrinted>
  <dcterms:created xsi:type="dcterms:W3CDTF">2022-07-14T05:37:00Z</dcterms:created>
  <dcterms:modified xsi:type="dcterms:W3CDTF">2022-07-21T08:08:00Z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