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ABC33" w14:textId="77777777" w:rsidR="00560731" w:rsidRDefault="00560731" w:rsidP="00DC6245">
      <w:pPr>
        <w:spacing w:after="616" w:line="259" w:lineRule="auto"/>
        <w:ind w:left="576" w:firstLine="0"/>
        <w:jc w:val="right"/>
        <w:rPr>
          <w:ins w:id="0" w:author="T Londhe, Vinod (Contractor)" w:date="2022-07-09T13:58:00Z"/>
        </w:rPr>
      </w:pPr>
    </w:p>
    <w:tbl>
      <w:tblPr>
        <w:tblpPr w:leftFromText="180" w:rightFromText="180" w:vertAnchor="text" w:tblpX="1669" w:tblpY="28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1" w:author="T Londhe, Vinod (Contractor)" w:date="2022-07-09T14:05:00Z">
          <w:tblPr>
            <w:tblpPr w:leftFromText="180" w:rightFromText="180" w:vertAnchor="text" w:tblpX="1669" w:tblpY="28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145"/>
        <w:gridCol w:w="2970"/>
        <w:tblGridChange w:id="2">
          <w:tblGrid>
            <w:gridCol w:w="2400"/>
            <w:gridCol w:w="4836"/>
          </w:tblGrid>
        </w:tblGridChange>
      </w:tblGrid>
      <w:tr w:rsidR="005F3210" w14:paraId="10FBD39C" w14:textId="64B1F745" w:rsidTr="001B0D28">
        <w:trPr>
          <w:trHeight w:val="350"/>
          <w:trPrChange w:id="3" w:author="T Londhe, Vinod (Contractor)" w:date="2022-07-09T14:05:00Z">
            <w:trPr>
              <w:trHeight w:val="720"/>
            </w:trPr>
          </w:trPrChange>
        </w:trPr>
        <w:tc>
          <w:tcPr>
            <w:tcW w:w="3145" w:type="dxa"/>
            <w:tcPrChange w:id="4" w:author="T Londhe, Vinod (Contractor)" w:date="2022-07-09T14:05:00Z">
              <w:tcPr>
                <w:tcW w:w="2400" w:type="dxa"/>
              </w:tcPr>
            </w:tcPrChange>
          </w:tcPr>
          <w:p w14:paraId="5E3777CD" w14:textId="0FE8D6F9" w:rsidR="005F3210" w:rsidRDefault="005F3210" w:rsidP="005F3210">
            <w:pPr>
              <w:spacing w:after="160" w:line="259" w:lineRule="auto"/>
              <w:ind w:left="0" w:firstLine="0"/>
              <w:jc w:val="left"/>
            </w:pPr>
            <w:ins w:id="5" w:author="T Londhe, Vinod (Contractor)" w:date="2022-07-09T14:04:00Z">
              <w:r>
                <w:t>Document Title</w:t>
              </w:r>
            </w:ins>
          </w:p>
        </w:tc>
        <w:tc>
          <w:tcPr>
            <w:tcW w:w="2970" w:type="dxa"/>
            <w:tcPrChange w:id="6" w:author="T Londhe, Vinod (Contractor)" w:date="2022-07-09T14:05:00Z">
              <w:tcPr>
                <w:tcW w:w="4836" w:type="dxa"/>
              </w:tcPr>
            </w:tcPrChange>
          </w:tcPr>
          <w:p w14:paraId="1A6806F5" w14:textId="57CBB6B9" w:rsidR="005F3210" w:rsidRDefault="005F3210" w:rsidP="005F3210">
            <w:pPr>
              <w:spacing w:after="160" w:line="259" w:lineRule="auto"/>
              <w:ind w:left="0" w:firstLine="0"/>
              <w:jc w:val="left"/>
            </w:pPr>
            <w:ins w:id="7" w:author="T Londhe, Vinod (Contractor)" w:date="2022-07-09T14:04:00Z">
              <w:r>
                <w:t>Security Operation Man</w:t>
              </w:r>
            </w:ins>
            <w:ins w:id="8" w:author="T Londhe, Vinod (Contractor)" w:date="2022-07-09T14:05:00Z">
              <w:r w:rsidR="001B0D28">
                <w:t>u</w:t>
              </w:r>
            </w:ins>
            <w:ins w:id="9" w:author="T Londhe, Vinod (Contractor)" w:date="2022-07-09T14:04:00Z">
              <w:r>
                <w:t xml:space="preserve">al </w:t>
              </w:r>
            </w:ins>
          </w:p>
        </w:tc>
      </w:tr>
      <w:tr w:rsidR="005F3210" w14:paraId="2841A90A" w14:textId="77777777" w:rsidTr="001B0D28">
        <w:trPr>
          <w:trHeight w:val="431"/>
          <w:ins w:id="10" w:author="T Londhe, Vinod (Contractor)" w:date="2022-07-09T14:03:00Z"/>
          <w:trPrChange w:id="11" w:author="T Londhe, Vinod (Contractor)" w:date="2022-07-09T14:05:00Z">
            <w:trPr>
              <w:trHeight w:val="720"/>
            </w:trPr>
          </w:trPrChange>
        </w:trPr>
        <w:tc>
          <w:tcPr>
            <w:tcW w:w="3145" w:type="dxa"/>
            <w:tcPrChange w:id="12" w:author="T Londhe, Vinod (Contractor)" w:date="2022-07-09T14:05:00Z">
              <w:tcPr>
                <w:tcW w:w="2400" w:type="dxa"/>
              </w:tcPr>
            </w:tcPrChange>
          </w:tcPr>
          <w:p w14:paraId="4F14CDDB" w14:textId="79C93AE5" w:rsidR="005F3210" w:rsidRDefault="005F3210" w:rsidP="005F3210">
            <w:pPr>
              <w:spacing w:after="160" w:line="259" w:lineRule="auto"/>
              <w:ind w:left="0" w:firstLine="0"/>
              <w:jc w:val="left"/>
              <w:rPr>
                <w:ins w:id="13" w:author="T Londhe, Vinod (Contractor)" w:date="2022-07-09T14:03:00Z"/>
              </w:rPr>
            </w:pPr>
            <w:ins w:id="14" w:author="T Londhe, Vinod (Contractor)" w:date="2022-07-09T14:04:00Z">
              <w:r>
                <w:t>Document Number / Rev</w:t>
              </w:r>
            </w:ins>
          </w:p>
        </w:tc>
        <w:tc>
          <w:tcPr>
            <w:tcW w:w="2970" w:type="dxa"/>
            <w:tcPrChange w:id="15" w:author="T Londhe, Vinod (Contractor)" w:date="2022-07-09T14:05:00Z">
              <w:tcPr>
                <w:tcW w:w="4836" w:type="dxa"/>
              </w:tcPr>
            </w:tcPrChange>
          </w:tcPr>
          <w:p w14:paraId="6C2A27B1" w14:textId="37E553A9" w:rsidR="005F3210" w:rsidRDefault="005F3210" w:rsidP="005F3210">
            <w:pPr>
              <w:spacing w:after="160" w:line="259" w:lineRule="auto"/>
              <w:ind w:left="0" w:firstLine="0"/>
              <w:jc w:val="left"/>
              <w:rPr>
                <w:ins w:id="16" w:author="T Londhe, Vinod (Contractor)" w:date="2022-07-09T14:03:00Z"/>
              </w:rPr>
            </w:pPr>
            <w:ins w:id="17" w:author="T Londhe, Vinod (Contractor)" w:date="2022-07-09T14:04:00Z">
              <w:r>
                <w:t>D001020115 Rev 01</w:t>
              </w:r>
            </w:ins>
          </w:p>
        </w:tc>
      </w:tr>
      <w:tr w:rsidR="008C54DD" w14:paraId="6F0E1A60" w14:textId="77777777" w:rsidTr="001B0D28">
        <w:trPr>
          <w:trHeight w:val="323"/>
          <w:ins w:id="18" w:author="T Londhe, Vinod (Contractor)" w:date="2022-07-09T14:03:00Z"/>
          <w:trPrChange w:id="19" w:author="T Londhe, Vinod (Contractor)" w:date="2022-07-09T14:05:00Z">
            <w:trPr>
              <w:trHeight w:val="720"/>
            </w:trPr>
          </w:trPrChange>
        </w:trPr>
        <w:tc>
          <w:tcPr>
            <w:tcW w:w="3145" w:type="dxa"/>
            <w:tcPrChange w:id="20" w:author="T Londhe, Vinod (Contractor)" w:date="2022-07-09T14:05:00Z">
              <w:tcPr>
                <w:tcW w:w="2400" w:type="dxa"/>
              </w:tcPr>
            </w:tcPrChange>
          </w:tcPr>
          <w:p w14:paraId="1A87F696" w14:textId="6F2441A6" w:rsidR="008C54DD" w:rsidRDefault="008C54DD" w:rsidP="008C54DD">
            <w:pPr>
              <w:spacing w:after="160" w:line="259" w:lineRule="auto"/>
              <w:ind w:left="0" w:firstLine="0"/>
              <w:jc w:val="left"/>
              <w:rPr>
                <w:ins w:id="21" w:author="T Londhe, Vinod (Contractor)" w:date="2022-07-09T14:03:00Z"/>
              </w:rPr>
            </w:pPr>
            <w:ins w:id="22" w:author="T Londhe, Vinod (Contractor)" w:date="2022-07-09T14:04:00Z">
              <w:r>
                <w:rPr>
                  <w:rFonts w:cstheme="minorHAnsi"/>
                  <w:color w:val="000000" w:themeColor="text1"/>
                </w:rPr>
                <w:t>Project Title:</w:t>
              </w:r>
            </w:ins>
          </w:p>
        </w:tc>
        <w:tc>
          <w:tcPr>
            <w:tcW w:w="2970" w:type="dxa"/>
            <w:tcPrChange w:id="23" w:author="T Londhe, Vinod (Contractor)" w:date="2022-07-09T14:05:00Z">
              <w:tcPr>
                <w:tcW w:w="4836" w:type="dxa"/>
              </w:tcPr>
            </w:tcPrChange>
          </w:tcPr>
          <w:p w14:paraId="6D0B8C31" w14:textId="5CF76EF8" w:rsidR="008C54DD" w:rsidRDefault="008C54DD" w:rsidP="008C54DD">
            <w:pPr>
              <w:spacing w:after="160" w:line="259" w:lineRule="auto"/>
              <w:ind w:left="0" w:firstLine="0"/>
              <w:jc w:val="left"/>
              <w:rPr>
                <w:ins w:id="24" w:author="T Londhe, Vinod (Contractor)" w:date="2022-07-09T14:03:00Z"/>
              </w:rPr>
            </w:pPr>
            <w:ins w:id="25" w:author="T Londhe, Vinod (Contractor)" w:date="2022-07-09T14:04:00Z">
              <w:r>
                <w:rPr>
                  <w:rFonts w:cstheme="minorHAnsi"/>
                  <w:color w:val="000000" w:themeColor="text1"/>
                </w:rPr>
                <w:t>SmartMedic Phase II</w:t>
              </w:r>
            </w:ins>
          </w:p>
        </w:tc>
      </w:tr>
      <w:tr w:rsidR="008C54DD" w14:paraId="572E821D" w14:textId="77777777" w:rsidTr="001B0D28">
        <w:trPr>
          <w:trHeight w:val="314"/>
          <w:ins w:id="26" w:author="T Londhe, Vinod (Contractor)" w:date="2022-07-09T14:03:00Z"/>
          <w:trPrChange w:id="27" w:author="T Londhe, Vinod (Contractor)" w:date="2022-07-09T14:05:00Z">
            <w:trPr>
              <w:trHeight w:val="720"/>
            </w:trPr>
          </w:trPrChange>
        </w:trPr>
        <w:tc>
          <w:tcPr>
            <w:tcW w:w="3145" w:type="dxa"/>
            <w:tcPrChange w:id="28" w:author="T Londhe, Vinod (Contractor)" w:date="2022-07-09T14:05:00Z">
              <w:tcPr>
                <w:tcW w:w="2400" w:type="dxa"/>
              </w:tcPr>
            </w:tcPrChange>
          </w:tcPr>
          <w:p w14:paraId="2F4AA3D0" w14:textId="1B690F11" w:rsidR="008C54DD" w:rsidRDefault="008C54DD" w:rsidP="008C54DD">
            <w:pPr>
              <w:spacing w:after="160" w:line="259" w:lineRule="auto"/>
              <w:ind w:left="0" w:firstLine="0"/>
              <w:jc w:val="left"/>
              <w:rPr>
                <w:ins w:id="29" w:author="T Londhe, Vinod (Contractor)" w:date="2022-07-09T14:03:00Z"/>
              </w:rPr>
            </w:pPr>
            <w:ins w:id="30" w:author="T Londhe, Vinod (Contractor)" w:date="2022-07-09T14:04:00Z">
              <w:r>
                <w:rPr>
                  <w:rFonts w:cstheme="minorHAnsi"/>
                  <w:color w:val="000000" w:themeColor="text1"/>
                </w:rPr>
                <w:t>DHF Number:</w:t>
              </w:r>
            </w:ins>
          </w:p>
        </w:tc>
        <w:tc>
          <w:tcPr>
            <w:tcW w:w="2970" w:type="dxa"/>
            <w:tcPrChange w:id="31" w:author="T Londhe, Vinod (Contractor)" w:date="2022-07-09T14:05:00Z">
              <w:tcPr>
                <w:tcW w:w="4836" w:type="dxa"/>
              </w:tcPr>
            </w:tcPrChange>
          </w:tcPr>
          <w:p w14:paraId="5D7B1DAE" w14:textId="2873B307" w:rsidR="008C54DD" w:rsidRDefault="008C54DD" w:rsidP="008C54DD">
            <w:pPr>
              <w:spacing w:after="160" w:line="259" w:lineRule="auto"/>
              <w:ind w:left="0" w:firstLine="0"/>
              <w:jc w:val="left"/>
              <w:rPr>
                <w:ins w:id="32" w:author="T Londhe, Vinod (Contractor)" w:date="2022-07-09T14:03:00Z"/>
              </w:rPr>
            </w:pPr>
            <w:ins w:id="33" w:author="T Londhe, Vinod (Contractor)" w:date="2022-07-09T14:04:00Z">
              <w:r>
                <w:rPr>
                  <w:rFonts w:cstheme="minorHAnsi"/>
                  <w:color w:val="000000" w:themeColor="text1"/>
                </w:rPr>
                <w:t>SGTC-NPD-001-02  </w:t>
              </w:r>
            </w:ins>
          </w:p>
        </w:tc>
      </w:tr>
      <w:tr w:rsidR="008C54DD" w14:paraId="65F5ABBA" w14:textId="77777777" w:rsidTr="001B0D28">
        <w:trPr>
          <w:trHeight w:val="404"/>
          <w:ins w:id="34" w:author="T Londhe, Vinod (Contractor)" w:date="2022-07-09T14:03:00Z"/>
          <w:trPrChange w:id="35" w:author="T Londhe, Vinod (Contractor)" w:date="2022-07-09T14:05:00Z">
            <w:trPr>
              <w:trHeight w:val="720"/>
            </w:trPr>
          </w:trPrChange>
        </w:trPr>
        <w:tc>
          <w:tcPr>
            <w:tcW w:w="3145" w:type="dxa"/>
            <w:tcPrChange w:id="36" w:author="T Londhe, Vinod (Contractor)" w:date="2022-07-09T14:05:00Z">
              <w:tcPr>
                <w:tcW w:w="2400" w:type="dxa"/>
              </w:tcPr>
            </w:tcPrChange>
          </w:tcPr>
          <w:p w14:paraId="5A9F5AE3" w14:textId="79A7E1B1" w:rsidR="008C54DD" w:rsidRDefault="008C54DD" w:rsidP="008C54DD">
            <w:pPr>
              <w:spacing w:after="160" w:line="259" w:lineRule="auto"/>
              <w:ind w:left="0" w:firstLine="0"/>
              <w:jc w:val="left"/>
              <w:rPr>
                <w:ins w:id="37" w:author="T Londhe, Vinod (Contractor)" w:date="2022-07-09T14:03:00Z"/>
              </w:rPr>
            </w:pPr>
            <w:ins w:id="38" w:author="T Londhe, Vinod (Contractor)" w:date="2022-07-09T14:04:00Z">
              <w:r>
                <w:rPr>
                  <w:rFonts w:cstheme="minorHAnsi"/>
                  <w:color w:val="000000" w:themeColor="text1"/>
                </w:rPr>
                <w:t>Project Number:</w:t>
              </w:r>
            </w:ins>
          </w:p>
        </w:tc>
        <w:tc>
          <w:tcPr>
            <w:tcW w:w="2970" w:type="dxa"/>
            <w:tcPrChange w:id="39" w:author="T Londhe, Vinod (Contractor)" w:date="2022-07-09T14:05:00Z">
              <w:tcPr>
                <w:tcW w:w="4836" w:type="dxa"/>
              </w:tcPr>
            </w:tcPrChange>
          </w:tcPr>
          <w:p w14:paraId="2E6EA67C" w14:textId="388A2E73" w:rsidR="008C54DD" w:rsidRDefault="008C54DD" w:rsidP="008C54DD">
            <w:pPr>
              <w:spacing w:after="160" w:line="259" w:lineRule="auto"/>
              <w:ind w:left="0" w:firstLine="0"/>
              <w:jc w:val="left"/>
              <w:rPr>
                <w:ins w:id="40" w:author="T Londhe, Vinod (Contractor)" w:date="2022-07-09T14:03:00Z"/>
              </w:rPr>
            </w:pPr>
            <w:ins w:id="41" w:author="T Londhe, Vinod (Contractor)" w:date="2022-07-09T14:04:00Z">
              <w:r>
                <w:rPr>
                  <w:rFonts w:cstheme="minorHAnsi"/>
                  <w:color w:val="000000" w:themeColor="text1"/>
                </w:rPr>
                <w:t>SGTC-NPD-001  </w:t>
              </w:r>
            </w:ins>
          </w:p>
        </w:tc>
      </w:tr>
      <w:tr w:rsidR="008C54DD" w:rsidDel="003E0356" w14:paraId="7DD84F55" w14:textId="19D7F45C" w:rsidTr="001B0D28">
        <w:trPr>
          <w:trHeight w:val="3144"/>
          <w:del w:id="42" w:author="T Londhe, Vinod (Contractor)" w:date="2022-07-09T14:03:00Z"/>
          <w:trPrChange w:id="43" w:author="T Londhe, Vinod (Contractor)" w:date="2022-07-09T14:05:00Z">
            <w:trPr>
              <w:trHeight w:val="3144"/>
            </w:trPr>
          </w:trPrChange>
        </w:trPr>
        <w:tc>
          <w:tcPr>
            <w:tcW w:w="3145" w:type="dxa"/>
            <w:tcPrChange w:id="44" w:author="T Londhe, Vinod (Contractor)" w:date="2022-07-09T14:05:00Z">
              <w:tcPr>
                <w:tcW w:w="2400" w:type="dxa"/>
              </w:tcPr>
            </w:tcPrChange>
          </w:tcPr>
          <w:p w14:paraId="12DCA996" w14:textId="2824C207" w:rsidR="008C54DD" w:rsidDel="003E0356" w:rsidRDefault="008C54DD" w:rsidP="008C54DD">
            <w:pPr>
              <w:spacing w:after="160" w:line="259" w:lineRule="auto"/>
              <w:ind w:left="0" w:firstLine="0"/>
              <w:jc w:val="left"/>
              <w:rPr>
                <w:del w:id="45" w:author="T Londhe, Vinod (Contractor)" w:date="2022-07-09T14:03:00Z"/>
              </w:rPr>
            </w:pPr>
            <w:proofErr w:type="spellStart"/>
            <w:ins w:id="46" w:author="T Londhe, Vinod (Contractor)" w:date="2022-07-09T14:04:00Z">
              <w:r>
                <w:rPr>
                  <w:rFonts w:cstheme="minorHAnsi"/>
                  <w:color w:val="000000" w:themeColor="text1"/>
                </w:rPr>
                <w:t>Product:</w:t>
              </w:r>
            </w:ins>
          </w:p>
        </w:tc>
        <w:tc>
          <w:tcPr>
            <w:tcW w:w="2970" w:type="dxa"/>
            <w:tcPrChange w:id="47" w:author="T Londhe, Vinod (Contractor)" w:date="2022-07-09T14:05:00Z">
              <w:tcPr>
                <w:tcW w:w="4836" w:type="dxa"/>
              </w:tcPr>
            </w:tcPrChange>
          </w:tcPr>
          <w:p w14:paraId="36628D6D" w14:textId="25344EA0" w:rsidR="008C54DD" w:rsidDel="003E0356" w:rsidRDefault="008C54DD" w:rsidP="008C54DD">
            <w:pPr>
              <w:spacing w:after="160" w:line="259" w:lineRule="auto"/>
              <w:ind w:left="0" w:firstLine="0"/>
              <w:jc w:val="left"/>
              <w:rPr>
                <w:del w:id="48" w:author="T Londhe, Vinod (Contractor)" w:date="2022-07-09T14:03:00Z"/>
              </w:rPr>
            </w:pPr>
            <w:ins w:id="49" w:author="T Londhe, Vinod (Contractor)" w:date="2022-07-09T14:04:00Z">
              <w:r>
                <w:rPr>
                  <w:rFonts w:cstheme="minorHAnsi"/>
                  <w:color w:val="000000" w:themeColor="text1"/>
                </w:rPr>
                <w:t>SmartMedic</w:t>
              </w:r>
            </w:ins>
          </w:p>
        </w:tc>
      </w:tr>
    </w:tbl>
    <w:tbl>
      <w:tblPr>
        <w:tblStyle w:val="TableGrid0"/>
        <w:tblpPr w:leftFromText="180" w:rightFromText="180" w:vertAnchor="text" w:horzAnchor="margin" w:tblpY="6289"/>
        <w:tblW w:w="0" w:type="auto"/>
        <w:tblLook w:val="04A0" w:firstRow="1" w:lastRow="0" w:firstColumn="1" w:lastColumn="0" w:noHBand="0" w:noVBand="1"/>
        <w:tblPrChange w:id="50" w:author="T Londhe, Vinod (Contractor)" w:date="2022-07-09T14:08:00Z">
          <w:tblPr>
            <w:tblStyle w:val="TableGrid0"/>
            <w:tblpPr w:leftFromText="180" w:rightFromText="180" w:vertAnchor="text" w:horzAnchor="margin" w:tblpY="6289"/>
            <w:tblW w:w="0" w:type="auto"/>
            <w:tblLook w:val="04A0" w:firstRow="1" w:lastRow="0" w:firstColumn="1" w:lastColumn="0" w:noHBand="0" w:noVBand="1"/>
          </w:tblPr>
        </w:tblPrChange>
      </w:tblPr>
      <w:tblGrid>
        <w:gridCol w:w="2785"/>
        <w:gridCol w:w="2502"/>
        <w:gridCol w:w="2644"/>
        <w:gridCol w:w="2644"/>
        <w:tblGridChange w:id="51">
          <w:tblGrid>
            <w:gridCol w:w="2643"/>
            <w:gridCol w:w="142"/>
            <w:gridCol w:w="2502"/>
            <w:gridCol w:w="2644"/>
            <w:gridCol w:w="2644"/>
          </w:tblGrid>
        </w:tblGridChange>
      </w:tblGrid>
      <w:tr w:rsidR="00D03A96" w14:paraId="0F30F72E" w14:textId="77777777" w:rsidTr="00EE7088">
        <w:trPr>
          <w:ins w:id="52" w:author="T Londhe, Vinod (Contractor)" w:date="2022-07-09T14:07:00Z"/>
        </w:trPr>
        <w:tc>
          <w:tcPr>
            <w:tcW w:w="10575" w:type="dxa"/>
            <w:gridSpan w:val="4"/>
            <w:shd w:val="clear" w:color="auto" w:fill="E2EFD9" w:themeFill="accent6" w:themeFillTint="33"/>
            <w:vAlign w:val="center"/>
            <w:tcPrChange w:id="53" w:author="T Londhe, Vinod (Contractor)" w:date="2022-07-09T14:08:00Z">
              <w:tcPr>
                <w:tcW w:w="10575" w:type="dxa"/>
                <w:gridSpan w:val="5"/>
                <w:vAlign w:val="center"/>
              </w:tcPr>
            </w:tcPrChange>
          </w:tcPr>
          <w:p w14:paraId="4CD7D5C6" w14:textId="7C791147" w:rsidR="00D03A96" w:rsidRPr="00EE7088" w:rsidRDefault="00D03A96">
            <w:pPr>
              <w:tabs>
                <w:tab w:val="left" w:pos="300"/>
                <w:tab w:val="left" w:pos="3688"/>
              </w:tabs>
              <w:spacing w:before="60" w:after="60" w:line="259" w:lineRule="auto"/>
              <w:ind w:left="0" w:firstLine="0"/>
              <w:jc w:val="left"/>
              <w:rPr>
                <w:ins w:id="54" w:author="T Londhe, Vinod (Contractor)" w:date="2022-07-09T14:07:00Z"/>
                <w:rFonts w:ascii="Humanist Slabserif 712 Std Roma" w:eastAsiaTheme="minorHAnsi" w:hAnsi="Humanist Slabserif 712 Std Roma" w:cstheme="minorBidi"/>
                <w:color w:val="000000" w:themeColor="text1"/>
                <w:rPrChange w:id="55" w:author="T Londhe, Vinod (Contractor)" w:date="2022-07-09T14:08:00Z">
                  <w:rPr>
                    <w:ins w:id="56" w:author="T Londhe, Vinod (Contractor)" w:date="2022-07-09T14:07:00Z"/>
                  </w:rPr>
                </w:rPrChange>
              </w:rPr>
              <w:pPrChange w:id="57" w:author="T Londhe, Vinod (Contractor)" w:date="2022-07-09T14:07:00Z">
                <w:pPr>
                  <w:framePr w:hSpace="180" w:wrap="around" w:vAnchor="text" w:hAnchor="margin" w:y="6289"/>
                  <w:spacing w:after="160" w:line="259" w:lineRule="auto"/>
                  <w:ind w:left="0" w:firstLine="0"/>
                  <w:jc w:val="left"/>
                </w:pPr>
              </w:pPrChange>
            </w:pPr>
            <w:ins w:id="58" w:author="T Londhe, Vinod (Contractor)" w:date="2022-07-09T14:07:00Z">
              <w:r w:rsidRPr="004631FC">
                <w:rPr>
                  <w:rFonts w:ascii="Humanist Slabserif 712 Std Roma" w:eastAsiaTheme="minorHAnsi" w:hAnsi="Humanist Slabserif 712 Std Roma" w:cstheme="minorBidi"/>
                  <w:color w:val="000000" w:themeColor="text1"/>
                  <w:rPrChange w:id="59" w:author="T Londhe, Vinod (Contractor)" w:date="2022-07-09T14:07:00Z">
                    <w:rPr>
                      <w:rFonts w:ascii="Humanist Slabserif 712 Std Roma" w:hAnsi="Humanist Slabserif 712 Std Roma"/>
                      <w:color w:val="000000" w:themeColor="text1"/>
                    </w:rPr>
                  </w:rPrChange>
                </w:rPr>
                <w:t>Approv</w:t>
              </w:r>
              <w:proofErr w:type="spellEnd"/>
              <w:r w:rsidRPr="004631FC">
                <w:rPr>
                  <w:rFonts w:ascii="Humanist Slabserif 712 Std Roma" w:eastAsiaTheme="minorHAnsi" w:hAnsi="Humanist Slabserif 712 Std Roma" w:cstheme="minorBidi"/>
                  <w:color w:val="000000" w:themeColor="text1"/>
                  <w:rPrChange w:id="60" w:author="T Londhe, Vinod (Contractor)" w:date="2022-07-09T14:07:00Z">
                    <w:rPr>
                      <w:rFonts w:ascii="Humanist Slabserif 712 Std Roma" w:hAnsi="Humanist Slabserif 712 Std Roma"/>
                      <w:color w:val="000000" w:themeColor="text1"/>
                    </w:rPr>
                  </w:rPrChange>
                </w:rPr>
                <w:t>als</w:t>
              </w:r>
            </w:ins>
          </w:p>
        </w:tc>
      </w:tr>
      <w:tr w:rsidR="0039299E" w14:paraId="0F98871D" w14:textId="77777777" w:rsidTr="000D3778">
        <w:trPr>
          <w:ins w:id="61" w:author="T Londhe, Vinod (Contractor)" w:date="2022-07-09T14:07:00Z"/>
        </w:trPr>
        <w:tc>
          <w:tcPr>
            <w:tcW w:w="2785" w:type="dxa"/>
            <w:shd w:val="clear" w:color="auto" w:fill="D9D9D9" w:themeFill="background1" w:themeFillShade="D9"/>
            <w:vAlign w:val="center"/>
          </w:tcPr>
          <w:p w14:paraId="648768EA" w14:textId="208D7134" w:rsidR="002C5DFF" w:rsidRDefault="002C5DFF" w:rsidP="002C5DFF">
            <w:pPr>
              <w:spacing w:after="160" w:line="259" w:lineRule="auto"/>
              <w:ind w:left="0" w:firstLine="0"/>
              <w:jc w:val="left"/>
              <w:rPr>
                <w:ins w:id="62" w:author="T Londhe, Vinod (Contractor)" w:date="2022-07-09T14:07:00Z"/>
              </w:rPr>
            </w:pPr>
            <w:ins w:id="63" w:author="T Londhe, Vinod (Contractor)" w:date="2022-07-09T14:07:00Z">
              <w:r w:rsidRPr="00167CB9">
                <w:rPr>
                  <w:rFonts w:ascii="Humanist Slabserif 712 Std Roma" w:hAnsi="Humanist Slabserif 712 Std Roma"/>
                  <w:color w:val="000000" w:themeColor="text1"/>
                </w:rPr>
                <w:t>Approver (Role)</w:t>
              </w:r>
            </w:ins>
          </w:p>
        </w:tc>
        <w:tc>
          <w:tcPr>
            <w:tcW w:w="2502" w:type="dxa"/>
            <w:shd w:val="clear" w:color="auto" w:fill="D9D9D9" w:themeFill="background1" w:themeFillShade="D9"/>
            <w:vAlign w:val="center"/>
          </w:tcPr>
          <w:p w14:paraId="39D0C49B" w14:textId="6D3C98B3" w:rsidR="002C5DFF" w:rsidRPr="00EE7088" w:rsidRDefault="002C5DFF">
            <w:pPr>
              <w:tabs>
                <w:tab w:val="left" w:pos="300"/>
                <w:tab w:val="left" w:pos="3688"/>
              </w:tabs>
              <w:spacing w:before="60" w:after="60" w:line="259" w:lineRule="auto"/>
              <w:ind w:left="0" w:firstLine="0"/>
              <w:jc w:val="left"/>
              <w:rPr>
                <w:ins w:id="64" w:author="T Londhe, Vinod (Contractor)" w:date="2022-07-09T14:07:00Z"/>
                <w:rFonts w:ascii="Humanist Slabserif 712 Std Roma" w:eastAsiaTheme="minorHAnsi" w:hAnsi="Humanist Slabserif 712 Std Roma" w:cstheme="minorBidi"/>
                <w:color w:val="000000" w:themeColor="text1"/>
                <w:rPrChange w:id="65" w:author="T Londhe, Vinod (Contractor)" w:date="2022-07-09T14:08:00Z">
                  <w:rPr>
                    <w:ins w:id="66" w:author="T Londhe, Vinod (Contractor)" w:date="2022-07-09T14:07:00Z"/>
                  </w:rPr>
                </w:rPrChange>
              </w:rPr>
              <w:pPrChange w:id="67" w:author="T Londhe, Vinod (Contractor)" w:date="2022-07-09T14:08:00Z">
                <w:pPr>
                  <w:framePr w:hSpace="180" w:wrap="around" w:vAnchor="text" w:hAnchor="margin" w:y="6289"/>
                  <w:spacing w:after="160" w:line="259" w:lineRule="auto"/>
                  <w:ind w:left="0" w:firstLine="0"/>
                  <w:jc w:val="left"/>
                </w:pPr>
              </w:pPrChange>
            </w:pPr>
            <w:ins w:id="68" w:author="T Londhe, Vinod (Contractor)" w:date="2022-07-09T14:07:00Z">
              <w:r w:rsidRPr="00EE7088">
                <w:rPr>
                  <w:rFonts w:ascii="Humanist Slabserif 712 Std Roma" w:eastAsiaTheme="minorHAnsi" w:hAnsi="Humanist Slabserif 712 Std Roma" w:cstheme="minorBidi"/>
                  <w:color w:val="000000" w:themeColor="text1"/>
                  <w:rPrChange w:id="69" w:author="T Londhe, Vinod (Contractor)" w:date="2022-07-09T14:08:00Z">
                    <w:rPr>
                      <w:rFonts w:ascii="Humanist Slabserif 712 Std Roma" w:hAnsi="Humanist Slabserif 712 Std Roma"/>
                      <w:color w:val="000000" w:themeColor="text1"/>
                    </w:rPr>
                  </w:rPrChange>
                </w:rPr>
                <w:t>Name</w:t>
              </w:r>
            </w:ins>
          </w:p>
        </w:tc>
        <w:tc>
          <w:tcPr>
            <w:tcW w:w="2644" w:type="dxa"/>
            <w:shd w:val="clear" w:color="auto" w:fill="D9D9D9" w:themeFill="background1" w:themeFillShade="D9"/>
            <w:vAlign w:val="center"/>
          </w:tcPr>
          <w:p w14:paraId="191341DB" w14:textId="48BB0FCD" w:rsidR="002C5DFF" w:rsidRPr="00EE7088" w:rsidRDefault="002C5DFF">
            <w:pPr>
              <w:tabs>
                <w:tab w:val="left" w:pos="300"/>
                <w:tab w:val="left" w:pos="3688"/>
              </w:tabs>
              <w:spacing w:before="60" w:after="60" w:line="259" w:lineRule="auto"/>
              <w:ind w:left="0" w:firstLine="0"/>
              <w:jc w:val="left"/>
              <w:rPr>
                <w:ins w:id="70" w:author="T Londhe, Vinod (Contractor)" w:date="2022-07-09T14:07:00Z"/>
                <w:rFonts w:ascii="Humanist Slabserif 712 Std Roma" w:eastAsiaTheme="minorHAnsi" w:hAnsi="Humanist Slabserif 712 Std Roma" w:cstheme="minorBidi"/>
                <w:color w:val="000000" w:themeColor="text1"/>
                <w:rPrChange w:id="71" w:author="T Londhe, Vinod (Contractor)" w:date="2022-07-09T14:08:00Z">
                  <w:rPr>
                    <w:ins w:id="72" w:author="T Londhe, Vinod (Contractor)" w:date="2022-07-09T14:07:00Z"/>
                  </w:rPr>
                </w:rPrChange>
              </w:rPr>
              <w:pPrChange w:id="73" w:author="T Londhe, Vinod (Contractor)" w:date="2022-07-09T14:08:00Z">
                <w:pPr>
                  <w:framePr w:hSpace="180" w:wrap="around" w:vAnchor="text" w:hAnchor="margin" w:y="6289"/>
                  <w:spacing w:after="160" w:line="259" w:lineRule="auto"/>
                  <w:ind w:left="0" w:firstLine="0"/>
                  <w:jc w:val="left"/>
                </w:pPr>
              </w:pPrChange>
            </w:pPr>
            <w:ins w:id="74" w:author="T Londhe, Vinod (Contractor)" w:date="2022-07-09T14:07:00Z">
              <w:r w:rsidRPr="00EE7088">
                <w:rPr>
                  <w:rFonts w:ascii="Humanist Slabserif 712 Std Roma" w:eastAsiaTheme="minorHAnsi" w:hAnsi="Humanist Slabserif 712 Std Roma" w:cstheme="minorBidi"/>
                  <w:color w:val="000000" w:themeColor="text1"/>
                  <w:rPrChange w:id="75" w:author="T Londhe, Vinod (Contractor)" w:date="2022-07-09T14:08:00Z">
                    <w:rPr>
                      <w:rFonts w:ascii="Humanist Slabserif 712 Std Roma" w:hAnsi="Humanist Slabserif 712 Std Roma"/>
                      <w:color w:val="000000" w:themeColor="text1"/>
                    </w:rPr>
                  </w:rPrChange>
                </w:rPr>
                <w:t>Signature</w:t>
              </w:r>
            </w:ins>
          </w:p>
        </w:tc>
        <w:tc>
          <w:tcPr>
            <w:tcW w:w="2644" w:type="dxa"/>
            <w:shd w:val="clear" w:color="auto" w:fill="D9D9D9" w:themeFill="background1" w:themeFillShade="D9"/>
            <w:vAlign w:val="center"/>
          </w:tcPr>
          <w:p w14:paraId="12D23658" w14:textId="4B5A0037" w:rsidR="002C5DFF" w:rsidRPr="00EE7088" w:rsidRDefault="002C5DFF">
            <w:pPr>
              <w:tabs>
                <w:tab w:val="left" w:pos="300"/>
                <w:tab w:val="left" w:pos="3688"/>
              </w:tabs>
              <w:spacing w:before="60" w:after="60" w:line="259" w:lineRule="auto"/>
              <w:ind w:left="0" w:firstLine="0"/>
              <w:jc w:val="left"/>
              <w:rPr>
                <w:ins w:id="76" w:author="T Londhe, Vinod (Contractor)" w:date="2022-07-09T14:07:00Z"/>
                <w:rFonts w:ascii="Humanist Slabserif 712 Std Roma" w:eastAsiaTheme="minorHAnsi" w:hAnsi="Humanist Slabserif 712 Std Roma" w:cstheme="minorBidi"/>
                <w:color w:val="000000" w:themeColor="text1"/>
                <w:rPrChange w:id="77" w:author="T Londhe, Vinod (Contractor)" w:date="2022-07-09T14:08:00Z">
                  <w:rPr>
                    <w:ins w:id="78" w:author="T Londhe, Vinod (Contractor)" w:date="2022-07-09T14:07:00Z"/>
                  </w:rPr>
                </w:rPrChange>
              </w:rPr>
              <w:pPrChange w:id="79" w:author="T Londhe, Vinod (Contractor)" w:date="2022-07-09T14:08:00Z">
                <w:pPr>
                  <w:framePr w:hSpace="180" w:wrap="around" w:vAnchor="text" w:hAnchor="margin" w:y="6289"/>
                  <w:spacing w:after="160" w:line="259" w:lineRule="auto"/>
                  <w:ind w:left="0" w:firstLine="0"/>
                  <w:jc w:val="left"/>
                </w:pPr>
              </w:pPrChange>
            </w:pPr>
            <w:ins w:id="80" w:author="T Londhe, Vinod (Contractor)" w:date="2022-07-09T14:07:00Z">
              <w:r w:rsidRPr="00EE7088">
                <w:rPr>
                  <w:rFonts w:ascii="Humanist Slabserif 712 Std Roma" w:eastAsiaTheme="minorHAnsi" w:hAnsi="Humanist Slabserif 712 Std Roma" w:cstheme="minorBidi"/>
                  <w:color w:val="000000" w:themeColor="text1"/>
                  <w:rPrChange w:id="81" w:author="T Londhe, Vinod (Contractor)" w:date="2022-07-09T14:08:00Z">
                    <w:rPr>
                      <w:rFonts w:ascii="Humanist Slabserif 712 Std Roma" w:hAnsi="Humanist Slabserif 712 Std Roma"/>
                      <w:color w:val="000000" w:themeColor="text1"/>
                    </w:rPr>
                  </w:rPrChange>
                </w:rPr>
                <w:t>Date</w:t>
              </w:r>
            </w:ins>
          </w:p>
        </w:tc>
      </w:tr>
      <w:tr w:rsidR="000D3778" w14:paraId="63A414FB" w14:textId="77777777" w:rsidTr="000D3778">
        <w:trPr>
          <w:ins w:id="82" w:author="T Londhe, Vinod (Contractor)" w:date="2022-07-09T14:07:00Z"/>
        </w:trPr>
        <w:tc>
          <w:tcPr>
            <w:tcW w:w="2785" w:type="dxa"/>
            <w:vAlign w:val="center"/>
            <w:tcPrChange w:id="83" w:author="T Londhe, Vinod (Contractor)" w:date="2022-07-09T14:09:00Z">
              <w:tcPr>
                <w:tcW w:w="2643" w:type="dxa"/>
              </w:tcPr>
            </w:tcPrChange>
          </w:tcPr>
          <w:p w14:paraId="0E330350" w14:textId="6BDDF8FD" w:rsidR="000D3778" w:rsidRDefault="000D3778" w:rsidP="000D3778">
            <w:pPr>
              <w:spacing w:after="160" w:line="259" w:lineRule="auto"/>
              <w:ind w:left="0" w:firstLine="0"/>
              <w:jc w:val="left"/>
              <w:rPr>
                <w:ins w:id="84" w:author="T Londhe, Vinod (Contractor)" w:date="2022-07-09T14:07:00Z"/>
              </w:rPr>
            </w:pPr>
            <w:ins w:id="85" w:author="T Londhe, Vinod (Contractor)" w:date="2022-07-09T14:09:00Z">
              <w:r>
                <w:rPr>
                  <w:rFonts w:ascii="Humanist Slabserif 712 Std Roma" w:hAnsi="Humanist Slabserif 712 Std Roma"/>
                  <w:color w:val="000000" w:themeColor="text1"/>
                </w:rPr>
                <w:t>Design Engineering R&amp;D (Software)</w:t>
              </w:r>
            </w:ins>
          </w:p>
        </w:tc>
        <w:tc>
          <w:tcPr>
            <w:tcW w:w="2502" w:type="dxa"/>
            <w:vAlign w:val="center"/>
            <w:tcPrChange w:id="86" w:author="T Londhe, Vinod (Contractor)" w:date="2022-07-09T14:09:00Z">
              <w:tcPr>
                <w:tcW w:w="2644" w:type="dxa"/>
                <w:gridSpan w:val="2"/>
              </w:tcPr>
            </w:tcPrChange>
          </w:tcPr>
          <w:p w14:paraId="5612D4B9" w14:textId="3DA5FC1E" w:rsidR="000D3778" w:rsidRDefault="000D3778" w:rsidP="000D3778">
            <w:pPr>
              <w:spacing w:after="160" w:line="259" w:lineRule="auto"/>
              <w:ind w:left="0" w:firstLine="0"/>
              <w:jc w:val="left"/>
              <w:rPr>
                <w:ins w:id="87" w:author="T Londhe, Vinod (Contractor)" w:date="2022-07-09T14:07:00Z"/>
              </w:rPr>
            </w:pPr>
            <w:ins w:id="88" w:author="T Londhe, Vinod (Contractor)" w:date="2022-07-09T14:09:00Z">
              <w:r>
                <w:rPr>
                  <w:rFonts w:ascii="Humanist Slabserif 712 Std Roma" w:hAnsi="Humanist Slabserif 712 Std Roma"/>
                  <w:color w:val="000000" w:themeColor="text1"/>
                </w:rPr>
                <w:t>Deepak Sharma</w:t>
              </w:r>
            </w:ins>
          </w:p>
        </w:tc>
        <w:tc>
          <w:tcPr>
            <w:tcW w:w="2644" w:type="dxa"/>
            <w:vAlign w:val="center"/>
            <w:tcPrChange w:id="89" w:author="T Londhe, Vinod (Contractor)" w:date="2022-07-09T14:09:00Z">
              <w:tcPr>
                <w:tcW w:w="2644" w:type="dxa"/>
              </w:tcPr>
            </w:tcPrChange>
          </w:tcPr>
          <w:p w14:paraId="2B77B40B" w14:textId="6D71B810" w:rsidR="000D3778" w:rsidRDefault="000D3778" w:rsidP="000D3778">
            <w:pPr>
              <w:spacing w:after="160" w:line="259" w:lineRule="auto"/>
              <w:ind w:left="0" w:firstLine="0"/>
              <w:jc w:val="left"/>
              <w:rPr>
                <w:ins w:id="90" w:author="T Londhe, Vinod (Contractor)" w:date="2022-07-09T14:07:00Z"/>
              </w:rPr>
            </w:pPr>
          </w:p>
        </w:tc>
        <w:tc>
          <w:tcPr>
            <w:tcW w:w="2644" w:type="dxa"/>
            <w:vAlign w:val="center"/>
            <w:tcPrChange w:id="91" w:author="T Londhe, Vinod (Contractor)" w:date="2022-07-09T14:09:00Z">
              <w:tcPr>
                <w:tcW w:w="2644" w:type="dxa"/>
              </w:tcPr>
            </w:tcPrChange>
          </w:tcPr>
          <w:p w14:paraId="2A42E6FC" w14:textId="22533700" w:rsidR="000D3778" w:rsidRDefault="000D3778" w:rsidP="000D3778">
            <w:pPr>
              <w:spacing w:after="160" w:line="259" w:lineRule="auto"/>
              <w:ind w:left="0" w:firstLine="0"/>
              <w:jc w:val="left"/>
              <w:rPr>
                <w:ins w:id="92" w:author="T Londhe, Vinod (Contractor)" w:date="2022-07-09T14:07:00Z"/>
              </w:rPr>
            </w:pPr>
          </w:p>
        </w:tc>
      </w:tr>
      <w:tr w:rsidR="000D3778" w14:paraId="7088D788" w14:textId="77777777" w:rsidTr="000D3778">
        <w:trPr>
          <w:ins w:id="93" w:author="T Londhe, Vinod (Contractor)" w:date="2022-07-09T14:07:00Z"/>
        </w:trPr>
        <w:tc>
          <w:tcPr>
            <w:tcW w:w="2785" w:type="dxa"/>
            <w:vAlign w:val="center"/>
            <w:tcPrChange w:id="94" w:author="T Londhe, Vinod (Contractor)" w:date="2022-07-09T14:09:00Z">
              <w:tcPr>
                <w:tcW w:w="2643" w:type="dxa"/>
                <w:vAlign w:val="center"/>
              </w:tcPr>
            </w:tcPrChange>
          </w:tcPr>
          <w:p w14:paraId="5FC190B6" w14:textId="76622874" w:rsidR="000D3778" w:rsidRDefault="000D3778" w:rsidP="000D3778">
            <w:pPr>
              <w:spacing w:after="160" w:line="259" w:lineRule="auto"/>
              <w:ind w:left="0" w:firstLine="0"/>
              <w:jc w:val="left"/>
              <w:rPr>
                <w:ins w:id="95" w:author="T Londhe, Vinod (Contractor)" w:date="2022-07-09T14:07:00Z"/>
                <w:rFonts w:ascii="Humanist Slabserif 712 Std Roma" w:hAnsi="Humanist Slabserif 712 Std Roma"/>
                <w:color w:val="000000" w:themeColor="text1"/>
              </w:rPr>
            </w:pPr>
            <w:ins w:id="96" w:author="T Londhe, Vinod (Contractor)" w:date="2022-07-09T14:09:00Z">
              <w:r>
                <w:rPr>
                  <w:rFonts w:ascii="Humanist Slabserif 712 Std Roma" w:hAnsi="Humanist Slabserif 712 Std Roma"/>
                  <w:color w:val="000000" w:themeColor="text1"/>
                </w:rPr>
                <w:t>Marketing</w:t>
              </w:r>
            </w:ins>
          </w:p>
        </w:tc>
        <w:tc>
          <w:tcPr>
            <w:tcW w:w="2502" w:type="dxa"/>
            <w:vAlign w:val="center"/>
            <w:tcPrChange w:id="97" w:author="T Londhe, Vinod (Contractor)" w:date="2022-07-09T14:09:00Z">
              <w:tcPr>
                <w:tcW w:w="2644" w:type="dxa"/>
                <w:gridSpan w:val="2"/>
                <w:vAlign w:val="center"/>
              </w:tcPr>
            </w:tcPrChange>
          </w:tcPr>
          <w:p w14:paraId="1FD98F0E" w14:textId="2EB6D48A" w:rsidR="000D3778" w:rsidRDefault="000D3778" w:rsidP="000D3778">
            <w:pPr>
              <w:spacing w:after="160" w:line="259" w:lineRule="auto"/>
              <w:ind w:left="0" w:firstLine="0"/>
              <w:jc w:val="left"/>
              <w:rPr>
                <w:ins w:id="98" w:author="T Londhe, Vinod (Contractor)" w:date="2022-07-09T14:07:00Z"/>
                <w:rFonts w:ascii="Humanist Slabserif 712 Std Roma" w:hAnsi="Humanist Slabserif 712 Std Roma"/>
                <w:color w:val="000000" w:themeColor="text1"/>
              </w:rPr>
            </w:pPr>
            <w:proofErr w:type="spellStart"/>
            <w:ins w:id="99" w:author="T Londhe, Vinod (Contractor)" w:date="2022-07-09T14:09:00Z">
              <w:r>
                <w:rPr>
                  <w:rFonts w:ascii="Humanist Slabserif 712 Std Roma" w:hAnsi="Humanist Slabserif 712 Std Roma"/>
                  <w:color w:val="000000" w:themeColor="text1"/>
                </w:rPr>
                <w:t>Dashmeet</w:t>
              </w:r>
              <w:proofErr w:type="spellEnd"/>
              <w:r>
                <w:rPr>
                  <w:rFonts w:ascii="Humanist Slabserif 712 Std Roma" w:hAnsi="Humanist Slabserif 712 Std Roma"/>
                  <w:color w:val="000000" w:themeColor="text1"/>
                </w:rPr>
                <w:t xml:space="preserve"> Oberoi</w:t>
              </w:r>
            </w:ins>
          </w:p>
        </w:tc>
        <w:tc>
          <w:tcPr>
            <w:tcW w:w="2644" w:type="dxa"/>
            <w:vAlign w:val="center"/>
            <w:tcPrChange w:id="100" w:author="T Londhe, Vinod (Contractor)" w:date="2022-07-09T14:09:00Z">
              <w:tcPr>
                <w:tcW w:w="2644" w:type="dxa"/>
                <w:vAlign w:val="center"/>
              </w:tcPr>
            </w:tcPrChange>
          </w:tcPr>
          <w:p w14:paraId="7851C601" w14:textId="77777777" w:rsidR="000D3778" w:rsidRDefault="000D3778" w:rsidP="000D3778">
            <w:pPr>
              <w:spacing w:after="160" w:line="259" w:lineRule="auto"/>
              <w:ind w:left="0" w:firstLine="0"/>
              <w:jc w:val="left"/>
              <w:rPr>
                <w:ins w:id="101" w:author="T Londhe, Vinod (Contractor)" w:date="2022-07-09T14:07:00Z"/>
              </w:rPr>
            </w:pPr>
          </w:p>
        </w:tc>
        <w:tc>
          <w:tcPr>
            <w:tcW w:w="2644" w:type="dxa"/>
            <w:vAlign w:val="center"/>
            <w:tcPrChange w:id="102" w:author="T Londhe, Vinod (Contractor)" w:date="2022-07-09T14:09:00Z">
              <w:tcPr>
                <w:tcW w:w="2644" w:type="dxa"/>
                <w:vAlign w:val="center"/>
              </w:tcPr>
            </w:tcPrChange>
          </w:tcPr>
          <w:p w14:paraId="7425FDDC" w14:textId="77777777" w:rsidR="000D3778" w:rsidRDefault="000D3778" w:rsidP="000D3778">
            <w:pPr>
              <w:spacing w:after="160" w:line="259" w:lineRule="auto"/>
              <w:ind w:left="0" w:firstLine="0"/>
              <w:jc w:val="left"/>
              <w:rPr>
                <w:ins w:id="103" w:author="T Londhe, Vinod (Contractor)" w:date="2022-07-09T14:07:00Z"/>
              </w:rPr>
            </w:pPr>
          </w:p>
        </w:tc>
      </w:tr>
      <w:tr w:rsidR="000D3778" w14:paraId="026D39DA" w14:textId="77777777" w:rsidTr="000D3778">
        <w:trPr>
          <w:ins w:id="104" w:author="T Londhe, Vinod (Contractor)" w:date="2022-07-09T14:07:00Z"/>
        </w:trPr>
        <w:tc>
          <w:tcPr>
            <w:tcW w:w="2785" w:type="dxa"/>
            <w:vAlign w:val="center"/>
            <w:tcPrChange w:id="105" w:author="T Londhe, Vinod (Contractor)" w:date="2022-07-09T14:09:00Z">
              <w:tcPr>
                <w:tcW w:w="2643" w:type="dxa"/>
                <w:vAlign w:val="center"/>
              </w:tcPr>
            </w:tcPrChange>
          </w:tcPr>
          <w:p w14:paraId="3E4811EF" w14:textId="33511788" w:rsidR="000D3778" w:rsidRDefault="000D3778" w:rsidP="000D3778">
            <w:pPr>
              <w:spacing w:after="160" w:line="259" w:lineRule="auto"/>
              <w:ind w:left="0" w:firstLine="0"/>
              <w:jc w:val="left"/>
              <w:rPr>
                <w:ins w:id="106" w:author="T Londhe, Vinod (Contractor)" w:date="2022-07-09T14:07:00Z"/>
                <w:rFonts w:ascii="Humanist Slabserif 712 Std Roma" w:hAnsi="Humanist Slabserif 712 Std Roma"/>
                <w:color w:val="000000" w:themeColor="text1"/>
              </w:rPr>
            </w:pPr>
            <w:ins w:id="107" w:author="T Londhe, Vinod (Contractor)" w:date="2022-07-09T14:07:00Z">
              <w:r>
                <w:rPr>
                  <w:rFonts w:ascii="Humanist Slabserif 712 Std Roma" w:hAnsi="Humanist Slabserif 712 Std Roma"/>
                  <w:color w:val="000000" w:themeColor="text1"/>
                </w:rPr>
                <w:t xml:space="preserve">Advance Quality Engineer </w:t>
              </w:r>
            </w:ins>
          </w:p>
        </w:tc>
        <w:tc>
          <w:tcPr>
            <w:tcW w:w="2502" w:type="dxa"/>
            <w:vAlign w:val="center"/>
            <w:tcPrChange w:id="108" w:author="T Londhe, Vinod (Contractor)" w:date="2022-07-09T14:09:00Z">
              <w:tcPr>
                <w:tcW w:w="2644" w:type="dxa"/>
                <w:gridSpan w:val="2"/>
                <w:vAlign w:val="center"/>
              </w:tcPr>
            </w:tcPrChange>
          </w:tcPr>
          <w:p w14:paraId="6DE4E081" w14:textId="49008880" w:rsidR="000D3778" w:rsidRDefault="000D3778" w:rsidP="000D3778">
            <w:pPr>
              <w:spacing w:after="160" w:line="259" w:lineRule="auto"/>
              <w:ind w:left="0" w:firstLine="0"/>
              <w:jc w:val="left"/>
              <w:rPr>
                <w:ins w:id="109" w:author="T Londhe, Vinod (Contractor)" w:date="2022-07-09T14:07:00Z"/>
                <w:rFonts w:ascii="Humanist Slabserif 712 Std Roma" w:hAnsi="Humanist Slabserif 712 Std Roma"/>
                <w:color w:val="000000" w:themeColor="text1"/>
              </w:rPr>
            </w:pPr>
            <w:ins w:id="110" w:author="T Londhe, Vinod (Contractor)" w:date="2022-07-09T14:07:00Z">
              <w:r>
                <w:rPr>
                  <w:rFonts w:ascii="Humanist Slabserif 712 Std Roma" w:hAnsi="Humanist Slabserif 712 Std Roma"/>
                  <w:color w:val="000000" w:themeColor="text1"/>
                </w:rPr>
                <w:t xml:space="preserve">Sreejith Viswam </w:t>
              </w:r>
            </w:ins>
          </w:p>
        </w:tc>
        <w:tc>
          <w:tcPr>
            <w:tcW w:w="2644" w:type="dxa"/>
            <w:vAlign w:val="center"/>
            <w:tcPrChange w:id="111" w:author="T Londhe, Vinod (Contractor)" w:date="2022-07-09T14:09:00Z">
              <w:tcPr>
                <w:tcW w:w="2644" w:type="dxa"/>
                <w:vAlign w:val="center"/>
              </w:tcPr>
            </w:tcPrChange>
          </w:tcPr>
          <w:p w14:paraId="0085972C" w14:textId="77777777" w:rsidR="000D3778" w:rsidRDefault="000D3778" w:rsidP="000D3778">
            <w:pPr>
              <w:spacing w:after="160" w:line="259" w:lineRule="auto"/>
              <w:ind w:left="0" w:firstLine="0"/>
              <w:jc w:val="left"/>
              <w:rPr>
                <w:ins w:id="112" w:author="T Londhe, Vinod (Contractor)" w:date="2022-07-09T14:07:00Z"/>
              </w:rPr>
            </w:pPr>
          </w:p>
        </w:tc>
        <w:tc>
          <w:tcPr>
            <w:tcW w:w="2644" w:type="dxa"/>
            <w:vAlign w:val="center"/>
            <w:tcPrChange w:id="113" w:author="T Londhe, Vinod (Contractor)" w:date="2022-07-09T14:09:00Z">
              <w:tcPr>
                <w:tcW w:w="2644" w:type="dxa"/>
                <w:vAlign w:val="center"/>
              </w:tcPr>
            </w:tcPrChange>
          </w:tcPr>
          <w:p w14:paraId="20053273" w14:textId="77777777" w:rsidR="000D3778" w:rsidRDefault="000D3778" w:rsidP="000D3778">
            <w:pPr>
              <w:spacing w:after="160" w:line="259" w:lineRule="auto"/>
              <w:ind w:left="0" w:firstLine="0"/>
              <w:jc w:val="left"/>
              <w:rPr>
                <w:ins w:id="114" w:author="T Londhe, Vinod (Contractor)" w:date="2022-07-09T14:07:00Z"/>
              </w:rPr>
            </w:pPr>
          </w:p>
        </w:tc>
      </w:tr>
      <w:tr w:rsidR="000D3778" w14:paraId="63A30C30" w14:textId="77777777" w:rsidTr="000D3778">
        <w:trPr>
          <w:ins w:id="115" w:author="T Londhe, Vinod (Contractor)" w:date="2022-07-09T14:08:00Z"/>
        </w:trPr>
        <w:tc>
          <w:tcPr>
            <w:tcW w:w="2785" w:type="dxa"/>
            <w:vAlign w:val="center"/>
            <w:tcPrChange w:id="116" w:author="T Londhe, Vinod (Contractor)" w:date="2022-07-09T14:09:00Z">
              <w:tcPr>
                <w:tcW w:w="2643" w:type="dxa"/>
                <w:vAlign w:val="center"/>
              </w:tcPr>
            </w:tcPrChange>
          </w:tcPr>
          <w:p w14:paraId="0C42ECC6" w14:textId="4D1CA665" w:rsidR="000D3778" w:rsidRDefault="000D3778" w:rsidP="000D3778">
            <w:pPr>
              <w:spacing w:after="160" w:line="259" w:lineRule="auto"/>
              <w:ind w:left="0" w:firstLine="0"/>
              <w:jc w:val="left"/>
              <w:rPr>
                <w:ins w:id="117" w:author="T Londhe, Vinod (Contractor)" w:date="2022-07-09T14:08:00Z"/>
                <w:rFonts w:ascii="Humanist Slabserif 712 Std Roma" w:hAnsi="Humanist Slabserif 712 Std Roma"/>
                <w:color w:val="000000" w:themeColor="text1"/>
              </w:rPr>
            </w:pPr>
            <w:ins w:id="118" w:author="T Londhe, Vinod (Contractor)" w:date="2022-07-09T14:08:00Z">
              <w:r>
                <w:rPr>
                  <w:rFonts w:ascii="Humanist Slabserif 712 Std Roma" w:hAnsi="Humanist Slabserif 712 Std Roma"/>
                  <w:color w:val="000000" w:themeColor="text1"/>
                </w:rPr>
                <w:t>Regulatory Affairs</w:t>
              </w:r>
            </w:ins>
          </w:p>
        </w:tc>
        <w:tc>
          <w:tcPr>
            <w:tcW w:w="2502" w:type="dxa"/>
            <w:vAlign w:val="center"/>
            <w:tcPrChange w:id="119" w:author="T Londhe, Vinod (Contractor)" w:date="2022-07-09T14:09:00Z">
              <w:tcPr>
                <w:tcW w:w="2644" w:type="dxa"/>
                <w:gridSpan w:val="2"/>
                <w:vAlign w:val="center"/>
              </w:tcPr>
            </w:tcPrChange>
          </w:tcPr>
          <w:p w14:paraId="7E821854" w14:textId="5F284DC0" w:rsidR="000D3778" w:rsidRDefault="000D3778" w:rsidP="000D3778">
            <w:pPr>
              <w:spacing w:after="160" w:line="259" w:lineRule="auto"/>
              <w:ind w:left="0" w:firstLine="0"/>
              <w:jc w:val="left"/>
              <w:rPr>
                <w:ins w:id="120" w:author="T Londhe, Vinod (Contractor)" w:date="2022-07-09T14:08:00Z"/>
                <w:rFonts w:ascii="Humanist Slabserif 712 Std Roma" w:hAnsi="Humanist Slabserif 712 Std Roma"/>
                <w:color w:val="000000" w:themeColor="text1"/>
              </w:rPr>
            </w:pPr>
            <w:ins w:id="121" w:author="T Londhe, Vinod (Contractor)" w:date="2022-07-09T14:08:00Z">
              <w:r>
                <w:rPr>
                  <w:rFonts w:ascii="Humanist Slabserif 712 Std Roma" w:hAnsi="Humanist Slabserif 712 Std Roma"/>
                  <w:color w:val="000000" w:themeColor="text1"/>
                </w:rPr>
                <w:t xml:space="preserve">Sreejith Viswam </w:t>
              </w:r>
            </w:ins>
          </w:p>
        </w:tc>
        <w:tc>
          <w:tcPr>
            <w:tcW w:w="2644" w:type="dxa"/>
            <w:vAlign w:val="center"/>
            <w:tcPrChange w:id="122" w:author="T Londhe, Vinod (Contractor)" w:date="2022-07-09T14:09:00Z">
              <w:tcPr>
                <w:tcW w:w="2644" w:type="dxa"/>
                <w:vAlign w:val="center"/>
              </w:tcPr>
            </w:tcPrChange>
          </w:tcPr>
          <w:p w14:paraId="5FEC5BC1" w14:textId="1BD2A721" w:rsidR="000D3778" w:rsidRDefault="000D3778" w:rsidP="000D3778">
            <w:pPr>
              <w:spacing w:after="160" w:line="259" w:lineRule="auto"/>
              <w:ind w:left="0" w:firstLine="0"/>
              <w:jc w:val="left"/>
              <w:rPr>
                <w:ins w:id="123" w:author="T Londhe, Vinod (Contractor)" w:date="2022-07-09T14:08:00Z"/>
              </w:rPr>
            </w:pPr>
          </w:p>
        </w:tc>
        <w:tc>
          <w:tcPr>
            <w:tcW w:w="2644" w:type="dxa"/>
            <w:vAlign w:val="center"/>
            <w:tcPrChange w:id="124" w:author="T Londhe, Vinod (Contractor)" w:date="2022-07-09T14:09:00Z">
              <w:tcPr>
                <w:tcW w:w="2644" w:type="dxa"/>
                <w:vAlign w:val="center"/>
              </w:tcPr>
            </w:tcPrChange>
          </w:tcPr>
          <w:p w14:paraId="0988E417" w14:textId="6FFEC4D9" w:rsidR="000D3778" w:rsidRDefault="000D3778" w:rsidP="000D3778">
            <w:pPr>
              <w:spacing w:after="160" w:line="259" w:lineRule="auto"/>
              <w:ind w:left="0" w:firstLine="0"/>
              <w:jc w:val="left"/>
              <w:rPr>
                <w:ins w:id="125" w:author="T Londhe, Vinod (Contractor)" w:date="2022-07-09T14:08:00Z"/>
              </w:rPr>
            </w:pPr>
          </w:p>
        </w:tc>
      </w:tr>
      <w:tr w:rsidR="005E2F74" w14:paraId="7B7C7253" w14:textId="77777777" w:rsidTr="000D3778">
        <w:trPr>
          <w:ins w:id="126" w:author="T Londhe, Vinod (Contractor)" w:date="2022-07-09T14:09:00Z"/>
        </w:trPr>
        <w:tc>
          <w:tcPr>
            <w:tcW w:w="2785" w:type="dxa"/>
            <w:vAlign w:val="center"/>
          </w:tcPr>
          <w:p w14:paraId="14BF96D4" w14:textId="0EF76482" w:rsidR="005E2F74" w:rsidRDefault="005E2F74" w:rsidP="005E2F74">
            <w:pPr>
              <w:spacing w:after="160" w:line="259" w:lineRule="auto"/>
              <w:ind w:left="0" w:firstLine="0"/>
              <w:jc w:val="left"/>
              <w:rPr>
                <w:ins w:id="127" w:author="T Londhe, Vinod (Contractor)" w:date="2022-07-09T14:09:00Z"/>
                <w:rFonts w:ascii="Humanist Slabserif 712 Std Roma" w:hAnsi="Humanist Slabserif 712 Std Roma"/>
                <w:color w:val="000000" w:themeColor="text1"/>
              </w:rPr>
            </w:pPr>
            <w:ins w:id="128" w:author="T Londhe, Vinod (Contractor)" w:date="2022-07-09T14:09:00Z">
              <w:r>
                <w:rPr>
                  <w:rFonts w:ascii="Humanist Slabserif 712 Std Roma" w:hAnsi="Humanist Slabserif 712 Std Roma"/>
                  <w:color w:val="000000" w:themeColor="text1"/>
                </w:rPr>
                <w:t xml:space="preserve">Legal </w:t>
              </w:r>
            </w:ins>
          </w:p>
        </w:tc>
        <w:tc>
          <w:tcPr>
            <w:tcW w:w="2502" w:type="dxa"/>
            <w:vAlign w:val="center"/>
          </w:tcPr>
          <w:p w14:paraId="1509F2E6" w14:textId="43D778D0" w:rsidR="005E2F74" w:rsidRDefault="005E2F74" w:rsidP="005E2F74">
            <w:pPr>
              <w:spacing w:after="160" w:line="259" w:lineRule="auto"/>
              <w:ind w:left="0" w:firstLine="0"/>
              <w:jc w:val="left"/>
              <w:rPr>
                <w:ins w:id="129" w:author="T Londhe, Vinod (Contractor)" w:date="2022-07-09T14:09:00Z"/>
                <w:rFonts w:ascii="Humanist Slabserif 712 Std Roma" w:hAnsi="Humanist Slabserif 712 Std Roma"/>
                <w:color w:val="000000" w:themeColor="text1"/>
              </w:rPr>
            </w:pPr>
            <w:ins w:id="130" w:author="T Londhe, Vinod (Contractor)" w:date="2022-07-09T14:09:00Z">
              <w:r>
                <w:rPr>
                  <w:rFonts w:ascii="Humanist Slabserif 712 Std Roma" w:hAnsi="Humanist Slabserif 712 Std Roma"/>
                  <w:color w:val="000000" w:themeColor="text1"/>
                </w:rPr>
                <w:t>Tanu Arora</w:t>
              </w:r>
            </w:ins>
          </w:p>
        </w:tc>
        <w:tc>
          <w:tcPr>
            <w:tcW w:w="2644" w:type="dxa"/>
            <w:vAlign w:val="center"/>
          </w:tcPr>
          <w:p w14:paraId="39B817A7" w14:textId="77777777" w:rsidR="005E2F74" w:rsidRDefault="005E2F74" w:rsidP="005E2F74">
            <w:pPr>
              <w:spacing w:after="160" w:line="259" w:lineRule="auto"/>
              <w:ind w:left="0" w:firstLine="0"/>
              <w:jc w:val="left"/>
              <w:rPr>
                <w:ins w:id="131" w:author="T Londhe, Vinod (Contractor)" w:date="2022-07-09T14:09:00Z"/>
              </w:rPr>
            </w:pPr>
          </w:p>
        </w:tc>
        <w:tc>
          <w:tcPr>
            <w:tcW w:w="2644" w:type="dxa"/>
            <w:vAlign w:val="center"/>
          </w:tcPr>
          <w:p w14:paraId="6670410D" w14:textId="77777777" w:rsidR="005E2F74" w:rsidRDefault="005E2F74" w:rsidP="005E2F74">
            <w:pPr>
              <w:spacing w:after="160" w:line="259" w:lineRule="auto"/>
              <w:ind w:left="0" w:firstLine="0"/>
              <w:jc w:val="left"/>
              <w:rPr>
                <w:ins w:id="132" w:author="T Londhe, Vinod (Contractor)" w:date="2022-07-09T14:09:00Z"/>
              </w:rPr>
            </w:pPr>
          </w:p>
        </w:tc>
      </w:tr>
    </w:tbl>
    <w:p w14:paraId="119755BC" w14:textId="77777777" w:rsidR="00C02949" w:rsidRDefault="00342903">
      <w:pPr>
        <w:spacing w:after="160" w:line="259" w:lineRule="auto"/>
        <w:ind w:left="0" w:firstLine="0"/>
        <w:jc w:val="left"/>
        <w:rPr>
          <w:ins w:id="133" w:author="T Londhe, Vinod (Contractor)" w:date="2022-07-09T14:06:00Z"/>
        </w:rPr>
      </w:pPr>
      <w:ins w:id="134" w:author="T Londhe, Vinod (Contractor)" w:date="2022-07-09T14:00:00Z">
        <w:r>
          <w:rPr>
            <w:noProof/>
          </w:rPr>
          <mc:AlternateContent>
            <mc:Choice Requires="wps">
              <w:drawing>
                <wp:anchor distT="0" distB="0" distL="114300" distR="114300" simplePos="0" relativeHeight="251662848" behindDoc="0" locked="0" layoutInCell="1" allowOverlap="1" wp14:anchorId="367D3ECC" wp14:editId="5C083267">
                  <wp:simplePos x="0" y="0"/>
                  <wp:positionH relativeFrom="page">
                    <wp:align>right</wp:align>
                  </wp:positionH>
                  <wp:positionV relativeFrom="paragraph">
                    <wp:posOffset>297180</wp:posOffset>
                  </wp:positionV>
                  <wp:extent cx="8061960" cy="80518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1960" cy="805180"/>
                          </a:xfrm>
                          <a:prstGeom prst="rect">
                            <a:avLst/>
                          </a:prstGeom>
                          <a:solidFill>
                            <a:srgbClr val="336699"/>
                          </a:solidFill>
                          <a:ln>
                            <a:noFill/>
                          </a:ln>
                          <a:extLst>
                            <a:ext uri="{91240B29-F687-4F45-9708-019B960494DF}">
                              <a14:hiddenLine xmlns:a14="http://schemas.microsoft.com/office/drawing/2010/main" w="12700">
                                <a:solidFill>
                                  <a:schemeClr val="dk1">
                                    <a:lumMod val="50000"/>
                                    <a:lumOff val="0"/>
                                  </a:schemeClr>
                                </a:solidFill>
                                <a:miter lim="800000"/>
                                <a:headEnd/>
                                <a:tailEnd/>
                              </a14:hiddenLine>
                            </a:ext>
                          </a:extLst>
                        </wps:spPr>
                        <wps:txbx>
                          <w:txbxContent>
                            <w:p w14:paraId="13454688" w14:textId="77777777" w:rsidR="00342903" w:rsidRPr="00B41C60" w:rsidRDefault="00342903" w:rsidP="00342903">
                              <w:pPr>
                                <w:spacing w:line="240" w:lineRule="auto"/>
                                <w:rPr>
                                  <w:rFonts w:ascii="Arial Narrow" w:hAnsi="Arial Narrow" w:cstheme="minorHAnsi"/>
                                  <w:sz w:val="48"/>
                                  <w:szCs w:val="48"/>
                                </w:rPr>
                              </w:pPr>
                              <w:r>
                                <w:rPr>
                                  <w:rFonts w:ascii="Arial Narrow" w:hAnsi="Arial Narrow" w:cstheme="minorHAnsi"/>
                                  <w:sz w:val="48"/>
                                  <w:szCs w:val="48"/>
                                </w:rPr>
                                <w:t xml:space="preserve">       </w:t>
                              </w:r>
                              <w:r>
                                <w:rPr>
                                  <w:noProof/>
                                </w:rPr>
                                <w:drawing>
                                  <wp:inline distT="0" distB="0" distL="0" distR="0" wp14:anchorId="63AF788A" wp14:editId="5DB03B9E">
                                    <wp:extent cx="1325880" cy="329184"/>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5880" cy="329184"/>
                                            </a:xfrm>
                                            <a:prstGeom prst="rect">
                                              <a:avLst/>
                                            </a:prstGeom>
                                          </pic:spPr>
                                        </pic:pic>
                                      </a:graphicData>
                                    </a:graphic>
                                  </wp:inline>
                                </w:drawing>
                              </w:r>
                              <w:r>
                                <w:rPr>
                                  <w:rFonts w:ascii="Arial Narrow" w:hAnsi="Arial Narrow" w:cstheme="minorHAnsi"/>
                                  <w:sz w:val="48"/>
                                  <w:szCs w:val="48"/>
                                </w:rPr>
                                <w:t xml:space="preserve">                    </w:t>
                              </w:r>
                              <w:r w:rsidRPr="00897463">
                                <w:rPr>
                                  <w:rFonts w:cstheme="minorHAnsi"/>
                                  <w:color w:val="FFFFFF" w:themeColor="background1"/>
                                  <w:sz w:val="36"/>
                                  <w:szCs w:val="36"/>
                                </w:rPr>
                                <w:t>SmartMedic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67D3ECC" id="Rectangle 7" o:spid="_x0000_s1026" style="position:absolute;margin-left:583.6pt;margin-top:23.4pt;width:634.8pt;height:63.4pt;z-index:251662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" fillcolor="#369" stroked="f" strokecolor="black [1600]" strokeweight="1pt">
                  <v:textbox>
                    <w:txbxContent>
                      <w:p w14:paraId="13454688" w14:textId="77777777" w:rsidR="00342903" w:rsidRPr="00B41C60" w:rsidRDefault="00342903" w:rsidP="00342903">
                        <w:pPr>
                          <w:spacing w:line="240" w:lineRule="auto"/>
                          <w:rPr>
                            <w:rFonts w:ascii="Arial Narrow" w:hAnsi="Arial Narrow" w:cstheme="minorHAnsi"/>
                            <w:sz w:val="48"/>
                            <w:szCs w:val="48"/>
                          </w:rPr>
                        </w:pPr>
                        <w:r>
                          <w:rPr>
                            <w:rFonts w:ascii="Arial Narrow" w:hAnsi="Arial Narrow" w:cstheme="minorHAnsi"/>
                            <w:sz w:val="48"/>
                            <w:szCs w:val="48"/>
                          </w:rPr>
                          <w:t xml:space="preserve">       </w:t>
                        </w:r>
                        <w:r>
                          <w:rPr>
                            <w:noProof/>
                          </w:rPr>
                          <w:drawing>
                            <wp:inline distT="0" distB="0" distL="0" distR="0" wp14:anchorId="63AF788A" wp14:editId="5DB03B9E">
                              <wp:extent cx="1325880" cy="329184"/>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5880" cy="329184"/>
                                      </a:xfrm>
                                      <a:prstGeom prst="rect">
                                        <a:avLst/>
                                      </a:prstGeom>
                                    </pic:spPr>
                                  </pic:pic>
                                </a:graphicData>
                              </a:graphic>
                            </wp:inline>
                          </w:drawing>
                        </w:r>
                        <w:r>
                          <w:rPr>
                            <w:rFonts w:ascii="Arial Narrow" w:hAnsi="Arial Narrow" w:cstheme="minorHAnsi"/>
                            <w:sz w:val="48"/>
                            <w:szCs w:val="48"/>
                          </w:rPr>
                          <w:t xml:space="preserve">                    </w:t>
                        </w:r>
                        <w:r w:rsidRPr="00897463">
                          <w:rPr>
                            <w:rFonts w:cstheme="minorHAnsi"/>
                            <w:color w:val="FFFFFF" w:themeColor="background1"/>
                            <w:sz w:val="36"/>
                            <w:szCs w:val="36"/>
                          </w:rPr>
                          <w:t>SmartMedic</w:t>
                        </w:r>
                      </w:p>
                    </w:txbxContent>
                  </v:textbox>
                  <w10:wrap anchorx="page"/>
                </v:rect>
              </w:pict>
            </mc:Fallback>
          </mc:AlternateContent>
        </w:r>
      </w:ins>
      <w:ins w:id="135" w:author="T Londhe, Vinod (Contractor)" w:date="2022-07-09T13:58:00Z">
        <w:r w:rsidR="00560731">
          <w:br w:type="page"/>
        </w:r>
      </w:ins>
    </w:p>
    <w:p w14:paraId="36DE2ED3" w14:textId="7C551901" w:rsidR="00B11510" w:rsidRDefault="00DC6245" w:rsidP="00DC6245">
      <w:pPr>
        <w:spacing w:after="616" w:line="259" w:lineRule="auto"/>
        <w:ind w:left="576" w:firstLine="0"/>
        <w:jc w:val="right"/>
      </w:pPr>
      <w:r>
        <w:rPr>
          <w:noProof/>
        </w:rPr>
        <w:lastRenderedPageBreak/>
        <w:drawing>
          <wp:inline distT="0" distB="0" distL="0" distR="0" wp14:anchorId="6C27C5FA" wp14:editId="4CE30866">
            <wp:extent cx="1581631" cy="477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1581631" cy="477000"/>
                    </a:xfrm>
                    <a:prstGeom prst="rect">
                      <a:avLst/>
                    </a:prstGeom>
                  </pic:spPr>
                </pic:pic>
              </a:graphicData>
            </a:graphic>
          </wp:inline>
        </w:drawing>
      </w:r>
    </w:p>
    <w:p w14:paraId="04B7256E" w14:textId="1076E8F9" w:rsidR="00B11510" w:rsidRDefault="00057E9B">
      <w:pPr>
        <w:spacing w:after="231" w:line="259" w:lineRule="auto"/>
        <w:ind w:left="569" w:firstLine="0"/>
        <w:jc w:val="left"/>
      </w:pPr>
      <w:r>
        <w:rPr>
          <w:b/>
          <w:sz w:val="52"/>
        </w:rPr>
        <w:t>SmartMedic</w:t>
      </w:r>
      <w:commentRangeStart w:id="136"/>
      <w:del w:id="137" w:author="Sai Praneetha Bhaskaruni" w:date="2022-07-12T13:09:00Z">
        <w:r w:rsidR="00DC6245" w:rsidDel="00313D59">
          <w:rPr>
            <w:b/>
            <w:sz w:val="52"/>
          </w:rPr>
          <w:delText>™</w:delText>
        </w:r>
        <w:commentRangeEnd w:id="136"/>
        <w:r w:rsidR="006249E5" w:rsidDel="00313D59">
          <w:rPr>
            <w:rStyle w:val="CommentReference"/>
          </w:rPr>
          <w:commentReference w:id="136"/>
        </w:r>
      </w:del>
      <w:r w:rsidR="000F2BAB">
        <w:rPr>
          <w:b/>
          <w:sz w:val="52"/>
        </w:rPr>
        <w:t xml:space="preserve"> </w:t>
      </w:r>
    </w:p>
    <w:p w14:paraId="01239919" w14:textId="215DE650" w:rsidR="00B11510" w:rsidRDefault="006249E5">
      <w:pPr>
        <w:spacing w:after="0" w:line="259" w:lineRule="auto"/>
        <w:ind w:left="569" w:firstLine="0"/>
        <w:jc w:val="left"/>
      </w:pPr>
      <w:ins w:id="138" w:author="Sai Praneetha Bhaskaruni" w:date="2022-07-08T17:11:00Z">
        <w:r w:rsidRPr="0011497D">
          <w:rPr>
            <w:b/>
            <w:noProof/>
            <w:sz w:val="44"/>
          </w:rPr>
          <mc:AlternateContent>
            <mc:Choice Requires="wps">
              <w:drawing>
                <wp:anchor distT="45720" distB="45720" distL="114300" distR="114300" simplePos="0" relativeHeight="251659776" behindDoc="0" locked="0" layoutInCell="1" allowOverlap="1" wp14:anchorId="5C5BC0D8" wp14:editId="0141BB3A">
                  <wp:simplePos x="0" y="0"/>
                  <wp:positionH relativeFrom="column">
                    <wp:posOffset>188595</wp:posOffset>
                  </wp:positionH>
                  <wp:positionV relativeFrom="paragraph">
                    <wp:posOffset>696595</wp:posOffset>
                  </wp:positionV>
                  <wp:extent cx="2842260" cy="1404620"/>
                  <wp:effectExtent l="0" t="0" r="1524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1404620"/>
                          </a:xfrm>
                          <a:prstGeom prst="rect">
                            <a:avLst/>
                          </a:prstGeom>
                          <a:solidFill>
                            <a:srgbClr val="FFFFFF"/>
                          </a:solidFill>
                          <a:ln w="9525">
                            <a:solidFill>
                              <a:srgbClr val="000000"/>
                            </a:solidFill>
                            <a:miter lim="800000"/>
                            <a:headEnd/>
                            <a:tailEnd/>
                          </a:ln>
                        </wps:spPr>
                        <wps:txbx>
                          <w:txbxContent>
                            <w:p w14:paraId="479ADF1A" w14:textId="6F7A068C" w:rsidR="0011497D" w:rsidRPr="004A369C" w:rsidRDefault="0011497D">
                              <w:pPr>
                                <w:rPr>
                                  <w:b/>
                                  <w:bCs/>
                                  <w:sz w:val="22"/>
                                  <w:szCs w:val="24"/>
                                  <w:rPrChange w:id="139" w:author="Sai Praneetha Bhaskaruni" w:date="2022-07-08T17:18:00Z">
                                    <w:rPr/>
                                  </w:rPrChange>
                                </w:rPr>
                              </w:pPr>
                              <w:ins w:id="140" w:author="Sai Praneetha Bhaskaruni" w:date="2022-07-08T17:11:00Z">
                                <w:r w:rsidRPr="004A369C">
                                  <w:rPr>
                                    <w:b/>
                                    <w:bCs/>
                                    <w:sz w:val="22"/>
                                    <w:szCs w:val="24"/>
                                    <w:rPrChange w:id="141" w:author="Sai Praneetha Bhaskaruni" w:date="2022-07-08T17:18:00Z">
                                      <w:rPr/>
                                    </w:rPrChange>
                                  </w:rPr>
                                  <w:t>Reference number:</w:t>
                                </w:r>
                              </w:ins>
                              <w:ins w:id="142" w:author="T Londhe, Vinod (Contractor)" w:date="2022-07-09T13:25:00Z">
                                <w:r w:rsidR="006249E5">
                                  <w:rPr>
                                    <w:b/>
                                    <w:bCs/>
                                    <w:sz w:val="22"/>
                                    <w:szCs w:val="24"/>
                                  </w:rPr>
                                  <w:t xml:space="preserve"> 001-02-A-00-00-00</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5BC0D8" id="_x0000_t202" coordsize="21600,21600" o:spt="202" path="m,l,21600r21600,l21600,xe">
                  <v:stroke joinstyle="miter"/>
                  <v:path gradientshapeok="t" o:connecttype="rect"/>
                </v:shapetype>
                <v:shape id="Text Box 2" o:spid="_x0000_s1027" type="#_x0000_t202" style="position:absolute;left:0;text-align:left;margin-left:14.85pt;margin-top:54.85pt;width:223.8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">
                  <v:textbox style="mso-fit-shape-to-text:t">
                    <w:txbxContent>
                      <w:p w14:paraId="479ADF1A" w14:textId="6F7A068C" w:rsidR="0011497D" w:rsidRPr="004A369C" w:rsidRDefault="0011497D">
                        <w:pPr>
                          <w:rPr>
                            <w:b/>
                            <w:bCs/>
                            <w:sz w:val="22"/>
                            <w:szCs w:val="24"/>
                            <w:rPrChange w:id="143" w:author="Sai Praneetha Bhaskaruni" w:date="2022-07-08T17:18:00Z">
                              <w:rPr/>
                            </w:rPrChange>
                          </w:rPr>
                        </w:pPr>
                        <w:ins w:id="144" w:author="Sai Praneetha Bhaskaruni" w:date="2022-07-08T17:11:00Z">
                          <w:r w:rsidRPr="004A369C">
                            <w:rPr>
                              <w:b/>
                              <w:bCs/>
                              <w:sz w:val="22"/>
                              <w:szCs w:val="24"/>
                              <w:rPrChange w:id="145" w:author="Sai Praneetha Bhaskaruni" w:date="2022-07-08T17:18:00Z">
                                <w:rPr/>
                              </w:rPrChange>
                            </w:rPr>
                            <w:t>Reference number:</w:t>
                          </w:r>
                        </w:ins>
                        <w:ins w:id="146" w:author="T Londhe, Vinod (Contractor)" w:date="2022-07-09T13:25:00Z">
                          <w:r w:rsidR="006249E5">
                            <w:rPr>
                              <w:b/>
                              <w:bCs/>
                              <w:sz w:val="22"/>
                              <w:szCs w:val="24"/>
                            </w:rPr>
                            <w:t xml:space="preserve"> 001-02-A-00-00-00</w:t>
                          </w:r>
                        </w:ins>
                      </w:p>
                    </w:txbxContent>
                  </v:textbox>
                  <w10:wrap type="square"/>
                </v:shape>
              </w:pict>
            </mc:Fallback>
          </mc:AlternateContent>
        </w:r>
      </w:ins>
      <w:ins w:id="147" w:author="Sai Praneetha Bhaskaruni" w:date="2022-07-08T17:05:00Z">
        <w:r w:rsidR="00A654AE">
          <w:rPr>
            <w:noProof/>
            <w:lang w:val="en-IN" w:eastAsia="en-IN"/>
          </w:rPr>
          <w:drawing>
            <wp:anchor distT="0" distB="0" distL="114300" distR="114300" simplePos="0" relativeHeight="251657728" behindDoc="1" locked="0" layoutInCell="1" allowOverlap="1" wp14:anchorId="2F7404DA" wp14:editId="6F8C4523">
              <wp:simplePos x="0" y="0"/>
              <wp:positionH relativeFrom="page">
                <wp:align>right</wp:align>
              </wp:positionH>
              <wp:positionV relativeFrom="paragraph">
                <wp:posOffset>341367</wp:posOffset>
              </wp:positionV>
              <wp:extent cx="3263900" cy="2632710"/>
              <wp:effectExtent l="0" t="0" r="0" b="0"/>
              <wp:wrapTight wrapText="bothSides">
                <wp:wrapPolygon edited="0">
                  <wp:start x="378" y="0"/>
                  <wp:lineTo x="378" y="21412"/>
                  <wp:lineTo x="20549" y="21412"/>
                  <wp:lineTo x="20549" y="12504"/>
                  <wp:lineTo x="21054" y="10003"/>
                  <wp:lineTo x="20549" y="7502"/>
                  <wp:lineTo x="20549" y="0"/>
                  <wp:lineTo x="378"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3900" cy="2632710"/>
                      </a:xfrm>
                      <a:prstGeom prst="rect">
                        <a:avLst/>
                      </a:prstGeom>
                      <a:noFill/>
                    </pic:spPr>
                  </pic:pic>
                </a:graphicData>
              </a:graphic>
              <wp14:sizeRelH relativeFrom="margin">
                <wp14:pctWidth>0</wp14:pctWidth>
              </wp14:sizeRelH>
              <wp14:sizeRelV relativeFrom="margin">
                <wp14:pctHeight>0</wp14:pctHeight>
              </wp14:sizeRelV>
            </wp:anchor>
          </w:drawing>
        </w:r>
      </w:ins>
      <w:r w:rsidR="00A654AE">
        <w:rPr>
          <w:rFonts w:ascii="Calibri" w:eastAsia="Calibri" w:hAnsi="Calibri" w:cs="Calibri"/>
          <w:noProof/>
          <w:color w:val="000000"/>
          <w:sz w:val="22"/>
        </w:rPr>
        <mc:AlternateContent>
          <mc:Choice Requires="wpg">
            <w:drawing>
              <wp:anchor distT="0" distB="0" distL="114300" distR="114300" simplePos="0" relativeHeight="251653632" behindDoc="0" locked="0" layoutInCell="1" allowOverlap="1" wp14:anchorId="2A50A4BC" wp14:editId="01BAF10A">
                <wp:simplePos x="0" y="0"/>
                <wp:positionH relativeFrom="page">
                  <wp:posOffset>125730</wp:posOffset>
                </wp:positionH>
                <wp:positionV relativeFrom="margin">
                  <wp:posOffset>2865120</wp:posOffset>
                </wp:positionV>
                <wp:extent cx="7410450" cy="3505200"/>
                <wp:effectExtent l="0" t="0" r="0" b="0"/>
                <wp:wrapTopAndBottom/>
                <wp:docPr id="12043" name="Group 12043"/>
                <wp:cNvGraphicFramePr/>
                <a:graphic xmlns:a="http://schemas.openxmlformats.org/drawingml/2006/main">
                  <a:graphicData uri="http://schemas.microsoft.com/office/word/2010/wordprocessingGroup">
                    <wpg:wgp>
                      <wpg:cNvGrpSpPr/>
                      <wpg:grpSpPr>
                        <a:xfrm>
                          <a:off x="0" y="0"/>
                          <a:ext cx="7410450" cy="3505200"/>
                          <a:chOff x="-3301" y="1105781"/>
                          <a:chExt cx="7763257" cy="3464632"/>
                        </a:xfrm>
                      </wpg:grpSpPr>
                      <pic:pic xmlns:pic="http://schemas.openxmlformats.org/drawingml/2006/picture">
                        <pic:nvPicPr>
                          <pic:cNvPr id="16911" name="Picture 16911"/>
                          <pic:cNvPicPr/>
                        </pic:nvPicPr>
                        <pic:blipFill>
                          <a:blip r:embed="rId15"/>
                          <a:stretch>
                            <a:fillRect/>
                          </a:stretch>
                        </pic:blipFill>
                        <pic:spPr>
                          <a:xfrm>
                            <a:off x="-3301" y="2668461"/>
                            <a:ext cx="7763257" cy="1901952"/>
                          </a:xfrm>
                          <a:prstGeom prst="rect">
                            <a:avLst/>
                          </a:prstGeom>
                        </pic:spPr>
                      </pic:pic>
                      <pic:pic xmlns:pic="http://schemas.openxmlformats.org/drawingml/2006/picture">
                        <pic:nvPicPr>
                          <pic:cNvPr id="16912" name="Picture 16912"/>
                          <pic:cNvPicPr/>
                        </pic:nvPicPr>
                        <pic:blipFill>
                          <a:blip r:embed="rId16"/>
                          <a:stretch>
                            <a:fillRect/>
                          </a:stretch>
                        </pic:blipFill>
                        <pic:spPr>
                          <a:xfrm>
                            <a:off x="46309" y="1105781"/>
                            <a:ext cx="4294126" cy="2946820"/>
                          </a:xfrm>
                          <a:prstGeom prst="rect">
                            <a:avLst/>
                          </a:prstGeom>
                        </pic:spPr>
                      </pic:pic>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4D920BAC" id="Group 12043" o:spid="_x0000_s1026" style="position:absolute;margin-left:9.9pt;margin-top:225.6pt;width:583.5pt;height:276pt;z-index:251653632;mso-position-horizontal-relative:page;mso-position-vertical-relative:margin;mso-width-relative:margin;mso-height-relative:margin" coordorigin="-33,11057" coordsize="77632,34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1" o:spid="_x0000_s1027" type="#_x0000_t75" style="position:absolute;left:-33;top:26684;width:77632;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">
                  <v:imagedata r:id="rId18" o:title=""/>
                </v:shape>
                <v:shape id="Picture 16912" o:spid="_x0000_s1028" type="#_x0000_t75" style="position:absolute;left:463;top:11057;width:42941;height:29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">
                  <v:imagedata r:id="rId19" o:title=""/>
                </v:shape>
                <w10:wrap type="topAndBottom" anchorx="page" anchory="margin"/>
              </v:group>
            </w:pict>
          </mc:Fallback>
        </mc:AlternateContent>
      </w:r>
      <w:ins w:id="148" w:author="Sai Praneetha Bhaskaruni" w:date="2022-07-08T13:53:00Z">
        <w:r w:rsidR="00A654AE" w:rsidRPr="008A17D4">
          <w:rPr>
            <w:rFonts w:ascii="HP Simplified Light" w:hAnsi="HP Simplified Light" w:cstheme="minorHAnsi"/>
            <w:noProof/>
            <w:sz w:val="96"/>
            <w:szCs w:val="96"/>
          </w:rPr>
          <w:drawing>
            <wp:anchor distT="0" distB="0" distL="114300" distR="114300" simplePos="0" relativeHeight="251655680" behindDoc="1" locked="0" layoutInCell="1" allowOverlap="1" wp14:anchorId="16C58E36" wp14:editId="684B7E4E">
              <wp:simplePos x="0" y="0"/>
              <wp:positionH relativeFrom="page">
                <wp:posOffset>220345</wp:posOffset>
              </wp:positionH>
              <wp:positionV relativeFrom="paragraph">
                <wp:posOffset>1728470</wp:posOffset>
              </wp:positionV>
              <wp:extent cx="3856355" cy="2033270"/>
              <wp:effectExtent l="0" t="0" r="0" b="5080"/>
              <wp:wrapTight wrapText="bothSides">
                <wp:wrapPolygon edited="0">
                  <wp:start x="5548" y="0"/>
                  <wp:lineTo x="1814" y="3643"/>
                  <wp:lineTo x="0" y="4047"/>
                  <wp:lineTo x="0" y="6881"/>
                  <wp:lineTo x="427" y="7083"/>
                  <wp:lineTo x="3628" y="10321"/>
                  <wp:lineTo x="7683" y="13357"/>
                  <wp:lineTo x="10777" y="16595"/>
                  <wp:lineTo x="16752" y="21452"/>
                  <wp:lineTo x="17499" y="21452"/>
                  <wp:lineTo x="20700" y="13357"/>
                  <wp:lineTo x="21447" y="10523"/>
                  <wp:lineTo x="21447" y="9107"/>
                  <wp:lineTo x="18459" y="6476"/>
                  <wp:lineTo x="14938" y="5059"/>
                  <wp:lineTo x="10350" y="3643"/>
                  <wp:lineTo x="10457" y="2833"/>
                  <wp:lineTo x="9176" y="1821"/>
                  <wp:lineTo x="6082" y="0"/>
                  <wp:lineTo x="5548"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l="5812" t="18825" r="8391" b="8069"/>
                      <a:stretch/>
                    </pic:blipFill>
                    <pic:spPr bwMode="auto">
                      <a:xfrm>
                        <a:off x="0" y="0"/>
                        <a:ext cx="3856355" cy="2033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81">
          <w:rPr>
            <w:noProof/>
          </w:rPr>
          <w:drawing>
            <wp:anchor distT="0" distB="0" distL="114300" distR="114300" simplePos="0" relativeHeight="251666432" behindDoc="1" locked="0" layoutInCell="1" allowOverlap="1" wp14:anchorId="1777382B" wp14:editId="2E86C2B7">
              <wp:simplePos x="0" y="0"/>
              <wp:positionH relativeFrom="column">
                <wp:posOffset>277495</wp:posOffset>
              </wp:positionH>
              <wp:positionV relativeFrom="paragraph">
                <wp:posOffset>5043871</wp:posOffset>
              </wp:positionV>
              <wp:extent cx="1487170" cy="2025015"/>
              <wp:effectExtent l="0" t="0" r="0" b="0"/>
              <wp:wrapTight wrapText="bothSides">
                <wp:wrapPolygon edited="0">
                  <wp:start x="1383" y="0"/>
                  <wp:lineTo x="0" y="406"/>
                  <wp:lineTo x="0" y="17475"/>
                  <wp:lineTo x="8854" y="19710"/>
                  <wp:lineTo x="9407" y="21336"/>
                  <wp:lineTo x="11621" y="21336"/>
                  <wp:lineTo x="12174" y="19710"/>
                  <wp:lineTo x="13834" y="19710"/>
                  <wp:lineTo x="21305" y="17069"/>
                  <wp:lineTo x="21028" y="610"/>
                  <wp:lineTo x="19645" y="0"/>
                  <wp:lineTo x="138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0180" t="16363" r="31398"/>
                      <a:stretch/>
                    </pic:blipFill>
                    <pic:spPr bwMode="auto">
                      <a:xfrm>
                        <a:off x="0" y="0"/>
                        <a:ext cx="1487170"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del w:id="149" w:author="Sai Praneetha Bhaskaruni" w:date="2022-07-08T13:53:00Z">
        <w:r w:rsidR="00DC6245" w:rsidRPr="00DC6245" w:rsidDel="00BA1743">
          <w:rPr>
            <w:rFonts w:ascii="Calibri" w:eastAsia="Calibri" w:hAnsi="Calibri" w:cs="Calibri"/>
            <w:noProof/>
            <w:color w:val="000000"/>
            <w:sz w:val="22"/>
          </w:rPr>
          <w:drawing>
            <wp:anchor distT="0" distB="0" distL="114300" distR="114300" simplePos="0" relativeHeight="251662336" behindDoc="0" locked="0" layoutInCell="1" allowOverlap="1" wp14:anchorId="3CC5FF35" wp14:editId="7C5F9014">
              <wp:simplePos x="0" y="0"/>
              <wp:positionH relativeFrom="column">
                <wp:posOffset>514350</wp:posOffset>
              </wp:positionH>
              <wp:positionV relativeFrom="paragraph">
                <wp:posOffset>2050415</wp:posOffset>
              </wp:positionV>
              <wp:extent cx="4095750" cy="2513859"/>
              <wp:effectExtent l="0" t="0" r="0" b="1270"/>
              <wp:wrapNone/>
              <wp:docPr id="5" name="Picture 4">
                <a:extLst xmlns:a="http://schemas.openxmlformats.org/drawingml/2006/main">
                  <a:ext uri="{FF2B5EF4-FFF2-40B4-BE49-F238E27FC236}">
                    <a16:creationId xmlns:a16="http://schemas.microsoft.com/office/drawing/2014/main" id="{274A2227-17E1-41ED-AB16-22E5A94A9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4A2227-17E1-41ED-AB16-22E5A94A941E}"/>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095750" cy="2513859"/>
                      </a:xfrm>
                      <a:prstGeom prst="rect">
                        <a:avLst/>
                      </a:prstGeom>
                    </pic:spPr>
                  </pic:pic>
                </a:graphicData>
              </a:graphic>
              <wp14:sizeRelH relativeFrom="page">
                <wp14:pctWidth>0</wp14:pctWidth>
              </wp14:sizeRelH>
              <wp14:sizeRelV relativeFrom="page">
                <wp14:pctHeight>0</wp14:pctHeight>
              </wp14:sizeRelV>
            </wp:anchor>
          </w:drawing>
        </w:r>
      </w:del>
      <w:r w:rsidR="00446FC2">
        <w:rPr>
          <w:b/>
          <w:sz w:val="44"/>
        </w:rPr>
        <w:t>Security Operations Manual</w:t>
      </w:r>
      <w:r w:rsidR="00446FC2">
        <w:br w:type="page"/>
      </w:r>
    </w:p>
    <w:sdt>
      <w:sdtPr>
        <w:rPr>
          <w:rFonts w:ascii="Arial" w:eastAsia="Arial" w:hAnsi="Arial" w:cs="Arial"/>
          <w:color w:val="181717"/>
          <w:sz w:val="28"/>
          <w:szCs w:val="22"/>
        </w:rPr>
        <w:id w:val="-1333128351"/>
        <w:docPartObj>
          <w:docPartGallery w:val="Table of Contents"/>
          <w:docPartUnique/>
        </w:docPartObj>
      </w:sdtPr>
      <w:sdtEndPr>
        <w:rPr>
          <w:b/>
          <w:bCs/>
          <w:noProof/>
          <w:sz w:val="24"/>
        </w:rPr>
      </w:sdtEndPr>
      <w:sdtContent>
        <w:p w14:paraId="34DBAB87" w14:textId="77777777" w:rsidR="00446FC2" w:rsidRPr="00C335C4" w:rsidRDefault="00E54A5D">
          <w:pPr>
            <w:pStyle w:val="TOCHeading"/>
            <w:pPrChange w:id="150" w:author="T Londhe, Vinod (Contractor)" w:date="2022-07-09T14:11:00Z">
              <w:pPr>
                <w:pStyle w:val="TOCHeading"/>
                <w:shd w:val="clear" w:color="auto" w:fill="3B3838" w:themeFill="background2" w:themeFillShade="40"/>
                <w:jc w:val="center"/>
              </w:pPr>
            </w:pPrChange>
          </w:pPr>
          <w:r w:rsidRPr="00C335C4">
            <w:t>Table of C</w:t>
          </w:r>
          <w:r w:rsidR="00446FC2" w:rsidRPr="00C335C4">
            <w:t>ontents</w:t>
          </w:r>
        </w:p>
        <w:p w14:paraId="4C50CA41" w14:textId="6C97F89A" w:rsidR="005E2F74" w:rsidRDefault="00016491">
          <w:pPr>
            <w:pStyle w:val="TOC1"/>
            <w:rPr>
              <w:ins w:id="151" w:author="T Londhe, Vinod (Contractor)" w:date="2022-07-09T14:10:00Z"/>
              <w:rFonts w:asciiTheme="minorHAnsi" w:hAnsiTheme="minorHAnsi" w:cstheme="minorBidi"/>
              <w:b w:val="0"/>
              <w:noProof/>
              <w:sz w:val="22"/>
            </w:rPr>
          </w:pPr>
          <w:r>
            <w:fldChar w:fldCharType="begin"/>
          </w:r>
          <w:r>
            <w:instrText xml:space="preserve"> TOC \o "1-3" \h \z \u </w:instrText>
          </w:r>
          <w:r>
            <w:fldChar w:fldCharType="separate"/>
          </w:r>
          <w:ins w:id="152" w:author="T Londhe, Vinod (Contractor)" w:date="2022-07-09T14:10:00Z">
            <w:r w:rsidR="005E2F74" w:rsidRPr="00403FF3">
              <w:rPr>
                <w:rStyle w:val="Hyperlink"/>
                <w:noProof/>
              </w:rPr>
              <w:fldChar w:fldCharType="begin"/>
            </w:r>
            <w:r w:rsidR="005E2F74" w:rsidRPr="00403FF3">
              <w:rPr>
                <w:rStyle w:val="Hyperlink"/>
                <w:noProof/>
              </w:rPr>
              <w:instrText xml:space="preserve"> </w:instrText>
            </w:r>
            <w:r w:rsidR="005E2F74">
              <w:rPr>
                <w:noProof/>
              </w:rPr>
              <w:instrText>HYPERLINK \l "_Toc108268244"</w:instrText>
            </w:r>
            <w:r w:rsidR="005E2F74" w:rsidRPr="00403FF3">
              <w:rPr>
                <w:rStyle w:val="Hyperlink"/>
                <w:noProof/>
              </w:rPr>
              <w:instrText xml:space="preserve"> </w:instrText>
            </w:r>
            <w:r w:rsidR="005E2F74" w:rsidRPr="00403FF3">
              <w:rPr>
                <w:rStyle w:val="Hyperlink"/>
                <w:noProof/>
              </w:rPr>
              <w:fldChar w:fldCharType="separate"/>
            </w:r>
            <w:r w:rsidR="005E2F74" w:rsidRPr="00403FF3">
              <w:rPr>
                <w:rStyle w:val="Hyperlink"/>
                <w:noProof/>
              </w:rPr>
              <w:t>01 Purpose</w:t>
            </w:r>
            <w:r w:rsidR="005E2F74">
              <w:rPr>
                <w:noProof/>
                <w:webHidden/>
              </w:rPr>
              <w:tab/>
            </w:r>
            <w:r w:rsidR="005E2F74">
              <w:rPr>
                <w:noProof/>
                <w:webHidden/>
              </w:rPr>
              <w:fldChar w:fldCharType="begin"/>
            </w:r>
            <w:r w:rsidR="005E2F74">
              <w:rPr>
                <w:noProof/>
                <w:webHidden/>
              </w:rPr>
              <w:instrText xml:space="preserve"> PAGEREF _Toc108268244 \h </w:instrText>
            </w:r>
          </w:ins>
          <w:r w:rsidR="005E2F74">
            <w:rPr>
              <w:noProof/>
              <w:webHidden/>
            </w:rPr>
          </w:r>
          <w:r w:rsidR="005E2F74">
            <w:rPr>
              <w:noProof/>
              <w:webHidden/>
            </w:rPr>
            <w:fldChar w:fldCharType="separate"/>
          </w:r>
          <w:ins w:id="153" w:author="T Londhe, Vinod (Contractor)" w:date="2022-07-09T14:10:00Z">
            <w:r w:rsidR="005E2F74">
              <w:rPr>
                <w:noProof/>
                <w:webHidden/>
              </w:rPr>
              <w:t>4</w:t>
            </w:r>
            <w:r w:rsidR="005E2F74">
              <w:rPr>
                <w:noProof/>
                <w:webHidden/>
              </w:rPr>
              <w:fldChar w:fldCharType="end"/>
            </w:r>
            <w:r w:rsidR="005E2F74" w:rsidRPr="00403FF3">
              <w:rPr>
                <w:rStyle w:val="Hyperlink"/>
                <w:noProof/>
              </w:rPr>
              <w:fldChar w:fldCharType="end"/>
            </w:r>
          </w:ins>
        </w:p>
        <w:p w14:paraId="526BF6D4" w14:textId="5390784E" w:rsidR="005E2F74" w:rsidRDefault="005E2F74">
          <w:pPr>
            <w:pStyle w:val="TOC1"/>
            <w:rPr>
              <w:ins w:id="154" w:author="T Londhe, Vinod (Contractor)" w:date="2022-07-09T14:10:00Z"/>
              <w:rFonts w:asciiTheme="minorHAnsi" w:hAnsiTheme="minorHAnsi" w:cstheme="minorBidi"/>
              <w:b w:val="0"/>
              <w:noProof/>
              <w:sz w:val="22"/>
            </w:rPr>
          </w:pPr>
          <w:ins w:id="155"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"_Toc108268245"</w:instrText>
            </w:r>
            <w:r w:rsidRPr="00403FF3">
              <w:rPr>
                <w:rStyle w:val="Hyperlink"/>
                <w:noProof/>
              </w:rPr>
              <w:instrText xml:space="preserve"> </w:instrText>
            </w:r>
            <w:r w:rsidRPr="00403FF3">
              <w:rPr>
                <w:rStyle w:val="Hyperlink"/>
                <w:noProof/>
              </w:rPr>
              <w:fldChar w:fldCharType="separate"/>
            </w:r>
            <w:r w:rsidRPr="00403FF3">
              <w:rPr>
                <w:rStyle w:val="Hyperlink"/>
                <w:noProof/>
              </w:rPr>
              <w:t>02 Definitions</w:t>
            </w:r>
            <w:r>
              <w:rPr>
                <w:noProof/>
                <w:webHidden/>
              </w:rPr>
              <w:tab/>
            </w:r>
            <w:r>
              <w:rPr>
                <w:noProof/>
                <w:webHidden/>
              </w:rPr>
              <w:fldChar w:fldCharType="begin"/>
            </w:r>
            <w:r>
              <w:rPr>
                <w:noProof/>
                <w:webHidden/>
              </w:rPr>
              <w:instrText xml:space="preserve"> PAGEREF _Toc108268245 \h </w:instrText>
            </w:r>
          </w:ins>
          <w:r>
            <w:rPr>
              <w:noProof/>
              <w:webHidden/>
            </w:rPr>
          </w:r>
          <w:r>
            <w:rPr>
              <w:noProof/>
              <w:webHidden/>
            </w:rPr>
            <w:fldChar w:fldCharType="separate"/>
          </w:r>
          <w:ins w:id="156" w:author="T Londhe, Vinod (Contractor)" w:date="2022-07-09T14:10:00Z">
            <w:r>
              <w:rPr>
                <w:noProof/>
                <w:webHidden/>
              </w:rPr>
              <w:t>4</w:t>
            </w:r>
            <w:r>
              <w:rPr>
                <w:noProof/>
                <w:webHidden/>
              </w:rPr>
              <w:fldChar w:fldCharType="end"/>
            </w:r>
            <w:r w:rsidRPr="00403FF3">
              <w:rPr>
                <w:rStyle w:val="Hyperlink"/>
                <w:noProof/>
              </w:rPr>
              <w:fldChar w:fldCharType="end"/>
            </w:r>
          </w:ins>
        </w:p>
        <w:p w14:paraId="12E90D58" w14:textId="13DE80CD" w:rsidR="005E2F74" w:rsidRDefault="005E2F74">
          <w:pPr>
            <w:pStyle w:val="TOC1"/>
            <w:rPr>
              <w:ins w:id="157" w:author="T Londhe, Vinod (Contractor)" w:date="2022-07-09T14:10:00Z"/>
              <w:rFonts w:asciiTheme="minorHAnsi" w:hAnsiTheme="minorHAnsi" w:cstheme="minorBidi"/>
              <w:b w:val="0"/>
              <w:noProof/>
              <w:sz w:val="22"/>
            </w:rPr>
          </w:pPr>
          <w:ins w:id="158"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"_Toc108268246"</w:instrText>
            </w:r>
            <w:r w:rsidRPr="00403FF3">
              <w:rPr>
                <w:rStyle w:val="Hyperlink"/>
                <w:noProof/>
              </w:rPr>
              <w:instrText xml:space="preserve"> </w:instrText>
            </w:r>
            <w:r w:rsidRPr="00403FF3">
              <w:rPr>
                <w:rStyle w:val="Hyperlink"/>
                <w:noProof/>
              </w:rPr>
              <w:fldChar w:fldCharType="separate"/>
            </w:r>
            <w:r w:rsidRPr="00403FF3">
              <w:rPr>
                <w:rStyle w:val="Hyperlink"/>
                <w:noProof/>
              </w:rPr>
              <w:t>03 Product Description</w:t>
            </w:r>
            <w:r>
              <w:rPr>
                <w:noProof/>
                <w:webHidden/>
              </w:rPr>
              <w:tab/>
            </w:r>
            <w:r>
              <w:rPr>
                <w:noProof/>
                <w:webHidden/>
              </w:rPr>
              <w:fldChar w:fldCharType="begin"/>
            </w:r>
            <w:r>
              <w:rPr>
                <w:noProof/>
                <w:webHidden/>
              </w:rPr>
              <w:instrText xml:space="preserve"> PAGEREF _Toc108268246 \h </w:instrText>
            </w:r>
          </w:ins>
          <w:r>
            <w:rPr>
              <w:noProof/>
              <w:webHidden/>
            </w:rPr>
          </w:r>
          <w:r>
            <w:rPr>
              <w:noProof/>
              <w:webHidden/>
            </w:rPr>
            <w:fldChar w:fldCharType="separate"/>
          </w:r>
          <w:ins w:id="159" w:author="T Londhe, Vinod (Contractor)" w:date="2022-07-09T14:10:00Z">
            <w:r>
              <w:rPr>
                <w:noProof/>
                <w:webHidden/>
              </w:rPr>
              <w:t>5</w:t>
            </w:r>
            <w:r>
              <w:rPr>
                <w:noProof/>
                <w:webHidden/>
              </w:rPr>
              <w:fldChar w:fldCharType="end"/>
            </w:r>
            <w:r w:rsidRPr="00403FF3">
              <w:rPr>
                <w:rStyle w:val="Hyperlink"/>
                <w:noProof/>
              </w:rPr>
              <w:fldChar w:fldCharType="end"/>
            </w:r>
          </w:ins>
        </w:p>
        <w:p w14:paraId="11B192C8" w14:textId="70694427" w:rsidR="005E2F74" w:rsidRDefault="005E2F74">
          <w:pPr>
            <w:pStyle w:val="TOC2"/>
            <w:rPr>
              <w:ins w:id="160" w:author="T Londhe, Vinod (Contractor)" w:date="2022-07-09T14:10:00Z"/>
              <w:rFonts w:asciiTheme="minorHAnsi" w:hAnsiTheme="minorHAnsi" w:cstheme="minorBidi"/>
              <w:b w:val="0"/>
              <w:noProof/>
              <w:sz w:val="22"/>
            </w:rPr>
          </w:pPr>
          <w:ins w:id="161"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"_Toc108268247"</w:instrText>
            </w:r>
            <w:r w:rsidRPr="00403FF3">
              <w:rPr>
                <w:rStyle w:val="Hyperlink"/>
                <w:noProof/>
              </w:rPr>
              <w:instrText xml:space="preserve"> </w:instrText>
            </w:r>
            <w:r w:rsidRPr="00403FF3">
              <w:rPr>
                <w:rStyle w:val="Hyperlink"/>
                <w:noProof/>
              </w:rPr>
              <w:fldChar w:fldCharType="separate"/>
            </w:r>
            <w:r w:rsidRPr="00403FF3">
              <w:rPr>
                <w:rStyle w:val="Hyperlink"/>
                <w:noProof/>
              </w:rPr>
              <w:t>3.1 Device and Manufacturer Identification</w:t>
            </w:r>
            <w:r>
              <w:rPr>
                <w:noProof/>
                <w:webHidden/>
              </w:rPr>
              <w:tab/>
            </w:r>
            <w:r>
              <w:rPr>
                <w:noProof/>
                <w:webHidden/>
              </w:rPr>
              <w:fldChar w:fldCharType="begin"/>
            </w:r>
            <w:r>
              <w:rPr>
                <w:noProof/>
                <w:webHidden/>
              </w:rPr>
              <w:instrText xml:space="preserve"> PAGEREF _Toc108268247 \h </w:instrText>
            </w:r>
          </w:ins>
          <w:r>
            <w:rPr>
              <w:noProof/>
              <w:webHidden/>
            </w:rPr>
          </w:r>
          <w:r>
            <w:rPr>
              <w:noProof/>
              <w:webHidden/>
            </w:rPr>
            <w:fldChar w:fldCharType="separate"/>
          </w:r>
          <w:ins w:id="162" w:author="T Londhe, Vinod (Contractor)" w:date="2022-07-09T14:10:00Z">
            <w:r>
              <w:rPr>
                <w:noProof/>
                <w:webHidden/>
              </w:rPr>
              <w:t>7</w:t>
            </w:r>
            <w:r>
              <w:rPr>
                <w:noProof/>
                <w:webHidden/>
              </w:rPr>
              <w:fldChar w:fldCharType="end"/>
            </w:r>
            <w:r w:rsidRPr="00403FF3">
              <w:rPr>
                <w:rStyle w:val="Hyperlink"/>
                <w:noProof/>
              </w:rPr>
              <w:fldChar w:fldCharType="end"/>
            </w:r>
          </w:ins>
        </w:p>
        <w:p w14:paraId="6458C3C4" w14:textId="31803570" w:rsidR="005E2F74" w:rsidRDefault="005E2F74">
          <w:pPr>
            <w:pStyle w:val="TOC2"/>
            <w:rPr>
              <w:ins w:id="163" w:author="T Londhe, Vinod (Contractor)" w:date="2022-07-09T14:10:00Z"/>
              <w:rFonts w:asciiTheme="minorHAnsi" w:hAnsiTheme="minorHAnsi" w:cstheme="minorBidi"/>
              <w:b w:val="0"/>
              <w:noProof/>
              <w:sz w:val="22"/>
            </w:rPr>
          </w:pPr>
          <w:ins w:id="164"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"_Toc108268248"</w:instrText>
            </w:r>
            <w:r w:rsidRPr="00403FF3">
              <w:rPr>
                <w:rStyle w:val="Hyperlink"/>
                <w:noProof/>
              </w:rPr>
              <w:instrText xml:space="preserve"> </w:instrText>
            </w:r>
            <w:r w:rsidRPr="00403FF3">
              <w:rPr>
                <w:rStyle w:val="Hyperlink"/>
                <w:noProof/>
              </w:rPr>
              <w:fldChar w:fldCharType="separate"/>
            </w:r>
            <w:r w:rsidRPr="00403FF3">
              <w:rPr>
                <w:rStyle w:val="Hyperlink"/>
                <w:noProof/>
              </w:rPr>
              <w:t>3.2 Device Intended Use</w:t>
            </w:r>
            <w:r>
              <w:rPr>
                <w:noProof/>
                <w:webHidden/>
              </w:rPr>
              <w:tab/>
            </w:r>
            <w:r>
              <w:rPr>
                <w:noProof/>
                <w:webHidden/>
              </w:rPr>
              <w:fldChar w:fldCharType="begin"/>
            </w:r>
            <w:r>
              <w:rPr>
                <w:noProof/>
                <w:webHidden/>
              </w:rPr>
              <w:instrText xml:space="preserve"> PAGEREF _Toc108268248 \h </w:instrText>
            </w:r>
          </w:ins>
          <w:r>
            <w:rPr>
              <w:noProof/>
              <w:webHidden/>
            </w:rPr>
          </w:r>
          <w:r>
            <w:rPr>
              <w:noProof/>
              <w:webHidden/>
            </w:rPr>
            <w:fldChar w:fldCharType="separate"/>
          </w:r>
          <w:ins w:id="165" w:author="T Londhe, Vinod (Contractor)" w:date="2022-07-09T14:10:00Z">
            <w:r>
              <w:rPr>
                <w:noProof/>
                <w:webHidden/>
              </w:rPr>
              <w:t>7</w:t>
            </w:r>
            <w:r>
              <w:rPr>
                <w:noProof/>
                <w:webHidden/>
              </w:rPr>
              <w:fldChar w:fldCharType="end"/>
            </w:r>
            <w:r w:rsidRPr="00403FF3">
              <w:rPr>
                <w:rStyle w:val="Hyperlink"/>
                <w:noProof/>
              </w:rPr>
              <w:fldChar w:fldCharType="end"/>
            </w:r>
          </w:ins>
        </w:p>
        <w:p w14:paraId="3C5B307D" w14:textId="2A695926" w:rsidR="005E2F74" w:rsidRDefault="005E2F74">
          <w:pPr>
            <w:pStyle w:val="TOC2"/>
            <w:rPr>
              <w:ins w:id="166" w:author="T Londhe, Vinod (Contractor)" w:date="2022-07-09T14:10:00Z"/>
              <w:rFonts w:asciiTheme="minorHAnsi" w:hAnsiTheme="minorHAnsi" w:cstheme="minorBidi"/>
              <w:b w:val="0"/>
              <w:noProof/>
              <w:sz w:val="22"/>
            </w:rPr>
          </w:pPr>
          <w:ins w:id="167"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"_Toc108268249"</w:instrText>
            </w:r>
            <w:r w:rsidRPr="00403FF3">
              <w:rPr>
                <w:rStyle w:val="Hyperlink"/>
                <w:noProof/>
              </w:rPr>
              <w:instrText xml:space="preserve"> </w:instrText>
            </w:r>
            <w:r w:rsidRPr="00403FF3">
              <w:rPr>
                <w:rStyle w:val="Hyperlink"/>
                <w:noProof/>
              </w:rPr>
              <w:fldChar w:fldCharType="separate"/>
            </w:r>
            <w:r w:rsidRPr="00403FF3">
              <w:rPr>
                <w:rStyle w:val="Hyperlink"/>
                <w:noProof/>
              </w:rPr>
              <w:t>3.3 Vulnerability Intake and Monitoring</w:t>
            </w:r>
            <w:r>
              <w:rPr>
                <w:noProof/>
                <w:webHidden/>
              </w:rPr>
              <w:tab/>
            </w:r>
            <w:r>
              <w:rPr>
                <w:noProof/>
                <w:webHidden/>
              </w:rPr>
              <w:fldChar w:fldCharType="begin"/>
            </w:r>
            <w:r>
              <w:rPr>
                <w:noProof/>
                <w:webHidden/>
              </w:rPr>
              <w:instrText xml:space="preserve"> PAGEREF _Toc108268249 \h </w:instrText>
            </w:r>
          </w:ins>
          <w:r>
            <w:rPr>
              <w:noProof/>
              <w:webHidden/>
            </w:rPr>
          </w:r>
          <w:r>
            <w:rPr>
              <w:noProof/>
              <w:webHidden/>
            </w:rPr>
            <w:fldChar w:fldCharType="separate"/>
          </w:r>
          <w:ins w:id="168" w:author="T Londhe, Vinod (Contractor)" w:date="2022-07-09T14:10:00Z">
            <w:r>
              <w:rPr>
                <w:noProof/>
                <w:webHidden/>
              </w:rPr>
              <w:t>7</w:t>
            </w:r>
            <w:r>
              <w:rPr>
                <w:noProof/>
                <w:webHidden/>
              </w:rPr>
              <w:fldChar w:fldCharType="end"/>
            </w:r>
            <w:r w:rsidRPr="00403FF3">
              <w:rPr>
                <w:rStyle w:val="Hyperlink"/>
                <w:noProof/>
              </w:rPr>
              <w:fldChar w:fldCharType="end"/>
            </w:r>
          </w:ins>
        </w:p>
        <w:p w14:paraId="115FEFAC" w14:textId="330DBE80" w:rsidR="005E2F74" w:rsidRDefault="005E2F74">
          <w:pPr>
            <w:pStyle w:val="TOC2"/>
            <w:rPr>
              <w:ins w:id="169" w:author="T Londhe, Vinod (Contractor)" w:date="2022-07-09T14:10:00Z"/>
              <w:rFonts w:asciiTheme="minorHAnsi" w:hAnsiTheme="minorHAnsi" w:cstheme="minorBidi"/>
              <w:b w:val="0"/>
              <w:noProof/>
              <w:sz w:val="22"/>
            </w:rPr>
          </w:pPr>
          <w:ins w:id="170"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"_Toc108268250"</w:instrText>
            </w:r>
            <w:r w:rsidRPr="00403FF3">
              <w:rPr>
                <w:rStyle w:val="Hyperlink"/>
                <w:noProof/>
              </w:rPr>
              <w:instrText xml:space="preserve"> </w:instrText>
            </w:r>
            <w:r w:rsidRPr="00403FF3">
              <w:rPr>
                <w:rStyle w:val="Hyperlink"/>
                <w:noProof/>
              </w:rPr>
              <w:fldChar w:fldCharType="separate"/>
            </w:r>
            <w:r w:rsidRPr="00403FF3">
              <w:rPr>
                <w:rStyle w:val="Hyperlink"/>
                <w:noProof/>
              </w:rPr>
              <w:t>3.4 System Characterization and System Assets</w:t>
            </w:r>
            <w:r>
              <w:rPr>
                <w:noProof/>
                <w:webHidden/>
              </w:rPr>
              <w:tab/>
            </w:r>
            <w:r>
              <w:rPr>
                <w:noProof/>
                <w:webHidden/>
              </w:rPr>
              <w:fldChar w:fldCharType="begin"/>
            </w:r>
            <w:r>
              <w:rPr>
                <w:noProof/>
                <w:webHidden/>
              </w:rPr>
              <w:instrText xml:space="preserve"> PAGEREF _Toc108268250 \h </w:instrText>
            </w:r>
          </w:ins>
          <w:r>
            <w:rPr>
              <w:noProof/>
              <w:webHidden/>
            </w:rPr>
          </w:r>
          <w:r>
            <w:rPr>
              <w:noProof/>
              <w:webHidden/>
            </w:rPr>
            <w:fldChar w:fldCharType="separate"/>
          </w:r>
          <w:ins w:id="171" w:author="T Londhe, Vinod (Contractor)" w:date="2022-07-09T14:10:00Z">
            <w:r>
              <w:rPr>
                <w:noProof/>
                <w:webHidden/>
              </w:rPr>
              <w:t>8</w:t>
            </w:r>
            <w:r>
              <w:rPr>
                <w:noProof/>
                <w:webHidden/>
              </w:rPr>
              <w:fldChar w:fldCharType="end"/>
            </w:r>
            <w:r w:rsidRPr="00403FF3">
              <w:rPr>
                <w:rStyle w:val="Hyperlink"/>
                <w:noProof/>
              </w:rPr>
              <w:fldChar w:fldCharType="end"/>
            </w:r>
          </w:ins>
        </w:p>
        <w:p w14:paraId="287A5F2B" w14:textId="08163D51" w:rsidR="005E2F74" w:rsidRDefault="005E2F74">
          <w:pPr>
            <w:pStyle w:val="TOC2"/>
            <w:rPr>
              <w:ins w:id="172" w:author="T Londhe, Vinod (Contractor)" w:date="2022-07-09T14:10:00Z"/>
              <w:rFonts w:asciiTheme="minorHAnsi" w:hAnsiTheme="minorHAnsi" w:cstheme="minorBidi"/>
              <w:b w:val="0"/>
              <w:noProof/>
              <w:sz w:val="22"/>
            </w:rPr>
          </w:pPr>
          <w:ins w:id="173"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"_Toc108268251"</w:instrText>
            </w:r>
            <w:r w:rsidRPr="00403FF3">
              <w:rPr>
                <w:rStyle w:val="Hyperlink"/>
                <w:noProof/>
              </w:rPr>
              <w:instrText xml:space="preserve"> </w:instrText>
            </w:r>
            <w:r w:rsidRPr="00403FF3">
              <w:rPr>
                <w:rStyle w:val="Hyperlink"/>
                <w:noProof/>
              </w:rPr>
              <w:fldChar w:fldCharType="separate"/>
            </w:r>
            <w:r w:rsidRPr="00403FF3">
              <w:rPr>
                <w:rStyle w:val="Hyperlink"/>
                <w:noProof/>
              </w:rPr>
              <w:t>3.5 System Security Context and Intended Environment</w:t>
            </w:r>
            <w:r>
              <w:rPr>
                <w:noProof/>
                <w:webHidden/>
              </w:rPr>
              <w:tab/>
            </w:r>
            <w:r>
              <w:rPr>
                <w:noProof/>
                <w:webHidden/>
              </w:rPr>
              <w:fldChar w:fldCharType="begin"/>
            </w:r>
            <w:r>
              <w:rPr>
                <w:noProof/>
                <w:webHidden/>
              </w:rPr>
              <w:instrText xml:space="preserve"> PAGEREF _Toc108268251 \h </w:instrText>
            </w:r>
          </w:ins>
          <w:r>
            <w:rPr>
              <w:noProof/>
              <w:webHidden/>
            </w:rPr>
          </w:r>
          <w:r>
            <w:rPr>
              <w:noProof/>
              <w:webHidden/>
            </w:rPr>
            <w:fldChar w:fldCharType="separate"/>
          </w:r>
          <w:ins w:id="174" w:author="T Londhe, Vinod (Contractor)" w:date="2022-07-09T14:10:00Z">
            <w:r>
              <w:rPr>
                <w:noProof/>
                <w:webHidden/>
              </w:rPr>
              <w:t>8</w:t>
            </w:r>
            <w:r>
              <w:rPr>
                <w:noProof/>
                <w:webHidden/>
              </w:rPr>
              <w:fldChar w:fldCharType="end"/>
            </w:r>
            <w:r w:rsidRPr="00403FF3">
              <w:rPr>
                <w:rStyle w:val="Hyperlink"/>
                <w:noProof/>
              </w:rPr>
              <w:fldChar w:fldCharType="end"/>
            </w:r>
          </w:ins>
        </w:p>
        <w:p w14:paraId="79A1CB9C" w14:textId="70937C8C" w:rsidR="005E2F74" w:rsidRDefault="005E2F74">
          <w:pPr>
            <w:pStyle w:val="TOC2"/>
            <w:rPr>
              <w:ins w:id="175" w:author="T Londhe, Vinod (Contractor)" w:date="2022-07-09T14:10:00Z"/>
              <w:rFonts w:asciiTheme="minorHAnsi" w:hAnsiTheme="minorHAnsi" w:cstheme="minorBidi"/>
              <w:b w:val="0"/>
              <w:noProof/>
              <w:sz w:val="22"/>
            </w:rPr>
          </w:pPr>
          <w:ins w:id="176"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"_Toc108268252"</w:instrText>
            </w:r>
            <w:r w:rsidRPr="00403FF3">
              <w:rPr>
                <w:rStyle w:val="Hyperlink"/>
                <w:noProof/>
              </w:rPr>
              <w:instrText xml:space="preserve"> </w:instrText>
            </w:r>
            <w:r w:rsidRPr="00403FF3">
              <w:rPr>
                <w:rStyle w:val="Hyperlink"/>
                <w:noProof/>
              </w:rPr>
              <w:fldChar w:fldCharType="separate"/>
            </w:r>
            <w:r w:rsidRPr="00403FF3">
              <w:rPr>
                <w:rStyle w:val="Hyperlink"/>
                <w:noProof/>
              </w:rPr>
              <w:t>3.6 SmartMedic Solution Components</w:t>
            </w:r>
            <w:r>
              <w:rPr>
                <w:noProof/>
                <w:webHidden/>
              </w:rPr>
              <w:tab/>
            </w:r>
            <w:r>
              <w:rPr>
                <w:noProof/>
                <w:webHidden/>
              </w:rPr>
              <w:fldChar w:fldCharType="begin"/>
            </w:r>
            <w:r>
              <w:rPr>
                <w:noProof/>
                <w:webHidden/>
              </w:rPr>
              <w:instrText xml:space="preserve"> PAGEREF _Toc108268252 \h </w:instrText>
            </w:r>
          </w:ins>
          <w:r>
            <w:rPr>
              <w:noProof/>
              <w:webHidden/>
            </w:rPr>
          </w:r>
          <w:r>
            <w:rPr>
              <w:noProof/>
              <w:webHidden/>
            </w:rPr>
            <w:fldChar w:fldCharType="separate"/>
          </w:r>
          <w:ins w:id="177" w:author="T Londhe, Vinod (Contractor)" w:date="2022-07-09T14:10:00Z">
            <w:r>
              <w:rPr>
                <w:noProof/>
                <w:webHidden/>
              </w:rPr>
              <w:t>9</w:t>
            </w:r>
            <w:r>
              <w:rPr>
                <w:noProof/>
                <w:webHidden/>
              </w:rPr>
              <w:fldChar w:fldCharType="end"/>
            </w:r>
            <w:r w:rsidRPr="00403FF3">
              <w:rPr>
                <w:rStyle w:val="Hyperlink"/>
                <w:noProof/>
              </w:rPr>
              <w:fldChar w:fldCharType="end"/>
            </w:r>
          </w:ins>
        </w:p>
        <w:p w14:paraId="4F0D1B74" w14:textId="5E53D784" w:rsidR="005E2F74" w:rsidRDefault="005E2F74">
          <w:pPr>
            <w:pStyle w:val="TOC1"/>
            <w:rPr>
              <w:ins w:id="178" w:author="T Londhe, Vinod (Contractor)" w:date="2022-07-09T14:10:00Z"/>
              <w:rFonts w:asciiTheme="minorHAnsi" w:hAnsiTheme="minorHAnsi" w:cstheme="minorBidi"/>
              <w:b w:val="0"/>
              <w:noProof/>
              <w:sz w:val="22"/>
            </w:rPr>
          </w:pPr>
          <w:ins w:id="179"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"_Toc108268253"</w:instrText>
            </w:r>
            <w:r w:rsidRPr="00403FF3">
              <w:rPr>
                <w:rStyle w:val="Hyperlink"/>
                <w:noProof/>
              </w:rPr>
              <w:instrText xml:space="preserve"> </w:instrText>
            </w:r>
            <w:r w:rsidRPr="00403FF3">
              <w:rPr>
                <w:rStyle w:val="Hyperlink"/>
                <w:noProof/>
              </w:rPr>
              <w:fldChar w:fldCharType="separate"/>
            </w:r>
            <w:r w:rsidRPr="00403FF3">
              <w:rPr>
                <w:rStyle w:val="Hyperlink"/>
                <w:noProof/>
              </w:rPr>
              <w:t>04 User Account Management</w:t>
            </w:r>
            <w:r>
              <w:rPr>
                <w:noProof/>
                <w:webHidden/>
              </w:rPr>
              <w:tab/>
            </w:r>
            <w:r>
              <w:rPr>
                <w:noProof/>
                <w:webHidden/>
              </w:rPr>
              <w:fldChar w:fldCharType="begin"/>
            </w:r>
            <w:r>
              <w:rPr>
                <w:noProof/>
                <w:webHidden/>
              </w:rPr>
              <w:instrText xml:space="preserve"> PAGEREF _Toc108268253 \h </w:instrText>
            </w:r>
          </w:ins>
          <w:r>
            <w:rPr>
              <w:noProof/>
              <w:webHidden/>
            </w:rPr>
          </w:r>
          <w:r>
            <w:rPr>
              <w:noProof/>
              <w:webHidden/>
            </w:rPr>
            <w:fldChar w:fldCharType="separate"/>
          </w:r>
          <w:ins w:id="180" w:author="T Londhe, Vinod (Contractor)" w:date="2022-07-09T14:10:00Z">
            <w:r>
              <w:rPr>
                <w:noProof/>
                <w:webHidden/>
              </w:rPr>
              <w:t>10</w:t>
            </w:r>
            <w:r>
              <w:rPr>
                <w:noProof/>
                <w:webHidden/>
              </w:rPr>
              <w:fldChar w:fldCharType="end"/>
            </w:r>
            <w:r w:rsidRPr="00403FF3">
              <w:rPr>
                <w:rStyle w:val="Hyperlink"/>
                <w:noProof/>
              </w:rPr>
              <w:fldChar w:fldCharType="end"/>
            </w:r>
          </w:ins>
        </w:p>
        <w:p w14:paraId="44E30DAD" w14:textId="7472DD9A" w:rsidR="005E2F74" w:rsidRDefault="005E2F74">
          <w:pPr>
            <w:pStyle w:val="TOC1"/>
            <w:rPr>
              <w:ins w:id="181" w:author="T Londhe, Vinod (Contractor)" w:date="2022-07-09T14:10:00Z"/>
              <w:rFonts w:asciiTheme="minorHAnsi" w:hAnsiTheme="minorHAnsi" w:cstheme="minorBidi"/>
              <w:b w:val="0"/>
              <w:noProof/>
              <w:sz w:val="22"/>
            </w:rPr>
          </w:pPr>
          <w:ins w:id="182"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"_Toc108268254"</w:instrText>
            </w:r>
            <w:r w:rsidRPr="00403FF3">
              <w:rPr>
                <w:rStyle w:val="Hyperlink"/>
                <w:noProof/>
              </w:rPr>
              <w:instrText xml:space="preserve"> </w:instrText>
            </w:r>
            <w:r w:rsidRPr="00403FF3">
              <w:rPr>
                <w:rStyle w:val="Hyperlink"/>
                <w:noProof/>
              </w:rPr>
              <w:fldChar w:fldCharType="separate"/>
            </w:r>
            <w:r w:rsidRPr="00403FF3">
              <w:rPr>
                <w:rStyle w:val="Hyperlink"/>
                <w:noProof/>
              </w:rPr>
              <w:t>05 Access control policy and management</w:t>
            </w:r>
            <w:r>
              <w:rPr>
                <w:noProof/>
                <w:webHidden/>
              </w:rPr>
              <w:tab/>
            </w:r>
            <w:r>
              <w:rPr>
                <w:noProof/>
                <w:webHidden/>
              </w:rPr>
              <w:fldChar w:fldCharType="begin"/>
            </w:r>
            <w:r>
              <w:rPr>
                <w:noProof/>
                <w:webHidden/>
              </w:rPr>
              <w:instrText xml:space="preserve"> PAGEREF _Toc108268254 \h </w:instrText>
            </w:r>
          </w:ins>
          <w:r>
            <w:rPr>
              <w:noProof/>
              <w:webHidden/>
            </w:rPr>
          </w:r>
          <w:r>
            <w:rPr>
              <w:noProof/>
              <w:webHidden/>
            </w:rPr>
            <w:fldChar w:fldCharType="separate"/>
          </w:r>
          <w:ins w:id="183" w:author="T Londhe, Vinod (Contractor)" w:date="2022-07-09T14:10:00Z">
            <w:r>
              <w:rPr>
                <w:noProof/>
                <w:webHidden/>
              </w:rPr>
              <w:t>10</w:t>
            </w:r>
            <w:r>
              <w:rPr>
                <w:noProof/>
                <w:webHidden/>
              </w:rPr>
              <w:fldChar w:fldCharType="end"/>
            </w:r>
            <w:r w:rsidRPr="00403FF3">
              <w:rPr>
                <w:rStyle w:val="Hyperlink"/>
                <w:noProof/>
              </w:rPr>
              <w:fldChar w:fldCharType="end"/>
            </w:r>
          </w:ins>
        </w:p>
        <w:p w14:paraId="55908C33" w14:textId="4373C690" w:rsidR="005E2F74" w:rsidRDefault="005E2F74">
          <w:pPr>
            <w:pStyle w:val="TOC1"/>
            <w:rPr>
              <w:ins w:id="184" w:author="T Londhe, Vinod (Contractor)" w:date="2022-07-09T14:10:00Z"/>
              <w:rFonts w:asciiTheme="minorHAnsi" w:hAnsiTheme="minorHAnsi" w:cstheme="minorBidi"/>
              <w:b w:val="0"/>
              <w:noProof/>
              <w:sz w:val="22"/>
            </w:rPr>
          </w:pPr>
          <w:ins w:id="185"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"_Toc108268255"</w:instrText>
            </w:r>
            <w:r w:rsidRPr="00403FF3">
              <w:rPr>
                <w:rStyle w:val="Hyperlink"/>
                <w:noProof/>
              </w:rPr>
              <w:instrText xml:space="preserve"> </w:instrText>
            </w:r>
            <w:r w:rsidRPr="00403FF3">
              <w:rPr>
                <w:rStyle w:val="Hyperlink"/>
                <w:noProof/>
              </w:rPr>
              <w:fldChar w:fldCharType="separate"/>
            </w:r>
            <w:r w:rsidRPr="00403FF3">
              <w:rPr>
                <w:rStyle w:val="Hyperlink"/>
                <w:noProof/>
              </w:rPr>
              <w:t>06 Security Awareness Training</w:t>
            </w:r>
            <w:r>
              <w:rPr>
                <w:noProof/>
                <w:webHidden/>
              </w:rPr>
              <w:tab/>
            </w:r>
            <w:r>
              <w:rPr>
                <w:noProof/>
                <w:webHidden/>
              </w:rPr>
              <w:fldChar w:fldCharType="begin"/>
            </w:r>
            <w:r>
              <w:rPr>
                <w:noProof/>
                <w:webHidden/>
              </w:rPr>
              <w:instrText xml:space="preserve"> PAGEREF _Toc108268255 \h </w:instrText>
            </w:r>
          </w:ins>
          <w:r>
            <w:rPr>
              <w:noProof/>
              <w:webHidden/>
            </w:rPr>
          </w:r>
          <w:r>
            <w:rPr>
              <w:noProof/>
              <w:webHidden/>
            </w:rPr>
            <w:fldChar w:fldCharType="separate"/>
          </w:r>
          <w:ins w:id="186" w:author="T Londhe, Vinod (Contractor)" w:date="2022-07-09T14:10:00Z">
            <w:r>
              <w:rPr>
                <w:noProof/>
                <w:webHidden/>
              </w:rPr>
              <w:t>10</w:t>
            </w:r>
            <w:r>
              <w:rPr>
                <w:noProof/>
                <w:webHidden/>
              </w:rPr>
              <w:fldChar w:fldCharType="end"/>
            </w:r>
            <w:r w:rsidRPr="00403FF3">
              <w:rPr>
                <w:rStyle w:val="Hyperlink"/>
                <w:noProof/>
              </w:rPr>
              <w:fldChar w:fldCharType="end"/>
            </w:r>
          </w:ins>
        </w:p>
        <w:p w14:paraId="255F5F04" w14:textId="7E23EAC4" w:rsidR="005E2F74" w:rsidRDefault="005E2F74">
          <w:pPr>
            <w:pStyle w:val="TOC1"/>
            <w:rPr>
              <w:ins w:id="187" w:author="T Londhe, Vinod (Contractor)" w:date="2022-07-09T14:10:00Z"/>
              <w:rFonts w:asciiTheme="minorHAnsi" w:hAnsiTheme="minorHAnsi" w:cstheme="minorBidi"/>
              <w:b w:val="0"/>
              <w:noProof/>
              <w:sz w:val="22"/>
            </w:rPr>
          </w:pPr>
          <w:ins w:id="188"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"_Toc108268256"</w:instrText>
            </w:r>
            <w:r w:rsidRPr="00403FF3">
              <w:rPr>
                <w:rStyle w:val="Hyperlink"/>
                <w:noProof/>
              </w:rPr>
              <w:instrText xml:space="preserve"> </w:instrText>
            </w:r>
            <w:r w:rsidRPr="00403FF3">
              <w:rPr>
                <w:rStyle w:val="Hyperlink"/>
                <w:noProof/>
              </w:rPr>
              <w:fldChar w:fldCharType="separate"/>
            </w:r>
            <w:r w:rsidRPr="00403FF3">
              <w:rPr>
                <w:rStyle w:val="Hyperlink"/>
                <w:noProof/>
              </w:rPr>
              <w:t>07 Incident Management, Response, Training, Testing, Handling, Monitoring &amp; Reporting</w:t>
            </w:r>
            <w:r>
              <w:rPr>
                <w:noProof/>
                <w:webHidden/>
              </w:rPr>
              <w:tab/>
            </w:r>
            <w:r>
              <w:rPr>
                <w:noProof/>
                <w:webHidden/>
              </w:rPr>
              <w:fldChar w:fldCharType="begin"/>
            </w:r>
            <w:r>
              <w:rPr>
                <w:noProof/>
                <w:webHidden/>
              </w:rPr>
              <w:instrText xml:space="preserve"> PAGEREF _Toc108268256 \h </w:instrText>
            </w:r>
          </w:ins>
          <w:r>
            <w:rPr>
              <w:noProof/>
              <w:webHidden/>
            </w:rPr>
          </w:r>
          <w:r>
            <w:rPr>
              <w:noProof/>
              <w:webHidden/>
            </w:rPr>
            <w:fldChar w:fldCharType="separate"/>
          </w:r>
          <w:ins w:id="189" w:author="T Londhe, Vinod (Contractor)" w:date="2022-07-09T14:10:00Z">
            <w:r>
              <w:rPr>
                <w:noProof/>
                <w:webHidden/>
              </w:rPr>
              <w:t>11</w:t>
            </w:r>
            <w:r>
              <w:rPr>
                <w:noProof/>
                <w:webHidden/>
              </w:rPr>
              <w:fldChar w:fldCharType="end"/>
            </w:r>
            <w:r w:rsidRPr="00403FF3">
              <w:rPr>
                <w:rStyle w:val="Hyperlink"/>
                <w:noProof/>
              </w:rPr>
              <w:fldChar w:fldCharType="end"/>
            </w:r>
          </w:ins>
        </w:p>
        <w:p w14:paraId="56CCD1CD" w14:textId="7E83E037" w:rsidR="005E2F74" w:rsidRDefault="005E2F74">
          <w:pPr>
            <w:pStyle w:val="TOC1"/>
            <w:rPr>
              <w:ins w:id="190" w:author="T Londhe, Vinod (Contractor)" w:date="2022-07-09T14:10:00Z"/>
              <w:rFonts w:asciiTheme="minorHAnsi" w:hAnsiTheme="minorHAnsi" w:cstheme="minorBidi"/>
              <w:b w:val="0"/>
              <w:noProof/>
              <w:sz w:val="22"/>
            </w:rPr>
          </w:pPr>
          <w:ins w:id="191"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"_Toc108268257"</w:instrText>
            </w:r>
            <w:r w:rsidRPr="00403FF3">
              <w:rPr>
                <w:rStyle w:val="Hyperlink"/>
                <w:noProof/>
              </w:rPr>
              <w:instrText xml:space="preserve"> </w:instrText>
            </w:r>
            <w:r w:rsidRPr="00403FF3">
              <w:rPr>
                <w:rStyle w:val="Hyperlink"/>
                <w:noProof/>
              </w:rPr>
              <w:fldChar w:fldCharType="separate"/>
            </w:r>
            <w:r w:rsidRPr="00403FF3">
              <w:rPr>
                <w:rStyle w:val="Hyperlink"/>
                <w:noProof/>
              </w:rPr>
              <w:t>08 Contingency Plan: Testing, Maintenance and Training</w:t>
            </w:r>
            <w:r>
              <w:rPr>
                <w:noProof/>
                <w:webHidden/>
              </w:rPr>
              <w:tab/>
            </w:r>
            <w:r>
              <w:rPr>
                <w:noProof/>
                <w:webHidden/>
              </w:rPr>
              <w:fldChar w:fldCharType="begin"/>
            </w:r>
            <w:r>
              <w:rPr>
                <w:noProof/>
                <w:webHidden/>
              </w:rPr>
              <w:instrText xml:space="preserve"> PAGEREF _Toc108268257 \h </w:instrText>
            </w:r>
          </w:ins>
          <w:r>
            <w:rPr>
              <w:noProof/>
              <w:webHidden/>
            </w:rPr>
          </w:r>
          <w:r>
            <w:rPr>
              <w:noProof/>
              <w:webHidden/>
            </w:rPr>
            <w:fldChar w:fldCharType="separate"/>
          </w:r>
          <w:ins w:id="192" w:author="T Londhe, Vinod (Contractor)" w:date="2022-07-09T14:10:00Z">
            <w:r>
              <w:rPr>
                <w:noProof/>
                <w:webHidden/>
              </w:rPr>
              <w:t>12</w:t>
            </w:r>
            <w:r>
              <w:rPr>
                <w:noProof/>
                <w:webHidden/>
              </w:rPr>
              <w:fldChar w:fldCharType="end"/>
            </w:r>
            <w:r w:rsidRPr="00403FF3">
              <w:rPr>
                <w:rStyle w:val="Hyperlink"/>
                <w:noProof/>
              </w:rPr>
              <w:fldChar w:fldCharType="end"/>
            </w:r>
          </w:ins>
        </w:p>
        <w:p w14:paraId="0A998BE7" w14:textId="3674128A" w:rsidR="005E2F74" w:rsidRDefault="005E2F74">
          <w:pPr>
            <w:pStyle w:val="TOC1"/>
            <w:rPr>
              <w:ins w:id="193" w:author="T Londhe, Vinod (Contractor)" w:date="2022-07-09T14:10:00Z"/>
              <w:rFonts w:asciiTheme="minorHAnsi" w:hAnsiTheme="minorHAnsi" w:cstheme="minorBidi"/>
              <w:b w:val="0"/>
              <w:noProof/>
              <w:sz w:val="22"/>
            </w:rPr>
          </w:pPr>
          <w:ins w:id="194"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"_Toc108268258"</w:instrText>
            </w:r>
            <w:r w:rsidRPr="00403FF3">
              <w:rPr>
                <w:rStyle w:val="Hyperlink"/>
                <w:noProof/>
              </w:rPr>
              <w:instrText xml:space="preserve"> </w:instrText>
            </w:r>
            <w:r w:rsidRPr="00403FF3">
              <w:rPr>
                <w:rStyle w:val="Hyperlink"/>
                <w:noProof/>
              </w:rPr>
              <w:fldChar w:fldCharType="separate"/>
            </w:r>
            <w:r w:rsidRPr="00403FF3">
              <w:rPr>
                <w:rStyle w:val="Hyperlink"/>
                <w:noProof/>
              </w:rPr>
              <w:t>09 Trustworthiness- CIA Triad &amp; Their Responsibilities</w:t>
            </w:r>
            <w:r>
              <w:rPr>
                <w:noProof/>
                <w:webHidden/>
              </w:rPr>
              <w:tab/>
            </w:r>
            <w:r>
              <w:rPr>
                <w:noProof/>
                <w:webHidden/>
              </w:rPr>
              <w:fldChar w:fldCharType="begin"/>
            </w:r>
            <w:r>
              <w:rPr>
                <w:noProof/>
                <w:webHidden/>
              </w:rPr>
              <w:instrText xml:space="preserve"> PAGEREF _Toc108268258 \h </w:instrText>
            </w:r>
          </w:ins>
          <w:r>
            <w:rPr>
              <w:noProof/>
              <w:webHidden/>
            </w:rPr>
          </w:r>
          <w:r>
            <w:rPr>
              <w:noProof/>
              <w:webHidden/>
            </w:rPr>
            <w:fldChar w:fldCharType="separate"/>
          </w:r>
          <w:ins w:id="195" w:author="T Londhe, Vinod (Contractor)" w:date="2022-07-09T14:10:00Z">
            <w:r>
              <w:rPr>
                <w:noProof/>
                <w:webHidden/>
              </w:rPr>
              <w:t>12</w:t>
            </w:r>
            <w:r>
              <w:rPr>
                <w:noProof/>
                <w:webHidden/>
              </w:rPr>
              <w:fldChar w:fldCharType="end"/>
            </w:r>
            <w:r w:rsidRPr="00403FF3">
              <w:rPr>
                <w:rStyle w:val="Hyperlink"/>
                <w:noProof/>
              </w:rPr>
              <w:fldChar w:fldCharType="end"/>
            </w:r>
          </w:ins>
        </w:p>
        <w:p w14:paraId="3F98DC02" w14:textId="7E65668E" w:rsidR="005E2F74" w:rsidRDefault="005E2F74">
          <w:pPr>
            <w:pStyle w:val="TOC1"/>
            <w:rPr>
              <w:ins w:id="196" w:author="T Londhe, Vinod (Contractor)" w:date="2022-07-09T14:10:00Z"/>
              <w:rFonts w:asciiTheme="minorHAnsi" w:hAnsiTheme="minorHAnsi" w:cstheme="minorBidi"/>
              <w:b w:val="0"/>
              <w:noProof/>
              <w:sz w:val="22"/>
            </w:rPr>
          </w:pPr>
          <w:ins w:id="197"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"_Toc108268259"</w:instrText>
            </w:r>
            <w:r w:rsidRPr="00403FF3">
              <w:rPr>
                <w:rStyle w:val="Hyperlink"/>
                <w:noProof/>
              </w:rPr>
              <w:instrText xml:space="preserve"> </w:instrText>
            </w:r>
            <w:r w:rsidRPr="00403FF3">
              <w:rPr>
                <w:rStyle w:val="Hyperlink"/>
                <w:noProof/>
              </w:rPr>
              <w:fldChar w:fldCharType="separate"/>
            </w:r>
            <w:r w:rsidRPr="00403FF3">
              <w:rPr>
                <w:rStyle w:val="Hyperlink"/>
                <w:noProof/>
              </w:rPr>
              <w:t>10 System Maintenance</w:t>
            </w:r>
            <w:r>
              <w:rPr>
                <w:noProof/>
                <w:webHidden/>
              </w:rPr>
              <w:tab/>
            </w:r>
            <w:r>
              <w:rPr>
                <w:noProof/>
                <w:webHidden/>
              </w:rPr>
              <w:fldChar w:fldCharType="begin"/>
            </w:r>
            <w:r>
              <w:rPr>
                <w:noProof/>
                <w:webHidden/>
              </w:rPr>
              <w:instrText xml:space="preserve"> PAGEREF _Toc108268259 \h </w:instrText>
            </w:r>
          </w:ins>
          <w:r>
            <w:rPr>
              <w:noProof/>
              <w:webHidden/>
            </w:rPr>
          </w:r>
          <w:r>
            <w:rPr>
              <w:noProof/>
              <w:webHidden/>
            </w:rPr>
            <w:fldChar w:fldCharType="separate"/>
          </w:r>
          <w:ins w:id="198" w:author="T Londhe, Vinod (Contractor)" w:date="2022-07-09T14:10:00Z">
            <w:r>
              <w:rPr>
                <w:noProof/>
                <w:webHidden/>
              </w:rPr>
              <w:t>13</w:t>
            </w:r>
            <w:r>
              <w:rPr>
                <w:noProof/>
                <w:webHidden/>
              </w:rPr>
              <w:fldChar w:fldCharType="end"/>
            </w:r>
            <w:r w:rsidRPr="00403FF3">
              <w:rPr>
                <w:rStyle w:val="Hyperlink"/>
                <w:noProof/>
              </w:rPr>
              <w:fldChar w:fldCharType="end"/>
            </w:r>
          </w:ins>
        </w:p>
        <w:p w14:paraId="663D1051" w14:textId="63DE6D31" w:rsidR="005E2F74" w:rsidRDefault="005E2F74">
          <w:pPr>
            <w:pStyle w:val="TOC1"/>
            <w:rPr>
              <w:ins w:id="199" w:author="T Londhe, Vinod (Contractor)" w:date="2022-07-09T14:10:00Z"/>
              <w:rFonts w:asciiTheme="minorHAnsi" w:hAnsiTheme="minorHAnsi" w:cstheme="minorBidi"/>
              <w:b w:val="0"/>
              <w:noProof/>
              <w:sz w:val="22"/>
            </w:rPr>
          </w:pPr>
          <w:ins w:id="200"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"_Toc108268260"</w:instrText>
            </w:r>
            <w:r w:rsidRPr="00403FF3">
              <w:rPr>
                <w:rStyle w:val="Hyperlink"/>
                <w:noProof/>
              </w:rPr>
              <w:instrText xml:space="preserve"> </w:instrText>
            </w:r>
            <w:r w:rsidRPr="00403FF3">
              <w:rPr>
                <w:rStyle w:val="Hyperlink"/>
                <w:noProof/>
              </w:rPr>
              <w:fldChar w:fldCharType="separate"/>
            </w:r>
            <w:r w:rsidRPr="00403FF3">
              <w:rPr>
                <w:rStyle w:val="Hyperlink"/>
                <w:noProof/>
              </w:rPr>
              <w:t>11 Configuration settings</w:t>
            </w:r>
            <w:r>
              <w:rPr>
                <w:noProof/>
                <w:webHidden/>
              </w:rPr>
              <w:tab/>
            </w:r>
            <w:r>
              <w:rPr>
                <w:noProof/>
                <w:webHidden/>
              </w:rPr>
              <w:fldChar w:fldCharType="begin"/>
            </w:r>
            <w:r>
              <w:rPr>
                <w:noProof/>
                <w:webHidden/>
              </w:rPr>
              <w:instrText xml:space="preserve"> PAGEREF _Toc108268260 \h </w:instrText>
            </w:r>
          </w:ins>
          <w:r>
            <w:rPr>
              <w:noProof/>
              <w:webHidden/>
            </w:rPr>
          </w:r>
          <w:r>
            <w:rPr>
              <w:noProof/>
              <w:webHidden/>
            </w:rPr>
            <w:fldChar w:fldCharType="separate"/>
          </w:r>
          <w:ins w:id="201" w:author="T Londhe, Vinod (Contractor)" w:date="2022-07-09T14:10:00Z">
            <w:r>
              <w:rPr>
                <w:noProof/>
                <w:webHidden/>
              </w:rPr>
              <w:t>13</w:t>
            </w:r>
            <w:r>
              <w:rPr>
                <w:noProof/>
                <w:webHidden/>
              </w:rPr>
              <w:fldChar w:fldCharType="end"/>
            </w:r>
            <w:r w:rsidRPr="00403FF3">
              <w:rPr>
                <w:rStyle w:val="Hyperlink"/>
                <w:noProof/>
              </w:rPr>
              <w:fldChar w:fldCharType="end"/>
            </w:r>
          </w:ins>
        </w:p>
        <w:p w14:paraId="4FA7DA3A" w14:textId="739C65D4" w:rsidR="005E2F74" w:rsidRDefault="005E2F74">
          <w:pPr>
            <w:pStyle w:val="TOC1"/>
            <w:rPr>
              <w:ins w:id="202" w:author="T Londhe, Vinod (Contractor)" w:date="2022-07-09T14:10:00Z"/>
              <w:rFonts w:asciiTheme="minorHAnsi" w:hAnsiTheme="minorHAnsi" w:cstheme="minorBidi"/>
              <w:b w:val="0"/>
              <w:noProof/>
              <w:sz w:val="22"/>
            </w:rPr>
          </w:pPr>
          <w:ins w:id="203"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"_Toc108268261"</w:instrText>
            </w:r>
            <w:r w:rsidRPr="00403FF3">
              <w:rPr>
                <w:rStyle w:val="Hyperlink"/>
                <w:noProof/>
              </w:rPr>
              <w:instrText xml:space="preserve"> </w:instrText>
            </w:r>
            <w:r w:rsidRPr="00403FF3">
              <w:rPr>
                <w:rStyle w:val="Hyperlink"/>
                <w:noProof/>
              </w:rPr>
              <w:fldChar w:fldCharType="separate"/>
            </w:r>
            <w:r w:rsidRPr="00403FF3">
              <w:rPr>
                <w:rStyle w:val="Hyperlink"/>
                <w:noProof/>
              </w:rPr>
              <w:t>12 System and information integrity</w:t>
            </w:r>
            <w:r>
              <w:rPr>
                <w:noProof/>
                <w:webHidden/>
              </w:rPr>
              <w:tab/>
            </w:r>
            <w:r>
              <w:rPr>
                <w:noProof/>
                <w:webHidden/>
              </w:rPr>
              <w:fldChar w:fldCharType="begin"/>
            </w:r>
            <w:r>
              <w:rPr>
                <w:noProof/>
                <w:webHidden/>
              </w:rPr>
              <w:instrText xml:space="preserve"> PAGEREF _Toc108268261 \h </w:instrText>
            </w:r>
          </w:ins>
          <w:r>
            <w:rPr>
              <w:noProof/>
              <w:webHidden/>
            </w:rPr>
          </w:r>
          <w:r>
            <w:rPr>
              <w:noProof/>
              <w:webHidden/>
            </w:rPr>
            <w:fldChar w:fldCharType="separate"/>
          </w:r>
          <w:ins w:id="204" w:author="T Londhe, Vinod (Contractor)" w:date="2022-07-09T14:10:00Z">
            <w:r>
              <w:rPr>
                <w:noProof/>
                <w:webHidden/>
              </w:rPr>
              <w:t>13</w:t>
            </w:r>
            <w:r>
              <w:rPr>
                <w:noProof/>
                <w:webHidden/>
              </w:rPr>
              <w:fldChar w:fldCharType="end"/>
            </w:r>
            <w:r w:rsidRPr="00403FF3">
              <w:rPr>
                <w:rStyle w:val="Hyperlink"/>
                <w:noProof/>
              </w:rPr>
              <w:fldChar w:fldCharType="end"/>
            </w:r>
          </w:ins>
        </w:p>
        <w:p w14:paraId="756BC500" w14:textId="2FB460D8" w:rsidR="005E2F74" w:rsidRDefault="005E2F74">
          <w:pPr>
            <w:pStyle w:val="TOC1"/>
            <w:rPr>
              <w:ins w:id="205" w:author="T Londhe, Vinod (Contractor)" w:date="2022-07-09T14:10:00Z"/>
              <w:rFonts w:asciiTheme="minorHAnsi" w:hAnsiTheme="minorHAnsi" w:cstheme="minorBidi"/>
              <w:b w:val="0"/>
              <w:noProof/>
              <w:sz w:val="22"/>
            </w:rPr>
          </w:pPr>
          <w:ins w:id="206"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"_Toc108268262"</w:instrText>
            </w:r>
            <w:r w:rsidRPr="00403FF3">
              <w:rPr>
                <w:rStyle w:val="Hyperlink"/>
                <w:noProof/>
              </w:rPr>
              <w:instrText xml:space="preserve"> </w:instrText>
            </w:r>
            <w:r w:rsidRPr="00403FF3">
              <w:rPr>
                <w:rStyle w:val="Hyperlink"/>
                <w:noProof/>
              </w:rPr>
              <w:fldChar w:fldCharType="separate"/>
            </w:r>
            <w:r w:rsidRPr="00403FF3">
              <w:rPr>
                <w:rStyle w:val="Hyperlink"/>
                <w:noProof/>
              </w:rPr>
              <w:t>13 Malicious code protection</w:t>
            </w:r>
            <w:r>
              <w:rPr>
                <w:noProof/>
                <w:webHidden/>
              </w:rPr>
              <w:tab/>
            </w:r>
            <w:r>
              <w:rPr>
                <w:noProof/>
                <w:webHidden/>
              </w:rPr>
              <w:fldChar w:fldCharType="begin"/>
            </w:r>
            <w:r>
              <w:rPr>
                <w:noProof/>
                <w:webHidden/>
              </w:rPr>
              <w:instrText xml:space="preserve"> PAGEREF _Toc108268262 \h </w:instrText>
            </w:r>
          </w:ins>
          <w:r>
            <w:rPr>
              <w:noProof/>
              <w:webHidden/>
            </w:rPr>
          </w:r>
          <w:r>
            <w:rPr>
              <w:noProof/>
              <w:webHidden/>
            </w:rPr>
            <w:fldChar w:fldCharType="separate"/>
          </w:r>
          <w:ins w:id="207" w:author="T Londhe, Vinod (Contractor)" w:date="2022-07-09T14:10:00Z">
            <w:r>
              <w:rPr>
                <w:noProof/>
                <w:webHidden/>
              </w:rPr>
              <w:t>14</w:t>
            </w:r>
            <w:r>
              <w:rPr>
                <w:noProof/>
                <w:webHidden/>
              </w:rPr>
              <w:fldChar w:fldCharType="end"/>
            </w:r>
            <w:r w:rsidRPr="00403FF3">
              <w:rPr>
                <w:rStyle w:val="Hyperlink"/>
                <w:noProof/>
              </w:rPr>
              <w:fldChar w:fldCharType="end"/>
            </w:r>
          </w:ins>
        </w:p>
        <w:p w14:paraId="42717A59" w14:textId="21C8AEAC" w:rsidR="005E2F74" w:rsidRDefault="005E2F74">
          <w:pPr>
            <w:pStyle w:val="TOC1"/>
            <w:rPr>
              <w:ins w:id="208" w:author="T Londhe, Vinod (Contractor)" w:date="2022-07-09T14:10:00Z"/>
              <w:rFonts w:asciiTheme="minorHAnsi" w:hAnsiTheme="minorHAnsi" w:cstheme="minorBidi"/>
              <w:b w:val="0"/>
              <w:noProof/>
              <w:sz w:val="22"/>
            </w:rPr>
          </w:pPr>
          <w:ins w:id="209"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"_Toc108268263"</w:instrText>
            </w:r>
            <w:r w:rsidRPr="00403FF3">
              <w:rPr>
                <w:rStyle w:val="Hyperlink"/>
                <w:noProof/>
              </w:rPr>
              <w:instrText xml:space="preserve"> </w:instrText>
            </w:r>
            <w:r w:rsidRPr="00403FF3">
              <w:rPr>
                <w:rStyle w:val="Hyperlink"/>
                <w:noProof/>
              </w:rPr>
              <w:fldChar w:fldCharType="separate"/>
            </w:r>
            <w:r w:rsidRPr="00403FF3">
              <w:rPr>
                <w:rStyle w:val="Hyperlink"/>
                <w:noProof/>
              </w:rPr>
              <w:t>14 Information system monitoring</w:t>
            </w:r>
            <w:r>
              <w:rPr>
                <w:noProof/>
                <w:webHidden/>
              </w:rPr>
              <w:tab/>
            </w:r>
            <w:r>
              <w:rPr>
                <w:noProof/>
                <w:webHidden/>
              </w:rPr>
              <w:fldChar w:fldCharType="begin"/>
            </w:r>
            <w:r>
              <w:rPr>
                <w:noProof/>
                <w:webHidden/>
              </w:rPr>
              <w:instrText xml:space="preserve"> PAGEREF _Toc108268263 \h </w:instrText>
            </w:r>
          </w:ins>
          <w:r>
            <w:rPr>
              <w:noProof/>
              <w:webHidden/>
            </w:rPr>
          </w:r>
          <w:r>
            <w:rPr>
              <w:noProof/>
              <w:webHidden/>
            </w:rPr>
            <w:fldChar w:fldCharType="separate"/>
          </w:r>
          <w:ins w:id="210" w:author="T Londhe, Vinod (Contractor)" w:date="2022-07-09T14:10:00Z">
            <w:r>
              <w:rPr>
                <w:noProof/>
                <w:webHidden/>
              </w:rPr>
              <w:t>15</w:t>
            </w:r>
            <w:r>
              <w:rPr>
                <w:noProof/>
                <w:webHidden/>
              </w:rPr>
              <w:fldChar w:fldCharType="end"/>
            </w:r>
            <w:r w:rsidRPr="00403FF3">
              <w:rPr>
                <w:rStyle w:val="Hyperlink"/>
                <w:noProof/>
              </w:rPr>
              <w:fldChar w:fldCharType="end"/>
            </w:r>
          </w:ins>
        </w:p>
        <w:p w14:paraId="166F9129" w14:textId="256C57F7" w:rsidR="005E2F74" w:rsidRDefault="005E2F74">
          <w:pPr>
            <w:pStyle w:val="TOC1"/>
            <w:rPr>
              <w:ins w:id="211" w:author="T Londhe, Vinod (Contractor)" w:date="2022-07-09T14:10:00Z"/>
              <w:rFonts w:asciiTheme="minorHAnsi" w:hAnsiTheme="minorHAnsi" w:cstheme="minorBidi"/>
              <w:b w:val="0"/>
              <w:noProof/>
              <w:sz w:val="22"/>
            </w:rPr>
          </w:pPr>
          <w:ins w:id="212"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"_Toc108268264"</w:instrText>
            </w:r>
            <w:r w:rsidRPr="00403FF3">
              <w:rPr>
                <w:rStyle w:val="Hyperlink"/>
                <w:noProof/>
              </w:rPr>
              <w:instrText xml:space="preserve"> </w:instrText>
            </w:r>
            <w:r w:rsidRPr="00403FF3">
              <w:rPr>
                <w:rStyle w:val="Hyperlink"/>
                <w:noProof/>
              </w:rPr>
              <w:fldChar w:fldCharType="separate"/>
            </w:r>
            <w:r w:rsidRPr="00403FF3">
              <w:rPr>
                <w:rStyle w:val="Hyperlink"/>
                <w:noProof/>
              </w:rPr>
              <w:t>15 Information handling and retention</w:t>
            </w:r>
            <w:r>
              <w:rPr>
                <w:noProof/>
                <w:webHidden/>
              </w:rPr>
              <w:tab/>
            </w:r>
            <w:r>
              <w:rPr>
                <w:noProof/>
                <w:webHidden/>
              </w:rPr>
              <w:fldChar w:fldCharType="begin"/>
            </w:r>
            <w:r>
              <w:rPr>
                <w:noProof/>
                <w:webHidden/>
              </w:rPr>
              <w:instrText xml:space="preserve"> PAGEREF _Toc108268264 \h </w:instrText>
            </w:r>
          </w:ins>
          <w:r>
            <w:rPr>
              <w:noProof/>
              <w:webHidden/>
            </w:rPr>
          </w:r>
          <w:r>
            <w:rPr>
              <w:noProof/>
              <w:webHidden/>
            </w:rPr>
            <w:fldChar w:fldCharType="separate"/>
          </w:r>
          <w:ins w:id="213" w:author="T Londhe, Vinod (Contractor)" w:date="2022-07-09T14:10:00Z">
            <w:r>
              <w:rPr>
                <w:noProof/>
                <w:webHidden/>
              </w:rPr>
              <w:t>15</w:t>
            </w:r>
            <w:r>
              <w:rPr>
                <w:noProof/>
                <w:webHidden/>
              </w:rPr>
              <w:fldChar w:fldCharType="end"/>
            </w:r>
            <w:r w:rsidRPr="00403FF3">
              <w:rPr>
                <w:rStyle w:val="Hyperlink"/>
                <w:noProof/>
              </w:rPr>
              <w:fldChar w:fldCharType="end"/>
            </w:r>
          </w:ins>
        </w:p>
        <w:p w14:paraId="512089CA" w14:textId="4266B73C" w:rsidR="005E2F74" w:rsidRDefault="005E2F74">
          <w:pPr>
            <w:pStyle w:val="TOC1"/>
            <w:rPr>
              <w:ins w:id="214" w:author="T Londhe, Vinod (Contractor)" w:date="2022-07-09T14:10:00Z"/>
              <w:rFonts w:asciiTheme="minorHAnsi" w:hAnsiTheme="minorHAnsi" w:cstheme="minorBidi"/>
              <w:b w:val="0"/>
              <w:noProof/>
              <w:sz w:val="22"/>
            </w:rPr>
          </w:pPr>
          <w:ins w:id="215"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"_Toc108268265"</w:instrText>
            </w:r>
            <w:r w:rsidRPr="00403FF3">
              <w:rPr>
                <w:rStyle w:val="Hyperlink"/>
                <w:noProof/>
              </w:rPr>
              <w:instrText xml:space="preserve"> </w:instrText>
            </w:r>
            <w:r w:rsidRPr="00403FF3">
              <w:rPr>
                <w:rStyle w:val="Hyperlink"/>
                <w:noProof/>
              </w:rPr>
              <w:fldChar w:fldCharType="separate"/>
            </w:r>
            <w:r w:rsidRPr="00403FF3">
              <w:rPr>
                <w:rStyle w:val="Hyperlink"/>
                <w:noProof/>
              </w:rPr>
              <w:t>16 Transmission confidentiality and integrity</w:t>
            </w:r>
            <w:r>
              <w:rPr>
                <w:noProof/>
                <w:webHidden/>
              </w:rPr>
              <w:tab/>
            </w:r>
            <w:r>
              <w:rPr>
                <w:noProof/>
                <w:webHidden/>
              </w:rPr>
              <w:fldChar w:fldCharType="begin"/>
            </w:r>
            <w:r>
              <w:rPr>
                <w:noProof/>
                <w:webHidden/>
              </w:rPr>
              <w:instrText xml:space="preserve"> PAGEREF _Toc108268265 \h </w:instrText>
            </w:r>
          </w:ins>
          <w:r>
            <w:rPr>
              <w:noProof/>
              <w:webHidden/>
            </w:rPr>
          </w:r>
          <w:r>
            <w:rPr>
              <w:noProof/>
              <w:webHidden/>
            </w:rPr>
            <w:fldChar w:fldCharType="separate"/>
          </w:r>
          <w:ins w:id="216" w:author="T Londhe, Vinod (Contractor)" w:date="2022-07-09T14:10:00Z">
            <w:r>
              <w:rPr>
                <w:noProof/>
                <w:webHidden/>
              </w:rPr>
              <w:t>15</w:t>
            </w:r>
            <w:r>
              <w:rPr>
                <w:noProof/>
                <w:webHidden/>
              </w:rPr>
              <w:fldChar w:fldCharType="end"/>
            </w:r>
            <w:r w:rsidRPr="00403FF3">
              <w:rPr>
                <w:rStyle w:val="Hyperlink"/>
                <w:noProof/>
              </w:rPr>
              <w:fldChar w:fldCharType="end"/>
            </w:r>
          </w:ins>
        </w:p>
        <w:p w14:paraId="6852F78D" w14:textId="687C705A" w:rsidR="005E2F74" w:rsidRDefault="005E2F74">
          <w:pPr>
            <w:pStyle w:val="TOC1"/>
            <w:rPr>
              <w:ins w:id="217" w:author="T Londhe, Vinod (Contractor)" w:date="2022-07-09T14:10:00Z"/>
              <w:rFonts w:asciiTheme="minorHAnsi" w:hAnsiTheme="minorHAnsi" w:cstheme="minorBidi"/>
              <w:b w:val="0"/>
              <w:noProof/>
              <w:sz w:val="22"/>
            </w:rPr>
          </w:pPr>
          <w:ins w:id="218"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"_Toc108268266"</w:instrText>
            </w:r>
            <w:r w:rsidRPr="00403FF3">
              <w:rPr>
                <w:rStyle w:val="Hyperlink"/>
                <w:noProof/>
              </w:rPr>
              <w:instrText xml:space="preserve"> </w:instrText>
            </w:r>
            <w:r w:rsidRPr="00403FF3">
              <w:rPr>
                <w:rStyle w:val="Hyperlink"/>
                <w:noProof/>
              </w:rPr>
              <w:fldChar w:fldCharType="separate"/>
            </w:r>
            <w:r w:rsidRPr="00403FF3">
              <w:rPr>
                <w:rStyle w:val="Hyperlink"/>
                <w:noProof/>
              </w:rPr>
              <w:t>17 Security Alerts, Advisories, and Directives</w:t>
            </w:r>
            <w:r>
              <w:rPr>
                <w:noProof/>
                <w:webHidden/>
              </w:rPr>
              <w:tab/>
            </w:r>
            <w:r>
              <w:rPr>
                <w:noProof/>
                <w:webHidden/>
              </w:rPr>
              <w:fldChar w:fldCharType="begin"/>
            </w:r>
            <w:r>
              <w:rPr>
                <w:noProof/>
                <w:webHidden/>
              </w:rPr>
              <w:instrText xml:space="preserve"> PAGEREF _Toc108268266 \h </w:instrText>
            </w:r>
          </w:ins>
          <w:r>
            <w:rPr>
              <w:noProof/>
              <w:webHidden/>
            </w:rPr>
          </w:r>
          <w:r>
            <w:rPr>
              <w:noProof/>
              <w:webHidden/>
            </w:rPr>
            <w:fldChar w:fldCharType="separate"/>
          </w:r>
          <w:ins w:id="219" w:author="T Londhe, Vinod (Contractor)" w:date="2022-07-09T14:10:00Z">
            <w:r>
              <w:rPr>
                <w:noProof/>
                <w:webHidden/>
              </w:rPr>
              <w:t>16</w:t>
            </w:r>
            <w:r>
              <w:rPr>
                <w:noProof/>
                <w:webHidden/>
              </w:rPr>
              <w:fldChar w:fldCharType="end"/>
            </w:r>
            <w:r w:rsidRPr="00403FF3">
              <w:rPr>
                <w:rStyle w:val="Hyperlink"/>
                <w:noProof/>
              </w:rPr>
              <w:fldChar w:fldCharType="end"/>
            </w:r>
          </w:ins>
        </w:p>
        <w:p w14:paraId="51EFCF03" w14:textId="26BF8F45" w:rsidR="005E2F74" w:rsidRDefault="005E2F74">
          <w:pPr>
            <w:pStyle w:val="TOC1"/>
            <w:rPr>
              <w:ins w:id="220" w:author="T Londhe, Vinod (Contractor)" w:date="2022-07-09T14:10:00Z"/>
              <w:rFonts w:asciiTheme="minorHAnsi" w:hAnsiTheme="minorHAnsi" w:cstheme="minorBidi"/>
              <w:b w:val="0"/>
              <w:noProof/>
              <w:sz w:val="22"/>
            </w:rPr>
          </w:pPr>
          <w:ins w:id="221"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"_Toc108268267"</w:instrText>
            </w:r>
            <w:r w:rsidRPr="00403FF3">
              <w:rPr>
                <w:rStyle w:val="Hyperlink"/>
                <w:noProof/>
              </w:rPr>
              <w:instrText xml:space="preserve"> </w:instrText>
            </w:r>
            <w:r w:rsidRPr="00403FF3">
              <w:rPr>
                <w:rStyle w:val="Hyperlink"/>
                <w:noProof/>
              </w:rPr>
              <w:fldChar w:fldCharType="separate"/>
            </w:r>
            <w:r w:rsidRPr="00403FF3">
              <w:rPr>
                <w:rStyle w:val="Hyperlink"/>
                <w:noProof/>
              </w:rPr>
              <w:t>18 Flaw remediation &amp; Vulnerability Management</w:t>
            </w:r>
            <w:r>
              <w:rPr>
                <w:noProof/>
                <w:webHidden/>
              </w:rPr>
              <w:tab/>
            </w:r>
            <w:r>
              <w:rPr>
                <w:noProof/>
                <w:webHidden/>
              </w:rPr>
              <w:fldChar w:fldCharType="begin"/>
            </w:r>
            <w:r>
              <w:rPr>
                <w:noProof/>
                <w:webHidden/>
              </w:rPr>
              <w:instrText xml:space="preserve"> PAGEREF _Toc108268267 \h </w:instrText>
            </w:r>
          </w:ins>
          <w:r>
            <w:rPr>
              <w:noProof/>
              <w:webHidden/>
            </w:rPr>
          </w:r>
          <w:r>
            <w:rPr>
              <w:noProof/>
              <w:webHidden/>
            </w:rPr>
            <w:fldChar w:fldCharType="separate"/>
          </w:r>
          <w:ins w:id="222" w:author="T Londhe, Vinod (Contractor)" w:date="2022-07-09T14:10:00Z">
            <w:r>
              <w:rPr>
                <w:noProof/>
                <w:webHidden/>
              </w:rPr>
              <w:t>16</w:t>
            </w:r>
            <w:r>
              <w:rPr>
                <w:noProof/>
                <w:webHidden/>
              </w:rPr>
              <w:fldChar w:fldCharType="end"/>
            </w:r>
            <w:r w:rsidRPr="00403FF3">
              <w:rPr>
                <w:rStyle w:val="Hyperlink"/>
                <w:noProof/>
              </w:rPr>
              <w:fldChar w:fldCharType="end"/>
            </w:r>
          </w:ins>
        </w:p>
        <w:p w14:paraId="77E58A6A" w14:textId="61A885BE" w:rsidR="005E2F74" w:rsidRDefault="005E2F74">
          <w:pPr>
            <w:pStyle w:val="TOC1"/>
            <w:rPr>
              <w:ins w:id="223" w:author="T Londhe, Vinod (Contractor)" w:date="2022-07-09T14:10:00Z"/>
              <w:rFonts w:asciiTheme="minorHAnsi" w:hAnsiTheme="minorHAnsi" w:cstheme="minorBidi"/>
              <w:b w:val="0"/>
              <w:noProof/>
              <w:sz w:val="22"/>
            </w:rPr>
          </w:pPr>
          <w:ins w:id="224"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"_Toc108268268"</w:instrText>
            </w:r>
            <w:r w:rsidRPr="00403FF3">
              <w:rPr>
                <w:rStyle w:val="Hyperlink"/>
                <w:noProof/>
              </w:rPr>
              <w:instrText xml:space="preserve"> </w:instrText>
            </w:r>
            <w:r w:rsidRPr="00403FF3">
              <w:rPr>
                <w:rStyle w:val="Hyperlink"/>
                <w:noProof/>
              </w:rPr>
              <w:fldChar w:fldCharType="separate"/>
            </w:r>
            <w:r w:rsidRPr="00403FF3">
              <w:rPr>
                <w:rStyle w:val="Hyperlink"/>
                <w:noProof/>
              </w:rPr>
              <w:t>19 Cyber Security Product Upgrades</w:t>
            </w:r>
            <w:r>
              <w:rPr>
                <w:noProof/>
                <w:webHidden/>
              </w:rPr>
              <w:tab/>
            </w:r>
            <w:r>
              <w:rPr>
                <w:noProof/>
                <w:webHidden/>
              </w:rPr>
              <w:fldChar w:fldCharType="begin"/>
            </w:r>
            <w:r>
              <w:rPr>
                <w:noProof/>
                <w:webHidden/>
              </w:rPr>
              <w:instrText xml:space="preserve"> PAGEREF _Toc108268268 \h </w:instrText>
            </w:r>
          </w:ins>
          <w:r>
            <w:rPr>
              <w:noProof/>
              <w:webHidden/>
            </w:rPr>
          </w:r>
          <w:r>
            <w:rPr>
              <w:noProof/>
              <w:webHidden/>
            </w:rPr>
            <w:fldChar w:fldCharType="separate"/>
          </w:r>
          <w:ins w:id="225" w:author="T Londhe, Vinod (Contractor)" w:date="2022-07-09T14:10:00Z">
            <w:r>
              <w:rPr>
                <w:noProof/>
                <w:webHidden/>
              </w:rPr>
              <w:t>16</w:t>
            </w:r>
            <w:r>
              <w:rPr>
                <w:noProof/>
                <w:webHidden/>
              </w:rPr>
              <w:fldChar w:fldCharType="end"/>
            </w:r>
            <w:r w:rsidRPr="00403FF3">
              <w:rPr>
                <w:rStyle w:val="Hyperlink"/>
                <w:noProof/>
              </w:rPr>
              <w:fldChar w:fldCharType="end"/>
            </w:r>
          </w:ins>
        </w:p>
        <w:p w14:paraId="3BFC0D07" w14:textId="053B7FC8" w:rsidR="005E2F74" w:rsidRDefault="005E2F74">
          <w:pPr>
            <w:pStyle w:val="TOC1"/>
            <w:rPr>
              <w:ins w:id="226" w:author="T Londhe, Vinod (Contractor)" w:date="2022-07-09T14:10:00Z"/>
              <w:rFonts w:asciiTheme="minorHAnsi" w:hAnsiTheme="minorHAnsi" w:cstheme="minorBidi"/>
              <w:b w:val="0"/>
              <w:noProof/>
              <w:sz w:val="22"/>
            </w:rPr>
          </w:pPr>
          <w:ins w:id="227"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"_Toc108268269"</w:instrText>
            </w:r>
            <w:r w:rsidRPr="00403FF3">
              <w:rPr>
                <w:rStyle w:val="Hyperlink"/>
                <w:noProof/>
              </w:rPr>
              <w:instrText xml:space="preserve"> </w:instrText>
            </w:r>
            <w:r w:rsidRPr="00403FF3">
              <w:rPr>
                <w:rStyle w:val="Hyperlink"/>
                <w:noProof/>
              </w:rPr>
              <w:fldChar w:fldCharType="separate"/>
            </w:r>
            <w:r w:rsidRPr="00403FF3">
              <w:rPr>
                <w:rStyle w:val="Hyperlink"/>
                <w:noProof/>
              </w:rPr>
              <w:t>20 Security Program Integration</w:t>
            </w:r>
            <w:r>
              <w:rPr>
                <w:noProof/>
                <w:webHidden/>
              </w:rPr>
              <w:tab/>
            </w:r>
            <w:r>
              <w:rPr>
                <w:noProof/>
                <w:webHidden/>
              </w:rPr>
              <w:fldChar w:fldCharType="begin"/>
            </w:r>
            <w:r>
              <w:rPr>
                <w:noProof/>
                <w:webHidden/>
              </w:rPr>
              <w:instrText xml:space="preserve"> PAGEREF _Toc108268269 \h </w:instrText>
            </w:r>
          </w:ins>
          <w:r>
            <w:rPr>
              <w:noProof/>
              <w:webHidden/>
            </w:rPr>
          </w:r>
          <w:r>
            <w:rPr>
              <w:noProof/>
              <w:webHidden/>
            </w:rPr>
            <w:fldChar w:fldCharType="separate"/>
          </w:r>
          <w:ins w:id="228" w:author="T Londhe, Vinod (Contractor)" w:date="2022-07-09T14:10:00Z">
            <w:r>
              <w:rPr>
                <w:noProof/>
                <w:webHidden/>
              </w:rPr>
              <w:t>16</w:t>
            </w:r>
            <w:r>
              <w:rPr>
                <w:noProof/>
                <w:webHidden/>
              </w:rPr>
              <w:fldChar w:fldCharType="end"/>
            </w:r>
            <w:r w:rsidRPr="00403FF3">
              <w:rPr>
                <w:rStyle w:val="Hyperlink"/>
                <w:noProof/>
              </w:rPr>
              <w:fldChar w:fldCharType="end"/>
            </w:r>
          </w:ins>
        </w:p>
        <w:p w14:paraId="4F8C9D95" w14:textId="566A4B8F" w:rsidR="005E2F74" w:rsidRDefault="005E2F74">
          <w:pPr>
            <w:pStyle w:val="TOC1"/>
            <w:rPr>
              <w:ins w:id="229" w:author="T Londhe, Vinod (Contractor)" w:date="2022-07-09T14:10:00Z"/>
              <w:rFonts w:asciiTheme="minorHAnsi" w:hAnsiTheme="minorHAnsi" w:cstheme="minorBidi"/>
              <w:b w:val="0"/>
              <w:noProof/>
              <w:sz w:val="22"/>
            </w:rPr>
          </w:pPr>
          <w:ins w:id="230"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"_Toc108268270"</w:instrText>
            </w:r>
            <w:r w:rsidRPr="00403FF3">
              <w:rPr>
                <w:rStyle w:val="Hyperlink"/>
                <w:noProof/>
              </w:rPr>
              <w:instrText xml:space="preserve"> </w:instrText>
            </w:r>
            <w:r w:rsidRPr="00403FF3">
              <w:rPr>
                <w:rStyle w:val="Hyperlink"/>
                <w:noProof/>
              </w:rPr>
              <w:fldChar w:fldCharType="separate"/>
            </w:r>
            <w:r w:rsidRPr="00403FF3">
              <w:rPr>
                <w:rStyle w:val="Hyperlink"/>
                <w:noProof/>
              </w:rPr>
              <w:t>21 Secure Decommissioning</w:t>
            </w:r>
            <w:r>
              <w:rPr>
                <w:noProof/>
                <w:webHidden/>
              </w:rPr>
              <w:tab/>
            </w:r>
            <w:r>
              <w:rPr>
                <w:noProof/>
                <w:webHidden/>
              </w:rPr>
              <w:fldChar w:fldCharType="begin"/>
            </w:r>
            <w:r>
              <w:rPr>
                <w:noProof/>
                <w:webHidden/>
              </w:rPr>
              <w:instrText xml:space="preserve"> PAGEREF _Toc108268270 \h </w:instrText>
            </w:r>
          </w:ins>
          <w:r>
            <w:rPr>
              <w:noProof/>
              <w:webHidden/>
            </w:rPr>
          </w:r>
          <w:r>
            <w:rPr>
              <w:noProof/>
              <w:webHidden/>
            </w:rPr>
            <w:fldChar w:fldCharType="separate"/>
          </w:r>
          <w:ins w:id="231" w:author="T Londhe, Vinod (Contractor)" w:date="2022-07-09T14:10:00Z">
            <w:r>
              <w:rPr>
                <w:noProof/>
                <w:webHidden/>
              </w:rPr>
              <w:t>17</w:t>
            </w:r>
            <w:r>
              <w:rPr>
                <w:noProof/>
                <w:webHidden/>
              </w:rPr>
              <w:fldChar w:fldCharType="end"/>
            </w:r>
            <w:r w:rsidRPr="00403FF3">
              <w:rPr>
                <w:rStyle w:val="Hyperlink"/>
                <w:noProof/>
              </w:rPr>
              <w:fldChar w:fldCharType="end"/>
            </w:r>
          </w:ins>
        </w:p>
        <w:p w14:paraId="60864760" w14:textId="1A17B0E1" w:rsidR="005E2F74" w:rsidRDefault="005E2F74">
          <w:pPr>
            <w:pStyle w:val="TOC1"/>
            <w:rPr>
              <w:ins w:id="232" w:author="T Londhe, Vinod (Contractor)" w:date="2022-07-09T14:10:00Z"/>
              <w:rFonts w:asciiTheme="minorHAnsi" w:hAnsiTheme="minorHAnsi" w:cstheme="minorBidi"/>
              <w:b w:val="0"/>
              <w:noProof/>
              <w:sz w:val="22"/>
            </w:rPr>
          </w:pPr>
          <w:ins w:id="233"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"_Toc108268271"</w:instrText>
            </w:r>
            <w:r w:rsidRPr="00403FF3">
              <w:rPr>
                <w:rStyle w:val="Hyperlink"/>
                <w:noProof/>
              </w:rPr>
              <w:instrText xml:space="preserve"> </w:instrText>
            </w:r>
            <w:r w:rsidRPr="00403FF3">
              <w:rPr>
                <w:rStyle w:val="Hyperlink"/>
                <w:noProof/>
              </w:rPr>
              <w:fldChar w:fldCharType="separate"/>
            </w:r>
            <w:r w:rsidRPr="00403FF3">
              <w:rPr>
                <w:rStyle w:val="Hyperlink"/>
                <w:noProof/>
              </w:rPr>
              <w:t>22 Cryptographic Protection &amp; Management</w:t>
            </w:r>
            <w:r>
              <w:rPr>
                <w:noProof/>
                <w:webHidden/>
              </w:rPr>
              <w:tab/>
            </w:r>
            <w:r>
              <w:rPr>
                <w:noProof/>
                <w:webHidden/>
              </w:rPr>
              <w:fldChar w:fldCharType="begin"/>
            </w:r>
            <w:r>
              <w:rPr>
                <w:noProof/>
                <w:webHidden/>
              </w:rPr>
              <w:instrText xml:space="preserve"> PAGEREF _Toc108268271 \h </w:instrText>
            </w:r>
          </w:ins>
          <w:r>
            <w:rPr>
              <w:noProof/>
              <w:webHidden/>
            </w:rPr>
          </w:r>
          <w:r>
            <w:rPr>
              <w:noProof/>
              <w:webHidden/>
            </w:rPr>
            <w:fldChar w:fldCharType="separate"/>
          </w:r>
          <w:ins w:id="234" w:author="T Londhe, Vinod (Contractor)" w:date="2022-07-09T14:10:00Z">
            <w:r>
              <w:rPr>
                <w:noProof/>
                <w:webHidden/>
              </w:rPr>
              <w:t>17</w:t>
            </w:r>
            <w:r>
              <w:rPr>
                <w:noProof/>
                <w:webHidden/>
              </w:rPr>
              <w:fldChar w:fldCharType="end"/>
            </w:r>
            <w:r w:rsidRPr="00403FF3">
              <w:rPr>
                <w:rStyle w:val="Hyperlink"/>
                <w:noProof/>
              </w:rPr>
              <w:fldChar w:fldCharType="end"/>
            </w:r>
          </w:ins>
        </w:p>
        <w:p w14:paraId="1A6D1D72" w14:textId="510D3DD6" w:rsidR="005E2F74" w:rsidRDefault="005E2F74">
          <w:pPr>
            <w:pStyle w:val="TOC1"/>
            <w:rPr>
              <w:ins w:id="235" w:author="T Londhe, Vinod (Contractor)" w:date="2022-07-09T14:10:00Z"/>
              <w:rFonts w:asciiTheme="minorHAnsi" w:hAnsiTheme="minorHAnsi" w:cstheme="minorBidi"/>
              <w:b w:val="0"/>
              <w:noProof/>
              <w:sz w:val="22"/>
            </w:rPr>
          </w:pPr>
          <w:ins w:id="236"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"_Toc108268272"</w:instrText>
            </w:r>
            <w:r w:rsidRPr="00403FF3">
              <w:rPr>
                <w:rStyle w:val="Hyperlink"/>
                <w:noProof/>
              </w:rPr>
              <w:instrText xml:space="preserve"> </w:instrText>
            </w:r>
            <w:r w:rsidRPr="00403FF3">
              <w:rPr>
                <w:rStyle w:val="Hyperlink"/>
                <w:noProof/>
              </w:rPr>
              <w:fldChar w:fldCharType="separate"/>
            </w:r>
            <w:r w:rsidRPr="00403FF3">
              <w:rPr>
                <w:rStyle w:val="Hyperlink"/>
                <w:noProof/>
              </w:rPr>
              <w:t>23 Malware Detection/Protection</w:t>
            </w:r>
            <w:r>
              <w:rPr>
                <w:noProof/>
                <w:webHidden/>
              </w:rPr>
              <w:tab/>
            </w:r>
            <w:r>
              <w:rPr>
                <w:noProof/>
                <w:webHidden/>
              </w:rPr>
              <w:fldChar w:fldCharType="begin"/>
            </w:r>
            <w:r>
              <w:rPr>
                <w:noProof/>
                <w:webHidden/>
              </w:rPr>
              <w:instrText xml:space="preserve"> PAGEREF _Toc108268272 \h </w:instrText>
            </w:r>
          </w:ins>
          <w:r>
            <w:rPr>
              <w:noProof/>
              <w:webHidden/>
            </w:rPr>
          </w:r>
          <w:r>
            <w:rPr>
              <w:noProof/>
              <w:webHidden/>
            </w:rPr>
            <w:fldChar w:fldCharType="separate"/>
          </w:r>
          <w:ins w:id="237" w:author="T Londhe, Vinod (Contractor)" w:date="2022-07-09T14:10:00Z">
            <w:r>
              <w:rPr>
                <w:noProof/>
                <w:webHidden/>
              </w:rPr>
              <w:t>17</w:t>
            </w:r>
            <w:r>
              <w:rPr>
                <w:noProof/>
                <w:webHidden/>
              </w:rPr>
              <w:fldChar w:fldCharType="end"/>
            </w:r>
            <w:r w:rsidRPr="00403FF3">
              <w:rPr>
                <w:rStyle w:val="Hyperlink"/>
                <w:noProof/>
              </w:rPr>
              <w:fldChar w:fldCharType="end"/>
            </w:r>
          </w:ins>
        </w:p>
        <w:p w14:paraId="670F63A5" w14:textId="522B085A" w:rsidR="005E2F74" w:rsidRDefault="005E2F74">
          <w:pPr>
            <w:pStyle w:val="TOC1"/>
            <w:rPr>
              <w:ins w:id="238" w:author="T Londhe, Vinod (Contractor)" w:date="2022-07-09T14:10:00Z"/>
              <w:rFonts w:asciiTheme="minorHAnsi" w:hAnsiTheme="minorHAnsi" w:cstheme="minorBidi"/>
              <w:b w:val="0"/>
              <w:noProof/>
              <w:sz w:val="22"/>
            </w:rPr>
          </w:pPr>
          <w:ins w:id="239"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"_Toc108268273"</w:instrText>
            </w:r>
            <w:r w:rsidRPr="00403FF3">
              <w:rPr>
                <w:rStyle w:val="Hyperlink"/>
                <w:noProof/>
              </w:rPr>
              <w:instrText xml:space="preserve"> </w:instrText>
            </w:r>
            <w:r w:rsidRPr="00403FF3">
              <w:rPr>
                <w:rStyle w:val="Hyperlink"/>
                <w:noProof/>
              </w:rPr>
              <w:fldChar w:fldCharType="separate"/>
            </w:r>
            <w:r w:rsidRPr="00403FF3">
              <w:rPr>
                <w:rStyle w:val="Hyperlink"/>
                <w:noProof/>
              </w:rPr>
              <w:t>24 Roadmap for Third Party Components in Device Life Cycle</w:t>
            </w:r>
            <w:r>
              <w:rPr>
                <w:noProof/>
                <w:webHidden/>
              </w:rPr>
              <w:tab/>
            </w:r>
            <w:r>
              <w:rPr>
                <w:noProof/>
                <w:webHidden/>
              </w:rPr>
              <w:fldChar w:fldCharType="begin"/>
            </w:r>
            <w:r>
              <w:rPr>
                <w:noProof/>
                <w:webHidden/>
              </w:rPr>
              <w:instrText xml:space="preserve"> PAGEREF _Toc108268273 \h </w:instrText>
            </w:r>
          </w:ins>
          <w:r>
            <w:rPr>
              <w:noProof/>
              <w:webHidden/>
            </w:rPr>
          </w:r>
          <w:r>
            <w:rPr>
              <w:noProof/>
              <w:webHidden/>
            </w:rPr>
            <w:fldChar w:fldCharType="separate"/>
          </w:r>
          <w:ins w:id="240" w:author="T Londhe, Vinod (Contractor)" w:date="2022-07-09T14:10:00Z">
            <w:r>
              <w:rPr>
                <w:noProof/>
                <w:webHidden/>
              </w:rPr>
              <w:t>18</w:t>
            </w:r>
            <w:r>
              <w:rPr>
                <w:noProof/>
                <w:webHidden/>
              </w:rPr>
              <w:fldChar w:fldCharType="end"/>
            </w:r>
            <w:r w:rsidRPr="00403FF3">
              <w:rPr>
                <w:rStyle w:val="Hyperlink"/>
                <w:noProof/>
              </w:rPr>
              <w:fldChar w:fldCharType="end"/>
            </w:r>
          </w:ins>
        </w:p>
        <w:p w14:paraId="546EAAD9" w14:textId="480852AB" w:rsidR="005E2F74" w:rsidRDefault="005E2F74">
          <w:pPr>
            <w:pStyle w:val="TOC1"/>
            <w:rPr>
              <w:ins w:id="241" w:author="T Londhe, Vinod (Contractor)" w:date="2022-07-09T14:10:00Z"/>
              <w:rFonts w:asciiTheme="minorHAnsi" w:hAnsiTheme="minorHAnsi" w:cstheme="minorBidi"/>
              <w:b w:val="0"/>
              <w:noProof/>
              <w:sz w:val="22"/>
            </w:rPr>
          </w:pPr>
          <w:ins w:id="242"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"_Toc108268274"</w:instrText>
            </w:r>
            <w:r w:rsidRPr="00403FF3">
              <w:rPr>
                <w:rStyle w:val="Hyperlink"/>
                <w:noProof/>
              </w:rPr>
              <w:instrText xml:space="preserve"> </w:instrText>
            </w:r>
            <w:r w:rsidRPr="00403FF3">
              <w:rPr>
                <w:rStyle w:val="Hyperlink"/>
                <w:noProof/>
              </w:rPr>
              <w:fldChar w:fldCharType="separate"/>
            </w:r>
            <w:r w:rsidRPr="00403FF3">
              <w:rPr>
                <w:rStyle w:val="Hyperlink"/>
                <w:noProof/>
              </w:rPr>
              <w:t>25 Health Data Storage Confidentiality</w:t>
            </w:r>
            <w:r>
              <w:rPr>
                <w:noProof/>
                <w:webHidden/>
              </w:rPr>
              <w:tab/>
            </w:r>
            <w:r>
              <w:rPr>
                <w:noProof/>
                <w:webHidden/>
              </w:rPr>
              <w:fldChar w:fldCharType="begin"/>
            </w:r>
            <w:r>
              <w:rPr>
                <w:noProof/>
                <w:webHidden/>
              </w:rPr>
              <w:instrText xml:space="preserve"> PAGEREF _Toc108268274 \h </w:instrText>
            </w:r>
          </w:ins>
          <w:r>
            <w:rPr>
              <w:noProof/>
              <w:webHidden/>
            </w:rPr>
          </w:r>
          <w:r>
            <w:rPr>
              <w:noProof/>
              <w:webHidden/>
            </w:rPr>
            <w:fldChar w:fldCharType="separate"/>
          </w:r>
          <w:ins w:id="243" w:author="T Londhe, Vinod (Contractor)" w:date="2022-07-09T14:10:00Z">
            <w:r>
              <w:rPr>
                <w:noProof/>
                <w:webHidden/>
              </w:rPr>
              <w:t>18</w:t>
            </w:r>
            <w:r>
              <w:rPr>
                <w:noProof/>
                <w:webHidden/>
              </w:rPr>
              <w:fldChar w:fldCharType="end"/>
            </w:r>
            <w:r w:rsidRPr="00403FF3">
              <w:rPr>
                <w:rStyle w:val="Hyperlink"/>
                <w:noProof/>
              </w:rPr>
              <w:fldChar w:fldCharType="end"/>
            </w:r>
          </w:ins>
        </w:p>
        <w:p w14:paraId="349D34FA" w14:textId="4D742864" w:rsidR="005E2F74" w:rsidRDefault="005E2F74">
          <w:pPr>
            <w:pStyle w:val="TOC1"/>
            <w:rPr>
              <w:ins w:id="244" w:author="T Londhe, Vinod (Contractor)" w:date="2022-07-09T14:10:00Z"/>
              <w:rFonts w:asciiTheme="minorHAnsi" w:hAnsiTheme="minorHAnsi" w:cstheme="minorBidi"/>
              <w:b w:val="0"/>
              <w:noProof/>
              <w:sz w:val="22"/>
            </w:rPr>
          </w:pPr>
          <w:ins w:id="245"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"_Toc108268275"</w:instrText>
            </w:r>
            <w:r w:rsidRPr="00403FF3">
              <w:rPr>
                <w:rStyle w:val="Hyperlink"/>
                <w:noProof/>
              </w:rPr>
              <w:instrText xml:space="preserve"> </w:instrText>
            </w:r>
            <w:r w:rsidRPr="00403FF3">
              <w:rPr>
                <w:rStyle w:val="Hyperlink"/>
                <w:noProof/>
              </w:rPr>
              <w:fldChar w:fldCharType="separate"/>
            </w:r>
            <w:r w:rsidRPr="00403FF3">
              <w:rPr>
                <w:rStyle w:val="Hyperlink"/>
                <w:noProof/>
              </w:rPr>
              <w:t>26 System and Application Hardening</w:t>
            </w:r>
            <w:r>
              <w:rPr>
                <w:noProof/>
                <w:webHidden/>
              </w:rPr>
              <w:tab/>
            </w:r>
            <w:r>
              <w:rPr>
                <w:noProof/>
                <w:webHidden/>
              </w:rPr>
              <w:fldChar w:fldCharType="begin"/>
            </w:r>
            <w:r>
              <w:rPr>
                <w:noProof/>
                <w:webHidden/>
              </w:rPr>
              <w:instrText xml:space="preserve"> PAGEREF _Toc108268275 \h </w:instrText>
            </w:r>
          </w:ins>
          <w:r>
            <w:rPr>
              <w:noProof/>
              <w:webHidden/>
            </w:rPr>
          </w:r>
          <w:r>
            <w:rPr>
              <w:noProof/>
              <w:webHidden/>
            </w:rPr>
            <w:fldChar w:fldCharType="separate"/>
          </w:r>
          <w:ins w:id="246" w:author="T Londhe, Vinod (Contractor)" w:date="2022-07-09T14:10:00Z">
            <w:r>
              <w:rPr>
                <w:noProof/>
                <w:webHidden/>
              </w:rPr>
              <w:t>18</w:t>
            </w:r>
            <w:r>
              <w:rPr>
                <w:noProof/>
                <w:webHidden/>
              </w:rPr>
              <w:fldChar w:fldCharType="end"/>
            </w:r>
            <w:r w:rsidRPr="00403FF3">
              <w:rPr>
                <w:rStyle w:val="Hyperlink"/>
                <w:noProof/>
              </w:rPr>
              <w:fldChar w:fldCharType="end"/>
            </w:r>
          </w:ins>
        </w:p>
        <w:p w14:paraId="0E06351D" w14:textId="0B15F72B" w:rsidR="005E2F74" w:rsidRDefault="005E2F74">
          <w:pPr>
            <w:pStyle w:val="TOC1"/>
            <w:rPr>
              <w:ins w:id="247" w:author="T Londhe, Vinod (Contractor)" w:date="2022-07-09T14:10:00Z"/>
              <w:rFonts w:asciiTheme="minorHAnsi" w:hAnsiTheme="minorHAnsi" w:cstheme="minorBidi"/>
              <w:b w:val="0"/>
              <w:noProof/>
              <w:sz w:val="22"/>
            </w:rPr>
          </w:pPr>
          <w:ins w:id="248"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"_Toc108268276"</w:instrText>
            </w:r>
            <w:r w:rsidRPr="00403FF3">
              <w:rPr>
                <w:rStyle w:val="Hyperlink"/>
                <w:noProof/>
              </w:rPr>
              <w:instrText xml:space="preserve"> </w:instrText>
            </w:r>
            <w:r w:rsidRPr="00403FF3">
              <w:rPr>
                <w:rStyle w:val="Hyperlink"/>
                <w:noProof/>
              </w:rPr>
              <w:fldChar w:fldCharType="separate"/>
            </w:r>
            <w:r w:rsidRPr="00403FF3">
              <w:rPr>
                <w:rStyle w:val="Hyperlink"/>
                <w:noProof/>
              </w:rPr>
              <w:t>27 Physical Locks</w:t>
            </w:r>
            <w:r>
              <w:rPr>
                <w:noProof/>
                <w:webHidden/>
              </w:rPr>
              <w:tab/>
            </w:r>
            <w:r>
              <w:rPr>
                <w:noProof/>
                <w:webHidden/>
              </w:rPr>
              <w:fldChar w:fldCharType="begin"/>
            </w:r>
            <w:r>
              <w:rPr>
                <w:noProof/>
                <w:webHidden/>
              </w:rPr>
              <w:instrText xml:space="preserve"> PAGEREF _Toc108268276 \h </w:instrText>
            </w:r>
          </w:ins>
          <w:r>
            <w:rPr>
              <w:noProof/>
              <w:webHidden/>
            </w:rPr>
          </w:r>
          <w:r>
            <w:rPr>
              <w:noProof/>
              <w:webHidden/>
            </w:rPr>
            <w:fldChar w:fldCharType="separate"/>
          </w:r>
          <w:ins w:id="249" w:author="T Londhe, Vinod (Contractor)" w:date="2022-07-09T14:10:00Z">
            <w:r>
              <w:rPr>
                <w:noProof/>
                <w:webHidden/>
              </w:rPr>
              <w:t>19</w:t>
            </w:r>
            <w:r>
              <w:rPr>
                <w:noProof/>
                <w:webHidden/>
              </w:rPr>
              <w:fldChar w:fldCharType="end"/>
            </w:r>
            <w:r w:rsidRPr="00403FF3">
              <w:rPr>
                <w:rStyle w:val="Hyperlink"/>
                <w:noProof/>
              </w:rPr>
              <w:fldChar w:fldCharType="end"/>
            </w:r>
          </w:ins>
        </w:p>
        <w:p w14:paraId="7685353F" w14:textId="1F30484B" w:rsidR="007B0A35" w:rsidDel="005E2F74" w:rsidRDefault="007B0A35" w:rsidP="007B0A35">
          <w:pPr>
            <w:pStyle w:val="TOC1"/>
            <w:rPr>
              <w:del w:id="250" w:author="T Londhe, Vinod (Contractor)" w:date="2022-07-09T14:10:00Z"/>
              <w:rFonts w:asciiTheme="minorHAnsi" w:hAnsiTheme="minorHAnsi" w:cstheme="minorBidi"/>
              <w:noProof/>
              <w:sz w:val="22"/>
            </w:rPr>
          </w:pPr>
          <w:del w:id="251" w:author="T Londhe, Vinod (Contractor)" w:date="2022-07-09T14:10:00Z">
            <w:r w:rsidRPr="005E2F74" w:rsidDel="005E2F74">
              <w:rPr>
                <w:rPrChange w:id="252" w:author="T Londhe, Vinod (Contractor)" w:date="2022-07-09T14:10:00Z">
                  <w:rPr>
                    <w:rStyle w:val="Hyperlink"/>
                    <w:noProof/>
                  </w:rPr>
                </w:rPrChange>
              </w:rPr>
              <w:delText>01 Purpose</w:delText>
            </w:r>
            <w:r w:rsidDel="005E2F74">
              <w:rPr>
                <w:noProof/>
                <w:webHidden/>
              </w:rPr>
              <w:tab/>
              <w:delText>3</w:delText>
            </w:r>
          </w:del>
        </w:p>
        <w:p w14:paraId="6F589F34" w14:textId="7ECEF3FF" w:rsidR="007B0A35" w:rsidDel="005E2F74" w:rsidRDefault="007B0A35" w:rsidP="007B0A35">
          <w:pPr>
            <w:pStyle w:val="TOC1"/>
            <w:rPr>
              <w:del w:id="253" w:author="T Londhe, Vinod (Contractor)" w:date="2022-07-09T14:10:00Z"/>
              <w:rFonts w:asciiTheme="minorHAnsi" w:hAnsiTheme="minorHAnsi" w:cstheme="minorBidi"/>
              <w:noProof/>
              <w:sz w:val="22"/>
            </w:rPr>
          </w:pPr>
          <w:del w:id="254" w:author="T Londhe, Vinod (Contractor)" w:date="2022-07-09T14:10:00Z">
            <w:r w:rsidRPr="005E2F74" w:rsidDel="005E2F74">
              <w:rPr>
                <w:rPrChange w:id="255" w:author="T Londhe, Vinod (Contractor)" w:date="2022-07-09T14:10:00Z">
                  <w:rPr>
                    <w:rStyle w:val="Hyperlink"/>
                    <w:noProof/>
                  </w:rPr>
                </w:rPrChange>
              </w:rPr>
              <w:delText>02 Definitions</w:delText>
            </w:r>
            <w:r w:rsidDel="005E2F74">
              <w:rPr>
                <w:noProof/>
                <w:webHidden/>
              </w:rPr>
              <w:tab/>
              <w:delText>3</w:delText>
            </w:r>
          </w:del>
        </w:p>
        <w:p w14:paraId="35E08EB1" w14:textId="7369B98E" w:rsidR="007B0A35" w:rsidDel="005E2F74" w:rsidRDefault="007B0A35" w:rsidP="007B0A35">
          <w:pPr>
            <w:pStyle w:val="TOC1"/>
            <w:rPr>
              <w:del w:id="256" w:author="T Londhe, Vinod (Contractor)" w:date="2022-07-09T14:10:00Z"/>
              <w:rFonts w:asciiTheme="minorHAnsi" w:hAnsiTheme="minorHAnsi" w:cstheme="minorBidi"/>
              <w:noProof/>
              <w:sz w:val="22"/>
            </w:rPr>
          </w:pPr>
          <w:del w:id="257" w:author="T Londhe, Vinod (Contractor)" w:date="2022-07-09T14:10:00Z">
            <w:r w:rsidRPr="005E2F74" w:rsidDel="005E2F74">
              <w:rPr>
                <w:rPrChange w:id="258" w:author="T Londhe, Vinod (Contractor)" w:date="2022-07-09T14:10:00Z">
                  <w:rPr>
                    <w:rStyle w:val="Hyperlink"/>
                    <w:noProof/>
                  </w:rPr>
                </w:rPrChange>
              </w:rPr>
              <w:delText>03 Product Description</w:delText>
            </w:r>
            <w:r w:rsidDel="005E2F74">
              <w:rPr>
                <w:noProof/>
                <w:webHidden/>
              </w:rPr>
              <w:tab/>
              <w:delText>4</w:delText>
            </w:r>
          </w:del>
        </w:p>
        <w:p w14:paraId="02CEFF6F" w14:textId="402F344F" w:rsidR="007B0A35" w:rsidDel="005E2F74" w:rsidRDefault="007B0A35">
          <w:pPr>
            <w:pStyle w:val="TOC2"/>
            <w:rPr>
              <w:del w:id="259" w:author="T Londhe, Vinod (Contractor)" w:date="2022-07-09T14:10:00Z"/>
              <w:rFonts w:asciiTheme="minorHAnsi" w:hAnsiTheme="minorHAnsi" w:cstheme="minorBidi"/>
              <w:b w:val="0"/>
              <w:noProof/>
              <w:sz w:val="22"/>
            </w:rPr>
          </w:pPr>
          <w:del w:id="260" w:author="T Londhe, Vinod (Contractor)" w:date="2022-07-09T14:10:00Z">
            <w:r w:rsidRPr="005E2F74" w:rsidDel="005E2F74">
              <w:rPr>
                <w:rPrChange w:id="261" w:author="T Londhe, Vinod (Contractor)" w:date="2022-07-09T14:10:00Z">
                  <w:rPr>
                    <w:rStyle w:val="Hyperlink"/>
                    <w:noProof/>
                  </w:rPr>
                </w:rPrChange>
              </w:rPr>
              <w:delText>3.1 Device and Manufacturer Identification</w:delText>
            </w:r>
            <w:r w:rsidDel="005E2F74">
              <w:rPr>
                <w:noProof/>
                <w:webHidden/>
              </w:rPr>
              <w:tab/>
              <w:delText>5</w:delText>
            </w:r>
          </w:del>
        </w:p>
        <w:p w14:paraId="5A2A04B6" w14:textId="5C003759" w:rsidR="007B0A35" w:rsidDel="005E2F74" w:rsidRDefault="007B0A35">
          <w:pPr>
            <w:pStyle w:val="TOC2"/>
            <w:rPr>
              <w:del w:id="262" w:author="T Londhe, Vinod (Contractor)" w:date="2022-07-09T14:10:00Z"/>
              <w:rFonts w:asciiTheme="minorHAnsi" w:hAnsiTheme="minorHAnsi" w:cstheme="minorBidi"/>
              <w:b w:val="0"/>
              <w:noProof/>
              <w:sz w:val="22"/>
            </w:rPr>
          </w:pPr>
          <w:del w:id="263" w:author="T Londhe, Vinod (Contractor)" w:date="2022-07-09T14:10:00Z">
            <w:r w:rsidRPr="005E2F74" w:rsidDel="005E2F74">
              <w:rPr>
                <w:rPrChange w:id="264" w:author="T Londhe, Vinod (Contractor)" w:date="2022-07-09T14:10:00Z">
                  <w:rPr>
                    <w:rStyle w:val="Hyperlink"/>
                    <w:noProof/>
                  </w:rPr>
                </w:rPrChange>
              </w:rPr>
              <w:delText>3.2 Device Intended Use</w:delText>
            </w:r>
            <w:r w:rsidDel="005E2F74">
              <w:rPr>
                <w:noProof/>
                <w:webHidden/>
              </w:rPr>
              <w:tab/>
              <w:delText>5</w:delText>
            </w:r>
          </w:del>
        </w:p>
        <w:p w14:paraId="1903AD96" w14:textId="42A5CD4D" w:rsidR="007B0A35" w:rsidDel="005E2F74" w:rsidRDefault="007B0A35">
          <w:pPr>
            <w:pStyle w:val="TOC2"/>
            <w:rPr>
              <w:del w:id="265" w:author="T Londhe, Vinod (Contractor)" w:date="2022-07-09T14:10:00Z"/>
              <w:rFonts w:asciiTheme="minorHAnsi" w:hAnsiTheme="minorHAnsi" w:cstheme="minorBidi"/>
              <w:b w:val="0"/>
              <w:noProof/>
              <w:sz w:val="22"/>
            </w:rPr>
          </w:pPr>
          <w:del w:id="266" w:author="T Londhe, Vinod (Contractor)" w:date="2022-07-09T14:10:00Z">
            <w:r w:rsidRPr="005E2F74" w:rsidDel="005E2F74">
              <w:rPr>
                <w:rPrChange w:id="267" w:author="T Londhe, Vinod (Contractor)" w:date="2022-07-09T14:10:00Z">
                  <w:rPr>
                    <w:rStyle w:val="Hyperlink"/>
                    <w:noProof/>
                  </w:rPr>
                </w:rPrChange>
              </w:rPr>
              <w:delText>3.3 Vulnerability Intake and Monitoring</w:delText>
            </w:r>
            <w:r w:rsidDel="005E2F74">
              <w:rPr>
                <w:noProof/>
                <w:webHidden/>
              </w:rPr>
              <w:tab/>
              <w:delText>6</w:delText>
            </w:r>
          </w:del>
        </w:p>
        <w:p w14:paraId="3D271A73" w14:textId="676D6EF0" w:rsidR="007B0A35" w:rsidDel="005E2F74" w:rsidRDefault="007B0A35">
          <w:pPr>
            <w:pStyle w:val="TOC2"/>
            <w:rPr>
              <w:del w:id="268" w:author="T Londhe, Vinod (Contractor)" w:date="2022-07-09T14:10:00Z"/>
              <w:rFonts w:asciiTheme="minorHAnsi" w:hAnsiTheme="minorHAnsi" w:cstheme="minorBidi"/>
              <w:b w:val="0"/>
              <w:noProof/>
              <w:sz w:val="22"/>
            </w:rPr>
          </w:pPr>
          <w:del w:id="269" w:author="T Londhe, Vinod (Contractor)" w:date="2022-07-09T14:10:00Z">
            <w:r w:rsidRPr="005E2F74" w:rsidDel="005E2F74">
              <w:rPr>
                <w:rPrChange w:id="270" w:author="T Londhe, Vinod (Contractor)" w:date="2022-07-09T14:10:00Z">
                  <w:rPr>
                    <w:rStyle w:val="Hyperlink"/>
                    <w:noProof/>
                  </w:rPr>
                </w:rPrChange>
              </w:rPr>
              <w:delText>3.4 System Characterization and System Assets</w:delText>
            </w:r>
            <w:r w:rsidDel="005E2F74">
              <w:rPr>
                <w:noProof/>
                <w:webHidden/>
              </w:rPr>
              <w:tab/>
              <w:delText>6</w:delText>
            </w:r>
          </w:del>
        </w:p>
        <w:p w14:paraId="202E8825" w14:textId="6EFDF14F" w:rsidR="007B0A35" w:rsidDel="005E2F74" w:rsidRDefault="007B0A35">
          <w:pPr>
            <w:pStyle w:val="TOC2"/>
            <w:rPr>
              <w:del w:id="271" w:author="T Londhe, Vinod (Contractor)" w:date="2022-07-09T14:10:00Z"/>
              <w:rFonts w:asciiTheme="minorHAnsi" w:hAnsiTheme="minorHAnsi" w:cstheme="minorBidi"/>
              <w:b w:val="0"/>
              <w:noProof/>
              <w:sz w:val="22"/>
            </w:rPr>
          </w:pPr>
          <w:del w:id="272" w:author="T Londhe, Vinod (Contractor)" w:date="2022-07-09T14:10:00Z">
            <w:r w:rsidRPr="005E2F74" w:rsidDel="005E2F74">
              <w:rPr>
                <w:rPrChange w:id="273" w:author="T Londhe, Vinod (Contractor)" w:date="2022-07-09T14:10:00Z">
                  <w:rPr>
                    <w:rStyle w:val="Hyperlink"/>
                    <w:noProof/>
                  </w:rPr>
                </w:rPrChange>
              </w:rPr>
              <w:delText>3.5 System Security Context and Intended Environment</w:delText>
            </w:r>
            <w:r w:rsidDel="005E2F74">
              <w:rPr>
                <w:noProof/>
                <w:webHidden/>
              </w:rPr>
              <w:tab/>
              <w:delText>6</w:delText>
            </w:r>
          </w:del>
        </w:p>
        <w:p w14:paraId="3429A92B" w14:textId="1B4A65EE" w:rsidR="007B0A35" w:rsidDel="005E2F74" w:rsidRDefault="007B0A35">
          <w:pPr>
            <w:pStyle w:val="TOC2"/>
            <w:rPr>
              <w:del w:id="274" w:author="T Londhe, Vinod (Contractor)" w:date="2022-07-09T14:10:00Z"/>
              <w:rFonts w:asciiTheme="minorHAnsi" w:hAnsiTheme="minorHAnsi" w:cstheme="minorBidi"/>
              <w:b w:val="0"/>
              <w:noProof/>
              <w:sz w:val="22"/>
            </w:rPr>
          </w:pPr>
          <w:del w:id="275" w:author="T Londhe, Vinod (Contractor)" w:date="2022-07-09T14:10:00Z">
            <w:r w:rsidRPr="005E2F74" w:rsidDel="005E2F74">
              <w:rPr>
                <w:rPrChange w:id="276" w:author="T Londhe, Vinod (Contractor)" w:date="2022-07-09T14:10:00Z">
                  <w:rPr>
                    <w:rStyle w:val="Hyperlink"/>
                    <w:noProof/>
                  </w:rPr>
                </w:rPrChange>
              </w:rPr>
              <w:delText>3.6 Smart Medic Solution’s Component</w:delText>
            </w:r>
            <w:r w:rsidDel="005E2F74">
              <w:rPr>
                <w:noProof/>
                <w:webHidden/>
              </w:rPr>
              <w:tab/>
              <w:delText>7</w:delText>
            </w:r>
          </w:del>
        </w:p>
        <w:p w14:paraId="3D4B932A" w14:textId="20BAE49D" w:rsidR="007B0A35" w:rsidDel="005E2F74" w:rsidRDefault="007B0A35" w:rsidP="007B0A35">
          <w:pPr>
            <w:pStyle w:val="TOC1"/>
            <w:rPr>
              <w:del w:id="277" w:author="T Londhe, Vinod (Contractor)" w:date="2022-07-09T14:10:00Z"/>
              <w:rFonts w:asciiTheme="minorHAnsi" w:hAnsiTheme="minorHAnsi" w:cstheme="minorBidi"/>
              <w:noProof/>
              <w:sz w:val="22"/>
            </w:rPr>
          </w:pPr>
          <w:del w:id="278" w:author="T Londhe, Vinod (Contractor)" w:date="2022-07-09T14:10:00Z">
            <w:r w:rsidRPr="005E2F74" w:rsidDel="005E2F74">
              <w:rPr>
                <w:rPrChange w:id="279" w:author="T Londhe, Vinod (Contractor)" w:date="2022-07-09T14:10:00Z">
                  <w:rPr>
                    <w:rStyle w:val="Hyperlink"/>
                    <w:noProof/>
                  </w:rPr>
                </w:rPrChange>
              </w:rPr>
              <w:delText>04 User Account Management</w:delText>
            </w:r>
            <w:r w:rsidDel="005E2F74">
              <w:rPr>
                <w:noProof/>
                <w:webHidden/>
              </w:rPr>
              <w:tab/>
              <w:delText>7</w:delText>
            </w:r>
          </w:del>
        </w:p>
        <w:p w14:paraId="1759831C" w14:textId="53AEE5A3" w:rsidR="007B0A35" w:rsidDel="005E2F74" w:rsidRDefault="007B0A35" w:rsidP="007B0A35">
          <w:pPr>
            <w:pStyle w:val="TOC1"/>
            <w:rPr>
              <w:del w:id="280" w:author="T Londhe, Vinod (Contractor)" w:date="2022-07-09T14:10:00Z"/>
              <w:rFonts w:asciiTheme="minorHAnsi" w:hAnsiTheme="minorHAnsi" w:cstheme="minorBidi"/>
              <w:noProof/>
              <w:sz w:val="22"/>
            </w:rPr>
          </w:pPr>
          <w:del w:id="281" w:author="T Londhe, Vinod (Contractor)" w:date="2022-07-09T14:10:00Z">
            <w:r w:rsidRPr="005E2F74" w:rsidDel="005E2F74">
              <w:rPr>
                <w:rPrChange w:id="282" w:author="T Londhe, Vinod (Contractor)" w:date="2022-07-09T14:10:00Z">
                  <w:rPr>
                    <w:rStyle w:val="Hyperlink"/>
                    <w:noProof/>
                  </w:rPr>
                </w:rPrChange>
              </w:rPr>
              <w:delText>05 Access control policy and management</w:delText>
            </w:r>
            <w:r w:rsidDel="005E2F74">
              <w:rPr>
                <w:noProof/>
                <w:webHidden/>
              </w:rPr>
              <w:tab/>
              <w:delText>8</w:delText>
            </w:r>
          </w:del>
        </w:p>
        <w:p w14:paraId="60077C45" w14:textId="7A6CB49F" w:rsidR="007B0A35" w:rsidDel="005E2F74" w:rsidRDefault="007B0A35" w:rsidP="007B0A35">
          <w:pPr>
            <w:pStyle w:val="TOC1"/>
            <w:rPr>
              <w:del w:id="283" w:author="T Londhe, Vinod (Contractor)" w:date="2022-07-09T14:10:00Z"/>
              <w:rFonts w:asciiTheme="minorHAnsi" w:hAnsiTheme="minorHAnsi" w:cstheme="minorBidi"/>
              <w:noProof/>
              <w:sz w:val="22"/>
            </w:rPr>
          </w:pPr>
          <w:del w:id="284" w:author="T Londhe, Vinod (Contractor)" w:date="2022-07-09T14:10:00Z">
            <w:r w:rsidRPr="005E2F74" w:rsidDel="005E2F74">
              <w:rPr>
                <w:rPrChange w:id="285" w:author="T Londhe, Vinod (Contractor)" w:date="2022-07-09T14:10:00Z">
                  <w:rPr>
                    <w:rStyle w:val="Hyperlink"/>
                    <w:noProof/>
                  </w:rPr>
                </w:rPrChange>
              </w:rPr>
              <w:delText>06 Security Awareness Training</w:delText>
            </w:r>
            <w:r w:rsidDel="005E2F74">
              <w:rPr>
                <w:noProof/>
                <w:webHidden/>
              </w:rPr>
              <w:tab/>
              <w:delText>8</w:delText>
            </w:r>
          </w:del>
        </w:p>
        <w:p w14:paraId="1A375EA0" w14:textId="787E6D41" w:rsidR="007B0A35" w:rsidDel="005E2F74" w:rsidRDefault="007B0A35" w:rsidP="007B0A35">
          <w:pPr>
            <w:pStyle w:val="TOC1"/>
            <w:rPr>
              <w:del w:id="286" w:author="T Londhe, Vinod (Contractor)" w:date="2022-07-09T14:10:00Z"/>
              <w:rFonts w:asciiTheme="minorHAnsi" w:hAnsiTheme="minorHAnsi" w:cstheme="minorBidi"/>
              <w:noProof/>
              <w:sz w:val="22"/>
            </w:rPr>
          </w:pPr>
          <w:del w:id="287" w:author="T Londhe, Vinod (Contractor)" w:date="2022-07-09T14:10:00Z">
            <w:r w:rsidRPr="005E2F74" w:rsidDel="005E2F74">
              <w:rPr>
                <w:rPrChange w:id="288" w:author="T Londhe, Vinod (Contractor)" w:date="2022-07-09T14:10:00Z">
                  <w:rPr>
                    <w:rStyle w:val="Hyperlink"/>
                    <w:noProof/>
                  </w:rPr>
                </w:rPrChange>
              </w:rPr>
              <w:delText>07 Incident Management, Response, Training, Testing, Handling, Monitoring &amp; Reporting</w:delText>
            </w:r>
            <w:r w:rsidDel="005E2F74">
              <w:rPr>
                <w:noProof/>
                <w:webHidden/>
              </w:rPr>
              <w:tab/>
              <w:delText>8</w:delText>
            </w:r>
          </w:del>
        </w:p>
        <w:p w14:paraId="5935E7C1" w14:textId="001DB41D" w:rsidR="007B0A35" w:rsidDel="005E2F74" w:rsidRDefault="007B0A35" w:rsidP="007B0A35">
          <w:pPr>
            <w:pStyle w:val="TOC1"/>
            <w:rPr>
              <w:del w:id="289" w:author="T Londhe, Vinod (Contractor)" w:date="2022-07-09T14:10:00Z"/>
              <w:rFonts w:asciiTheme="minorHAnsi" w:hAnsiTheme="minorHAnsi" w:cstheme="minorBidi"/>
              <w:noProof/>
              <w:sz w:val="22"/>
            </w:rPr>
          </w:pPr>
          <w:del w:id="290" w:author="T Londhe, Vinod (Contractor)" w:date="2022-07-09T14:10:00Z">
            <w:r w:rsidRPr="005E2F74" w:rsidDel="005E2F74">
              <w:rPr>
                <w:rPrChange w:id="291" w:author="T Londhe, Vinod (Contractor)" w:date="2022-07-09T14:10:00Z">
                  <w:rPr>
                    <w:rStyle w:val="Hyperlink"/>
                    <w:noProof/>
                  </w:rPr>
                </w:rPrChange>
              </w:rPr>
              <w:delText>08 Contingency Plan: Testing, Maintenance and Training</w:delText>
            </w:r>
            <w:r w:rsidDel="005E2F74">
              <w:rPr>
                <w:noProof/>
                <w:webHidden/>
              </w:rPr>
              <w:tab/>
              <w:delText>9</w:delText>
            </w:r>
          </w:del>
        </w:p>
        <w:p w14:paraId="0408C9D5" w14:textId="25A52F94" w:rsidR="007B0A35" w:rsidDel="005E2F74" w:rsidRDefault="007B0A35" w:rsidP="007B0A35">
          <w:pPr>
            <w:pStyle w:val="TOC1"/>
            <w:rPr>
              <w:del w:id="292" w:author="T Londhe, Vinod (Contractor)" w:date="2022-07-09T14:10:00Z"/>
              <w:rFonts w:asciiTheme="minorHAnsi" w:hAnsiTheme="minorHAnsi" w:cstheme="minorBidi"/>
              <w:noProof/>
              <w:sz w:val="22"/>
            </w:rPr>
          </w:pPr>
          <w:del w:id="293" w:author="T Londhe, Vinod (Contractor)" w:date="2022-07-09T14:10:00Z">
            <w:r w:rsidRPr="005E2F74" w:rsidDel="005E2F74">
              <w:rPr>
                <w:rPrChange w:id="294" w:author="T Londhe, Vinod (Contractor)" w:date="2022-07-09T14:10:00Z">
                  <w:rPr>
                    <w:rStyle w:val="Hyperlink"/>
                    <w:noProof/>
                  </w:rPr>
                </w:rPrChange>
              </w:rPr>
              <w:delText>09 Trustworthiness- CIA Triad &amp; Their Responsibilities</w:delText>
            </w:r>
            <w:r w:rsidDel="005E2F74">
              <w:rPr>
                <w:noProof/>
                <w:webHidden/>
              </w:rPr>
              <w:tab/>
              <w:delText>10</w:delText>
            </w:r>
          </w:del>
        </w:p>
        <w:p w14:paraId="6033A760" w14:textId="02BD1C8B" w:rsidR="007B0A35" w:rsidDel="005E2F74" w:rsidRDefault="007B0A35" w:rsidP="007B0A35">
          <w:pPr>
            <w:pStyle w:val="TOC1"/>
            <w:rPr>
              <w:del w:id="295" w:author="T Londhe, Vinod (Contractor)" w:date="2022-07-09T14:10:00Z"/>
              <w:rFonts w:asciiTheme="minorHAnsi" w:hAnsiTheme="minorHAnsi" w:cstheme="minorBidi"/>
              <w:noProof/>
              <w:sz w:val="22"/>
            </w:rPr>
          </w:pPr>
          <w:del w:id="296" w:author="T Londhe, Vinod (Contractor)" w:date="2022-07-09T14:10:00Z">
            <w:r w:rsidRPr="005E2F74" w:rsidDel="005E2F74">
              <w:rPr>
                <w:rPrChange w:id="297" w:author="T Londhe, Vinod (Contractor)" w:date="2022-07-09T14:10:00Z">
                  <w:rPr>
                    <w:rStyle w:val="Hyperlink"/>
                    <w:noProof/>
                  </w:rPr>
                </w:rPrChange>
              </w:rPr>
              <w:delText>10 System Maintenance</w:delText>
            </w:r>
            <w:r w:rsidDel="005E2F74">
              <w:rPr>
                <w:noProof/>
                <w:webHidden/>
              </w:rPr>
              <w:tab/>
              <w:delText>10</w:delText>
            </w:r>
          </w:del>
        </w:p>
        <w:p w14:paraId="38A8F427" w14:textId="37BAA15C" w:rsidR="007B0A35" w:rsidDel="005E2F74" w:rsidRDefault="007B0A35" w:rsidP="007B0A35">
          <w:pPr>
            <w:pStyle w:val="TOC1"/>
            <w:rPr>
              <w:del w:id="298" w:author="T Londhe, Vinod (Contractor)" w:date="2022-07-09T14:10:00Z"/>
              <w:rFonts w:asciiTheme="minorHAnsi" w:hAnsiTheme="minorHAnsi" w:cstheme="minorBidi"/>
              <w:noProof/>
              <w:sz w:val="22"/>
            </w:rPr>
          </w:pPr>
          <w:del w:id="299" w:author="T Londhe, Vinod (Contractor)" w:date="2022-07-09T14:10:00Z">
            <w:r w:rsidRPr="005E2F74" w:rsidDel="005E2F74">
              <w:rPr>
                <w:rPrChange w:id="300" w:author="T Londhe, Vinod (Contractor)" w:date="2022-07-09T14:10:00Z">
                  <w:rPr>
                    <w:rStyle w:val="Hyperlink"/>
                    <w:noProof/>
                  </w:rPr>
                </w:rPrChange>
              </w:rPr>
              <w:delText>11 Configuration settings</w:delText>
            </w:r>
            <w:r w:rsidDel="005E2F74">
              <w:rPr>
                <w:noProof/>
                <w:webHidden/>
              </w:rPr>
              <w:tab/>
              <w:delText>10</w:delText>
            </w:r>
          </w:del>
        </w:p>
        <w:p w14:paraId="44AB53AF" w14:textId="1109311A" w:rsidR="007B0A35" w:rsidDel="005E2F74" w:rsidRDefault="007B0A35" w:rsidP="007B0A35">
          <w:pPr>
            <w:pStyle w:val="TOC1"/>
            <w:rPr>
              <w:del w:id="301" w:author="T Londhe, Vinod (Contractor)" w:date="2022-07-09T14:10:00Z"/>
              <w:rFonts w:asciiTheme="minorHAnsi" w:hAnsiTheme="minorHAnsi" w:cstheme="minorBidi"/>
              <w:noProof/>
              <w:sz w:val="22"/>
            </w:rPr>
          </w:pPr>
          <w:del w:id="302" w:author="T Londhe, Vinod (Contractor)" w:date="2022-07-09T14:10:00Z">
            <w:r w:rsidRPr="005E2F74" w:rsidDel="005E2F74">
              <w:rPr>
                <w:rPrChange w:id="303" w:author="T Londhe, Vinod (Contractor)" w:date="2022-07-09T14:10:00Z">
                  <w:rPr>
                    <w:rStyle w:val="Hyperlink"/>
                    <w:noProof/>
                  </w:rPr>
                </w:rPrChange>
              </w:rPr>
              <w:delText>12 System and information integrity</w:delText>
            </w:r>
            <w:r w:rsidDel="005E2F74">
              <w:rPr>
                <w:noProof/>
                <w:webHidden/>
              </w:rPr>
              <w:tab/>
              <w:delText>11</w:delText>
            </w:r>
          </w:del>
        </w:p>
        <w:p w14:paraId="7BB64067" w14:textId="2FB596C2" w:rsidR="007B0A35" w:rsidDel="005E2F74" w:rsidRDefault="007B0A35" w:rsidP="007B0A35">
          <w:pPr>
            <w:pStyle w:val="TOC1"/>
            <w:rPr>
              <w:del w:id="304" w:author="T Londhe, Vinod (Contractor)" w:date="2022-07-09T14:10:00Z"/>
              <w:rFonts w:asciiTheme="minorHAnsi" w:hAnsiTheme="minorHAnsi" w:cstheme="minorBidi"/>
              <w:noProof/>
              <w:sz w:val="22"/>
            </w:rPr>
          </w:pPr>
          <w:del w:id="305" w:author="T Londhe, Vinod (Contractor)" w:date="2022-07-09T14:10:00Z">
            <w:r w:rsidRPr="005E2F74" w:rsidDel="005E2F74">
              <w:rPr>
                <w:rPrChange w:id="306" w:author="T Londhe, Vinod (Contractor)" w:date="2022-07-09T14:10:00Z">
                  <w:rPr>
                    <w:rStyle w:val="Hyperlink"/>
                    <w:noProof/>
                  </w:rPr>
                </w:rPrChange>
              </w:rPr>
              <w:delText>13 Malicious code protection</w:delText>
            </w:r>
            <w:r w:rsidDel="005E2F74">
              <w:rPr>
                <w:noProof/>
                <w:webHidden/>
              </w:rPr>
              <w:tab/>
              <w:delText>11</w:delText>
            </w:r>
          </w:del>
        </w:p>
        <w:p w14:paraId="19D1BBD6" w14:textId="52670AF3" w:rsidR="007B0A35" w:rsidDel="005E2F74" w:rsidRDefault="007B0A35" w:rsidP="007B0A35">
          <w:pPr>
            <w:pStyle w:val="TOC1"/>
            <w:rPr>
              <w:del w:id="307" w:author="T Londhe, Vinod (Contractor)" w:date="2022-07-09T14:10:00Z"/>
              <w:rFonts w:asciiTheme="minorHAnsi" w:hAnsiTheme="minorHAnsi" w:cstheme="minorBidi"/>
              <w:noProof/>
              <w:sz w:val="22"/>
            </w:rPr>
          </w:pPr>
          <w:del w:id="308" w:author="T Londhe, Vinod (Contractor)" w:date="2022-07-09T14:10:00Z">
            <w:r w:rsidRPr="005E2F74" w:rsidDel="005E2F74">
              <w:rPr>
                <w:rPrChange w:id="309" w:author="T Londhe, Vinod (Contractor)" w:date="2022-07-09T14:10:00Z">
                  <w:rPr>
                    <w:rStyle w:val="Hyperlink"/>
                    <w:noProof/>
                  </w:rPr>
                </w:rPrChange>
              </w:rPr>
              <w:delText>14 Information system monitoring</w:delText>
            </w:r>
            <w:r w:rsidDel="005E2F74">
              <w:rPr>
                <w:noProof/>
                <w:webHidden/>
              </w:rPr>
              <w:tab/>
              <w:delText>12</w:delText>
            </w:r>
          </w:del>
        </w:p>
        <w:p w14:paraId="1E1FC381" w14:textId="750EFE64" w:rsidR="007B0A35" w:rsidDel="005E2F74" w:rsidRDefault="007B0A35" w:rsidP="007B0A35">
          <w:pPr>
            <w:pStyle w:val="TOC1"/>
            <w:rPr>
              <w:del w:id="310" w:author="T Londhe, Vinod (Contractor)" w:date="2022-07-09T14:10:00Z"/>
              <w:rFonts w:asciiTheme="minorHAnsi" w:hAnsiTheme="minorHAnsi" w:cstheme="minorBidi"/>
              <w:noProof/>
              <w:sz w:val="22"/>
            </w:rPr>
          </w:pPr>
          <w:del w:id="311" w:author="T Londhe, Vinod (Contractor)" w:date="2022-07-09T14:10:00Z">
            <w:r w:rsidRPr="005E2F74" w:rsidDel="005E2F74">
              <w:rPr>
                <w:rPrChange w:id="312" w:author="T Londhe, Vinod (Contractor)" w:date="2022-07-09T14:10:00Z">
                  <w:rPr>
                    <w:rStyle w:val="Hyperlink"/>
                    <w:noProof/>
                  </w:rPr>
                </w:rPrChange>
              </w:rPr>
              <w:delText>15 Information handling and retention</w:delText>
            </w:r>
            <w:r w:rsidDel="005E2F74">
              <w:rPr>
                <w:noProof/>
                <w:webHidden/>
              </w:rPr>
              <w:tab/>
              <w:delText>12</w:delText>
            </w:r>
          </w:del>
        </w:p>
        <w:p w14:paraId="439BFFA2" w14:textId="66241180" w:rsidR="007B0A35" w:rsidDel="005E2F74" w:rsidRDefault="007B0A35" w:rsidP="007B0A35">
          <w:pPr>
            <w:pStyle w:val="TOC1"/>
            <w:rPr>
              <w:del w:id="313" w:author="T Londhe, Vinod (Contractor)" w:date="2022-07-09T14:10:00Z"/>
              <w:rFonts w:asciiTheme="minorHAnsi" w:hAnsiTheme="minorHAnsi" w:cstheme="minorBidi"/>
              <w:noProof/>
              <w:sz w:val="22"/>
            </w:rPr>
          </w:pPr>
          <w:del w:id="314" w:author="T Londhe, Vinod (Contractor)" w:date="2022-07-09T14:10:00Z">
            <w:r w:rsidRPr="005E2F74" w:rsidDel="005E2F74">
              <w:rPr>
                <w:rPrChange w:id="315" w:author="T Londhe, Vinod (Contractor)" w:date="2022-07-09T14:10:00Z">
                  <w:rPr>
                    <w:rStyle w:val="Hyperlink"/>
                    <w:noProof/>
                  </w:rPr>
                </w:rPrChange>
              </w:rPr>
              <w:delText>16 Transmission confidentiality and integrity</w:delText>
            </w:r>
            <w:r w:rsidDel="005E2F74">
              <w:rPr>
                <w:noProof/>
                <w:webHidden/>
              </w:rPr>
              <w:tab/>
              <w:delText>12</w:delText>
            </w:r>
          </w:del>
        </w:p>
        <w:p w14:paraId="52AAC689" w14:textId="0617A672" w:rsidR="007B0A35" w:rsidDel="005E2F74" w:rsidRDefault="007B0A35" w:rsidP="007B0A35">
          <w:pPr>
            <w:pStyle w:val="TOC1"/>
            <w:rPr>
              <w:del w:id="316" w:author="T Londhe, Vinod (Contractor)" w:date="2022-07-09T14:10:00Z"/>
              <w:rFonts w:asciiTheme="minorHAnsi" w:hAnsiTheme="minorHAnsi" w:cstheme="minorBidi"/>
              <w:noProof/>
              <w:sz w:val="22"/>
            </w:rPr>
          </w:pPr>
          <w:del w:id="317" w:author="T Londhe, Vinod (Contractor)" w:date="2022-07-09T14:10:00Z">
            <w:r w:rsidRPr="005E2F74" w:rsidDel="005E2F74">
              <w:rPr>
                <w:rPrChange w:id="318" w:author="T Londhe, Vinod (Contractor)" w:date="2022-07-09T14:10:00Z">
                  <w:rPr>
                    <w:rStyle w:val="Hyperlink"/>
                    <w:noProof/>
                  </w:rPr>
                </w:rPrChange>
              </w:rPr>
              <w:delText>17 Security Alerts, Advisories, and Directives</w:delText>
            </w:r>
            <w:r w:rsidDel="005E2F74">
              <w:rPr>
                <w:noProof/>
                <w:webHidden/>
              </w:rPr>
              <w:tab/>
              <w:delText>13</w:delText>
            </w:r>
          </w:del>
        </w:p>
        <w:p w14:paraId="7C8F6A0E" w14:textId="6BEADDF4" w:rsidR="007B0A35" w:rsidDel="005E2F74" w:rsidRDefault="007B0A35" w:rsidP="007B0A35">
          <w:pPr>
            <w:pStyle w:val="TOC1"/>
            <w:rPr>
              <w:del w:id="319" w:author="T Londhe, Vinod (Contractor)" w:date="2022-07-09T14:10:00Z"/>
              <w:rFonts w:asciiTheme="minorHAnsi" w:hAnsiTheme="minorHAnsi" w:cstheme="minorBidi"/>
              <w:noProof/>
              <w:sz w:val="22"/>
            </w:rPr>
          </w:pPr>
          <w:del w:id="320" w:author="T Londhe, Vinod (Contractor)" w:date="2022-07-09T14:10:00Z">
            <w:r w:rsidRPr="005E2F74" w:rsidDel="005E2F74">
              <w:rPr>
                <w:rPrChange w:id="321" w:author="T Londhe, Vinod (Contractor)" w:date="2022-07-09T14:10:00Z">
                  <w:rPr>
                    <w:rStyle w:val="Hyperlink"/>
                    <w:noProof/>
                  </w:rPr>
                </w:rPrChange>
              </w:rPr>
              <w:delText>18 Flaw remediation &amp; Vulnerability Management</w:delText>
            </w:r>
            <w:r w:rsidDel="005E2F74">
              <w:rPr>
                <w:noProof/>
                <w:webHidden/>
              </w:rPr>
              <w:tab/>
              <w:delText>13</w:delText>
            </w:r>
          </w:del>
        </w:p>
        <w:p w14:paraId="24E497B2" w14:textId="4707AA83" w:rsidR="007B0A35" w:rsidDel="005E2F74" w:rsidRDefault="007B0A35" w:rsidP="007B0A35">
          <w:pPr>
            <w:pStyle w:val="TOC1"/>
            <w:rPr>
              <w:del w:id="322" w:author="T Londhe, Vinod (Contractor)" w:date="2022-07-09T14:10:00Z"/>
              <w:rFonts w:asciiTheme="minorHAnsi" w:hAnsiTheme="minorHAnsi" w:cstheme="minorBidi"/>
              <w:noProof/>
              <w:sz w:val="22"/>
            </w:rPr>
          </w:pPr>
          <w:del w:id="323" w:author="T Londhe, Vinod (Contractor)" w:date="2022-07-09T14:10:00Z">
            <w:r w:rsidRPr="005E2F74" w:rsidDel="005E2F74">
              <w:rPr>
                <w:rPrChange w:id="324" w:author="T Londhe, Vinod (Contractor)" w:date="2022-07-09T14:10:00Z">
                  <w:rPr>
                    <w:rStyle w:val="Hyperlink"/>
                    <w:noProof/>
                  </w:rPr>
                </w:rPrChange>
              </w:rPr>
              <w:delText>19 Cyber Security Product Upgrades</w:delText>
            </w:r>
            <w:r w:rsidDel="005E2F74">
              <w:rPr>
                <w:noProof/>
                <w:webHidden/>
              </w:rPr>
              <w:tab/>
              <w:delText>13</w:delText>
            </w:r>
          </w:del>
        </w:p>
        <w:p w14:paraId="709C3DD6" w14:textId="4278D046" w:rsidR="007B0A35" w:rsidDel="005E2F74" w:rsidRDefault="007B0A35" w:rsidP="007B0A35">
          <w:pPr>
            <w:pStyle w:val="TOC1"/>
            <w:rPr>
              <w:del w:id="325" w:author="T Londhe, Vinod (Contractor)" w:date="2022-07-09T14:10:00Z"/>
              <w:rFonts w:asciiTheme="minorHAnsi" w:hAnsiTheme="minorHAnsi" w:cstheme="minorBidi"/>
              <w:noProof/>
              <w:sz w:val="22"/>
            </w:rPr>
          </w:pPr>
          <w:del w:id="326" w:author="T Londhe, Vinod (Contractor)" w:date="2022-07-09T14:10:00Z">
            <w:r w:rsidRPr="005E2F74" w:rsidDel="005E2F74">
              <w:rPr>
                <w:rPrChange w:id="327" w:author="T Londhe, Vinod (Contractor)" w:date="2022-07-09T14:10:00Z">
                  <w:rPr>
                    <w:rStyle w:val="Hyperlink"/>
                    <w:noProof/>
                  </w:rPr>
                </w:rPrChange>
              </w:rPr>
              <w:delText>20 Security Program Integration</w:delText>
            </w:r>
            <w:r w:rsidDel="005E2F74">
              <w:rPr>
                <w:noProof/>
                <w:webHidden/>
              </w:rPr>
              <w:tab/>
              <w:delText>14</w:delText>
            </w:r>
          </w:del>
        </w:p>
        <w:p w14:paraId="34FD2118" w14:textId="30F113D9" w:rsidR="007B0A35" w:rsidDel="005E2F74" w:rsidRDefault="007B0A35" w:rsidP="007B0A35">
          <w:pPr>
            <w:pStyle w:val="TOC1"/>
            <w:rPr>
              <w:del w:id="328" w:author="T Londhe, Vinod (Contractor)" w:date="2022-07-09T14:10:00Z"/>
              <w:rFonts w:asciiTheme="minorHAnsi" w:hAnsiTheme="minorHAnsi" w:cstheme="minorBidi"/>
              <w:noProof/>
              <w:sz w:val="22"/>
            </w:rPr>
          </w:pPr>
          <w:del w:id="329" w:author="T Londhe, Vinod (Contractor)" w:date="2022-07-09T14:10:00Z">
            <w:r w:rsidRPr="005E2F74" w:rsidDel="005E2F74">
              <w:rPr>
                <w:rPrChange w:id="330" w:author="T Londhe, Vinod (Contractor)" w:date="2022-07-09T14:10:00Z">
                  <w:rPr>
                    <w:rStyle w:val="Hyperlink"/>
                    <w:noProof/>
                  </w:rPr>
                </w:rPrChange>
              </w:rPr>
              <w:delText>21 Secure Decommissioning</w:delText>
            </w:r>
            <w:r w:rsidDel="005E2F74">
              <w:rPr>
                <w:noProof/>
                <w:webHidden/>
              </w:rPr>
              <w:tab/>
              <w:delText>14</w:delText>
            </w:r>
          </w:del>
        </w:p>
        <w:p w14:paraId="6DEB745A" w14:textId="0747391D" w:rsidR="007B0A35" w:rsidDel="005E2F74" w:rsidRDefault="007B0A35" w:rsidP="007B0A35">
          <w:pPr>
            <w:pStyle w:val="TOC1"/>
            <w:rPr>
              <w:del w:id="331" w:author="T Londhe, Vinod (Contractor)" w:date="2022-07-09T14:10:00Z"/>
              <w:rFonts w:asciiTheme="minorHAnsi" w:hAnsiTheme="minorHAnsi" w:cstheme="minorBidi"/>
              <w:noProof/>
              <w:sz w:val="22"/>
            </w:rPr>
          </w:pPr>
          <w:del w:id="332" w:author="T Londhe, Vinod (Contractor)" w:date="2022-07-09T14:10:00Z">
            <w:r w:rsidRPr="005E2F74" w:rsidDel="005E2F74">
              <w:rPr>
                <w:rPrChange w:id="333" w:author="T Londhe, Vinod (Contractor)" w:date="2022-07-09T14:10:00Z">
                  <w:rPr>
                    <w:rStyle w:val="Hyperlink"/>
                    <w:noProof/>
                  </w:rPr>
                </w:rPrChange>
              </w:rPr>
              <w:delText>22 Cryptographic Protection &amp; Management</w:delText>
            </w:r>
            <w:r w:rsidDel="005E2F74">
              <w:rPr>
                <w:noProof/>
                <w:webHidden/>
              </w:rPr>
              <w:tab/>
              <w:delText>14</w:delText>
            </w:r>
          </w:del>
        </w:p>
        <w:p w14:paraId="7CDB8A57" w14:textId="68AEAB35" w:rsidR="007B0A35" w:rsidDel="005E2F74" w:rsidRDefault="007B0A35" w:rsidP="007B0A35">
          <w:pPr>
            <w:pStyle w:val="TOC1"/>
            <w:rPr>
              <w:del w:id="334" w:author="T Londhe, Vinod (Contractor)" w:date="2022-07-09T14:10:00Z"/>
              <w:rFonts w:asciiTheme="minorHAnsi" w:hAnsiTheme="minorHAnsi" w:cstheme="minorBidi"/>
              <w:noProof/>
              <w:sz w:val="22"/>
            </w:rPr>
          </w:pPr>
          <w:del w:id="335" w:author="T Londhe, Vinod (Contractor)" w:date="2022-07-09T14:10:00Z">
            <w:r w:rsidRPr="005E2F74" w:rsidDel="005E2F74">
              <w:rPr>
                <w:rPrChange w:id="336" w:author="T Londhe, Vinod (Contractor)" w:date="2022-07-09T14:10:00Z">
                  <w:rPr>
                    <w:rStyle w:val="Hyperlink"/>
                    <w:noProof/>
                  </w:rPr>
                </w:rPrChange>
              </w:rPr>
              <w:delText>23 Malware Detection/Protection</w:delText>
            </w:r>
            <w:r w:rsidDel="005E2F74">
              <w:rPr>
                <w:noProof/>
                <w:webHidden/>
              </w:rPr>
              <w:tab/>
              <w:delText>14</w:delText>
            </w:r>
          </w:del>
        </w:p>
        <w:p w14:paraId="0D57304F" w14:textId="7804108D" w:rsidR="007B0A35" w:rsidDel="005E2F74" w:rsidRDefault="007B0A35" w:rsidP="007B0A35">
          <w:pPr>
            <w:pStyle w:val="TOC1"/>
            <w:rPr>
              <w:del w:id="337" w:author="T Londhe, Vinod (Contractor)" w:date="2022-07-09T14:10:00Z"/>
              <w:rFonts w:asciiTheme="minorHAnsi" w:hAnsiTheme="minorHAnsi" w:cstheme="minorBidi"/>
              <w:noProof/>
              <w:sz w:val="22"/>
            </w:rPr>
          </w:pPr>
          <w:del w:id="338" w:author="T Londhe, Vinod (Contractor)" w:date="2022-07-09T14:10:00Z">
            <w:r w:rsidRPr="005E2F74" w:rsidDel="005E2F74">
              <w:rPr>
                <w:rPrChange w:id="339" w:author="T Londhe, Vinod (Contractor)" w:date="2022-07-09T14:10:00Z">
                  <w:rPr>
                    <w:rStyle w:val="Hyperlink"/>
                    <w:noProof/>
                  </w:rPr>
                </w:rPrChange>
              </w:rPr>
              <w:delText>24 Roadmap for Third Party Components in Device Life Cycle</w:delText>
            </w:r>
            <w:r w:rsidDel="005E2F74">
              <w:rPr>
                <w:noProof/>
                <w:webHidden/>
              </w:rPr>
              <w:tab/>
              <w:delText>15</w:delText>
            </w:r>
          </w:del>
        </w:p>
        <w:p w14:paraId="64E4EE2F" w14:textId="3368F523" w:rsidR="007B0A35" w:rsidDel="005E2F74" w:rsidRDefault="007B0A35" w:rsidP="007B0A35">
          <w:pPr>
            <w:pStyle w:val="TOC1"/>
            <w:rPr>
              <w:del w:id="340" w:author="T Londhe, Vinod (Contractor)" w:date="2022-07-09T14:10:00Z"/>
              <w:rFonts w:asciiTheme="minorHAnsi" w:hAnsiTheme="minorHAnsi" w:cstheme="minorBidi"/>
              <w:noProof/>
              <w:sz w:val="22"/>
            </w:rPr>
          </w:pPr>
          <w:del w:id="341" w:author="T Londhe, Vinod (Contractor)" w:date="2022-07-09T14:10:00Z">
            <w:r w:rsidRPr="005E2F74" w:rsidDel="005E2F74">
              <w:rPr>
                <w:rPrChange w:id="342" w:author="T Londhe, Vinod (Contractor)" w:date="2022-07-09T14:10:00Z">
                  <w:rPr>
                    <w:rStyle w:val="Hyperlink"/>
                    <w:noProof/>
                  </w:rPr>
                </w:rPrChange>
              </w:rPr>
              <w:delText>25 Health Data Storage Confidentiality</w:delText>
            </w:r>
            <w:r w:rsidDel="005E2F74">
              <w:rPr>
                <w:noProof/>
                <w:webHidden/>
              </w:rPr>
              <w:tab/>
              <w:delText>15</w:delText>
            </w:r>
          </w:del>
        </w:p>
        <w:p w14:paraId="3D9276B6" w14:textId="371B6707" w:rsidR="007B0A35" w:rsidDel="005E2F74" w:rsidRDefault="007B0A35" w:rsidP="007B0A35">
          <w:pPr>
            <w:pStyle w:val="TOC1"/>
            <w:rPr>
              <w:del w:id="343" w:author="T Londhe, Vinod (Contractor)" w:date="2022-07-09T14:10:00Z"/>
              <w:rFonts w:asciiTheme="minorHAnsi" w:hAnsiTheme="minorHAnsi" w:cstheme="minorBidi"/>
              <w:noProof/>
              <w:sz w:val="22"/>
            </w:rPr>
          </w:pPr>
          <w:del w:id="344" w:author="T Londhe, Vinod (Contractor)" w:date="2022-07-09T14:10:00Z">
            <w:r w:rsidRPr="005E2F74" w:rsidDel="005E2F74">
              <w:rPr>
                <w:rPrChange w:id="345" w:author="T Londhe, Vinod (Contractor)" w:date="2022-07-09T14:10:00Z">
                  <w:rPr>
                    <w:rStyle w:val="Hyperlink"/>
                    <w:noProof/>
                  </w:rPr>
                </w:rPrChange>
              </w:rPr>
              <w:delText>26 System and Application Hardening</w:delText>
            </w:r>
            <w:r w:rsidDel="005E2F74">
              <w:rPr>
                <w:noProof/>
                <w:webHidden/>
              </w:rPr>
              <w:tab/>
              <w:delText>15</w:delText>
            </w:r>
          </w:del>
        </w:p>
        <w:p w14:paraId="36E104B3" w14:textId="11731ECE" w:rsidR="007B0A35" w:rsidDel="005E2F74" w:rsidRDefault="007B0A35" w:rsidP="007B0A35">
          <w:pPr>
            <w:pStyle w:val="TOC1"/>
            <w:rPr>
              <w:del w:id="346" w:author="T Londhe, Vinod (Contractor)" w:date="2022-07-09T14:10:00Z"/>
              <w:rFonts w:asciiTheme="minorHAnsi" w:hAnsiTheme="minorHAnsi" w:cstheme="minorBidi"/>
              <w:noProof/>
              <w:sz w:val="22"/>
            </w:rPr>
          </w:pPr>
          <w:del w:id="347" w:author="T Londhe, Vinod (Contractor)" w:date="2022-07-09T14:10:00Z">
            <w:r w:rsidRPr="005E2F74" w:rsidDel="005E2F74">
              <w:rPr>
                <w:rPrChange w:id="348" w:author="T Londhe, Vinod (Contractor)" w:date="2022-07-09T14:10:00Z">
                  <w:rPr>
                    <w:rStyle w:val="Hyperlink"/>
                    <w:noProof/>
                  </w:rPr>
                </w:rPrChange>
              </w:rPr>
              <w:delText>27 Physical Locks</w:delText>
            </w:r>
            <w:r w:rsidDel="005E2F74">
              <w:rPr>
                <w:noProof/>
                <w:webHidden/>
              </w:rPr>
              <w:tab/>
              <w:delText>16</w:delText>
            </w:r>
          </w:del>
        </w:p>
        <w:p w14:paraId="6AF3B164" w14:textId="336AB211" w:rsidR="00446FC2" w:rsidRPr="00016491" w:rsidRDefault="00016491">
          <w:pPr>
            <w:rPr>
              <w:b/>
              <w:sz w:val="24"/>
            </w:rPr>
          </w:pPr>
          <w:r>
            <w:rPr>
              <w:rFonts w:eastAsiaTheme="minorEastAsia" w:cs="Times New Roman"/>
              <w:color w:val="auto"/>
              <w:sz w:val="28"/>
            </w:rPr>
            <w:fldChar w:fldCharType="end"/>
          </w:r>
        </w:p>
      </w:sdtContent>
    </w:sdt>
    <w:p w14:paraId="21E92B56" w14:textId="77777777" w:rsidR="00212F26" w:rsidRPr="00016491" w:rsidRDefault="00212F26">
      <w:pPr>
        <w:spacing w:after="0" w:line="259" w:lineRule="auto"/>
        <w:ind w:left="80" w:firstLine="0"/>
        <w:jc w:val="left"/>
        <w:rPr>
          <w:b/>
          <w:sz w:val="24"/>
        </w:rPr>
      </w:pPr>
    </w:p>
    <w:p w14:paraId="1CE7FEB8" w14:textId="77777777" w:rsidR="00B11510" w:rsidRPr="00180992" w:rsidRDefault="00412C93" w:rsidP="00960CBE">
      <w:pPr>
        <w:pStyle w:val="Heading1"/>
      </w:pPr>
      <w:bookmarkStart w:id="349" w:name="_Toc108268244"/>
      <w:r w:rsidRPr="00180992">
        <w:rPr>
          <w:color w:val="FCC566"/>
          <w:sz w:val="40"/>
        </w:rPr>
        <w:lastRenderedPageBreak/>
        <w:t xml:space="preserve">01 </w:t>
      </w:r>
      <w:r w:rsidRPr="00180992">
        <w:t>Purpose</w:t>
      </w:r>
      <w:bookmarkEnd w:id="349"/>
    </w:p>
    <w:p w14:paraId="26C7D0D5" w14:textId="77777777" w:rsidR="0087642A" w:rsidRPr="006F330D" w:rsidRDefault="0087642A" w:rsidP="0087642A">
      <w:pPr>
        <w:spacing w:after="265" w:line="265" w:lineRule="auto"/>
        <w:ind w:left="108"/>
        <w:rPr>
          <w:sz w:val="22"/>
        </w:rPr>
      </w:pPr>
      <w:r w:rsidRPr="0005228E">
        <w:rPr>
          <w:sz w:val="22"/>
        </w:rPr>
        <w:t xml:space="preserve">This Security Operations Manual (SOM) </w:t>
      </w:r>
      <w:r w:rsidRPr="006F330D">
        <w:rPr>
          <w:sz w:val="22"/>
        </w:rPr>
        <w:t xml:space="preserve">details different security features &amp; configurations incorporated with the SmartMedic solution. </w:t>
      </w:r>
    </w:p>
    <w:p w14:paraId="5AA3378C" w14:textId="77777777" w:rsidR="0087642A" w:rsidRPr="006F330D" w:rsidRDefault="0087642A" w:rsidP="0087642A">
      <w:pPr>
        <w:spacing w:after="265" w:line="265" w:lineRule="auto"/>
        <w:ind w:left="108"/>
        <w:rPr>
          <w:sz w:val="22"/>
        </w:rPr>
      </w:pPr>
      <w:r w:rsidRPr="006F330D">
        <w:rPr>
          <w:sz w:val="22"/>
        </w:rPr>
        <w:t xml:space="preserve">It also </w:t>
      </w:r>
      <w:r w:rsidRPr="0005228E">
        <w:rPr>
          <w:sz w:val="22"/>
        </w:rPr>
        <w:t>provide</w:t>
      </w:r>
      <w:r w:rsidRPr="006F330D">
        <w:rPr>
          <w:sz w:val="22"/>
        </w:rPr>
        <w:t>s the security guidelines for the customer to be aware during the device operation.</w:t>
      </w:r>
    </w:p>
    <w:p w14:paraId="1DC9949E" w14:textId="77777777" w:rsidR="00FB69E5" w:rsidRPr="00180992" w:rsidRDefault="00FB69E5" w:rsidP="00FB69E5">
      <w:pPr>
        <w:spacing w:after="0"/>
        <w:ind w:left="118"/>
      </w:pPr>
    </w:p>
    <w:p w14:paraId="5957385B" w14:textId="77777777" w:rsidR="00B11510" w:rsidRPr="00180992" w:rsidRDefault="00446FC2" w:rsidP="00960CBE">
      <w:pPr>
        <w:pStyle w:val="Heading1"/>
      </w:pPr>
      <w:bookmarkStart w:id="350" w:name="_Toc108268245"/>
      <w:r w:rsidRPr="00180992">
        <w:rPr>
          <w:color w:val="FCC566"/>
          <w:sz w:val="40"/>
        </w:rPr>
        <w:t>02</w:t>
      </w:r>
      <w:r w:rsidRPr="00180992">
        <w:rPr>
          <w:color w:val="FFCC66"/>
          <w:sz w:val="40"/>
        </w:rPr>
        <w:t xml:space="preserve"> </w:t>
      </w:r>
      <w:r w:rsidRPr="00180992">
        <w:t>Definitions</w:t>
      </w:r>
      <w:bookmarkEnd w:id="350"/>
    </w:p>
    <w:p w14:paraId="0219D56D" w14:textId="77777777" w:rsidR="00B11510" w:rsidRPr="00180992" w:rsidRDefault="00446FC2" w:rsidP="00722B4E">
      <w:pPr>
        <w:shd w:val="clear" w:color="auto" w:fill="D9D9D9" w:themeFill="background1" w:themeFillShade="D9"/>
        <w:spacing w:before="240"/>
      </w:pPr>
      <w:r w:rsidRPr="00180992">
        <w:rPr>
          <w:b/>
          <w:sz w:val="28"/>
        </w:rPr>
        <w:t>API – Application Programming Interface</w:t>
      </w:r>
    </w:p>
    <w:p w14:paraId="341D6C53" w14:textId="77777777" w:rsidR="00B11510" w:rsidRPr="0005228E" w:rsidRDefault="00446FC2" w:rsidP="00722B4E">
      <w:pPr>
        <w:rPr>
          <w:sz w:val="22"/>
        </w:rPr>
      </w:pPr>
      <w:r w:rsidRPr="0005228E">
        <w:rPr>
          <w:sz w:val="22"/>
        </w:rPr>
        <w:t>An interface for computing that defines interactions between multiple software intermediaries.</w:t>
      </w:r>
    </w:p>
    <w:p w14:paraId="0DAC045B" w14:textId="77777777" w:rsidR="00B11510" w:rsidRPr="00180992" w:rsidRDefault="00446FC2" w:rsidP="00722B4E">
      <w:pPr>
        <w:shd w:val="clear" w:color="auto" w:fill="D9D9D9" w:themeFill="background1" w:themeFillShade="D9"/>
        <w:spacing w:before="240"/>
        <w:rPr>
          <w:b/>
          <w:sz w:val="28"/>
        </w:rPr>
      </w:pPr>
      <w:r w:rsidRPr="00180992">
        <w:rPr>
          <w:b/>
          <w:sz w:val="28"/>
        </w:rPr>
        <w:t>Customer</w:t>
      </w:r>
    </w:p>
    <w:p w14:paraId="1B2FC6B7" w14:textId="77777777" w:rsidR="00B11510" w:rsidRPr="0005228E" w:rsidRDefault="00446FC2" w:rsidP="00E54A5D">
      <w:pPr>
        <w:rPr>
          <w:sz w:val="22"/>
        </w:rPr>
      </w:pPr>
      <w:r w:rsidRPr="0005228E">
        <w:rPr>
          <w:sz w:val="22"/>
        </w:rPr>
        <w:t>The individual or organization responsible for procurement and operation of the device. See Owner and Operator.</w:t>
      </w:r>
    </w:p>
    <w:p w14:paraId="12E7220A" w14:textId="77777777" w:rsidR="00B11510" w:rsidRPr="00180992" w:rsidRDefault="00446FC2" w:rsidP="00722B4E">
      <w:pPr>
        <w:shd w:val="clear" w:color="auto" w:fill="D9D9D9" w:themeFill="background1" w:themeFillShade="D9"/>
        <w:spacing w:before="240"/>
        <w:rPr>
          <w:b/>
          <w:sz w:val="28"/>
        </w:rPr>
      </w:pPr>
      <w:r w:rsidRPr="00180992">
        <w:rPr>
          <w:b/>
          <w:sz w:val="28"/>
        </w:rPr>
        <w:t>Device</w:t>
      </w:r>
    </w:p>
    <w:p w14:paraId="48119F04" w14:textId="77777777" w:rsidR="00B11510" w:rsidRPr="0005228E" w:rsidRDefault="00446FC2" w:rsidP="00E54A5D">
      <w:pPr>
        <w:rPr>
          <w:sz w:val="22"/>
        </w:rPr>
      </w:pPr>
      <w:r w:rsidRPr="0005228E">
        <w:rPr>
          <w:sz w:val="22"/>
        </w:rPr>
        <w:t>The item being integrated or used for a healthcare purpose. A Medical Device or other health IT product may be referred to as a Device or a Product in this document.</w:t>
      </w:r>
    </w:p>
    <w:p w14:paraId="001BF4E6" w14:textId="77777777" w:rsidR="00B11510" w:rsidRPr="00180992" w:rsidRDefault="00446FC2" w:rsidP="00722B4E">
      <w:pPr>
        <w:shd w:val="clear" w:color="auto" w:fill="D9D9D9" w:themeFill="background1" w:themeFillShade="D9"/>
        <w:spacing w:before="240"/>
        <w:rPr>
          <w:b/>
          <w:sz w:val="28"/>
        </w:rPr>
      </w:pPr>
      <w:r w:rsidRPr="00180992">
        <w:rPr>
          <w:b/>
          <w:sz w:val="28"/>
        </w:rPr>
        <w:t>HDO – Healthcare Delivery Organization</w:t>
      </w:r>
    </w:p>
    <w:p w14:paraId="4B8ED553" w14:textId="456CEB59" w:rsidR="00B11510" w:rsidRDefault="00446FC2" w:rsidP="00E54A5D">
      <w:pPr>
        <w:rPr>
          <w:ins w:id="351" w:author="Sai Praneetha Bhaskaruni" w:date="2022-07-08T14:00:00Z"/>
          <w:sz w:val="22"/>
        </w:rPr>
      </w:pPr>
      <w:r w:rsidRPr="0005228E">
        <w:rPr>
          <w:sz w:val="22"/>
        </w:rPr>
        <w:t xml:space="preserve">“Health Delivery Organization,” an organization or group of organizations that are involved with the delivery of healthcare services. A hospital is an HDO. If an HDO purchases and operates a Stryker device, the HDO is also the Customer, Owner, and Operator </w:t>
      </w:r>
      <w:r w:rsidR="00DD123E">
        <w:rPr>
          <w:sz w:val="22"/>
        </w:rPr>
        <w:t xml:space="preserve">as </w:t>
      </w:r>
      <w:r w:rsidRPr="0005228E">
        <w:rPr>
          <w:sz w:val="22"/>
        </w:rPr>
        <w:t>per the definitions of those terms.</w:t>
      </w:r>
    </w:p>
    <w:p w14:paraId="7E8D8FC4" w14:textId="19BC3D2D" w:rsidR="00C8187A" w:rsidRPr="008B26B1" w:rsidRDefault="00C8187A">
      <w:pPr>
        <w:shd w:val="clear" w:color="auto" w:fill="D9D9D9" w:themeFill="background1" w:themeFillShade="D9"/>
        <w:spacing w:before="240"/>
        <w:rPr>
          <w:ins w:id="352" w:author="Sai Praneetha Bhaskaruni" w:date="2022-07-08T14:07:00Z"/>
          <w:b/>
          <w:sz w:val="28"/>
          <w:rPrChange w:id="353" w:author="Sai Praneetha Bhaskaruni" w:date="2022-07-08T14:07:00Z">
            <w:rPr>
              <w:ins w:id="354" w:author="Sai Praneetha Bhaskaruni" w:date="2022-07-08T14:07:00Z"/>
              <w:sz w:val="22"/>
            </w:rPr>
          </w:rPrChange>
        </w:rPr>
        <w:pPrChange w:id="355" w:author="Sai Praneetha Bhaskaruni" w:date="2022-07-08T14:07:00Z">
          <w:pPr/>
        </w:pPrChange>
      </w:pPr>
      <w:ins w:id="356" w:author="Sai Praneetha Bhaskaruni" w:date="2022-07-08T14:00:00Z">
        <w:r w:rsidRPr="008B26B1">
          <w:rPr>
            <w:b/>
            <w:sz w:val="28"/>
            <w:rPrChange w:id="357" w:author="Sai Praneetha Bhaskaruni" w:date="2022-07-08T14:07:00Z">
              <w:rPr>
                <w:sz w:val="22"/>
              </w:rPr>
            </w:rPrChange>
          </w:rPr>
          <w:t>IO</w:t>
        </w:r>
      </w:ins>
      <w:ins w:id="358" w:author="Sai Praneetha Bhaskaruni" w:date="2022-07-08T14:01:00Z">
        <w:r w:rsidR="009E0D38" w:rsidRPr="008B26B1">
          <w:rPr>
            <w:b/>
            <w:sz w:val="28"/>
            <w:rPrChange w:id="359" w:author="Sai Praneetha Bhaskaruni" w:date="2022-07-08T14:07:00Z">
              <w:rPr>
                <w:sz w:val="22"/>
              </w:rPr>
            </w:rPrChange>
          </w:rPr>
          <w:t>A –</w:t>
        </w:r>
      </w:ins>
      <w:ins w:id="360" w:author="Sai Praneetha Bhaskaruni" w:date="2022-07-08T14:07:00Z">
        <w:r w:rsidR="008B26B1" w:rsidRPr="008B26B1">
          <w:rPr>
            <w:b/>
            <w:sz w:val="28"/>
            <w:rPrChange w:id="361" w:author="Sai Praneetha Bhaskaruni" w:date="2022-07-08T14:07:00Z">
              <w:rPr>
                <w:rFonts w:ascii="Roboto" w:hAnsi="Roboto"/>
                <w:color w:val="666666"/>
                <w:sz w:val="21"/>
                <w:szCs w:val="21"/>
                <w:shd w:val="clear" w:color="auto" w:fill="FFFFFF"/>
              </w:rPr>
            </w:rPrChange>
          </w:rPr>
          <w:t xml:space="preserve"> Indicators of attack</w:t>
        </w:r>
      </w:ins>
    </w:p>
    <w:p w14:paraId="65AB9954" w14:textId="294FEDB8" w:rsidR="00014365" w:rsidRPr="00550E2F" w:rsidRDefault="00014365" w:rsidP="00E54A5D">
      <w:pPr>
        <w:rPr>
          <w:ins w:id="362" w:author="Sai Praneetha Bhaskaruni" w:date="2022-07-08T14:01:00Z"/>
          <w:sz w:val="22"/>
        </w:rPr>
      </w:pPr>
      <w:ins w:id="363" w:author="Sai Praneetha Bhaskaruni" w:date="2022-07-08T14:07:00Z">
        <w:r w:rsidRPr="008B26B1">
          <w:rPr>
            <w:sz w:val="22"/>
            <w:rPrChange w:id="364" w:author="Sai Praneetha Bhaskaruni" w:date="2022-07-08T14:07:00Z">
              <w:rPr>
                <w:rFonts w:ascii="Roboto" w:hAnsi="Roboto"/>
                <w:color w:val="111111"/>
                <w:shd w:val="clear" w:color="auto" w:fill="FFFFFF"/>
              </w:rPr>
            </w:rPrChange>
          </w:rPr>
          <w:t>An</w:t>
        </w:r>
        <w:r w:rsidRPr="008B26B1">
          <w:rPr>
            <w:sz w:val="22"/>
            <w:rPrChange w:id="365" w:author="Sai Praneetha Bhaskaruni" w:date="2022-07-08T14:08:00Z">
              <w:rPr>
                <w:rStyle w:val="Strong"/>
                <w:rFonts w:ascii="Roboto" w:hAnsi="Roboto"/>
                <w:color w:val="111111"/>
                <w:shd w:val="clear" w:color="auto" w:fill="FFFFFF"/>
              </w:rPr>
            </w:rPrChange>
          </w:rPr>
          <w:t> </w:t>
        </w:r>
        <w:r w:rsidRPr="008B26B1">
          <w:rPr>
            <w:sz w:val="22"/>
            <w:rPrChange w:id="366" w:author="Sai Praneetha Bhaskaruni" w:date="2022-07-08T14:07:00Z">
              <w:rPr>
                <w:rStyle w:val="Strong"/>
                <w:rFonts w:ascii="Roboto" w:hAnsi="Roboto"/>
                <w:color w:val="111111"/>
                <w:shd w:val="clear" w:color="auto" w:fill="FFFFFF"/>
              </w:rPr>
            </w:rPrChange>
          </w:rPr>
          <w:t>IOA represents a series of actions that an adversary must conduct to succeed.</w:t>
        </w:r>
      </w:ins>
    </w:p>
    <w:p w14:paraId="2A0C4F42" w14:textId="0986C8D8" w:rsidR="009E0D38" w:rsidRPr="006557BC" w:rsidRDefault="009E0D38">
      <w:pPr>
        <w:shd w:val="clear" w:color="auto" w:fill="D9D9D9" w:themeFill="background1" w:themeFillShade="D9"/>
        <w:spacing w:before="240"/>
        <w:rPr>
          <w:ins w:id="367" w:author="Sai Praneetha Bhaskaruni" w:date="2022-07-08T14:04:00Z"/>
          <w:b/>
          <w:sz w:val="28"/>
          <w:rPrChange w:id="368" w:author="Sai Praneetha Bhaskaruni" w:date="2022-07-08T14:05:00Z">
            <w:rPr>
              <w:ins w:id="369" w:author="Sai Praneetha Bhaskaruni" w:date="2022-07-08T14:04:00Z"/>
              <w:sz w:val="22"/>
            </w:rPr>
          </w:rPrChange>
        </w:rPr>
        <w:pPrChange w:id="370" w:author="Sai Praneetha Bhaskaruni" w:date="2022-07-08T14:05:00Z">
          <w:pPr/>
        </w:pPrChange>
      </w:pPr>
      <w:ins w:id="371" w:author="Sai Praneetha Bhaskaruni" w:date="2022-07-08T14:01:00Z">
        <w:r w:rsidRPr="006557BC">
          <w:rPr>
            <w:b/>
            <w:sz w:val="28"/>
            <w:rPrChange w:id="372" w:author="Sai Praneetha Bhaskaruni" w:date="2022-07-08T14:05:00Z">
              <w:rPr>
                <w:sz w:val="22"/>
              </w:rPr>
            </w:rPrChange>
          </w:rPr>
          <w:t>IOC –</w:t>
        </w:r>
      </w:ins>
      <w:ins w:id="373" w:author="Sai Praneetha Bhaskaruni" w:date="2022-07-08T14:04:00Z">
        <w:r w:rsidR="006557BC" w:rsidRPr="00516470">
          <w:rPr>
            <w:sz w:val="28"/>
            <w:rPrChange w:id="374" w:author="Sai Praneetha Bhaskaruni" w:date="2022-07-08T14:05:00Z">
              <w:rPr>
                <w:rStyle w:val="Strong"/>
                <w:rFonts w:ascii="Roboto" w:hAnsi="Roboto"/>
                <w:color w:val="666666"/>
                <w:sz w:val="21"/>
                <w:szCs w:val="21"/>
                <w:shd w:val="clear" w:color="auto" w:fill="FFFFFF"/>
              </w:rPr>
            </w:rPrChange>
          </w:rPr>
          <w:t xml:space="preserve"> </w:t>
        </w:r>
        <w:r w:rsidR="006557BC" w:rsidRPr="00EB4DCF">
          <w:rPr>
            <w:b/>
            <w:bCs/>
            <w:sz w:val="28"/>
            <w:rPrChange w:id="375" w:author="Sai Praneetha Bhaskaruni" w:date="2022-07-12T15:46:00Z">
              <w:rPr>
                <w:rStyle w:val="Strong"/>
                <w:rFonts w:ascii="Roboto" w:hAnsi="Roboto"/>
                <w:color w:val="666666"/>
                <w:sz w:val="21"/>
                <w:szCs w:val="21"/>
                <w:shd w:val="clear" w:color="auto" w:fill="FFFFFF"/>
              </w:rPr>
            </w:rPrChange>
          </w:rPr>
          <w:t>Indicator of compromise</w:t>
        </w:r>
        <w:r w:rsidR="006557BC" w:rsidRPr="006557BC">
          <w:rPr>
            <w:b/>
            <w:sz w:val="28"/>
            <w:rPrChange w:id="376" w:author="Sai Praneetha Bhaskaruni" w:date="2022-07-08T14:05:00Z">
              <w:rPr>
                <w:rFonts w:ascii="Roboto" w:hAnsi="Roboto"/>
                <w:color w:val="666666"/>
                <w:sz w:val="21"/>
                <w:szCs w:val="21"/>
                <w:shd w:val="clear" w:color="auto" w:fill="FFFFFF"/>
              </w:rPr>
            </w:rPrChange>
          </w:rPr>
          <w:t> </w:t>
        </w:r>
      </w:ins>
    </w:p>
    <w:p w14:paraId="4DAD1B41" w14:textId="5E906707" w:rsidR="006557BC" w:rsidRPr="0005228E" w:rsidRDefault="006557BC" w:rsidP="00550E2F">
      <w:pPr>
        <w:rPr>
          <w:sz w:val="22"/>
        </w:rPr>
      </w:pPr>
      <w:ins w:id="377" w:author="Sai Praneetha Bhaskaruni" w:date="2022-07-08T14:04:00Z">
        <w:r w:rsidRPr="006557BC">
          <w:rPr>
            <w:sz w:val="22"/>
            <w:rPrChange w:id="378" w:author="Sai Praneetha Bhaskaruni" w:date="2022-07-08T14:05:00Z">
              <w:rPr>
                <w:rStyle w:val="Strong"/>
                <w:rFonts w:ascii="Roboto" w:hAnsi="Roboto"/>
                <w:color w:val="666666"/>
                <w:sz w:val="21"/>
                <w:szCs w:val="21"/>
                <w:shd w:val="clear" w:color="auto" w:fill="FFFFFF"/>
              </w:rPr>
            </w:rPrChange>
          </w:rPr>
          <w:t>Indicator of compromise</w:t>
        </w:r>
        <w:r w:rsidRPr="006557BC">
          <w:rPr>
            <w:sz w:val="22"/>
            <w:rPrChange w:id="379" w:author="Sai Praneetha Bhaskaruni" w:date="2022-07-08T14:05:00Z">
              <w:rPr>
                <w:rFonts w:ascii="Roboto" w:hAnsi="Roboto"/>
                <w:color w:val="666666"/>
                <w:sz w:val="21"/>
                <w:szCs w:val="21"/>
                <w:shd w:val="clear" w:color="auto" w:fill="FFFFFF"/>
              </w:rPr>
            </w:rPrChange>
          </w:rPr>
          <w:t> or IOC is</w:t>
        </w:r>
        <w:r w:rsidRPr="006557BC">
          <w:rPr>
            <w:sz w:val="22"/>
            <w:rPrChange w:id="380" w:author="Sai Praneetha Bhaskaruni" w:date="2022-07-08T14:05:00Z">
              <w:rPr>
                <w:rStyle w:val="Strong"/>
                <w:rFonts w:ascii="Roboto" w:hAnsi="Roboto"/>
                <w:color w:val="666666"/>
                <w:sz w:val="21"/>
                <w:szCs w:val="21"/>
                <w:shd w:val="clear" w:color="auto" w:fill="FFFFFF"/>
              </w:rPr>
            </w:rPrChange>
          </w:rPr>
          <w:t> a forensic term that refers to the evidence on a device that points out to a security breach.</w:t>
        </w:r>
        <w:r w:rsidRPr="006557BC">
          <w:rPr>
            <w:sz w:val="22"/>
            <w:rPrChange w:id="381" w:author="Sai Praneetha Bhaskaruni" w:date="2022-07-08T14:05:00Z">
              <w:rPr>
                <w:rFonts w:ascii="Roboto" w:hAnsi="Roboto"/>
                <w:color w:val="666666"/>
                <w:sz w:val="21"/>
                <w:szCs w:val="21"/>
                <w:shd w:val="clear" w:color="auto" w:fill="FFFFFF"/>
              </w:rPr>
            </w:rPrChange>
          </w:rPr>
          <w:t> </w:t>
        </w:r>
      </w:ins>
    </w:p>
    <w:p w14:paraId="46A7F688" w14:textId="77777777" w:rsidR="00B11510" w:rsidRPr="00180992" w:rsidRDefault="00446FC2" w:rsidP="00722B4E">
      <w:pPr>
        <w:shd w:val="clear" w:color="auto" w:fill="BFBFBF" w:themeFill="background1" w:themeFillShade="BF"/>
        <w:spacing w:before="240"/>
        <w:rPr>
          <w:b/>
          <w:sz w:val="28"/>
        </w:rPr>
      </w:pPr>
      <w:r w:rsidRPr="00180992">
        <w:rPr>
          <w:b/>
          <w:sz w:val="28"/>
        </w:rPr>
        <w:t>ISO – International Organization for Standardization</w:t>
      </w:r>
    </w:p>
    <w:p w14:paraId="34A98D55" w14:textId="77777777" w:rsidR="00B11510" w:rsidRPr="0005228E" w:rsidRDefault="00446FC2" w:rsidP="00E54A5D">
      <w:pPr>
        <w:rPr>
          <w:sz w:val="22"/>
        </w:rPr>
      </w:pPr>
      <w:r w:rsidRPr="0005228E">
        <w:rPr>
          <w:sz w:val="22"/>
        </w:rPr>
        <w:t>An international standard-setting body that promotes proprietary, industrial, and commercial standards, and publishes standards relevant for information technology, privacy, and security (for example, ISO/IEC 27034). Refer www.iso.org</w:t>
      </w:r>
    </w:p>
    <w:p w14:paraId="679FCC1F" w14:textId="77777777" w:rsidR="00B11510" w:rsidRPr="00180992" w:rsidRDefault="00446FC2" w:rsidP="00722B4E">
      <w:pPr>
        <w:shd w:val="clear" w:color="auto" w:fill="BFBFBF" w:themeFill="background1" w:themeFillShade="BF"/>
        <w:spacing w:before="240"/>
      </w:pPr>
      <w:r w:rsidRPr="00180992">
        <w:rPr>
          <w:b/>
          <w:sz w:val="28"/>
        </w:rPr>
        <w:t>Manufacturer</w:t>
      </w:r>
    </w:p>
    <w:p w14:paraId="78669DB8" w14:textId="77777777" w:rsidR="00B11510" w:rsidRPr="0005228E" w:rsidRDefault="00446FC2" w:rsidP="00E54A5D">
      <w:pPr>
        <w:rPr>
          <w:sz w:val="22"/>
        </w:rPr>
      </w:pPr>
      <w:r w:rsidRPr="0005228E">
        <w:rPr>
          <w:sz w:val="22"/>
        </w:rPr>
        <w:t>The entity (Stryker) that builds the device and sells it to the customer.</w:t>
      </w:r>
    </w:p>
    <w:p w14:paraId="13BDA198" w14:textId="77777777" w:rsidR="00B11510" w:rsidRPr="0005228E" w:rsidRDefault="00446FC2" w:rsidP="00E54A5D">
      <w:pPr>
        <w:rPr>
          <w:sz w:val="22"/>
        </w:rPr>
      </w:pPr>
      <w:r w:rsidRPr="0005228E">
        <w:rPr>
          <w:sz w:val="22"/>
        </w:rPr>
        <w:t>MDR – European Union (</w:t>
      </w:r>
      <w:commentRangeStart w:id="382"/>
      <w:r w:rsidRPr="0005228E">
        <w:rPr>
          <w:sz w:val="22"/>
        </w:rPr>
        <w:t>EU</w:t>
      </w:r>
      <w:commentRangeEnd w:id="382"/>
      <w:r w:rsidR="007E507F">
        <w:rPr>
          <w:rStyle w:val="CommentReference"/>
        </w:rPr>
        <w:commentReference w:id="382"/>
      </w:r>
      <w:r w:rsidRPr="0005228E">
        <w:rPr>
          <w:sz w:val="22"/>
        </w:rPr>
        <w:t>) Medical Device Regulation of 2017</w:t>
      </w:r>
    </w:p>
    <w:p w14:paraId="6CED0089" w14:textId="77777777" w:rsidR="00B11510" w:rsidRPr="0005228E" w:rsidRDefault="00446FC2" w:rsidP="00E54A5D">
      <w:pPr>
        <w:rPr>
          <w:sz w:val="22"/>
        </w:rPr>
      </w:pPr>
      <w:r w:rsidRPr="0005228E">
        <w:rPr>
          <w:sz w:val="22"/>
        </w:rPr>
        <w:t xml:space="preserve">The European Union regulation concerning medical devices. </w:t>
      </w:r>
    </w:p>
    <w:p w14:paraId="5B3A6A13" w14:textId="77777777" w:rsidR="00722B4E" w:rsidRPr="0005228E" w:rsidRDefault="00722B4E" w:rsidP="00E54A5D">
      <w:pPr>
        <w:rPr>
          <w:sz w:val="22"/>
        </w:rPr>
      </w:pPr>
    </w:p>
    <w:p w14:paraId="6B0440BA" w14:textId="5735E077" w:rsidR="00B11510" w:rsidRDefault="00446FC2" w:rsidP="00E54A5D">
      <w:pPr>
        <w:rPr>
          <w:sz w:val="22"/>
        </w:rPr>
      </w:pPr>
      <w:r w:rsidRPr="0005228E">
        <w:rPr>
          <w:sz w:val="22"/>
        </w:rPr>
        <w:t xml:space="preserve">Refer </w:t>
      </w:r>
      <w:hyperlink r:id="rId24" w:history="1">
        <w:r w:rsidR="007E507F" w:rsidRPr="00605A17">
          <w:rPr>
            <w:rStyle w:val="Hyperlink"/>
            <w:sz w:val="22"/>
          </w:rPr>
          <w:t>https://ec.europa.eu/health/md_sector/overview_en</w:t>
        </w:r>
      </w:hyperlink>
    </w:p>
    <w:p w14:paraId="7DFBCFD3" w14:textId="77777777" w:rsidR="007E507F" w:rsidRPr="0005228E" w:rsidRDefault="007E507F" w:rsidP="00E54A5D">
      <w:pPr>
        <w:rPr>
          <w:sz w:val="22"/>
        </w:rPr>
      </w:pPr>
    </w:p>
    <w:p w14:paraId="1D341A01" w14:textId="77777777" w:rsidR="00B11510" w:rsidRPr="00180992" w:rsidRDefault="00446FC2" w:rsidP="00722B4E">
      <w:pPr>
        <w:shd w:val="clear" w:color="auto" w:fill="BFBFBF" w:themeFill="background1" w:themeFillShade="BF"/>
        <w:spacing w:before="240"/>
        <w:rPr>
          <w:b/>
          <w:sz w:val="28"/>
        </w:rPr>
      </w:pPr>
      <w:r w:rsidRPr="00180992">
        <w:rPr>
          <w:b/>
          <w:sz w:val="28"/>
        </w:rPr>
        <w:lastRenderedPageBreak/>
        <w:t>Medical Device</w:t>
      </w:r>
    </w:p>
    <w:p w14:paraId="72D66AB5" w14:textId="77777777" w:rsidR="00B11510" w:rsidRPr="0005228E" w:rsidRDefault="00446FC2" w:rsidP="00E54A5D">
      <w:pPr>
        <w:rPr>
          <w:sz w:val="22"/>
        </w:rPr>
      </w:pPr>
      <w:r w:rsidRPr="0005228E">
        <w:rPr>
          <w:sz w:val="22"/>
        </w:rPr>
        <w:t>See the following sources if a precise definition is required: FDA, MDR (EU) 2017/745, ISO 14971:2007.</w:t>
      </w:r>
    </w:p>
    <w:p w14:paraId="260B3195" w14:textId="77777777" w:rsidR="00B11510" w:rsidRPr="00180992" w:rsidRDefault="00446FC2" w:rsidP="00722B4E">
      <w:pPr>
        <w:shd w:val="clear" w:color="auto" w:fill="BFBFBF" w:themeFill="background1" w:themeFillShade="BF"/>
        <w:spacing w:before="240"/>
        <w:rPr>
          <w:b/>
          <w:sz w:val="28"/>
        </w:rPr>
      </w:pPr>
      <w:r w:rsidRPr="00180992">
        <w:rPr>
          <w:b/>
          <w:sz w:val="28"/>
        </w:rPr>
        <w:t>Operator</w:t>
      </w:r>
    </w:p>
    <w:p w14:paraId="56B40574" w14:textId="7B739F2E" w:rsidR="00B11510" w:rsidRPr="0005228E" w:rsidRDefault="00446FC2" w:rsidP="00E623C3">
      <w:pPr>
        <w:rPr>
          <w:sz w:val="22"/>
        </w:rPr>
      </w:pPr>
      <w:r w:rsidRPr="0005228E">
        <w:rPr>
          <w:sz w:val="22"/>
        </w:rPr>
        <w:t>The person(s) using the device for its intended purpose. This term may also sometimes refer to the person or organization responsible for procuring the device (owner, customer).</w:t>
      </w:r>
    </w:p>
    <w:p w14:paraId="53421FF0" w14:textId="77777777" w:rsidR="00B11510" w:rsidRPr="00180992" w:rsidRDefault="00446FC2" w:rsidP="00722B4E">
      <w:pPr>
        <w:shd w:val="clear" w:color="auto" w:fill="BFBFBF" w:themeFill="background1" w:themeFillShade="BF"/>
        <w:spacing w:before="240"/>
        <w:rPr>
          <w:b/>
          <w:sz w:val="28"/>
        </w:rPr>
      </w:pPr>
      <w:r w:rsidRPr="00180992">
        <w:rPr>
          <w:b/>
          <w:sz w:val="28"/>
        </w:rPr>
        <w:t>Owner</w:t>
      </w:r>
    </w:p>
    <w:p w14:paraId="2AD00A23" w14:textId="2EE923BE" w:rsidR="00B11510" w:rsidRPr="0005228E" w:rsidRDefault="007E507F" w:rsidP="00E54A5D">
      <w:pPr>
        <w:rPr>
          <w:sz w:val="22"/>
        </w:rPr>
      </w:pPr>
      <w:r>
        <w:rPr>
          <w:sz w:val="22"/>
        </w:rPr>
        <w:t>Refer</w:t>
      </w:r>
      <w:r w:rsidR="00446FC2" w:rsidRPr="0005228E">
        <w:rPr>
          <w:sz w:val="22"/>
        </w:rPr>
        <w:t xml:space="preserve"> Operator and Customer.</w:t>
      </w:r>
    </w:p>
    <w:p w14:paraId="0A21B34A" w14:textId="77777777" w:rsidR="00B11510" w:rsidRPr="00180992" w:rsidRDefault="00322EEC" w:rsidP="00722B4E">
      <w:pPr>
        <w:shd w:val="clear" w:color="auto" w:fill="BFBFBF" w:themeFill="background1" w:themeFillShade="BF"/>
        <w:spacing w:before="240"/>
      </w:pPr>
      <w:r w:rsidRPr="00180992">
        <w:rPr>
          <w:b/>
          <w:sz w:val="28"/>
        </w:rPr>
        <w:t xml:space="preserve">PHI – Protected Health </w:t>
      </w:r>
      <w:r w:rsidR="00446FC2" w:rsidRPr="00180992">
        <w:rPr>
          <w:b/>
          <w:sz w:val="28"/>
        </w:rPr>
        <w:t>Information</w:t>
      </w:r>
    </w:p>
    <w:p w14:paraId="49E7D7CD" w14:textId="77777777" w:rsidR="00B11510" w:rsidRPr="0005228E" w:rsidRDefault="00446FC2" w:rsidP="00E54A5D">
      <w:pPr>
        <w:rPr>
          <w:sz w:val="22"/>
        </w:rPr>
      </w:pPr>
      <w:r w:rsidRPr="0005228E">
        <w:rPr>
          <w:sz w:val="22"/>
        </w:rPr>
        <w:t>Individually identifiable health information (IIHI) that is transmitted by electronic media; maintained in electronic media; or transmitted, or maintained, in any other form or medium (source: extracted from 45 CFR Section 160). Note: This is a subset of PII.</w:t>
      </w:r>
    </w:p>
    <w:p w14:paraId="5E4EBCF8" w14:textId="77777777" w:rsidR="00B11510" w:rsidRPr="00180992" w:rsidRDefault="00722B4E" w:rsidP="00722B4E">
      <w:pPr>
        <w:shd w:val="clear" w:color="auto" w:fill="BFBFBF" w:themeFill="background1" w:themeFillShade="BF"/>
        <w:spacing w:before="240"/>
        <w:rPr>
          <w:b/>
          <w:sz w:val="28"/>
        </w:rPr>
      </w:pPr>
      <w:r w:rsidRPr="00180992">
        <w:rPr>
          <w:b/>
          <w:sz w:val="28"/>
        </w:rPr>
        <w:t xml:space="preserve">PII </w:t>
      </w:r>
      <w:r w:rsidR="00322EEC" w:rsidRPr="00180992">
        <w:rPr>
          <w:b/>
          <w:sz w:val="28"/>
        </w:rPr>
        <w:t>–</w:t>
      </w:r>
      <w:r w:rsidRPr="00180992">
        <w:rPr>
          <w:b/>
          <w:sz w:val="28"/>
        </w:rPr>
        <w:t xml:space="preserve"> </w:t>
      </w:r>
      <w:r w:rsidR="00446FC2" w:rsidRPr="00180992">
        <w:rPr>
          <w:b/>
          <w:sz w:val="28"/>
        </w:rPr>
        <w:t>Personally</w:t>
      </w:r>
      <w:r w:rsidR="00322EEC" w:rsidRPr="00180992">
        <w:rPr>
          <w:b/>
          <w:sz w:val="28"/>
        </w:rPr>
        <w:t xml:space="preserve"> </w:t>
      </w:r>
      <w:r w:rsidR="00446FC2" w:rsidRPr="00180992">
        <w:rPr>
          <w:b/>
          <w:sz w:val="28"/>
        </w:rPr>
        <w:t>Identifiable</w:t>
      </w:r>
      <w:r w:rsidR="00322EEC" w:rsidRPr="00180992">
        <w:rPr>
          <w:b/>
          <w:sz w:val="28"/>
        </w:rPr>
        <w:t xml:space="preserve"> </w:t>
      </w:r>
      <w:r w:rsidR="00446FC2" w:rsidRPr="00180992">
        <w:rPr>
          <w:b/>
          <w:sz w:val="28"/>
        </w:rPr>
        <w:t>Information</w:t>
      </w:r>
    </w:p>
    <w:p w14:paraId="0DB46CB5" w14:textId="77777777" w:rsidR="00B11510" w:rsidRPr="0005228E" w:rsidRDefault="00446FC2" w:rsidP="00E54A5D">
      <w:pPr>
        <w:rPr>
          <w:sz w:val="22"/>
        </w:rPr>
      </w:pPr>
      <w:r w:rsidRPr="0005228E">
        <w:rPr>
          <w:sz w:val="22"/>
        </w:rPr>
        <w:t>Any information about an individual maintained by an agency, including the following:</w:t>
      </w:r>
    </w:p>
    <w:p w14:paraId="5DBB23D5" w14:textId="77777777" w:rsidR="00B11510" w:rsidRPr="0005228E" w:rsidRDefault="00446FC2" w:rsidP="00E54A5D">
      <w:pPr>
        <w:rPr>
          <w:sz w:val="22"/>
        </w:rPr>
      </w:pPr>
      <w:r w:rsidRPr="0005228E">
        <w:rPr>
          <w:sz w:val="22"/>
        </w:rPr>
        <w:t>Any information that can be used to distinguish or trace an individual’s identity.</w:t>
      </w:r>
    </w:p>
    <w:p w14:paraId="6F5A988A" w14:textId="77777777" w:rsidR="00B11510" w:rsidRPr="0005228E" w:rsidRDefault="00446FC2" w:rsidP="00E54A5D">
      <w:pPr>
        <w:rPr>
          <w:sz w:val="22"/>
        </w:rPr>
      </w:pPr>
      <w:r w:rsidRPr="0005228E">
        <w:rPr>
          <w:sz w:val="22"/>
        </w:rPr>
        <w:t>Any other information that is linked or linkable to an individual, such as medical, educational, financial, and employment information (source: from NIST SP 800-122).</w:t>
      </w:r>
    </w:p>
    <w:p w14:paraId="019AD122" w14:textId="77777777" w:rsidR="00B11510" w:rsidRPr="00180992" w:rsidRDefault="00446FC2" w:rsidP="00322EEC">
      <w:pPr>
        <w:shd w:val="clear" w:color="auto" w:fill="BFBFBF" w:themeFill="background1" w:themeFillShade="BF"/>
        <w:spacing w:before="240"/>
        <w:rPr>
          <w:b/>
          <w:sz w:val="28"/>
        </w:rPr>
      </w:pPr>
      <w:r w:rsidRPr="00180992">
        <w:rPr>
          <w:b/>
          <w:sz w:val="28"/>
        </w:rPr>
        <w:t>Product</w:t>
      </w:r>
    </w:p>
    <w:p w14:paraId="2B55C784" w14:textId="72C64C97" w:rsidR="00B11510" w:rsidRPr="0005228E" w:rsidRDefault="00235778" w:rsidP="00E54A5D">
      <w:pPr>
        <w:rPr>
          <w:sz w:val="22"/>
        </w:rPr>
      </w:pPr>
      <w:r>
        <w:rPr>
          <w:sz w:val="22"/>
        </w:rPr>
        <w:t>Refer</w:t>
      </w:r>
      <w:r w:rsidR="00446FC2" w:rsidRPr="0005228E">
        <w:rPr>
          <w:sz w:val="22"/>
        </w:rPr>
        <w:t xml:space="preserve"> Device.</w:t>
      </w:r>
    </w:p>
    <w:p w14:paraId="0C19122C" w14:textId="77777777" w:rsidR="00B11510" w:rsidRPr="00180992" w:rsidRDefault="00446FC2" w:rsidP="00322EEC">
      <w:pPr>
        <w:shd w:val="clear" w:color="auto" w:fill="BFBFBF" w:themeFill="background1" w:themeFillShade="BF"/>
        <w:spacing w:before="240"/>
        <w:rPr>
          <w:b/>
          <w:sz w:val="28"/>
        </w:rPr>
      </w:pPr>
      <w:r w:rsidRPr="00180992">
        <w:rPr>
          <w:b/>
          <w:sz w:val="28"/>
        </w:rPr>
        <w:t>SOM - Security Operations Manual</w:t>
      </w:r>
    </w:p>
    <w:p w14:paraId="38DAE62B" w14:textId="77777777" w:rsidR="00B11510" w:rsidRPr="0005228E" w:rsidRDefault="00446FC2" w:rsidP="00E54A5D">
      <w:pPr>
        <w:rPr>
          <w:sz w:val="22"/>
        </w:rPr>
      </w:pPr>
      <w:r w:rsidRPr="0005228E">
        <w:rPr>
          <w:sz w:val="22"/>
        </w:rPr>
        <w:t>A product-specific guide to the secure integration of a product into a customer IT network (this document).</w:t>
      </w:r>
    </w:p>
    <w:p w14:paraId="40BCE4B3" w14:textId="77777777" w:rsidR="00B11510" w:rsidRPr="00180992" w:rsidRDefault="00446FC2" w:rsidP="00322EEC">
      <w:pPr>
        <w:shd w:val="clear" w:color="auto" w:fill="BFBFBF" w:themeFill="background1" w:themeFillShade="BF"/>
        <w:spacing w:before="240"/>
        <w:rPr>
          <w:b/>
          <w:sz w:val="28"/>
        </w:rPr>
      </w:pPr>
      <w:r w:rsidRPr="00180992">
        <w:rPr>
          <w:b/>
          <w:sz w:val="28"/>
        </w:rPr>
        <w:t>Third-party software</w:t>
      </w:r>
    </w:p>
    <w:p w14:paraId="299E8224" w14:textId="77777777" w:rsidR="00B11510" w:rsidRPr="0005228E" w:rsidRDefault="00446FC2" w:rsidP="00E54A5D">
      <w:pPr>
        <w:rPr>
          <w:sz w:val="22"/>
        </w:rPr>
      </w:pPr>
      <w:r w:rsidRPr="0005228E">
        <w:rPr>
          <w:sz w:val="22"/>
        </w:rPr>
        <w:t>Third party software is software not developed by Stryker, and for which Stryker otherwise does not have complete ownership. See COTS and OSS.</w:t>
      </w:r>
    </w:p>
    <w:p w14:paraId="40F3741F" w14:textId="77777777" w:rsidR="00B11510" w:rsidRPr="00180992" w:rsidRDefault="00446FC2" w:rsidP="00322EEC">
      <w:pPr>
        <w:shd w:val="clear" w:color="auto" w:fill="BFBFBF" w:themeFill="background1" w:themeFillShade="BF"/>
        <w:spacing w:before="240"/>
        <w:rPr>
          <w:b/>
          <w:sz w:val="28"/>
        </w:rPr>
      </w:pPr>
      <w:r w:rsidRPr="00180992">
        <w:rPr>
          <w:b/>
          <w:sz w:val="28"/>
        </w:rPr>
        <w:t>User</w:t>
      </w:r>
    </w:p>
    <w:p w14:paraId="56BAA952" w14:textId="215E1926" w:rsidR="00B11510" w:rsidRPr="0005228E" w:rsidRDefault="006D2317" w:rsidP="00E54A5D">
      <w:pPr>
        <w:rPr>
          <w:sz w:val="22"/>
        </w:rPr>
      </w:pPr>
      <w:r>
        <w:rPr>
          <w:sz w:val="22"/>
        </w:rPr>
        <w:t>Refer</w:t>
      </w:r>
      <w:r w:rsidR="00446FC2" w:rsidRPr="0005228E">
        <w:rPr>
          <w:sz w:val="22"/>
        </w:rPr>
        <w:t xml:space="preserve"> Operator.</w:t>
      </w:r>
    </w:p>
    <w:p w14:paraId="51FE8362" w14:textId="70270DA5" w:rsidR="00016491" w:rsidRDefault="00016491" w:rsidP="00E54A5D"/>
    <w:p w14:paraId="25437385" w14:textId="77777777" w:rsidR="00BF53C3" w:rsidRPr="00180992" w:rsidRDefault="00BF53C3" w:rsidP="00E54A5D"/>
    <w:p w14:paraId="2C032337" w14:textId="77777777" w:rsidR="00B11510" w:rsidRPr="00180992" w:rsidRDefault="00446FC2" w:rsidP="00960CBE">
      <w:pPr>
        <w:pStyle w:val="Heading1"/>
      </w:pPr>
      <w:bookmarkStart w:id="383" w:name="_Toc108268246"/>
      <w:r w:rsidRPr="00180992">
        <w:rPr>
          <w:color w:val="FCC566"/>
          <w:sz w:val="40"/>
        </w:rPr>
        <w:t>03</w:t>
      </w:r>
      <w:r w:rsidRPr="00180992">
        <w:rPr>
          <w:color w:val="FFCC66"/>
          <w:sz w:val="40"/>
        </w:rPr>
        <w:t xml:space="preserve"> </w:t>
      </w:r>
      <w:r w:rsidRPr="00180992">
        <w:t>Product Description</w:t>
      </w:r>
      <w:bookmarkEnd w:id="383"/>
    </w:p>
    <w:p w14:paraId="228ADC5D" w14:textId="0E359BD4" w:rsidR="00A70532" w:rsidRDefault="00A70532">
      <w:pPr>
        <w:spacing w:after="108"/>
        <w:ind w:left="118"/>
        <w:rPr>
          <w:sz w:val="22"/>
        </w:rPr>
      </w:pPr>
      <w:ins w:id="384" w:author="T Londhe, Vinod (Contractor)" w:date="2022-07-09T13:40:00Z">
        <w:r w:rsidRPr="00A70532">
          <w:rPr>
            <w:sz w:val="22"/>
          </w:rPr>
          <w:t>SmartMedic is an AC Powered (with AC to DC adaptor) device intended for use on Hospital Beds. It is designed to provide improved patient care in the hospital facility. The device is secured in place on top of the bed frame and under the bed’s mattress. The device can provide patient weight, turn indication and share information with authorized hospital nurse station. The system shares and displays information on hospital’s Nurse station through cloud application. The device also supports functionality for placing x-ray cassette without moving the patient on bed</w:t>
        </w:r>
      </w:ins>
      <w:r w:rsidRPr="00A70532">
        <w:rPr>
          <w:sz w:val="22"/>
        </w:rPr>
        <w:t>.</w:t>
      </w:r>
      <w:ins w:id="385" w:author="T Londhe, Vinod (Contractor)" w:date="2022-07-09T13:40:00Z">
        <w:r w:rsidRPr="00A70532">
          <w:rPr>
            <w:sz w:val="22"/>
          </w:rPr>
          <w:t xml:space="preserve"> </w:t>
        </w:r>
      </w:ins>
    </w:p>
    <w:p w14:paraId="39A7CADD" w14:textId="77777777" w:rsidR="001C3F2E" w:rsidRPr="00A70532" w:rsidDel="00A3696B" w:rsidRDefault="001C3F2E" w:rsidP="00A70532">
      <w:pPr>
        <w:rPr>
          <w:ins w:id="386" w:author="T Londhe, Vinod (Contractor)" w:date="2022-07-09T13:40:00Z"/>
          <w:del w:id="387" w:author="Sai Praneetha Bhaskaruni" w:date="2022-07-12T13:01:00Z"/>
          <w:sz w:val="22"/>
        </w:rPr>
      </w:pPr>
    </w:p>
    <w:p w14:paraId="630CD449" w14:textId="77777777" w:rsidR="00286A5E" w:rsidRPr="00983120" w:rsidRDefault="00286A5E">
      <w:pPr>
        <w:spacing w:after="108"/>
        <w:ind w:left="118"/>
        <w:rPr>
          <w:sz w:val="22"/>
        </w:rPr>
      </w:pPr>
    </w:p>
    <w:tbl>
      <w:tblPr>
        <w:tblStyle w:val="TableGrid"/>
        <w:tblW w:w="10780" w:type="dxa"/>
        <w:tblInd w:w="10" w:type="dxa"/>
        <w:tblCellMar>
          <w:top w:w="113" w:type="dxa"/>
          <w:left w:w="113" w:type="dxa"/>
          <w:right w:w="115" w:type="dxa"/>
        </w:tblCellMar>
        <w:tblLook w:val="04A0" w:firstRow="1" w:lastRow="0" w:firstColumn="1" w:lastColumn="0" w:noHBand="0" w:noVBand="1"/>
      </w:tblPr>
      <w:tblGrid>
        <w:gridCol w:w="3462"/>
        <w:gridCol w:w="7318"/>
      </w:tblGrid>
      <w:tr w:rsidR="00B11510" w:rsidRPr="00180992" w14:paraId="3331C8FF" w14:textId="77777777" w:rsidTr="009B5858">
        <w:trPr>
          <w:trHeight w:val="443"/>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24CE629B" w14:textId="77777777" w:rsidR="00B11510" w:rsidRPr="00180992" w:rsidRDefault="00446FC2">
            <w:pPr>
              <w:spacing w:after="0" w:line="259" w:lineRule="auto"/>
              <w:ind w:left="113" w:firstLine="0"/>
              <w:jc w:val="left"/>
            </w:pPr>
            <w:r w:rsidRPr="00180992">
              <w:rPr>
                <w:b/>
              </w:rPr>
              <w:lastRenderedPageBreak/>
              <w:t>Manufacturer Name</w:t>
            </w:r>
          </w:p>
        </w:tc>
        <w:tc>
          <w:tcPr>
            <w:tcW w:w="7318" w:type="dxa"/>
            <w:tcBorders>
              <w:top w:val="single" w:sz="8" w:space="0" w:color="181717"/>
              <w:left w:val="single" w:sz="8" w:space="0" w:color="181717"/>
              <w:bottom w:val="single" w:sz="8" w:space="0" w:color="181717"/>
              <w:right w:val="single" w:sz="8" w:space="0" w:color="181717"/>
            </w:tcBorders>
          </w:tcPr>
          <w:p w14:paraId="1CA9A529" w14:textId="77777777" w:rsidR="00B11510" w:rsidRPr="00180992" w:rsidRDefault="00446FC2">
            <w:pPr>
              <w:spacing w:after="0" w:line="259" w:lineRule="auto"/>
              <w:ind w:left="0" w:firstLine="0"/>
              <w:jc w:val="left"/>
            </w:pPr>
            <w:r w:rsidRPr="00180992">
              <w:rPr>
                <w:noProof/>
              </w:rPr>
              <w:drawing>
                <wp:inline distT="0" distB="0" distL="0" distR="0" wp14:anchorId="29821918" wp14:editId="7F0971AD">
                  <wp:extent cx="703800" cy="212257"/>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25"/>
                          <a:stretch>
                            <a:fillRect/>
                          </a:stretch>
                        </pic:blipFill>
                        <pic:spPr>
                          <a:xfrm>
                            <a:off x="0" y="0"/>
                            <a:ext cx="703800" cy="212257"/>
                          </a:xfrm>
                          <a:prstGeom prst="rect">
                            <a:avLst/>
                          </a:prstGeom>
                        </pic:spPr>
                      </pic:pic>
                    </a:graphicData>
                  </a:graphic>
                </wp:inline>
              </w:drawing>
            </w:r>
          </w:p>
        </w:tc>
      </w:tr>
      <w:tr w:rsidR="00B11510" w:rsidRPr="00180992" w14:paraId="1847D172" w14:textId="77777777" w:rsidTr="009B5858">
        <w:trPr>
          <w:trHeight w:val="317"/>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7F8B3D5" w14:textId="77777777" w:rsidR="00B11510" w:rsidRPr="00180992" w:rsidRDefault="00446FC2">
            <w:pPr>
              <w:spacing w:after="0" w:line="259" w:lineRule="auto"/>
              <w:ind w:left="113" w:firstLine="0"/>
              <w:jc w:val="left"/>
            </w:pPr>
            <w:r w:rsidRPr="00180992">
              <w:rPr>
                <w:b/>
              </w:rPr>
              <w:t>Stryker Division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3B17BA03" w14:textId="77777777" w:rsidR="00B11510" w:rsidRPr="00180992" w:rsidRDefault="00446FC2">
            <w:pPr>
              <w:spacing w:after="0" w:line="259" w:lineRule="auto"/>
              <w:ind w:left="0" w:firstLine="0"/>
              <w:jc w:val="left"/>
            </w:pPr>
            <w:r w:rsidRPr="00180992">
              <w:t>Stryker Global Technology Center</w:t>
            </w:r>
          </w:p>
        </w:tc>
      </w:tr>
      <w:tr w:rsidR="00B11510" w:rsidRPr="00180992" w14:paraId="5F0811AF" w14:textId="77777777">
        <w:trPr>
          <w:trHeight w:val="13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63AB96A" w14:textId="77777777" w:rsidR="00B11510" w:rsidRPr="00180992" w:rsidRDefault="00446FC2">
            <w:pPr>
              <w:spacing w:after="0" w:line="259" w:lineRule="auto"/>
              <w:ind w:left="113" w:firstLine="0"/>
              <w:jc w:val="left"/>
            </w:pPr>
            <w:r w:rsidRPr="00180992">
              <w:rPr>
                <w:b/>
              </w:rPr>
              <w:t>Address</w:t>
            </w:r>
          </w:p>
        </w:tc>
        <w:tc>
          <w:tcPr>
            <w:tcW w:w="7318" w:type="dxa"/>
            <w:tcBorders>
              <w:top w:val="single" w:sz="8" w:space="0" w:color="181717"/>
              <w:left w:val="single" w:sz="8" w:space="0" w:color="181717"/>
              <w:bottom w:val="single" w:sz="8" w:space="0" w:color="181717"/>
              <w:right w:val="single" w:sz="8" w:space="0" w:color="181717"/>
            </w:tcBorders>
          </w:tcPr>
          <w:p w14:paraId="50B35D26" w14:textId="77777777" w:rsidR="001A66C4" w:rsidRPr="005B5243" w:rsidRDefault="001A66C4">
            <w:pPr>
              <w:spacing w:after="0" w:line="259" w:lineRule="auto"/>
              <w:ind w:left="0" w:firstLine="0"/>
              <w:jc w:val="left"/>
              <w:rPr>
                <w:ins w:id="388" w:author="T Londhe, Vinod (Contractor)" w:date="2022-07-09T13:38:00Z"/>
                <w:bCs/>
                <w:rPrChange w:id="389" w:author="Sai Praneetha Bhaskaruni" w:date="2022-07-12T13:00:00Z">
                  <w:rPr>
                    <w:ins w:id="390" w:author="T Londhe, Vinod (Contractor)" w:date="2022-07-09T13:38:00Z"/>
                    <w:b/>
                    <w:strike/>
                  </w:rPr>
                </w:rPrChange>
              </w:rPr>
              <w:pPrChange w:id="391" w:author="T Londhe, Vinod (Contractor)" w:date="2022-07-09T13:38:00Z">
                <w:pPr>
                  <w:spacing w:after="232" w:line="259" w:lineRule="auto"/>
                  <w:ind w:left="0" w:firstLine="0"/>
                  <w:jc w:val="left"/>
                </w:pPr>
              </w:pPrChange>
            </w:pPr>
            <w:ins w:id="392" w:author="T Londhe, Vinod (Contractor)" w:date="2022-07-09T13:38:00Z">
              <w:r w:rsidRPr="005B5243">
                <w:rPr>
                  <w:bCs/>
                  <w:rPrChange w:id="393" w:author="Sai Praneetha Bhaskaruni" w:date="2022-07-12T13:00:00Z">
                    <w:rPr>
                      <w:b/>
                      <w:strike/>
                    </w:rPr>
                  </w:rPrChange>
                </w:rPr>
                <w:t>Stryker Global Technology Center Pvt Ltd,</w:t>
              </w:r>
            </w:ins>
          </w:p>
          <w:p w14:paraId="0C095B3E" w14:textId="77777777" w:rsidR="001A66C4" w:rsidRPr="005B5243" w:rsidRDefault="001A66C4">
            <w:pPr>
              <w:spacing w:after="0" w:line="259" w:lineRule="auto"/>
              <w:ind w:left="0" w:firstLine="0"/>
              <w:jc w:val="left"/>
              <w:rPr>
                <w:ins w:id="394" w:author="T Londhe, Vinod (Contractor)" w:date="2022-07-09T13:38:00Z"/>
                <w:bCs/>
                <w:rPrChange w:id="395" w:author="Sai Praneetha Bhaskaruni" w:date="2022-07-12T13:00:00Z">
                  <w:rPr>
                    <w:ins w:id="396" w:author="T Londhe, Vinod (Contractor)" w:date="2022-07-09T13:38:00Z"/>
                    <w:b/>
                    <w:strike/>
                  </w:rPr>
                </w:rPrChange>
              </w:rPr>
              <w:pPrChange w:id="397" w:author="T Londhe, Vinod (Contractor)" w:date="2022-07-09T13:38:00Z">
                <w:pPr>
                  <w:spacing w:after="232" w:line="259" w:lineRule="auto"/>
                  <w:ind w:left="0" w:firstLine="0"/>
                  <w:jc w:val="left"/>
                </w:pPr>
              </w:pPrChange>
            </w:pPr>
            <w:ins w:id="398" w:author="T Londhe, Vinod (Contractor)" w:date="2022-07-09T13:38:00Z">
              <w:r w:rsidRPr="005B5243">
                <w:rPr>
                  <w:bCs/>
                  <w:rPrChange w:id="399" w:author="Sai Praneetha Bhaskaruni" w:date="2022-07-12T13:00:00Z">
                    <w:rPr>
                      <w:b/>
                      <w:strike/>
                    </w:rPr>
                  </w:rPrChange>
                </w:rPr>
                <w:t>Vatika Business Park, 10th Floor, Block two,</w:t>
              </w:r>
            </w:ins>
          </w:p>
          <w:p w14:paraId="5DFE043B" w14:textId="77777777" w:rsidR="001A66C4" w:rsidRPr="005B5243" w:rsidRDefault="001A66C4">
            <w:pPr>
              <w:spacing w:after="0" w:line="259" w:lineRule="auto"/>
              <w:ind w:left="0" w:firstLine="0"/>
              <w:jc w:val="left"/>
              <w:rPr>
                <w:ins w:id="400" w:author="T Londhe, Vinod (Contractor)" w:date="2022-07-09T13:38:00Z"/>
                <w:bCs/>
                <w:rPrChange w:id="401" w:author="Sai Praneetha Bhaskaruni" w:date="2022-07-12T13:00:00Z">
                  <w:rPr>
                    <w:ins w:id="402" w:author="T Londhe, Vinod (Contractor)" w:date="2022-07-09T13:38:00Z"/>
                    <w:b/>
                    <w:strike/>
                  </w:rPr>
                </w:rPrChange>
              </w:rPr>
              <w:pPrChange w:id="403" w:author="T Londhe, Vinod (Contractor)" w:date="2022-07-09T13:38:00Z">
                <w:pPr>
                  <w:spacing w:after="232" w:line="259" w:lineRule="auto"/>
                  <w:ind w:left="0" w:firstLine="0"/>
                  <w:jc w:val="left"/>
                </w:pPr>
              </w:pPrChange>
            </w:pPr>
            <w:ins w:id="404" w:author="T Londhe, Vinod (Contractor)" w:date="2022-07-09T13:38:00Z">
              <w:r w:rsidRPr="005B5243">
                <w:rPr>
                  <w:bCs/>
                  <w:rPrChange w:id="405" w:author="Sai Praneetha Bhaskaruni" w:date="2022-07-12T13:00:00Z">
                    <w:rPr>
                      <w:b/>
                      <w:strike/>
                    </w:rPr>
                  </w:rPrChange>
                </w:rPr>
                <w:t>Sohna-Gurgaon Rd, Sector 49, Gurugram</w:t>
              </w:r>
            </w:ins>
          </w:p>
          <w:p w14:paraId="74F539CD" w14:textId="77777777" w:rsidR="001A66C4" w:rsidRPr="001A66C4" w:rsidDel="007E00A9" w:rsidRDefault="001A66C4">
            <w:pPr>
              <w:spacing w:after="0" w:line="259" w:lineRule="auto"/>
              <w:ind w:left="0" w:firstLine="0"/>
              <w:jc w:val="left"/>
              <w:rPr>
                <w:ins w:id="406" w:author="T Londhe, Vinod (Contractor)" w:date="2022-07-09T13:38:00Z"/>
                <w:del w:id="407" w:author="Sai Praneetha Bhaskaruni" w:date="2022-07-12T13:00:00Z"/>
                <w:bCs/>
                <w:rPrChange w:id="408" w:author="T Londhe, Vinod (Contractor)" w:date="2022-07-09T13:38:00Z">
                  <w:rPr>
                    <w:ins w:id="409" w:author="T Londhe, Vinod (Contractor)" w:date="2022-07-09T13:38:00Z"/>
                    <w:del w:id="410" w:author="Sai Praneetha Bhaskaruni" w:date="2022-07-12T13:00:00Z"/>
                    <w:b/>
                    <w:strike/>
                  </w:rPr>
                </w:rPrChange>
              </w:rPr>
              <w:pPrChange w:id="411" w:author="T Londhe, Vinod (Contractor)" w:date="2022-07-09T13:38:00Z">
                <w:pPr>
                  <w:spacing w:after="232" w:line="259" w:lineRule="auto"/>
                  <w:ind w:left="0" w:firstLine="0"/>
                  <w:jc w:val="left"/>
                </w:pPr>
              </w:pPrChange>
            </w:pPr>
            <w:ins w:id="412" w:author="T Londhe, Vinod (Contractor)" w:date="2022-07-09T13:38:00Z">
              <w:r w:rsidRPr="005B5243">
                <w:rPr>
                  <w:bCs/>
                  <w:rPrChange w:id="413" w:author="Sai Praneetha Bhaskaruni" w:date="2022-07-12T13:00:00Z">
                    <w:rPr>
                      <w:b/>
                      <w:strike/>
                    </w:rPr>
                  </w:rPrChange>
                </w:rPr>
                <w:t>Haryana 122002, India</w:t>
              </w:r>
            </w:ins>
          </w:p>
          <w:p w14:paraId="0B05933E" w14:textId="77777777" w:rsidR="001A66C4" w:rsidDel="007E00A9" w:rsidRDefault="001A66C4">
            <w:pPr>
              <w:spacing w:after="232" w:line="259" w:lineRule="auto"/>
              <w:ind w:left="0" w:firstLine="0"/>
              <w:jc w:val="left"/>
              <w:rPr>
                <w:ins w:id="414" w:author="T Londhe, Vinod (Contractor)" w:date="2022-07-09T13:38:00Z"/>
                <w:del w:id="415" w:author="Sai Praneetha Bhaskaruni" w:date="2022-07-12T13:00:00Z"/>
                <w:b/>
                <w:strike/>
              </w:rPr>
            </w:pPr>
          </w:p>
          <w:p w14:paraId="65E7D76B" w14:textId="66EF63F8" w:rsidR="00B11510" w:rsidRPr="009E34EB" w:rsidDel="007E00A9" w:rsidRDefault="00446FC2">
            <w:pPr>
              <w:spacing w:after="232" w:line="259" w:lineRule="auto"/>
              <w:ind w:left="0" w:firstLine="0"/>
              <w:jc w:val="left"/>
              <w:rPr>
                <w:del w:id="416" w:author="Sai Praneetha Bhaskaruni" w:date="2022-07-12T13:00:00Z"/>
                <w:strike/>
                <w:rPrChange w:id="417" w:author="T Londhe, Vinod (Contractor)" w:date="2022-07-09T13:34:00Z">
                  <w:rPr>
                    <w:del w:id="418" w:author="Sai Praneetha Bhaskaruni" w:date="2022-07-12T13:00:00Z"/>
                  </w:rPr>
                </w:rPrChange>
              </w:rPr>
            </w:pPr>
            <w:del w:id="419" w:author="Sai Praneetha Bhaskaruni" w:date="2022-07-12T13:00:00Z">
              <w:r w:rsidRPr="009E34EB" w:rsidDel="007E00A9">
                <w:rPr>
                  <w:b/>
                  <w:strike/>
                  <w:rPrChange w:id="420" w:author="T Londhe, Vinod (Contractor)" w:date="2022-07-09T13:34:00Z">
                    <w:rPr>
                      <w:b/>
                    </w:rPr>
                  </w:rPrChange>
                </w:rPr>
                <w:delText xml:space="preserve">Stryker Global Technology Center Private </w:delText>
              </w:r>
              <w:commentRangeStart w:id="421"/>
              <w:r w:rsidRPr="009E34EB" w:rsidDel="007E00A9">
                <w:rPr>
                  <w:b/>
                  <w:strike/>
                  <w:rPrChange w:id="422" w:author="T Londhe, Vinod (Contractor)" w:date="2022-07-09T13:34:00Z">
                    <w:rPr>
                      <w:b/>
                    </w:rPr>
                  </w:rPrChange>
                </w:rPr>
                <w:delText>Limited</w:delText>
              </w:r>
              <w:commentRangeEnd w:id="421"/>
              <w:r w:rsidR="000B7BFF" w:rsidRPr="009E34EB" w:rsidDel="007E00A9">
                <w:rPr>
                  <w:rStyle w:val="CommentReference"/>
                  <w:strike/>
                  <w:rPrChange w:id="423" w:author="T Londhe, Vinod (Contractor)" w:date="2022-07-09T13:34:00Z">
                    <w:rPr>
                      <w:rStyle w:val="CommentReference"/>
                    </w:rPr>
                  </w:rPrChange>
                </w:rPr>
                <w:commentReference w:id="421"/>
              </w:r>
            </w:del>
          </w:p>
          <w:p w14:paraId="0A4021C1" w14:textId="55F01C71" w:rsidR="00B11510" w:rsidRPr="009E34EB" w:rsidDel="007E00A9" w:rsidRDefault="00446FC2">
            <w:pPr>
              <w:spacing w:after="0" w:line="259" w:lineRule="auto"/>
              <w:ind w:left="0" w:firstLine="0"/>
              <w:jc w:val="left"/>
              <w:rPr>
                <w:del w:id="424" w:author="Sai Praneetha Bhaskaruni" w:date="2022-07-12T13:00:00Z"/>
                <w:strike/>
                <w:rPrChange w:id="425" w:author="T Londhe, Vinod (Contractor)" w:date="2022-07-09T13:34:00Z">
                  <w:rPr>
                    <w:del w:id="426" w:author="Sai Praneetha Bhaskaruni" w:date="2022-07-12T13:00:00Z"/>
                  </w:rPr>
                </w:rPrChange>
              </w:rPr>
            </w:pPr>
            <w:del w:id="427" w:author="Sai Praneetha Bhaskaruni" w:date="2022-07-12T13:00:00Z">
              <w:r w:rsidRPr="009E34EB" w:rsidDel="007E00A9">
                <w:rPr>
                  <w:strike/>
                  <w:rPrChange w:id="428" w:author="T Londhe, Vinod (Contractor)" w:date="2022-07-09T13:34:00Z">
                    <w:rPr/>
                  </w:rPrChange>
                </w:rPr>
                <w:delText>10th Floor, Vatika Business Park,</w:delText>
              </w:r>
            </w:del>
          </w:p>
          <w:p w14:paraId="595BA295" w14:textId="3822249C" w:rsidR="00B11510" w:rsidRPr="009E34EB" w:rsidDel="007E00A9" w:rsidRDefault="00446FC2">
            <w:pPr>
              <w:spacing w:after="0" w:line="259" w:lineRule="auto"/>
              <w:ind w:left="0" w:firstLine="0"/>
              <w:jc w:val="left"/>
              <w:rPr>
                <w:del w:id="429" w:author="Sai Praneetha Bhaskaruni" w:date="2022-07-12T13:00:00Z"/>
                <w:strike/>
                <w:rPrChange w:id="430" w:author="T Londhe, Vinod (Contractor)" w:date="2022-07-09T13:34:00Z">
                  <w:rPr>
                    <w:del w:id="431" w:author="Sai Praneetha Bhaskaruni" w:date="2022-07-12T13:00:00Z"/>
                  </w:rPr>
                </w:rPrChange>
              </w:rPr>
            </w:pPr>
            <w:del w:id="432" w:author="Sai Praneetha Bhaskaruni" w:date="2022-07-12T13:00:00Z">
              <w:r w:rsidRPr="009E34EB" w:rsidDel="007E00A9">
                <w:rPr>
                  <w:strike/>
                  <w:rPrChange w:id="433" w:author="T Londhe, Vinod (Contractor)" w:date="2022-07-09T13:34:00Z">
                    <w:rPr/>
                  </w:rPrChange>
                </w:rPr>
                <w:delText>Block Two, Sector-</w:delText>
              </w:r>
            </w:del>
            <w:del w:id="434" w:author="Sai Praneetha Bhaskaruni" w:date="2022-07-08T14:16:00Z">
              <w:r w:rsidRPr="009E34EB" w:rsidDel="00943479">
                <w:rPr>
                  <w:strike/>
                  <w:rPrChange w:id="435" w:author="T Londhe, Vinod (Contractor)" w:date="2022-07-09T13:34:00Z">
                    <w:rPr/>
                  </w:rPrChange>
                </w:rPr>
                <w:delText>49 ,Sohna</w:delText>
              </w:r>
            </w:del>
            <w:del w:id="436" w:author="Sai Praneetha Bhaskaruni" w:date="2022-07-12T13:00:00Z">
              <w:r w:rsidRPr="009E34EB" w:rsidDel="007E00A9">
                <w:rPr>
                  <w:strike/>
                  <w:rPrChange w:id="437" w:author="T Londhe, Vinod (Contractor)" w:date="2022-07-09T13:34:00Z">
                    <w:rPr/>
                  </w:rPrChange>
                </w:rPr>
                <w:delText xml:space="preserve"> Road, </w:delText>
              </w:r>
            </w:del>
          </w:p>
          <w:p w14:paraId="2B79142F" w14:textId="10E34118" w:rsidR="00B11510" w:rsidRPr="00180992" w:rsidRDefault="00446FC2">
            <w:pPr>
              <w:spacing w:after="0" w:line="259" w:lineRule="auto"/>
              <w:ind w:left="0" w:firstLine="0"/>
              <w:jc w:val="left"/>
            </w:pPr>
            <w:del w:id="438" w:author="Sai Praneetha Bhaskaruni" w:date="2022-07-12T13:00:00Z">
              <w:r w:rsidRPr="009E34EB" w:rsidDel="007E00A9">
                <w:rPr>
                  <w:strike/>
                  <w:rPrChange w:id="439" w:author="T Londhe, Vinod (Contractor)" w:date="2022-07-09T13:34:00Z">
                    <w:rPr/>
                  </w:rPrChange>
                </w:rPr>
                <w:delText>Gurgaon 122002, Haryana, India</w:delText>
              </w:r>
            </w:del>
          </w:p>
        </w:tc>
      </w:tr>
      <w:tr w:rsidR="00B11510" w:rsidRPr="00180992" w14:paraId="43C1B950" w14:textId="77777777" w:rsidTr="009B5858">
        <w:trPr>
          <w:trHeight w:val="1388"/>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539B52C5" w14:textId="77777777" w:rsidR="00B11510" w:rsidRPr="00180992" w:rsidRDefault="00446FC2">
            <w:pPr>
              <w:spacing w:after="0" w:line="259" w:lineRule="auto"/>
              <w:ind w:left="113" w:firstLine="0"/>
              <w:jc w:val="left"/>
            </w:pPr>
            <w:r w:rsidRPr="00180992">
              <w:rPr>
                <w:b/>
              </w:rPr>
              <w:t>Device Description</w:t>
            </w:r>
          </w:p>
        </w:tc>
        <w:tc>
          <w:tcPr>
            <w:tcW w:w="7318" w:type="dxa"/>
            <w:tcBorders>
              <w:top w:val="single" w:sz="8" w:space="0" w:color="181717"/>
              <w:left w:val="single" w:sz="8" w:space="0" w:color="181717"/>
              <w:bottom w:val="single" w:sz="8" w:space="0" w:color="181717"/>
              <w:right w:val="single" w:sz="8" w:space="0" w:color="181717"/>
            </w:tcBorders>
          </w:tcPr>
          <w:p w14:paraId="54492F85" w14:textId="02B55848" w:rsidR="00F855A6" w:rsidDel="00A3696B" w:rsidRDefault="00F855A6" w:rsidP="00CB7821">
            <w:pPr>
              <w:rPr>
                <w:ins w:id="440" w:author="T Londhe, Vinod (Contractor)" w:date="2022-07-09T13:40:00Z"/>
                <w:del w:id="441" w:author="Sai Praneetha Bhaskaruni" w:date="2022-07-12T13:01:00Z"/>
              </w:rPr>
            </w:pPr>
            <w:ins w:id="442" w:author="T Londhe, Vinod (Contractor)" w:date="2022-07-09T13:40:00Z">
              <w:r w:rsidRPr="002927CE">
                <w:t xml:space="preserve">SmartMedic is an AC Powered (with AC to DC adaptor) device intended for use on Hospital Beds. It is designed to provide improved patient care in the hospital facility. The device is secured in place on top of the bed frame and under </w:t>
              </w:r>
              <w:r w:rsidRPr="001A05AD">
                <w:t>the bed’s mattress. The device can provide patient weight, turn indication and share information with authorized hospital nurse station. The system shares and displays information on hospital’s Nurse station through cloud application. The device also suppo</w:t>
              </w:r>
              <w:r w:rsidRPr="00A3696B">
                <w:t>rts functionality for placing x-ray cassette without moving the patient on bed</w:t>
              </w:r>
            </w:ins>
            <w:r w:rsidR="00CB7821">
              <w:t>.</w:t>
            </w:r>
            <w:ins w:id="443" w:author="T Londhe, Vinod (Contractor)" w:date="2022-07-09T13:40:00Z">
              <w:r w:rsidRPr="00D02EAB">
                <w:t xml:space="preserve"> </w:t>
              </w:r>
            </w:ins>
          </w:p>
          <w:p w14:paraId="1DD3B12A" w14:textId="77777777" w:rsidR="00F855A6" w:rsidDel="00A3696B" w:rsidRDefault="00F855A6" w:rsidP="009B5858">
            <w:pPr>
              <w:spacing w:after="0" w:line="259" w:lineRule="auto"/>
              <w:ind w:left="0" w:firstLine="0"/>
              <w:jc w:val="left"/>
              <w:rPr>
                <w:ins w:id="444" w:author="T Londhe, Vinod (Contractor)" w:date="2022-07-09T13:40:00Z"/>
                <w:del w:id="445" w:author="Sai Praneetha Bhaskaruni" w:date="2022-07-12T13:01:00Z"/>
              </w:rPr>
            </w:pPr>
          </w:p>
          <w:p w14:paraId="08C33480" w14:textId="7B8F7FF5" w:rsidR="00B11510" w:rsidRPr="00F855A6" w:rsidRDefault="00057E9B" w:rsidP="009B5858">
            <w:pPr>
              <w:spacing w:after="0" w:line="259" w:lineRule="auto"/>
              <w:ind w:left="0" w:firstLine="0"/>
              <w:jc w:val="left"/>
              <w:rPr>
                <w:strike/>
                <w:rPrChange w:id="446" w:author="T Londhe, Vinod (Contractor)" w:date="2022-07-09T13:40:00Z">
                  <w:rPr/>
                </w:rPrChange>
              </w:rPr>
            </w:pPr>
            <w:commentRangeStart w:id="447"/>
            <w:del w:id="448" w:author="Sai Praneetha Bhaskaruni" w:date="2022-07-12T13:01:00Z">
              <w:r w:rsidRPr="00F855A6" w:rsidDel="00A3696B">
                <w:rPr>
                  <w:strike/>
                  <w:rPrChange w:id="449" w:author="T Londhe, Vinod (Contractor)" w:date="2022-07-09T13:40:00Z">
                    <w:rPr/>
                  </w:rPrChange>
                </w:rPr>
                <w:delText>SmartMedic</w:delText>
              </w:r>
              <w:r w:rsidR="00C560D4" w:rsidRPr="00F855A6" w:rsidDel="00A3696B">
                <w:rPr>
                  <w:strike/>
                  <w:rPrChange w:id="450" w:author="T Londhe, Vinod (Contractor)" w:date="2022-07-09T13:40:00Z">
                    <w:rPr/>
                  </w:rPrChange>
                </w:rPr>
                <w:delText xml:space="preserve"> Device</w:delText>
              </w:r>
              <w:r w:rsidR="00784A0C" w:rsidRPr="00F855A6" w:rsidDel="00A3696B">
                <w:rPr>
                  <w:strike/>
                  <w:rPrChange w:id="451" w:author="T Londhe, Vinod (Contractor)" w:date="2022-07-09T13:40:00Z">
                    <w:rPr/>
                  </w:rPrChange>
                </w:rPr>
                <w:delText xml:space="preserve"> </w:delText>
              </w:r>
              <w:r w:rsidRPr="00F855A6" w:rsidDel="00A3696B">
                <w:rPr>
                  <w:strike/>
                  <w:rPrChange w:id="452" w:author="T Londhe, Vinod (Contractor)" w:date="2022-07-09T13:40:00Z">
                    <w:rPr/>
                  </w:rPrChange>
                </w:rPr>
                <w:delText xml:space="preserve">solution </w:delText>
              </w:r>
              <w:r w:rsidR="00784A0C" w:rsidRPr="00F855A6" w:rsidDel="00A3696B">
                <w:rPr>
                  <w:strike/>
                  <w:rPrChange w:id="453" w:author="T Londhe, Vinod (Contractor)" w:date="2022-07-09T13:40:00Z">
                    <w:rPr/>
                  </w:rPrChange>
                </w:rPr>
                <w:delText xml:space="preserve">is </w:delText>
              </w:r>
              <w:r w:rsidR="00446FC2" w:rsidRPr="00F855A6" w:rsidDel="00A3696B">
                <w:rPr>
                  <w:strike/>
                  <w:rPrChange w:id="454" w:author="T Londhe, Vinod (Contractor)" w:date="2022-07-09T13:40:00Z">
                    <w:rPr/>
                  </w:rPrChange>
                </w:rPr>
                <w:delText xml:space="preserve">used to </w:delText>
              </w:r>
              <w:r w:rsidR="00784A0C" w:rsidRPr="00F855A6" w:rsidDel="00A3696B">
                <w:rPr>
                  <w:strike/>
                  <w:rPrChange w:id="455" w:author="T Londhe, Vinod (Contractor)" w:date="2022-07-09T13:40:00Z">
                    <w:rPr/>
                  </w:rPrChange>
                </w:rPr>
                <w:delText xml:space="preserve">monitor the health vital data </w:delText>
              </w:r>
              <w:r w:rsidR="00732D46" w:rsidRPr="00F855A6" w:rsidDel="00A3696B">
                <w:rPr>
                  <w:strike/>
                  <w:rPrChange w:id="456" w:author="T Londhe, Vinod (Contractor)" w:date="2022-07-09T13:40:00Z">
                    <w:rPr/>
                  </w:rPrChange>
                </w:rPr>
                <w:delText>i.e.</w:delText>
              </w:r>
              <w:r w:rsidR="00784A0C" w:rsidRPr="00F855A6" w:rsidDel="00A3696B">
                <w:rPr>
                  <w:strike/>
                  <w:rPrChange w:id="457" w:author="T Londhe, Vinod (Contractor)" w:date="2022-07-09T13:40:00Z">
                    <w:rPr/>
                  </w:rPrChange>
                </w:rPr>
                <w:delText xml:space="preserve"> weight, </w:delText>
              </w:r>
            </w:del>
            <w:del w:id="458" w:author="Sai Praneetha Bhaskaruni" w:date="2022-03-25T15:15:00Z">
              <w:r w:rsidR="00784A0C" w:rsidRPr="00F855A6" w:rsidDel="00905E95">
                <w:rPr>
                  <w:strike/>
                  <w:rPrChange w:id="459" w:author="T Londhe, Vinod (Contractor)" w:date="2022-07-09T13:40:00Z">
                    <w:rPr/>
                  </w:rPrChange>
                </w:rPr>
                <w:delText xml:space="preserve">temperature, </w:delText>
              </w:r>
            </w:del>
            <w:del w:id="460" w:author="Sai Praneetha Bhaskaruni" w:date="2022-07-12T13:01:00Z">
              <w:r w:rsidR="00784A0C" w:rsidRPr="00F855A6" w:rsidDel="00A3696B">
                <w:rPr>
                  <w:strike/>
                  <w:rPrChange w:id="461" w:author="T Londhe, Vinod (Contractor)" w:date="2022-07-09T13:40:00Z">
                    <w:rPr/>
                  </w:rPrChange>
                </w:rPr>
                <w:delText>position</w:delText>
              </w:r>
              <w:r w:rsidR="00446FC2" w:rsidRPr="00F855A6" w:rsidDel="00A3696B">
                <w:rPr>
                  <w:strike/>
                  <w:rPrChange w:id="462" w:author="T Londhe, Vinod (Contractor)" w:date="2022-07-09T13:40:00Z">
                    <w:rPr/>
                  </w:rPrChange>
                </w:rPr>
                <w:delText xml:space="preserve">. The </w:delText>
              </w:r>
              <w:r w:rsidRPr="00F855A6" w:rsidDel="00A3696B">
                <w:rPr>
                  <w:strike/>
                  <w:rPrChange w:id="463" w:author="T Londhe, Vinod (Contractor)" w:date="2022-07-09T13:40:00Z">
                    <w:rPr/>
                  </w:rPrChange>
                </w:rPr>
                <w:delText>SmartMedic</w:delText>
              </w:r>
              <w:r w:rsidR="00C560D4" w:rsidRPr="00F855A6" w:rsidDel="00A3696B">
                <w:rPr>
                  <w:strike/>
                  <w:rPrChange w:id="464" w:author="T Londhe, Vinod (Contractor)" w:date="2022-07-09T13:40:00Z">
                    <w:rPr/>
                  </w:rPrChange>
                </w:rPr>
                <w:delText xml:space="preserve"> Device</w:delText>
              </w:r>
              <w:r w:rsidR="00446FC2" w:rsidRPr="00F855A6" w:rsidDel="00A3696B">
                <w:rPr>
                  <w:strike/>
                  <w:rPrChange w:id="465" w:author="T Londhe, Vinod (Contractor)" w:date="2022-07-09T13:40:00Z">
                    <w:rPr/>
                  </w:rPrChange>
                </w:rPr>
                <w:delText xml:space="preserve"> is intended to provide </w:delText>
              </w:r>
              <w:r w:rsidR="00784A0C" w:rsidRPr="00F855A6" w:rsidDel="00A3696B">
                <w:rPr>
                  <w:strike/>
                  <w:rPrChange w:id="466" w:author="T Londhe, Vinod (Contractor)" w:date="2022-07-09T13:40:00Z">
                    <w:rPr/>
                  </w:rPrChange>
                </w:rPr>
                <w:delText>an</w:delText>
              </w:r>
              <w:r w:rsidR="00446FC2" w:rsidRPr="00F855A6" w:rsidDel="00A3696B">
                <w:rPr>
                  <w:strike/>
                  <w:rPrChange w:id="467" w:author="T Londhe, Vinod (Contractor)" w:date="2022-07-09T13:40:00Z">
                    <w:rPr/>
                  </w:rPrChange>
                </w:rPr>
                <w:delText xml:space="preserve"> </w:delText>
              </w:r>
              <w:r w:rsidR="00784A0C" w:rsidRPr="00F855A6" w:rsidDel="00A3696B">
                <w:rPr>
                  <w:strike/>
                  <w:rPrChange w:id="468" w:author="T Londhe, Vinod (Contractor)" w:date="2022-07-09T13:40:00Z">
                    <w:rPr/>
                  </w:rPrChange>
                </w:rPr>
                <w:delText>alert for un</w:delText>
              </w:r>
            </w:del>
            <w:del w:id="469" w:author="Sai Praneetha Bhaskaruni" w:date="2022-03-25T15:16:00Z">
              <w:r w:rsidR="00784A0C" w:rsidRPr="00F855A6" w:rsidDel="00905E95">
                <w:rPr>
                  <w:strike/>
                  <w:rPrChange w:id="470" w:author="T Londhe, Vinod (Contractor)" w:date="2022-07-09T13:40:00Z">
                    <w:rPr/>
                  </w:rPrChange>
                </w:rPr>
                <w:delText>wanted</w:delText>
              </w:r>
            </w:del>
            <w:del w:id="471" w:author="Sai Praneetha Bhaskaruni" w:date="2022-07-12T13:01:00Z">
              <w:r w:rsidR="00784A0C" w:rsidRPr="00F855A6" w:rsidDel="00A3696B">
                <w:rPr>
                  <w:strike/>
                  <w:rPrChange w:id="472" w:author="T Londhe, Vinod (Contractor)" w:date="2022-07-09T13:40:00Z">
                    <w:rPr/>
                  </w:rPrChange>
                </w:rPr>
                <w:delText xml:space="preserve"> change </w:delText>
              </w:r>
              <w:r w:rsidR="00732D46" w:rsidRPr="00F855A6" w:rsidDel="00A3696B">
                <w:rPr>
                  <w:strike/>
                  <w:rPrChange w:id="473" w:author="T Londhe, Vinod (Contractor)" w:date="2022-07-09T13:40:00Z">
                    <w:rPr/>
                  </w:rPrChange>
                </w:rPr>
                <w:delText xml:space="preserve">in </w:delText>
              </w:r>
              <w:r w:rsidR="00784A0C" w:rsidRPr="00F855A6" w:rsidDel="00A3696B">
                <w:rPr>
                  <w:strike/>
                  <w:rPrChange w:id="474" w:author="T Londhe, Vinod (Contractor)" w:date="2022-07-09T13:40:00Z">
                    <w:rPr/>
                  </w:rPrChange>
                </w:rPr>
                <w:delText>the health vital</w:delText>
              </w:r>
              <w:r w:rsidR="00732D46" w:rsidRPr="00F855A6" w:rsidDel="00A3696B">
                <w:rPr>
                  <w:strike/>
                  <w:rPrChange w:id="475" w:author="T Londhe, Vinod (Contractor)" w:date="2022-07-09T13:40:00Z">
                    <w:rPr/>
                  </w:rPrChange>
                </w:rPr>
                <w:delText xml:space="preserve"> data</w:delText>
              </w:r>
              <w:r w:rsidR="00784A0C" w:rsidRPr="00F855A6" w:rsidDel="00A3696B">
                <w:rPr>
                  <w:strike/>
                  <w:rPrChange w:id="476" w:author="T Londhe, Vinod (Contractor)" w:date="2022-07-09T13:40:00Z">
                    <w:rPr/>
                  </w:rPrChange>
                </w:rPr>
                <w:delText>, that uses the device</w:delText>
              </w:r>
            </w:del>
            <w:del w:id="477" w:author="Sai Praneetha Bhaskaruni" w:date="2022-03-25T15:17:00Z">
              <w:r w:rsidR="00784A0C" w:rsidRPr="00F855A6" w:rsidDel="00CF40BB">
                <w:rPr>
                  <w:strike/>
                  <w:rPrChange w:id="478" w:author="T Londhe, Vinod (Contractor)" w:date="2022-07-09T13:40:00Z">
                    <w:rPr/>
                  </w:rPrChange>
                </w:rPr>
                <w:delText>’</w:delText>
              </w:r>
              <w:r w:rsidR="00446FC2" w:rsidRPr="00F855A6" w:rsidDel="00CF40BB">
                <w:rPr>
                  <w:strike/>
                  <w:rPrChange w:id="479" w:author="T Londhe, Vinod (Contractor)" w:date="2022-07-09T13:40:00Z">
                    <w:rPr/>
                  </w:rPrChange>
                </w:rPr>
                <w:delText>s</w:delText>
              </w:r>
            </w:del>
            <w:del w:id="480" w:author="Sai Praneetha Bhaskaruni" w:date="2022-07-12T13:01:00Z">
              <w:r w:rsidR="00446FC2" w:rsidRPr="00F855A6" w:rsidDel="00A3696B">
                <w:rPr>
                  <w:strike/>
                  <w:rPrChange w:id="481" w:author="T Londhe, Vinod (Contractor)" w:date="2022-07-09T13:40:00Z">
                    <w:rPr/>
                  </w:rPrChange>
                </w:rPr>
                <w:delText xml:space="preserve"> </w:delText>
              </w:r>
              <w:r w:rsidR="00CD012C" w:rsidRPr="00F855A6" w:rsidDel="00A3696B">
                <w:rPr>
                  <w:strike/>
                  <w:rPrChange w:id="482" w:author="T Londhe, Vinod (Contractor)" w:date="2022-07-09T13:40:00Z">
                    <w:rPr/>
                  </w:rPrChange>
                </w:rPr>
                <w:delText xml:space="preserve">data </w:delText>
              </w:r>
              <w:r w:rsidR="00446FC2" w:rsidRPr="00F855A6" w:rsidDel="00A3696B">
                <w:rPr>
                  <w:strike/>
                  <w:rPrChange w:id="483" w:author="T Londhe, Vinod (Contractor)" w:date="2022-07-09T13:40:00Z">
                    <w:rPr/>
                  </w:rPrChange>
                </w:rPr>
                <w:delText xml:space="preserve">to visualize the </w:delText>
              </w:r>
              <w:r w:rsidR="00784A0C" w:rsidRPr="00F855A6" w:rsidDel="00A3696B">
                <w:rPr>
                  <w:strike/>
                  <w:rPrChange w:id="484" w:author="T Londhe, Vinod (Contractor)" w:date="2022-07-09T13:40:00Z">
                    <w:rPr/>
                  </w:rPrChange>
                </w:rPr>
                <w:delText>current health</w:delText>
              </w:r>
              <w:r w:rsidR="00446FC2" w:rsidRPr="00F855A6" w:rsidDel="00A3696B">
                <w:rPr>
                  <w:strike/>
                  <w:rPrChange w:id="485" w:author="T Londhe, Vinod (Contractor)" w:date="2022-07-09T13:40:00Z">
                    <w:rPr/>
                  </w:rPrChange>
                </w:rPr>
                <w:delText xml:space="preserve"> condition of </w:delText>
              </w:r>
              <w:r w:rsidR="00732D46" w:rsidRPr="00F855A6" w:rsidDel="00A3696B">
                <w:rPr>
                  <w:strike/>
                  <w:rPrChange w:id="486" w:author="T Londhe, Vinod (Contractor)" w:date="2022-07-09T13:40:00Z">
                    <w:rPr/>
                  </w:rPrChange>
                </w:rPr>
                <w:delText xml:space="preserve">the </w:delText>
              </w:r>
              <w:r w:rsidR="00784A0C" w:rsidRPr="00F855A6" w:rsidDel="00A3696B">
                <w:rPr>
                  <w:strike/>
                  <w:rPrChange w:id="487" w:author="T Londhe, Vinod (Contractor)" w:date="2022-07-09T13:40:00Z">
                    <w:rPr/>
                  </w:rPrChange>
                </w:rPr>
                <w:delText>patient in real time</w:delText>
              </w:r>
              <w:r w:rsidR="00732D46" w:rsidRPr="00F855A6" w:rsidDel="00A3696B">
                <w:rPr>
                  <w:strike/>
                  <w:rPrChange w:id="488" w:author="T Londhe, Vinod (Contractor)" w:date="2022-07-09T13:40:00Z">
                    <w:rPr/>
                  </w:rPrChange>
                </w:rPr>
                <w:delText>.</w:delText>
              </w:r>
              <w:commentRangeEnd w:id="447"/>
              <w:r w:rsidR="00F855A6" w:rsidDel="00A3696B">
                <w:rPr>
                  <w:rStyle w:val="CommentReference"/>
                </w:rPr>
                <w:commentReference w:id="447"/>
              </w:r>
            </w:del>
            <w:del w:id="489" w:author="Sai Praneetha Bhaskaruni" w:date="2022-03-25T15:18:00Z">
              <w:r w:rsidR="00732D46" w:rsidRPr="00F855A6" w:rsidDel="00C45889">
                <w:rPr>
                  <w:strike/>
                  <w:rPrChange w:id="490" w:author="T Londhe, Vinod (Contractor)" w:date="2022-07-09T13:40:00Z">
                    <w:rPr/>
                  </w:rPrChange>
                </w:rPr>
                <w:delText xml:space="preserve"> This</w:delText>
              </w:r>
              <w:r w:rsidR="00784A0C" w:rsidRPr="00F855A6" w:rsidDel="00C45889">
                <w:rPr>
                  <w:strike/>
                  <w:rPrChange w:id="491" w:author="T Londhe, Vinod (Contractor)" w:date="2022-07-09T13:40:00Z">
                    <w:rPr/>
                  </w:rPrChange>
                </w:rPr>
                <w:delText xml:space="preserve"> </w:delText>
              </w:r>
              <w:r w:rsidR="00446FC2" w:rsidRPr="00F855A6" w:rsidDel="00C45889">
                <w:rPr>
                  <w:strike/>
                  <w:rPrChange w:id="492" w:author="T Londhe, Vinod (Contractor)" w:date="2022-07-09T13:40:00Z">
                    <w:rPr/>
                  </w:rPrChange>
                </w:rPr>
                <w:delText>enable</w:delText>
              </w:r>
              <w:r w:rsidR="00732D46" w:rsidRPr="00F855A6" w:rsidDel="00C45889">
                <w:rPr>
                  <w:strike/>
                  <w:rPrChange w:id="493" w:author="T Londhe, Vinod (Contractor)" w:date="2022-07-09T13:40:00Z">
                    <w:rPr/>
                  </w:rPrChange>
                </w:rPr>
                <w:delText>s</w:delText>
              </w:r>
              <w:r w:rsidR="00446FC2" w:rsidRPr="00F855A6" w:rsidDel="00C45889">
                <w:rPr>
                  <w:strike/>
                  <w:rPrChange w:id="494" w:author="T Londhe, Vinod (Contractor)" w:date="2022-07-09T13:40:00Z">
                    <w:rPr/>
                  </w:rPrChange>
                </w:rPr>
                <w:delText xml:space="preserve"> effective decision making for the </w:delText>
              </w:r>
              <w:r w:rsidR="00784A0C" w:rsidRPr="00F855A6" w:rsidDel="00C45889">
                <w:rPr>
                  <w:strike/>
                  <w:rPrChange w:id="495" w:author="T Londhe, Vinod (Contractor)" w:date="2022-07-09T13:40:00Z">
                    <w:rPr/>
                  </w:rPrChange>
                </w:rPr>
                <w:delText xml:space="preserve">health </w:delText>
              </w:r>
              <w:r w:rsidR="00732D46" w:rsidRPr="00F855A6" w:rsidDel="00C45889">
                <w:rPr>
                  <w:strike/>
                  <w:rPrChange w:id="496" w:author="T Londhe, Vinod (Contractor)" w:date="2022-07-09T13:40:00Z">
                    <w:rPr/>
                  </w:rPrChange>
                </w:rPr>
                <w:delText xml:space="preserve">personnel </w:delText>
              </w:r>
              <w:r w:rsidR="00446FC2" w:rsidRPr="00F855A6" w:rsidDel="00C45889">
                <w:rPr>
                  <w:strike/>
                  <w:rPrChange w:id="497" w:author="T Londhe, Vinod (Contractor)" w:date="2022-07-09T13:40:00Z">
                    <w:rPr/>
                  </w:rPrChange>
                </w:rPr>
                <w:delText>before they even go in</w:delText>
              </w:r>
              <w:r w:rsidR="00784A0C" w:rsidRPr="00F855A6" w:rsidDel="00C45889">
                <w:rPr>
                  <w:strike/>
                  <w:rPrChange w:id="498" w:author="T Londhe, Vinod (Contractor)" w:date="2022-07-09T13:40:00Z">
                    <w:rPr/>
                  </w:rPrChange>
                </w:rPr>
                <w:delText xml:space="preserve">to the operating room </w:delText>
              </w:r>
              <w:r w:rsidR="00732D46" w:rsidRPr="00F855A6" w:rsidDel="00C45889">
                <w:rPr>
                  <w:strike/>
                  <w:rPrChange w:id="499" w:author="T Londhe, Vinod (Contractor)" w:date="2022-07-09T13:40:00Z">
                    <w:rPr/>
                  </w:rPrChange>
                </w:rPr>
                <w:delText xml:space="preserve">-for </w:delText>
              </w:r>
              <w:r w:rsidR="00784A0C" w:rsidRPr="00F855A6" w:rsidDel="00C45889">
                <w:rPr>
                  <w:strike/>
                  <w:rPrChange w:id="500" w:author="T Londhe, Vinod (Contractor)" w:date="2022-07-09T13:40:00Z">
                    <w:rPr/>
                  </w:rPrChange>
                </w:rPr>
                <w:delText>the daily health inspection</w:delText>
              </w:r>
              <w:r w:rsidR="00446FC2" w:rsidRPr="00F855A6" w:rsidDel="00C45889">
                <w:rPr>
                  <w:strike/>
                  <w:rPrChange w:id="501" w:author="T Londhe, Vinod (Contractor)" w:date="2022-07-09T13:40:00Z">
                    <w:rPr/>
                  </w:rPrChange>
                </w:rPr>
                <w:delText>.</w:delText>
              </w:r>
            </w:del>
          </w:p>
        </w:tc>
      </w:tr>
      <w:tr w:rsidR="00B11510" w:rsidRPr="00180992" w14:paraId="434E7737" w14:textId="77777777">
        <w:trPr>
          <w:trHeight w:val="4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79EF0F58" w14:textId="77777777" w:rsidR="00B11510" w:rsidRPr="00180992" w:rsidRDefault="00446FC2">
            <w:pPr>
              <w:spacing w:after="0" w:line="259" w:lineRule="auto"/>
              <w:ind w:left="113" w:firstLine="0"/>
              <w:jc w:val="left"/>
            </w:pPr>
            <w:r w:rsidRPr="00180992">
              <w:rPr>
                <w:b/>
              </w:rPr>
              <w:t>Device Model, Version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00CA7A42" w14:textId="6F1C1FD4" w:rsidR="00944B14" w:rsidRPr="00E34081" w:rsidRDefault="00944B14">
            <w:pPr>
              <w:spacing w:after="0" w:line="259" w:lineRule="auto"/>
              <w:ind w:left="0" w:firstLine="0"/>
              <w:jc w:val="left"/>
              <w:rPr>
                <w:ins w:id="502" w:author="T Londhe, Vinod (Contractor)" w:date="2022-07-09T13:32:00Z"/>
                <w:b/>
                <w:rPrChange w:id="503" w:author="Sai Praneetha Bhaskaruni" w:date="2022-07-12T13:01:00Z">
                  <w:rPr>
                    <w:ins w:id="504" w:author="T Londhe, Vinod (Contractor)" w:date="2022-07-09T13:32:00Z"/>
                    <w:b/>
                    <w:strike/>
                    <w:highlight w:val="cyan"/>
                  </w:rPr>
                </w:rPrChange>
              </w:rPr>
            </w:pPr>
            <w:ins w:id="505" w:author="T Londhe, Vinod (Contractor)" w:date="2022-07-09T13:32:00Z">
              <w:r w:rsidRPr="00E34081">
                <w:rPr>
                  <w:b/>
                  <w:rPrChange w:id="506" w:author="Sai Praneetha Bhaskaruni" w:date="2022-07-12T13:01:00Z">
                    <w:rPr>
                      <w:b/>
                      <w:strike/>
                      <w:highlight w:val="cyan"/>
                    </w:rPr>
                  </w:rPrChange>
                </w:rPr>
                <w:t xml:space="preserve">SmartMedic </w:t>
              </w:r>
              <w:r w:rsidR="00C42663" w:rsidRPr="00E34081">
                <w:rPr>
                  <w:b/>
                  <w:rPrChange w:id="507" w:author="Sai Praneetha Bhaskaruni" w:date="2022-07-12T13:01:00Z">
                    <w:rPr>
                      <w:b/>
                      <w:strike/>
                      <w:highlight w:val="cyan"/>
                    </w:rPr>
                  </w:rPrChange>
                </w:rPr>
                <w:t>001-02-A-00-00-00</w:t>
              </w:r>
            </w:ins>
          </w:p>
          <w:p w14:paraId="3A7203E2" w14:textId="77777777" w:rsidR="00944B14" w:rsidDel="00E34081" w:rsidRDefault="00944B14">
            <w:pPr>
              <w:spacing w:after="0" w:line="259" w:lineRule="auto"/>
              <w:ind w:left="0" w:firstLine="0"/>
              <w:jc w:val="left"/>
              <w:rPr>
                <w:ins w:id="508" w:author="T Londhe, Vinod (Contractor)" w:date="2022-07-09T13:32:00Z"/>
                <w:del w:id="509" w:author="Sai Praneetha Bhaskaruni" w:date="2022-07-12T13:01:00Z"/>
                <w:b/>
                <w:strike/>
                <w:highlight w:val="cyan"/>
              </w:rPr>
            </w:pPr>
          </w:p>
          <w:p w14:paraId="632CA8A4" w14:textId="5B571797" w:rsidR="00B11510" w:rsidRPr="008E5364" w:rsidRDefault="00446FC2">
            <w:pPr>
              <w:spacing w:after="0" w:line="259" w:lineRule="auto"/>
              <w:ind w:left="0" w:firstLine="0"/>
              <w:jc w:val="left"/>
              <w:rPr>
                <w:strike/>
              </w:rPr>
            </w:pPr>
            <w:del w:id="510" w:author="Sai Praneetha Bhaskaruni" w:date="2022-07-12T13:01:00Z">
              <w:r w:rsidRPr="008E5364" w:rsidDel="00E34081">
                <w:rPr>
                  <w:b/>
                  <w:strike/>
                  <w:highlight w:val="cyan"/>
                </w:rPr>
                <w:delText>6007-670-000</w:delText>
              </w:r>
              <w:r w:rsidRPr="008E5364" w:rsidDel="00E34081">
                <w:rPr>
                  <w:b/>
                  <w:strike/>
                  <w:highlight w:val="cyan"/>
                </w:rPr>
                <w:tab/>
                <w:delText>V1.0</w:delText>
              </w:r>
              <w:r w:rsidRPr="008E5364" w:rsidDel="00E34081">
                <w:rPr>
                  <w:b/>
                  <w:strike/>
                  <w:highlight w:val="cyan"/>
                </w:rPr>
                <w:tab/>
                <w:delText>(Further</w:delText>
              </w:r>
              <w:r w:rsidRPr="008E5364" w:rsidDel="00E34081">
                <w:rPr>
                  <w:b/>
                  <w:strike/>
                  <w:highlight w:val="cyan"/>
                </w:rPr>
                <w:tab/>
                <w:delText>digits</w:delText>
              </w:r>
              <w:r w:rsidRPr="008E5364" w:rsidDel="00E34081">
                <w:rPr>
                  <w:b/>
                  <w:strike/>
                  <w:highlight w:val="cyan"/>
                </w:rPr>
                <w:tab/>
                <w:delText>for</w:delText>
              </w:r>
              <w:r w:rsidRPr="008E5364" w:rsidDel="00E34081">
                <w:rPr>
                  <w:b/>
                  <w:strike/>
                  <w:highlight w:val="cyan"/>
                </w:rPr>
                <w:tab/>
              </w:r>
              <w:commentRangeStart w:id="511"/>
              <w:commentRangeStart w:id="512"/>
              <w:r w:rsidRPr="008E5364" w:rsidDel="00E34081">
                <w:rPr>
                  <w:b/>
                  <w:strike/>
                  <w:highlight w:val="cyan"/>
                </w:rPr>
                <w:delText>minor</w:delText>
              </w:r>
              <w:commentRangeEnd w:id="511"/>
              <w:r w:rsidR="00167413" w:rsidDel="00E34081">
                <w:rPr>
                  <w:rStyle w:val="CommentReference"/>
                </w:rPr>
                <w:commentReference w:id="511"/>
              </w:r>
              <w:commentRangeEnd w:id="512"/>
              <w:r w:rsidR="00C42663" w:rsidDel="00E34081">
                <w:rPr>
                  <w:rStyle w:val="CommentReference"/>
                </w:rPr>
                <w:commentReference w:id="512"/>
              </w:r>
              <w:r w:rsidRPr="008E5364" w:rsidDel="00E34081">
                <w:rPr>
                  <w:b/>
                  <w:strike/>
                  <w:highlight w:val="cyan"/>
                </w:rPr>
                <w:tab/>
                <w:delText>fixes</w:delText>
              </w:r>
              <w:r w:rsidRPr="008E5364" w:rsidDel="00E34081">
                <w:rPr>
                  <w:b/>
                  <w:strike/>
                  <w:highlight w:val="cyan"/>
                </w:rPr>
                <w:tab/>
                <w:delText>controlled</w:delText>
              </w:r>
              <w:r w:rsidRPr="008E5364" w:rsidDel="00E34081">
                <w:rPr>
                  <w:b/>
                  <w:strike/>
                  <w:highlight w:val="cyan"/>
                </w:rPr>
                <w:tab/>
                <w:delText>internally)</w:delText>
              </w:r>
            </w:del>
          </w:p>
        </w:tc>
      </w:tr>
      <w:tr w:rsidR="00B11510" w:rsidRPr="00180992" w14:paraId="52A13CBE" w14:textId="77777777">
        <w:trPr>
          <w:trHeight w:val="37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34405871" w14:textId="77777777" w:rsidR="00B11510" w:rsidRPr="00180992" w:rsidRDefault="00446FC2">
            <w:pPr>
              <w:spacing w:after="0" w:line="259" w:lineRule="auto"/>
              <w:ind w:left="113" w:firstLine="0"/>
              <w:jc w:val="left"/>
            </w:pPr>
            <w:r w:rsidRPr="00180992">
              <w:rPr>
                <w:b/>
              </w:rPr>
              <w:t xml:space="preserve">Manufacturer Contact </w:t>
            </w:r>
          </w:p>
          <w:p w14:paraId="238DAA43" w14:textId="77777777" w:rsidR="00B11510" w:rsidRPr="00180992" w:rsidRDefault="00446FC2">
            <w:pPr>
              <w:spacing w:after="0" w:line="259" w:lineRule="auto"/>
              <w:ind w:left="113" w:firstLine="0"/>
              <w:jc w:val="left"/>
            </w:pPr>
            <w:r w:rsidRPr="00180992">
              <w:rPr>
                <w:b/>
              </w:rPr>
              <w:t>Information</w:t>
            </w:r>
          </w:p>
        </w:tc>
        <w:tc>
          <w:tcPr>
            <w:tcW w:w="7318" w:type="dxa"/>
            <w:tcBorders>
              <w:top w:val="single" w:sz="8" w:space="0" w:color="181717"/>
              <w:left w:val="single" w:sz="8" w:space="0" w:color="181717"/>
              <w:bottom w:val="single" w:sz="8" w:space="0" w:color="181717"/>
              <w:right w:val="single" w:sz="8" w:space="0" w:color="181717"/>
            </w:tcBorders>
          </w:tcPr>
          <w:p w14:paraId="0CC9A38F" w14:textId="7D56A3E7" w:rsidR="00B11510" w:rsidRPr="00DD2E96" w:rsidDel="00DD2E96" w:rsidRDefault="00446FC2">
            <w:pPr>
              <w:spacing w:after="232" w:line="259" w:lineRule="auto"/>
              <w:ind w:left="0" w:firstLine="0"/>
              <w:jc w:val="left"/>
              <w:rPr>
                <w:del w:id="513" w:author="Sai Praneetha Bhaskaruni" w:date="2022-07-12T13:01:00Z"/>
                <w:strike/>
                <w:rPrChange w:id="514" w:author="Sai Praneetha Bhaskaruni" w:date="2022-07-12T13:01:00Z">
                  <w:rPr>
                    <w:del w:id="515" w:author="Sai Praneetha Bhaskaruni" w:date="2022-07-12T13:01:00Z"/>
                  </w:rPr>
                </w:rPrChange>
              </w:rPr>
            </w:pPr>
            <w:del w:id="516" w:author="Sai Praneetha Bhaskaruni" w:date="2022-07-12T13:01:00Z">
              <w:r w:rsidRPr="00DD2E96" w:rsidDel="00DD2E96">
                <w:rPr>
                  <w:b/>
                  <w:strike/>
                  <w:rPrChange w:id="517" w:author="Sai Praneetha Bhaskaruni" w:date="2022-07-12T13:01:00Z">
                    <w:rPr>
                      <w:b/>
                    </w:rPr>
                  </w:rPrChange>
                </w:rPr>
                <w:delText>Manufacturer:</w:delText>
              </w:r>
            </w:del>
          </w:p>
          <w:p w14:paraId="2E9468E9" w14:textId="0762ECB4" w:rsidR="00B11510" w:rsidRPr="00DD2E96" w:rsidDel="00DD2E96" w:rsidRDefault="00446FC2">
            <w:pPr>
              <w:spacing w:after="0" w:line="259" w:lineRule="auto"/>
              <w:ind w:left="0" w:firstLine="0"/>
              <w:jc w:val="left"/>
              <w:rPr>
                <w:del w:id="518" w:author="Sai Praneetha Bhaskaruni" w:date="2022-07-12T13:01:00Z"/>
                <w:strike/>
                <w:rPrChange w:id="519" w:author="Sai Praneetha Bhaskaruni" w:date="2022-07-12T13:01:00Z">
                  <w:rPr>
                    <w:del w:id="520" w:author="Sai Praneetha Bhaskaruni" w:date="2022-07-12T13:01:00Z"/>
                  </w:rPr>
                </w:rPrChange>
              </w:rPr>
            </w:pPr>
            <w:del w:id="521" w:author="Sai Praneetha Bhaskaruni" w:date="2022-07-12T13:01:00Z">
              <w:r w:rsidRPr="00DD2E96" w:rsidDel="00DD2E96">
                <w:rPr>
                  <w:b/>
                  <w:strike/>
                  <w:rPrChange w:id="522" w:author="Sai Praneetha Bhaskaruni" w:date="2022-07-12T13:01:00Z">
                    <w:rPr>
                      <w:b/>
                    </w:rPr>
                  </w:rPrChange>
                </w:rPr>
                <w:delText xml:space="preserve">Stryker Global Technology Center Private Limited  </w:delText>
              </w:r>
            </w:del>
          </w:p>
          <w:p w14:paraId="0E8982D2" w14:textId="4717C686" w:rsidR="00B11510" w:rsidRPr="00DD2E96" w:rsidDel="00DD2E96" w:rsidRDefault="00446FC2">
            <w:pPr>
              <w:spacing w:after="240" w:line="250" w:lineRule="auto"/>
              <w:ind w:left="0" w:right="1556" w:firstLine="0"/>
              <w:jc w:val="left"/>
              <w:rPr>
                <w:ins w:id="523" w:author="T Londhe, Vinod (Contractor)" w:date="2022-07-09T13:35:00Z"/>
                <w:del w:id="524" w:author="Sai Praneetha Bhaskaruni" w:date="2022-07-12T13:01:00Z"/>
                <w:strike/>
              </w:rPr>
            </w:pPr>
            <w:del w:id="525" w:author="Sai Praneetha Bhaskaruni" w:date="2022-07-12T13:01:00Z">
              <w:r w:rsidRPr="00DD2E96" w:rsidDel="00DD2E96">
                <w:rPr>
                  <w:strike/>
                  <w:rPrChange w:id="526" w:author="Sai Praneetha Bhaskaruni" w:date="2022-07-12T13:01:00Z">
                    <w:rPr/>
                  </w:rPrChange>
                </w:rPr>
                <w:delText>10th Floor, Vatika Business Park, Block Two, Sector-49, Sohna Road, Gurgaon 122002, Haryana, India</w:delText>
              </w:r>
            </w:del>
          </w:p>
          <w:p w14:paraId="745F9436" w14:textId="77777777" w:rsidR="009E34EB" w:rsidRPr="00DD2E96" w:rsidRDefault="009E34EB" w:rsidP="009E34EB">
            <w:pPr>
              <w:spacing w:after="240" w:line="250" w:lineRule="auto"/>
              <w:ind w:left="0" w:right="1556" w:firstLine="0"/>
              <w:jc w:val="left"/>
              <w:rPr>
                <w:ins w:id="527" w:author="T Londhe, Vinod (Contractor)" w:date="2022-07-09T13:35:00Z"/>
                <w:rPrChange w:id="528" w:author="Sai Praneetha Bhaskaruni" w:date="2022-07-12T13:01:00Z">
                  <w:rPr>
                    <w:ins w:id="529" w:author="T Londhe, Vinod (Contractor)" w:date="2022-07-09T13:35:00Z"/>
                    <w:strike/>
                  </w:rPr>
                </w:rPrChange>
              </w:rPr>
            </w:pPr>
            <w:ins w:id="530" w:author="T Londhe, Vinod (Contractor)" w:date="2022-07-09T13:35:00Z">
              <w:r w:rsidRPr="00DD2E96">
                <w:rPr>
                  <w:b/>
                  <w:bCs/>
                  <w:rPrChange w:id="531" w:author="Sai Praneetha Bhaskaruni" w:date="2022-07-12T13:01:00Z">
                    <w:rPr>
                      <w:strike/>
                    </w:rPr>
                  </w:rPrChange>
                </w:rPr>
                <w:t>Manufactured at</w:t>
              </w:r>
              <w:r w:rsidRPr="00DD2E96">
                <w:rPr>
                  <w:rPrChange w:id="532" w:author="Sai Praneetha Bhaskaruni" w:date="2022-07-12T13:01:00Z">
                    <w:rPr>
                      <w:strike/>
                    </w:rPr>
                  </w:rPrChange>
                </w:rPr>
                <w:t xml:space="preserve">: </w:t>
              </w:r>
            </w:ins>
          </w:p>
          <w:p w14:paraId="11C5D946" w14:textId="77777777" w:rsidR="009E34EB" w:rsidRPr="00DD2E96" w:rsidRDefault="009E34EB">
            <w:pPr>
              <w:spacing w:after="0" w:line="250" w:lineRule="auto"/>
              <w:ind w:left="0" w:right="1556" w:firstLine="0"/>
              <w:jc w:val="left"/>
              <w:rPr>
                <w:ins w:id="533" w:author="T Londhe, Vinod (Contractor)" w:date="2022-07-09T13:35:00Z"/>
                <w:rPrChange w:id="534" w:author="Sai Praneetha Bhaskaruni" w:date="2022-07-12T13:01:00Z">
                  <w:rPr>
                    <w:ins w:id="535" w:author="T Londhe, Vinod (Contractor)" w:date="2022-07-09T13:35:00Z"/>
                    <w:strike/>
                  </w:rPr>
                </w:rPrChange>
              </w:rPr>
              <w:pPrChange w:id="536" w:author="T Londhe, Vinod (Contractor)" w:date="2022-07-09T13:35:00Z">
                <w:pPr>
                  <w:spacing w:after="240" w:line="250" w:lineRule="auto"/>
                  <w:ind w:left="0" w:right="1556" w:firstLine="0"/>
                  <w:jc w:val="left"/>
                </w:pPr>
              </w:pPrChange>
            </w:pPr>
            <w:ins w:id="537" w:author="T Londhe, Vinod (Contractor)" w:date="2022-07-09T13:35:00Z">
              <w:r w:rsidRPr="00DD2E96">
                <w:rPr>
                  <w:rPrChange w:id="538" w:author="Sai Praneetha Bhaskaruni" w:date="2022-07-12T13:01:00Z">
                    <w:rPr>
                      <w:strike/>
                    </w:rPr>
                  </w:rPrChange>
                </w:rPr>
                <w:t>Plot No. 130, 4th Phase KIADB Industrial Area</w:t>
              </w:r>
            </w:ins>
          </w:p>
          <w:p w14:paraId="2368200F" w14:textId="6E2D1D6E" w:rsidR="009E34EB" w:rsidRPr="00DD2E96" w:rsidRDefault="009E34EB">
            <w:pPr>
              <w:spacing w:after="0" w:line="250" w:lineRule="auto"/>
              <w:ind w:left="0" w:right="1556" w:firstLine="0"/>
              <w:jc w:val="left"/>
              <w:rPr>
                <w:ins w:id="539" w:author="T Londhe, Vinod (Contractor)" w:date="2022-07-09T13:35:00Z"/>
                <w:rPrChange w:id="540" w:author="Sai Praneetha Bhaskaruni" w:date="2022-07-12T13:01:00Z">
                  <w:rPr>
                    <w:ins w:id="541" w:author="T Londhe, Vinod (Contractor)" w:date="2022-07-09T13:35:00Z"/>
                    <w:strike/>
                  </w:rPr>
                </w:rPrChange>
              </w:rPr>
              <w:pPrChange w:id="542" w:author="T Londhe, Vinod (Contractor)" w:date="2022-07-09T13:35:00Z">
                <w:pPr>
                  <w:spacing w:after="240" w:line="250" w:lineRule="auto"/>
                  <w:ind w:left="0" w:right="1556" w:firstLine="0"/>
                  <w:jc w:val="left"/>
                </w:pPr>
              </w:pPrChange>
            </w:pPr>
            <w:ins w:id="543" w:author="T Londhe, Vinod (Contractor)" w:date="2022-07-09T13:35:00Z">
              <w:r w:rsidRPr="00DD2E96">
                <w:rPr>
                  <w:rPrChange w:id="544" w:author="Sai Praneetha Bhaskaruni" w:date="2022-07-12T13:01:00Z">
                    <w:rPr>
                      <w:strike/>
                    </w:rPr>
                  </w:rPrChange>
                </w:rPr>
                <w:t>Bommasandra-</w:t>
              </w:r>
              <w:proofErr w:type="spellStart"/>
              <w:r w:rsidRPr="00DD2E96">
                <w:rPr>
                  <w:rPrChange w:id="545" w:author="Sai Praneetha Bhaskaruni" w:date="2022-07-12T13:01:00Z">
                    <w:rPr>
                      <w:strike/>
                    </w:rPr>
                  </w:rPrChange>
                </w:rPr>
                <w:t>Jigani</w:t>
              </w:r>
              <w:proofErr w:type="spellEnd"/>
              <w:r w:rsidRPr="00DD2E96">
                <w:rPr>
                  <w:rPrChange w:id="546" w:author="Sai Praneetha Bhaskaruni" w:date="2022-07-12T13:01:00Z">
                    <w:rPr>
                      <w:strike/>
                    </w:rPr>
                  </w:rPrChange>
                </w:rPr>
                <w:t xml:space="preserve"> Link Road, Bangalore, Karnataka 560 099, India</w:t>
              </w:r>
            </w:ins>
          </w:p>
          <w:p w14:paraId="344A3B81" w14:textId="77777777" w:rsidR="009E34EB" w:rsidRPr="00DD2E96" w:rsidRDefault="009E34EB">
            <w:pPr>
              <w:spacing w:after="240" w:line="250" w:lineRule="auto"/>
              <w:ind w:left="0" w:right="1556" w:firstLine="0"/>
              <w:jc w:val="left"/>
              <w:rPr>
                <w:strike/>
                <w:rPrChange w:id="547" w:author="Sai Praneetha Bhaskaruni" w:date="2022-07-12T13:01:00Z">
                  <w:rPr/>
                </w:rPrChange>
              </w:rPr>
            </w:pPr>
          </w:p>
          <w:p w14:paraId="5C6361B3" w14:textId="77777777" w:rsidR="00895567" w:rsidRPr="002927CE" w:rsidRDefault="00895567" w:rsidP="00895567">
            <w:pPr>
              <w:spacing w:after="232" w:line="259" w:lineRule="auto"/>
              <w:ind w:left="0" w:firstLine="0"/>
              <w:jc w:val="left"/>
              <w:rPr>
                <w:ins w:id="548" w:author="T Londhe, Vinod (Contractor)" w:date="2022-07-09T13:35:00Z"/>
                <w:b/>
              </w:rPr>
            </w:pPr>
            <w:ins w:id="549" w:author="T Londhe, Vinod (Contractor)" w:date="2022-07-09T13:35:00Z">
              <w:r w:rsidRPr="002927CE">
                <w:rPr>
                  <w:b/>
                </w:rPr>
                <w:t xml:space="preserve">Marketed and Distributed by: </w:t>
              </w:r>
            </w:ins>
          </w:p>
          <w:p w14:paraId="6BA809A2" w14:textId="77777777" w:rsidR="00895567" w:rsidRPr="00DD2E96" w:rsidRDefault="00895567">
            <w:pPr>
              <w:spacing w:after="0" w:line="259" w:lineRule="auto"/>
              <w:ind w:left="0" w:firstLine="0"/>
              <w:jc w:val="left"/>
              <w:rPr>
                <w:ins w:id="550" w:author="T Londhe, Vinod (Contractor)" w:date="2022-07-09T13:35:00Z"/>
                <w:bCs/>
                <w:rPrChange w:id="551" w:author="Sai Praneetha Bhaskaruni" w:date="2022-07-12T13:01:00Z">
                  <w:rPr>
                    <w:ins w:id="552" w:author="T Londhe, Vinod (Contractor)" w:date="2022-07-09T13:35:00Z"/>
                    <w:b/>
                  </w:rPr>
                </w:rPrChange>
              </w:rPr>
              <w:pPrChange w:id="553" w:author="T Londhe, Vinod (Contractor)" w:date="2022-07-09T13:36:00Z">
                <w:pPr>
                  <w:spacing w:after="232" w:line="259" w:lineRule="auto"/>
                  <w:ind w:left="0" w:firstLine="0"/>
                  <w:jc w:val="left"/>
                </w:pPr>
              </w:pPrChange>
            </w:pPr>
            <w:ins w:id="554" w:author="T Londhe, Vinod (Contractor)" w:date="2022-07-09T13:35:00Z">
              <w:r w:rsidRPr="00DD2E96">
                <w:rPr>
                  <w:bCs/>
                  <w:rPrChange w:id="555" w:author="Sai Praneetha Bhaskaruni" w:date="2022-07-12T13:01:00Z">
                    <w:rPr>
                      <w:b/>
                    </w:rPr>
                  </w:rPrChange>
                </w:rPr>
                <w:t xml:space="preserve">Stryker India </w:t>
              </w:r>
              <w:proofErr w:type="spellStart"/>
              <w:r w:rsidRPr="00DD2E96">
                <w:rPr>
                  <w:bCs/>
                  <w:rPrChange w:id="556" w:author="Sai Praneetha Bhaskaruni" w:date="2022-07-12T13:01:00Z">
                    <w:rPr>
                      <w:b/>
                    </w:rPr>
                  </w:rPrChange>
                </w:rPr>
                <w:t>Pvt.Ltd</w:t>
              </w:r>
              <w:proofErr w:type="spellEnd"/>
              <w:r w:rsidRPr="00DD2E96">
                <w:rPr>
                  <w:bCs/>
                  <w:rPrChange w:id="557" w:author="Sai Praneetha Bhaskaruni" w:date="2022-07-12T13:01:00Z">
                    <w:rPr>
                      <w:b/>
                    </w:rPr>
                  </w:rPrChange>
                </w:rPr>
                <w:t>. India</w:t>
              </w:r>
            </w:ins>
          </w:p>
          <w:p w14:paraId="6D952198" w14:textId="77777777" w:rsidR="00365063" w:rsidRPr="00DD2E96" w:rsidRDefault="00895567">
            <w:pPr>
              <w:spacing w:after="0" w:line="259" w:lineRule="auto"/>
              <w:ind w:left="0" w:firstLine="0"/>
              <w:jc w:val="left"/>
              <w:rPr>
                <w:ins w:id="558" w:author="T Londhe, Vinod (Contractor)" w:date="2022-07-09T13:36:00Z"/>
                <w:bCs/>
                <w:rPrChange w:id="559" w:author="Sai Praneetha Bhaskaruni" w:date="2022-07-12T13:01:00Z">
                  <w:rPr>
                    <w:ins w:id="560" w:author="T Londhe, Vinod (Contractor)" w:date="2022-07-09T13:36:00Z"/>
                    <w:b/>
                  </w:rPr>
                </w:rPrChange>
              </w:rPr>
            </w:pPr>
            <w:ins w:id="561" w:author="T Londhe, Vinod (Contractor)" w:date="2022-07-09T13:35:00Z">
              <w:r w:rsidRPr="00DD2E96">
                <w:rPr>
                  <w:bCs/>
                  <w:rPrChange w:id="562" w:author="Sai Praneetha Bhaskaruni" w:date="2022-07-12T13:01:00Z">
                    <w:rPr>
                      <w:b/>
                    </w:rPr>
                  </w:rPrChange>
                </w:rPr>
                <w:t>Customer care No.: 1800-103-8030</w:t>
              </w:r>
              <w:r w:rsidRPr="00DD2E96">
                <w:rPr>
                  <w:bCs/>
                  <w:rPrChange w:id="563" w:author="Sai Praneetha Bhaskaruni" w:date="2022-07-12T13:01:00Z">
                    <w:rPr>
                      <w:b/>
                    </w:rPr>
                  </w:rPrChange>
                </w:rPr>
                <w:tab/>
              </w:r>
              <w:r w:rsidRPr="00DD2E96">
                <w:rPr>
                  <w:bCs/>
                  <w:rPrChange w:id="564" w:author="Sai Praneetha Bhaskaruni" w:date="2022-07-12T13:01:00Z">
                    <w:rPr>
                      <w:b/>
                    </w:rPr>
                  </w:rPrChange>
                </w:rPr>
                <w:tab/>
              </w:r>
              <w:r w:rsidRPr="00DD2E96">
                <w:rPr>
                  <w:bCs/>
                  <w:rPrChange w:id="565" w:author="Sai Praneetha Bhaskaruni" w:date="2022-07-12T13:01:00Z">
                    <w:rPr>
                      <w:b/>
                    </w:rPr>
                  </w:rPrChange>
                </w:rPr>
                <w:tab/>
              </w:r>
              <w:r w:rsidRPr="00DD2E96">
                <w:rPr>
                  <w:bCs/>
                  <w:rPrChange w:id="566" w:author="Sai Praneetha Bhaskaruni" w:date="2022-07-12T13:01:00Z">
                    <w:rPr>
                      <w:b/>
                    </w:rPr>
                  </w:rPrChange>
                </w:rPr>
                <w:tab/>
              </w:r>
              <w:r w:rsidRPr="00DD2E96">
                <w:rPr>
                  <w:bCs/>
                  <w:rPrChange w:id="567" w:author="Sai Praneetha Bhaskaruni" w:date="2022-07-12T13:01:00Z">
                    <w:rPr>
                      <w:b/>
                    </w:rPr>
                  </w:rPrChange>
                </w:rPr>
                <w:tab/>
              </w:r>
            </w:ins>
          </w:p>
          <w:p w14:paraId="4C6C7367" w14:textId="36F0C416" w:rsidR="00B11510" w:rsidRPr="00034F09" w:rsidDel="00365063" w:rsidRDefault="00895567">
            <w:pPr>
              <w:spacing w:after="0" w:line="259" w:lineRule="auto"/>
              <w:ind w:left="0" w:firstLine="0"/>
              <w:jc w:val="left"/>
              <w:rPr>
                <w:del w:id="568" w:author="T Londhe, Vinod (Contractor)" w:date="2022-07-09T13:35:00Z"/>
                <w:bCs/>
                <w:rPrChange w:id="569" w:author="T Londhe, Vinod (Contractor)" w:date="2022-07-09T13:39:00Z">
                  <w:rPr>
                    <w:del w:id="570" w:author="T Londhe, Vinod (Contractor)" w:date="2022-07-09T13:35:00Z"/>
                    <w:b/>
                  </w:rPr>
                </w:rPrChange>
              </w:rPr>
            </w:pPr>
            <w:ins w:id="571" w:author="T Londhe, Vinod (Contractor)" w:date="2022-07-09T13:35:00Z">
              <w:r w:rsidRPr="00DD2E96">
                <w:rPr>
                  <w:bCs/>
                  <w:rPrChange w:id="572" w:author="Sai Praneetha Bhaskaruni" w:date="2022-07-12T13:01:00Z">
                    <w:rPr>
                      <w:b/>
                    </w:rPr>
                  </w:rPrChange>
                </w:rPr>
                <w:t xml:space="preserve">Email Id: </w:t>
              </w:r>
            </w:ins>
            <w:ins w:id="573" w:author="T Londhe, Vinod (Contractor)" w:date="2022-07-09T13:36:00Z">
              <w:r w:rsidR="00365063" w:rsidRPr="00DD2E96">
                <w:rPr>
                  <w:bCs/>
                  <w:rPrChange w:id="574" w:author="Sai Praneetha Bhaskaruni" w:date="2022-07-12T13:01:00Z">
                    <w:rPr>
                      <w:b/>
                    </w:rPr>
                  </w:rPrChange>
                </w:rPr>
                <w:fldChar w:fldCharType="begin"/>
              </w:r>
              <w:r w:rsidR="00365063" w:rsidRPr="00DD2E96">
                <w:rPr>
                  <w:bCs/>
                  <w:rPrChange w:id="575" w:author="Sai Praneetha Bhaskaruni" w:date="2022-07-12T13:01:00Z">
                    <w:rPr>
                      <w:b/>
                    </w:rPr>
                  </w:rPrChange>
                </w:rPr>
                <w:instrText xml:space="preserve"> HYPERLINK "mailto:</w:instrText>
              </w:r>
            </w:ins>
            <w:ins w:id="576" w:author="T Londhe, Vinod (Contractor)" w:date="2022-07-09T13:35:00Z">
              <w:r w:rsidR="00365063" w:rsidRPr="00DD2E96">
                <w:rPr>
                  <w:bCs/>
                  <w:rPrChange w:id="577" w:author="Sai Praneetha Bhaskaruni" w:date="2022-07-12T13:01:00Z">
                    <w:rPr>
                      <w:b/>
                    </w:rPr>
                  </w:rPrChange>
                </w:rPr>
                <w:instrText>service.india@stryker.com</w:instrText>
              </w:r>
            </w:ins>
            <w:ins w:id="578" w:author="T Londhe, Vinod (Contractor)" w:date="2022-07-09T13:36:00Z">
              <w:r w:rsidR="00365063" w:rsidRPr="00DD2E96">
                <w:rPr>
                  <w:bCs/>
                  <w:rPrChange w:id="579" w:author="Sai Praneetha Bhaskaruni" w:date="2022-07-12T13:01:00Z">
                    <w:rPr>
                      <w:b/>
                    </w:rPr>
                  </w:rPrChange>
                </w:rPr>
                <w:instrText xml:space="preserve">" </w:instrText>
              </w:r>
              <w:r w:rsidR="00365063" w:rsidRPr="00DD2E96">
                <w:rPr>
                  <w:bCs/>
                  <w:rPrChange w:id="580" w:author="Sai Praneetha Bhaskaruni" w:date="2022-07-12T13:01:00Z">
                    <w:rPr>
                      <w:b/>
                    </w:rPr>
                  </w:rPrChange>
                </w:rPr>
                <w:fldChar w:fldCharType="separate"/>
              </w:r>
            </w:ins>
            <w:ins w:id="581" w:author="T Londhe, Vinod (Contractor)" w:date="2022-07-09T13:35:00Z">
              <w:r w:rsidR="00365063" w:rsidRPr="00DD2E96">
                <w:rPr>
                  <w:rStyle w:val="Hyperlink"/>
                  <w:bCs/>
                  <w:rPrChange w:id="582" w:author="Sai Praneetha Bhaskaruni" w:date="2022-07-12T13:01:00Z">
                    <w:rPr>
                      <w:rStyle w:val="Hyperlink"/>
                      <w:b/>
                    </w:rPr>
                  </w:rPrChange>
                </w:rPr>
                <w:t>service.india@stryker.com</w:t>
              </w:r>
            </w:ins>
            <w:ins w:id="583" w:author="T Londhe, Vinod (Contractor)" w:date="2022-07-09T13:36:00Z">
              <w:r w:rsidR="00365063" w:rsidRPr="00DD2E96">
                <w:rPr>
                  <w:bCs/>
                  <w:rPrChange w:id="584" w:author="Sai Praneetha Bhaskaruni" w:date="2022-07-12T13:01:00Z">
                    <w:rPr>
                      <w:b/>
                    </w:rPr>
                  </w:rPrChange>
                </w:rPr>
                <w:fldChar w:fldCharType="end"/>
              </w:r>
            </w:ins>
            <w:del w:id="585" w:author="T Londhe, Vinod (Contractor)" w:date="2022-07-09T13:35:00Z">
              <w:r w:rsidR="00446FC2" w:rsidRPr="00DD2E96" w:rsidDel="00895567">
                <w:rPr>
                  <w:bCs/>
                  <w:rPrChange w:id="586" w:author="Sai Praneetha Bhaskaruni" w:date="2022-07-12T13:01:00Z">
                    <w:rPr>
                      <w:b/>
                    </w:rPr>
                  </w:rPrChange>
                </w:rPr>
                <w:delText>Distributed By</w:delText>
              </w:r>
              <w:r w:rsidR="00446FC2" w:rsidRPr="00DD2E96" w:rsidDel="00895567">
                <w:rPr>
                  <w:bCs/>
                </w:rPr>
                <w:delText>:</w:delText>
              </w:r>
            </w:del>
          </w:p>
          <w:p w14:paraId="55D3084D" w14:textId="77777777" w:rsidR="00365063" w:rsidRPr="00034F09" w:rsidRDefault="00365063" w:rsidP="00895567">
            <w:pPr>
              <w:spacing w:after="232" w:line="259" w:lineRule="auto"/>
              <w:ind w:left="0" w:firstLine="0"/>
              <w:jc w:val="left"/>
              <w:rPr>
                <w:ins w:id="587" w:author="T Londhe, Vinod (Contractor)" w:date="2022-07-09T13:36:00Z"/>
                <w:bCs/>
              </w:rPr>
            </w:pPr>
          </w:p>
          <w:p w14:paraId="77940A56" w14:textId="78997AE3" w:rsidR="00B11510" w:rsidRPr="00C80B5A" w:rsidDel="00895567" w:rsidRDefault="00446FC2">
            <w:pPr>
              <w:spacing w:after="0" w:line="259" w:lineRule="auto"/>
              <w:ind w:left="0" w:firstLine="0"/>
              <w:jc w:val="left"/>
              <w:rPr>
                <w:del w:id="588" w:author="T Londhe, Vinod (Contractor)" w:date="2022-07-09T13:35:00Z"/>
                <w:strike/>
                <w:rPrChange w:id="589" w:author="T Londhe, Vinod (Contractor)" w:date="2022-07-09T13:36:00Z">
                  <w:rPr>
                    <w:del w:id="590" w:author="T Londhe, Vinod (Contractor)" w:date="2022-07-09T13:35:00Z"/>
                  </w:rPr>
                </w:rPrChange>
              </w:rPr>
            </w:pPr>
            <w:del w:id="591" w:author="T Londhe, Vinod (Contractor)" w:date="2022-07-09T13:35:00Z">
              <w:r w:rsidRPr="00C80B5A" w:rsidDel="00895567">
                <w:rPr>
                  <w:b/>
                  <w:strike/>
                  <w:rPrChange w:id="592" w:author="T Londhe, Vinod (Contractor)" w:date="2022-07-09T13:36:00Z">
                    <w:rPr>
                      <w:b/>
                    </w:rPr>
                  </w:rPrChange>
                </w:rPr>
                <w:delText>Stryker Japan K.K</w:delText>
              </w:r>
              <w:r w:rsidRPr="00C80B5A" w:rsidDel="00895567">
                <w:rPr>
                  <w:strike/>
                  <w:rPrChange w:id="593" w:author="T Londhe, Vinod (Contractor)" w:date="2022-07-09T13:36:00Z">
                    <w:rPr/>
                  </w:rPrChange>
                </w:rPr>
                <w:delText>.</w:delText>
              </w:r>
            </w:del>
          </w:p>
          <w:p w14:paraId="055D6FDE" w14:textId="2DC7931C" w:rsidR="00B11510" w:rsidRPr="00C80B5A" w:rsidDel="00895567" w:rsidRDefault="00446FC2">
            <w:pPr>
              <w:spacing w:after="240" w:line="250" w:lineRule="auto"/>
              <w:ind w:left="0" w:right="2519" w:firstLine="0"/>
              <w:jc w:val="left"/>
              <w:rPr>
                <w:del w:id="594" w:author="T Londhe, Vinod (Contractor)" w:date="2022-07-09T13:35:00Z"/>
                <w:strike/>
                <w:rPrChange w:id="595" w:author="T Londhe, Vinod (Contractor)" w:date="2022-07-09T13:36:00Z">
                  <w:rPr>
                    <w:del w:id="596" w:author="T Londhe, Vinod (Contractor)" w:date="2022-07-09T13:35:00Z"/>
                  </w:rPr>
                </w:rPrChange>
              </w:rPr>
            </w:pPr>
            <w:del w:id="597" w:author="T Londhe, Vinod (Contractor)" w:date="2022-07-09T13:35:00Z">
              <w:r w:rsidRPr="00C80B5A" w:rsidDel="00895567">
                <w:rPr>
                  <w:strike/>
                  <w:rPrChange w:id="598" w:author="T Londhe, Vinod (Contractor)" w:date="2022-07-09T13:36:00Z">
                    <w:rPr/>
                  </w:rPrChange>
                </w:rPr>
                <w:delText>2-6-1, Koraku, Bunkyo-ku,Tokyo</w:delText>
              </w:r>
            </w:del>
            <w:ins w:id="599" w:author="Sai Praneetha Bhaskaruni" w:date="2022-07-08T14:16:00Z">
              <w:del w:id="600" w:author="T Londhe, Vinod (Contractor)" w:date="2022-07-09T13:35:00Z">
                <w:r w:rsidR="008D2256" w:rsidRPr="00C80B5A" w:rsidDel="00895567">
                  <w:rPr>
                    <w:strike/>
                    <w:rPrChange w:id="601" w:author="T Londhe, Vinod (Contractor)" w:date="2022-07-09T13:36:00Z">
                      <w:rPr/>
                    </w:rPrChange>
                  </w:rPr>
                  <w:delText>ku, Tokyo</w:delText>
                </w:r>
              </w:del>
            </w:ins>
            <w:del w:id="602" w:author="T Londhe, Vinod (Contractor)" w:date="2022-07-09T13:35:00Z">
              <w:r w:rsidRPr="00C80B5A" w:rsidDel="00895567">
                <w:rPr>
                  <w:strike/>
                  <w:rPrChange w:id="603" w:author="T Londhe, Vinod (Contractor)" w:date="2022-07-09T13:36:00Z">
                    <w:rPr/>
                  </w:rPrChange>
                </w:rPr>
                <w:delText>, 112-004, Japan t/f: 03-6894-0000</w:delText>
              </w:r>
            </w:del>
          </w:p>
          <w:p w14:paraId="6C995D67" w14:textId="73911CFC" w:rsidR="00B11510" w:rsidRPr="00180992" w:rsidRDefault="00446FC2">
            <w:pPr>
              <w:spacing w:after="0" w:line="259" w:lineRule="auto"/>
              <w:ind w:left="0" w:firstLine="0"/>
              <w:jc w:val="left"/>
            </w:pPr>
            <w:del w:id="604" w:author="Sai Praneetha Bhaskaruni" w:date="2022-07-12T13:02:00Z">
              <w:r w:rsidRPr="00C80B5A" w:rsidDel="00DD2E96">
                <w:rPr>
                  <w:strike/>
                  <w:rPrChange w:id="605" w:author="T Londhe, Vinod (Contractor)" w:date="2022-07-09T13:36:00Z">
                    <w:rPr/>
                  </w:rPrChange>
                </w:rPr>
                <w:delText>Additional information and contact links are available on Stryker’s Product Security webpage, https://www.stryker.com/us/en/about/governance/cyber-security.html.</w:delText>
              </w:r>
            </w:del>
          </w:p>
        </w:tc>
      </w:tr>
    </w:tbl>
    <w:p w14:paraId="0EA41679" w14:textId="77777777" w:rsidR="00B11510" w:rsidRPr="00180992" w:rsidRDefault="00446FC2" w:rsidP="00FB69E5">
      <w:pPr>
        <w:spacing w:after="0" w:line="265" w:lineRule="auto"/>
        <w:ind w:left="818" w:right="808"/>
        <w:jc w:val="center"/>
        <w:rPr>
          <w:i/>
          <w:sz w:val="12"/>
        </w:rPr>
      </w:pPr>
      <w:r w:rsidRPr="00180992">
        <w:rPr>
          <w:i/>
          <w:sz w:val="12"/>
        </w:rPr>
        <w:t>Table 1.1 Product Description</w:t>
      </w:r>
    </w:p>
    <w:p w14:paraId="47FEE471" w14:textId="77777777" w:rsidR="00FB69E5" w:rsidRPr="00180992" w:rsidRDefault="00FB69E5" w:rsidP="00FB69E5">
      <w:pPr>
        <w:spacing w:after="0" w:line="265" w:lineRule="auto"/>
        <w:ind w:left="818" w:right="808"/>
        <w:jc w:val="center"/>
        <w:rPr>
          <w:i/>
          <w:sz w:val="12"/>
        </w:rPr>
      </w:pPr>
    </w:p>
    <w:p w14:paraId="188E9DA4" w14:textId="77777777" w:rsidR="00FB69E5" w:rsidRPr="00180992" w:rsidRDefault="00FB69E5" w:rsidP="00FB69E5">
      <w:pPr>
        <w:spacing w:after="0" w:line="265" w:lineRule="auto"/>
        <w:ind w:left="818" w:right="808"/>
        <w:jc w:val="center"/>
      </w:pPr>
    </w:p>
    <w:p w14:paraId="32426735" w14:textId="77777777" w:rsidR="00B11510" w:rsidRPr="00180992" w:rsidRDefault="00446FC2" w:rsidP="00487281">
      <w:pPr>
        <w:pStyle w:val="Heading2"/>
        <w:shd w:val="clear" w:color="auto" w:fill="auto"/>
        <w:spacing w:after="113"/>
        <w:ind w:left="720" w:firstLine="0"/>
      </w:pPr>
      <w:bookmarkStart w:id="606" w:name="_Toc108268247"/>
      <w:r w:rsidRPr="00180992">
        <w:rPr>
          <w:color w:val="FCC566"/>
          <w:sz w:val="40"/>
        </w:rPr>
        <w:t>3.1</w:t>
      </w:r>
      <w:r w:rsidRPr="00180992">
        <w:rPr>
          <w:color w:val="FFCC66"/>
          <w:sz w:val="40"/>
        </w:rPr>
        <w:t xml:space="preserve"> </w:t>
      </w:r>
      <w:r w:rsidR="00016491" w:rsidRPr="00180992">
        <w:rPr>
          <w:sz w:val="36"/>
        </w:rPr>
        <w:t xml:space="preserve">Device and Manufacturer </w:t>
      </w:r>
      <w:r w:rsidRPr="00180992">
        <w:rPr>
          <w:sz w:val="36"/>
        </w:rPr>
        <w:t>Identification</w:t>
      </w:r>
      <w:bookmarkEnd w:id="606"/>
    </w:p>
    <w:p w14:paraId="387E32CC" w14:textId="77777777" w:rsidR="00B11510" w:rsidRPr="00180992" w:rsidRDefault="00446FC2" w:rsidP="00487281">
      <w:pPr>
        <w:shd w:val="clear" w:color="auto" w:fill="D9D9D9" w:themeFill="background1" w:themeFillShade="D9"/>
        <w:spacing w:after="138" w:line="259" w:lineRule="auto"/>
        <w:ind w:left="720" w:firstLine="0"/>
        <w:jc w:val="left"/>
      </w:pPr>
      <w:r w:rsidRPr="00180992">
        <w:rPr>
          <w:b/>
          <w:sz w:val="28"/>
        </w:rPr>
        <w:t>Device</w:t>
      </w:r>
    </w:p>
    <w:p w14:paraId="5C6F8E14" w14:textId="42B55704" w:rsidR="00B11510" w:rsidRPr="0005228E" w:rsidRDefault="00057E9B" w:rsidP="00487281">
      <w:pPr>
        <w:spacing w:after="0"/>
        <w:ind w:left="730"/>
        <w:rPr>
          <w:sz w:val="22"/>
        </w:rPr>
      </w:pPr>
      <w:r>
        <w:rPr>
          <w:sz w:val="22"/>
        </w:rPr>
        <w:t>SmartMedic</w:t>
      </w:r>
      <w:del w:id="607" w:author="Sai Praneetha Bhaskaruni" w:date="2022-07-12T13:02:00Z">
        <w:r w:rsidR="00FB69E5" w:rsidRPr="0005228E" w:rsidDel="009A6C94">
          <w:rPr>
            <w:sz w:val="22"/>
          </w:rPr>
          <w:delText xml:space="preserve"> </w:delText>
        </w:r>
        <w:commentRangeStart w:id="608"/>
        <w:r w:rsidR="00FB69E5" w:rsidRPr="00F855A6" w:rsidDel="009A6C94">
          <w:rPr>
            <w:strike/>
            <w:sz w:val="22"/>
            <w:rPrChange w:id="609" w:author="T Londhe, Vinod (Contractor)" w:date="2022-07-09T13:41:00Z">
              <w:rPr>
                <w:sz w:val="22"/>
              </w:rPr>
            </w:rPrChange>
          </w:rPr>
          <w:delText>Device</w:delText>
        </w:r>
        <w:commentRangeEnd w:id="608"/>
        <w:r w:rsidR="00F855A6" w:rsidDel="009A6C94">
          <w:rPr>
            <w:rStyle w:val="CommentReference"/>
          </w:rPr>
          <w:commentReference w:id="608"/>
        </w:r>
      </w:del>
    </w:p>
    <w:p w14:paraId="3EAA8A87" w14:textId="77777777" w:rsidR="00B11510" w:rsidRPr="00180992" w:rsidRDefault="00446FC2" w:rsidP="00487281">
      <w:pPr>
        <w:shd w:val="clear" w:color="auto" w:fill="D9D9D9" w:themeFill="background1" w:themeFillShade="D9"/>
        <w:spacing w:before="240" w:after="138" w:line="259" w:lineRule="auto"/>
        <w:ind w:left="720" w:firstLine="0"/>
        <w:jc w:val="left"/>
      </w:pPr>
      <w:r w:rsidRPr="00180992">
        <w:rPr>
          <w:b/>
          <w:sz w:val="28"/>
        </w:rPr>
        <w:t>Manufacturer</w:t>
      </w:r>
    </w:p>
    <w:p w14:paraId="2F914126" w14:textId="77777777" w:rsidR="00B11510" w:rsidRPr="0005228E" w:rsidRDefault="00446FC2" w:rsidP="00487281">
      <w:pPr>
        <w:spacing w:after="287" w:line="265" w:lineRule="auto"/>
        <w:ind w:left="720"/>
        <w:jc w:val="left"/>
        <w:rPr>
          <w:sz w:val="22"/>
        </w:rPr>
      </w:pPr>
      <w:r w:rsidRPr="0005228E">
        <w:rPr>
          <w:b/>
          <w:sz w:val="22"/>
        </w:rPr>
        <w:t>Stryker Global Technology Center Private Limited</w:t>
      </w:r>
    </w:p>
    <w:p w14:paraId="1FFCA787" w14:textId="77777777" w:rsidR="00D04758" w:rsidRPr="00A44105" w:rsidRDefault="00D04758">
      <w:pPr>
        <w:spacing w:after="0" w:line="259" w:lineRule="auto"/>
        <w:ind w:left="0" w:firstLine="710"/>
        <w:jc w:val="left"/>
        <w:rPr>
          <w:ins w:id="610" w:author="T Londhe, Vinod (Contractor)" w:date="2022-07-09T13:42:00Z"/>
          <w:bCs/>
          <w:rPrChange w:id="611" w:author="Sai Praneetha Bhaskaruni" w:date="2022-07-12T13:02:00Z">
            <w:rPr>
              <w:ins w:id="612" w:author="T Londhe, Vinod (Contractor)" w:date="2022-07-09T13:42:00Z"/>
              <w:bCs/>
              <w:highlight w:val="yellow"/>
            </w:rPr>
          </w:rPrChange>
        </w:rPr>
        <w:pPrChange w:id="613" w:author="Sai Praneetha Bhaskaruni" w:date="2022-07-12T13:02:00Z">
          <w:pPr>
            <w:spacing w:after="0" w:line="259" w:lineRule="auto"/>
            <w:ind w:left="0" w:firstLine="0"/>
            <w:jc w:val="left"/>
          </w:pPr>
        </w:pPrChange>
      </w:pPr>
      <w:ins w:id="614" w:author="T Londhe, Vinod (Contractor)" w:date="2022-07-09T13:42:00Z">
        <w:r w:rsidRPr="00A44105">
          <w:rPr>
            <w:bCs/>
            <w:rPrChange w:id="615" w:author="Sai Praneetha Bhaskaruni" w:date="2022-07-12T13:02:00Z">
              <w:rPr>
                <w:bCs/>
                <w:highlight w:val="yellow"/>
              </w:rPr>
            </w:rPrChange>
          </w:rPr>
          <w:t>Stryker Global Technology Center Pvt Ltd,</w:t>
        </w:r>
      </w:ins>
    </w:p>
    <w:p w14:paraId="3AB3BC23" w14:textId="77777777" w:rsidR="00D04758" w:rsidRPr="00A44105" w:rsidRDefault="00D04758">
      <w:pPr>
        <w:spacing w:after="0" w:line="259" w:lineRule="auto"/>
        <w:ind w:left="0" w:firstLine="710"/>
        <w:jc w:val="left"/>
        <w:rPr>
          <w:ins w:id="616" w:author="T Londhe, Vinod (Contractor)" w:date="2022-07-09T13:42:00Z"/>
          <w:bCs/>
          <w:rPrChange w:id="617" w:author="Sai Praneetha Bhaskaruni" w:date="2022-07-12T13:02:00Z">
            <w:rPr>
              <w:ins w:id="618" w:author="T Londhe, Vinod (Contractor)" w:date="2022-07-09T13:42:00Z"/>
              <w:bCs/>
              <w:highlight w:val="yellow"/>
            </w:rPr>
          </w:rPrChange>
        </w:rPr>
        <w:pPrChange w:id="619" w:author="Sai Praneetha Bhaskaruni" w:date="2022-07-12T13:02:00Z">
          <w:pPr>
            <w:spacing w:after="0" w:line="259" w:lineRule="auto"/>
            <w:ind w:left="0" w:firstLine="0"/>
            <w:jc w:val="left"/>
          </w:pPr>
        </w:pPrChange>
      </w:pPr>
      <w:ins w:id="620" w:author="T Londhe, Vinod (Contractor)" w:date="2022-07-09T13:42:00Z">
        <w:r w:rsidRPr="00A44105">
          <w:rPr>
            <w:bCs/>
            <w:rPrChange w:id="621" w:author="Sai Praneetha Bhaskaruni" w:date="2022-07-12T13:02:00Z">
              <w:rPr>
                <w:bCs/>
                <w:highlight w:val="yellow"/>
              </w:rPr>
            </w:rPrChange>
          </w:rPr>
          <w:t>Vatika Business Park, 10th Floor, Block two,</w:t>
        </w:r>
      </w:ins>
    </w:p>
    <w:p w14:paraId="1C45593E" w14:textId="77777777" w:rsidR="00D04758" w:rsidRPr="00A44105" w:rsidRDefault="00D04758">
      <w:pPr>
        <w:spacing w:after="0" w:line="259" w:lineRule="auto"/>
        <w:ind w:left="0" w:firstLine="710"/>
        <w:jc w:val="left"/>
        <w:rPr>
          <w:ins w:id="622" w:author="T Londhe, Vinod (Contractor)" w:date="2022-07-09T13:42:00Z"/>
          <w:bCs/>
          <w:rPrChange w:id="623" w:author="Sai Praneetha Bhaskaruni" w:date="2022-07-12T13:02:00Z">
            <w:rPr>
              <w:ins w:id="624" w:author="T Londhe, Vinod (Contractor)" w:date="2022-07-09T13:42:00Z"/>
              <w:bCs/>
              <w:highlight w:val="yellow"/>
            </w:rPr>
          </w:rPrChange>
        </w:rPr>
        <w:pPrChange w:id="625" w:author="Sai Praneetha Bhaskaruni" w:date="2022-07-12T13:02:00Z">
          <w:pPr>
            <w:spacing w:after="0" w:line="259" w:lineRule="auto"/>
            <w:ind w:left="0" w:firstLine="0"/>
            <w:jc w:val="left"/>
          </w:pPr>
        </w:pPrChange>
      </w:pPr>
      <w:ins w:id="626" w:author="T Londhe, Vinod (Contractor)" w:date="2022-07-09T13:42:00Z">
        <w:r w:rsidRPr="00A44105">
          <w:rPr>
            <w:bCs/>
            <w:rPrChange w:id="627" w:author="Sai Praneetha Bhaskaruni" w:date="2022-07-12T13:02:00Z">
              <w:rPr>
                <w:bCs/>
                <w:highlight w:val="yellow"/>
              </w:rPr>
            </w:rPrChange>
          </w:rPr>
          <w:t>Sohna-Gurgaon Rd, Sector 49, Gurugram</w:t>
        </w:r>
      </w:ins>
    </w:p>
    <w:p w14:paraId="2B7D60CA" w14:textId="77777777" w:rsidR="00D04758" w:rsidRPr="002927CE" w:rsidRDefault="00D04758">
      <w:pPr>
        <w:spacing w:after="0" w:line="259" w:lineRule="auto"/>
        <w:ind w:left="0" w:firstLine="710"/>
        <w:jc w:val="left"/>
        <w:rPr>
          <w:ins w:id="628" w:author="T Londhe, Vinod (Contractor)" w:date="2022-07-09T13:42:00Z"/>
          <w:bCs/>
        </w:rPr>
        <w:pPrChange w:id="629" w:author="Sai Praneetha Bhaskaruni" w:date="2022-07-12T13:02:00Z">
          <w:pPr>
            <w:spacing w:after="0" w:line="259" w:lineRule="auto"/>
            <w:ind w:left="0" w:firstLine="0"/>
            <w:jc w:val="left"/>
          </w:pPr>
        </w:pPrChange>
      </w:pPr>
      <w:ins w:id="630" w:author="T Londhe, Vinod (Contractor)" w:date="2022-07-09T13:42:00Z">
        <w:r w:rsidRPr="00A44105">
          <w:rPr>
            <w:bCs/>
            <w:rPrChange w:id="631" w:author="Sai Praneetha Bhaskaruni" w:date="2022-07-12T13:02:00Z">
              <w:rPr>
                <w:bCs/>
                <w:highlight w:val="yellow"/>
              </w:rPr>
            </w:rPrChange>
          </w:rPr>
          <w:t>Haryana 122002, India</w:t>
        </w:r>
      </w:ins>
    </w:p>
    <w:p w14:paraId="727D1C0E" w14:textId="0A85C99E" w:rsidR="00B11510" w:rsidRPr="00A44105" w:rsidDel="00D04758" w:rsidRDefault="00446FC2" w:rsidP="00487281">
      <w:pPr>
        <w:ind w:left="730"/>
        <w:rPr>
          <w:del w:id="632" w:author="T Londhe, Vinod (Contractor)" w:date="2022-07-09T13:42:00Z"/>
          <w:sz w:val="22"/>
        </w:rPr>
      </w:pPr>
      <w:del w:id="633" w:author="T Londhe, Vinod (Contractor)" w:date="2022-07-09T13:42:00Z">
        <w:r w:rsidRPr="00A44105" w:rsidDel="00D04758">
          <w:rPr>
            <w:sz w:val="22"/>
          </w:rPr>
          <w:delText>10th Floor, Vatika Business Park</w:delText>
        </w:r>
      </w:del>
    </w:p>
    <w:p w14:paraId="44AA2957" w14:textId="5F459AD4" w:rsidR="00B11510" w:rsidRPr="00A44105" w:rsidDel="00D04758" w:rsidRDefault="00446FC2" w:rsidP="00487281">
      <w:pPr>
        <w:ind w:left="730"/>
        <w:rPr>
          <w:del w:id="634" w:author="T Londhe, Vinod (Contractor)" w:date="2022-07-09T13:42:00Z"/>
          <w:sz w:val="22"/>
        </w:rPr>
      </w:pPr>
      <w:del w:id="635" w:author="T Londhe, Vinod (Contractor)" w:date="2022-07-09T13:42:00Z">
        <w:r w:rsidRPr="00A44105" w:rsidDel="00D04758">
          <w:rPr>
            <w:sz w:val="22"/>
          </w:rPr>
          <w:delText>Block Two, Sector-49, Sohna Road,</w:delText>
        </w:r>
      </w:del>
    </w:p>
    <w:p w14:paraId="4F00C9F1" w14:textId="306B5084" w:rsidR="00B11510" w:rsidRPr="0005228E" w:rsidDel="00D04758" w:rsidRDefault="00446FC2" w:rsidP="00487281">
      <w:pPr>
        <w:spacing w:after="0"/>
        <w:ind w:left="730"/>
        <w:rPr>
          <w:del w:id="636" w:author="T Londhe, Vinod (Contractor)" w:date="2022-07-09T13:42:00Z"/>
          <w:sz w:val="22"/>
        </w:rPr>
      </w:pPr>
      <w:del w:id="637" w:author="T Londhe, Vinod (Contractor)" w:date="2022-07-09T13:42:00Z">
        <w:r w:rsidRPr="00A44105" w:rsidDel="00D04758">
          <w:rPr>
            <w:sz w:val="22"/>
          </w:rPr>
          <w:delText>Gurgaon 122002, Haryana, India</w:delText>
        </w:r>
      </w:del>
    </w:p>
    <w:p w14:paraId="6C500C7F" w14:textId="77777777" w:rsidR="009B5858" w:rsidRPr="00180992" w:rsidRDefault="009B5858" w:rsidP="00487281">
      <w:pPr>
        <w:ind w:left="730"/>
      </w:pPr>
    </w:p>
    <w:p w14:paraId="55FC5E32" w14:textId="77777777" w:rsidR="00B11510" w:rsidRPr="00180992" w:rsidRDefault="00446FC2" w:rsidP="000952F6">
      <w:pPr>
        <w:pStyle w:val="Heading2"/>
        <w:shd w:val="clear" w:color="auto" w:fill="auto"/>
        <w:ind w:left="730"/>
      </w:pPr>
      <w:bookmarkStart w:id="638" w:name="_Toc108268248"/>
      <w:r w:rsidRPr="00180992">
        <w:rPr>
          <w:color w:val="FCC566"/>
          <w:sz w:val="40"/>
        </w:rPr>
        <w:lastRenderedPageBreak/>
        <w:t>3.2</w:t>
      </w:r>
      <w:r w:rsidRPr="00180992">
        <w:rPr>
          <w:color w:val="FFCC66"/>
          <w:sz w:val="40"/>
        </w:rPr>
        <w:t xml:space="preserve"> </w:t>
      </w:r>
      <w:r w:rsidRPr="00180992">
        <w:rPr>
          <w:sz w:val="36"/>
        </w:rPr>
        <w:t>Device Intended Use</w:t>
      </w:r>
      <w:bookmarkEnd w:id="638"/>
    </w:p>
    <w:p w14:paraId="08B06AC7" w14:textId="3544DFD9" w:rsidR="00C03BFE" w:rsidRPr="00322B1C" w:rsidDel="00154A4A" w:rsidRDefault="00057E9B" w:rsidP="00322B1C">
      <w:pPr>
        <w:rPr>
          <w:del w:id="639" w:author="Sai Praneetha Bhaskaruni" w:date="2022-07-12T13:04:00Z"/>
          <w:strike/>
          <w:sz w:val="22"/>
          <w:rPrChange w:id="640" w:author="T Londhe, Vinod (Contractor)" w:date="2022-07-09T13:42:00Z">
            <w:rPr>
              <w:del w:id="641" w:author="Sai Praneetha Bhaskaruni" w:date="2022-07-12T13:04:00Z"/>
              <w:sz w:val="22"/>
            </w:rPr>
          </w:rPrChange>
        </w:rPr>
      </w:pPr>
      <w:bookmarkStart w:id="642" w:name="_Hlk98435189"/>
      <w:del w:id="643" w:author="Sai Praneetha Bhaskaruni" w:date="2022-07-12T13:04:00Z">
        <w:r w:rsidRPr="00322B1C" w:rsidDel="00154A4A">
          <w:rPr>
            <w:strike/>
            <w:sz w:val="22"/>
            <w:rPrChange w:id="644" w:author="T Londhe, Vinod (Contractor)" w:date="2022-07-09T13:42:00Z">
              <w:rPr>
                <w:sz w:val="22"/>
              </w:rPr>
            </w:rPrChange>
          </w:rPr>
          <w:delText>SmartMedic</w:delText>
        </w:r>
        <w:r w:rsidR="00F11329" w:rsidRPr="00322B1C" w:rsidDel="00154A4A">
          <w:rPr>
            <w:strike/>
            <w:sz w:val="22"/>
            <w:rPrChange w:id="645" w:author="T Londhe, Vinod (Contractor)" w:date="2022-07-09T13:42:00Z">
              <w:rPr>
                <w:sz w:val="22"/>
              </w:rPr>
            </w:rPrChange>
          </w:rPr>
          <w:delText xml:space="preserve"> </w:delText>
        </w:r>
        <w:r w:rsidRPr="00322B1C" w:rsidDel="00154A4A">
          <w:rPr>
            <w:strike/>
            <w:sz w:val="22"/>
            <w:rPrChange w:id="646" w:author="T Londhe, Vinod (Contractor)" w:date="2022-07-09T13:42:00Z">
              <w:rPr>
                <w:sz w:val="22"/>
              </w:rPr>
            </w:rPrChange>
          </w:rPr>
          <w:delText>Solution</w:delText>
        </w:r>
        <w:r w:rsidR="00F11329" w:rsidRPr="00322B1C" w:rsidDel="00154A4A">
          <w:rPr>
            <w:strike/>
            <w:sz w:val="22"/>
            <w:rPrChange w:id="647" w:author="T Londhe, Vinod (Contractor)" w:date="2022-07-09T13:42:00Z">
              <w:rPr>
                <w:sz w:val="22"/>
              </w:rPr>
            </w:rPrChange>
          </w:rPr>
          <w:delText xml:space="preserve"> </w:delText>
        </w:r>
        <w:r w:rsidR="008531F3" w:rsidRPr="00322B1C" w:rsidDel="00154A4A">
          <w:rPr>
            <w:strike/>
            <w:sz w:val="22"/>
            <w:rPrChange w:id="648" w:author="T Londhe, Vinod (Contractor)" w:date="2022-07-09T13:42:00Z">
              <w:rPr>
                <w:sz w:val="22"/>
              </w:rPr>
            </w:rPrChange>
          </w:rPr>
          <w:delText xml:space="preserve">is </w:delText>
        </w:r>
        <w:r w:rsidR="00784A0C" w:rsidRPr="00322B1C" w:rsidDel="00154A4A">
          <w:rPr>
            <w:strike/>
            <w:sz w:val="22"/>
            <w:rPrChange w:id="649" w:author="T Londhe, Vinod (Contractor)" w:date="2022-07-09T13:42:00Z">
              <w:rPr>
                <w:sz w:val="22"/>
              </w:rPr>
            </w:rPrChange>
          </w:rPr>
          <w:delText xml:space="preserve">used to </w:delText>
        </w:r>
        <w:r w:rsidR="00AA3C1A" w:rsidRPr="00322B1C" w:rsidDel="00154A4A">
          <w:rPr>
            <w:strike/>
            <w:sz w:val="22"/>
            <w:rPrChange w:id="650" w:author="T Londhe, Vinod (Contractor)" w:date="2022-07-09T13:42:00Z">
              <w:rPr>
                <w:sz w:val="22"/>
              </w:rPr>
            </w:rPrChange>
          </w:rPr>
          <w:delText>retrieve</w:delText>
        </w:r>
        <w:r w:rsidR="00784A0C" w:rsidRPr="00322B1C" w:rsidDel="00154A4A">
          <w:rPr>
            <w:strike/>
            <w:sz w:val="22"/>
            <w:rPrChange w:id="651" w:author="T Londhe, Vinod (Contractor)" w:date="2022-07-09T13:42:00Z">
              <w:rPr>
                <w:sz w:val="22"/>
              </w:rPr>
            </w:rPrChange>
          </w:rPr>
          <w:delText xml:space="preserve"> the health vital data </w:delText>
        </w:r>
        <w:r w:rsidR="00C03BFE" w:rsidRPr="00322B1C" w:rsidDel="00154A4A">
          <w:rPr>
            <w:strike/>
            <w:sz w:val="22"/>
            <w:rPrChange w:id="652" w:author="T Londhe, Vinod (Contractor)" w:date="2022-07-09T13:42:00Z">
              <w:rPr>
                <w:sz w:val="22"/>
              </w:rPr>
            </w:rPrChange>
          </w:rPr>
          <w:delText>i.e.,</w:delText>
        </w:r>
        <w:r w:rsidR="00784A0C" w:rsidRPr="00322B1C" w:rsidDel="00154A4A">
          <w:rPr>
            <w:strike/>
            <w:sz w:val="22"/>
            <w:rPrChange w:id="653" w:author="T Londhe, Vinod (Contractor)" w:date="2022-07-09T13:42:00Z">
              <w:rPr>
                <w:sz w:val="22"/>
              </w:rPr>
            </w:rPrChange>
          </w:rPr>
          <w:delText xml:space="preserve"> weight, position</w:delText>
        </w:r>
      </w:del>
      <w:del w:id="654" w:author="Sai Praneetha Bhaskaruni" w:date="2022-03-25T14:44:00Z">
        <w:r w:rsidR="00AA3C1A" w:rsidRPr="00322B1C" w:rsidDel="00C13164">
          <w:rPr>
            <w:strike/>
            <w:sz w:val="22"/>
            <w:rPrChange w:id="655" w:author="T Londhe, Vinod (Contractor)" w:date="2022-07-09T13:42:00Z">
              <w:rPr>
                <w:sz w:val="22"/>
              </w:rPr>
            </w:rPrChange>
          </w:rPr>
          <w:delText xml:space="preserve"> et</w:delText>
        </w:r>
      </w:del>
      <w:del w:id="656" w:author="Sai Praneetha Bhaskaruni" w:date="2022-03-25T14:43:00Z">
        <w:r w:rsidR="00AA3C1A" w:rsidRPr="00322B1C" w:rsidDel="00C13164">
          <w:rPr>
            <w:strike/>
            <w:sz w:val="22"/>
            <w:rPrChange w:id="657" w:author="T Londhe, Vinod (Contractor)" w:date="2022-07-09T13:42:00Z">
              <w:rPr>
                <w:sz w:val="22"/>
              </w:rPr>
            </w:rPrChange>
          </w:rPr>
          <w:delText>c</w:delText>
        </w:r>
      </w:del>
      <w:del w:id="658" w:author="Sai Praneetha Bhaskaruni" w:date="2022-07-12T13:04:00Z">
        <w:r w:rsidR="00784A0C" w:rsidRPr="00322B1C" w:rsidDel="00154A4A">
          <w:rPr>
            <w:strike/>
            <w:sz w:val="22"/>
            <w:rPrChange w:id="659" w:author="T Londhe, Vinod (Contractor)" w:date="2022-07-09T13:42:00Z">
              <w:rPr>
                <w:sz w:val="22"/>
              </w:rPr>
            </w:rPrChange>
          </w:rPr>
          <w:delText xml:space="preserve">. The </w:delText>
        </w:r>
        <w:r w:rsidRPr="00322B1C" w:rsidDel="00154A4A">
          <w:rPr>
            <w:strike/>
            <w:sz w:val="22"/>
            <w:rPrChange w:id="660" w:author="T Londhe, Vinod (Contractor)" w:date="2022-07-09T13:42:00Z">
              <w:rPr>
                <w:sz w:val="22"/>
              </w:rPr>
            </w:rPrChange>
          </w:rPr>
          <w:delText>SmartMedic</w:delText>
        </w:r>
        <w:r w:rsidR="00F11329" w:rsidRPr="00322B1C" w:rsidDel="00154A4A">
          <w:rPr>
            <w:strike/>
            <w:sz w:val="22"/>
            <w:rPrChange w:id="661" w:author="T Londhe, Vinod (Contractor)" w:date="2022-07-09T13:42:00Z">
              <w:rPr>
                <w:sz w:val="22"/>
              </w:rPr>
            </w:rPrChange>
          </w:rPr>
          <w:delText xml:space="preserve"> </w:delText>
        </w:r>
        <w:commentRangeStart w:id="662"/>
        <w:r w:rsidR="00F11329" w:rsidRPr="00322B1C" w:rsidDel="00154A4A">
          <w:rPr>
            <w:strike/>
            <w:sz w:val="22"/>
            <w:rPrChange w:id="663" w:author="T Londhe, Vinod (Contractor)" w:date="2022-07-09T13:42:00Z">
              <w:rPr>
                <w:sz w:val="22"/>
              </w:rPr>
            </w:rPrChange>
          </w:rPr>
          <w:delText>Device</w:delText>
        </w:r>
        <w:commentRangeEnd w:id="662"/>
        <w:r w:rsidR="002D4CA4" w:rsidDel="00154A4A">
          <w:rPr>
            <w:rStyle w:val="CommentReference"/>
          </w:rPr>
          <w:commentReference w:id="662"/>
        </w:r>
        <w:r w:rsidR="00F11329" w:rsidRPr="00322B1C" w:rsidDel="00154A4A">
          <w:rPr>
            <w:strike/>
            <w:sz w:val="22"/>
            <w:rPrChange w:id="664" w:author="T Londhe, Vinod (Contractor)" w:date="2022-07-09T13:42:00Z">
              <w:rPr>
                <w:sz w:val="22"/>
              </w:rPr>
            </w:rPrChange>
          </w:rPr>
          <w:delText xml:space="preserve"> </w:delText>
        </w:r>
        <w:r w:rsidR="008531F3" w:rsidRPr="00322B1C" w:rsidDel="00154A4A">
          <w:rPr>
            <w:strike/>
            <w:sz w:val="22"/>
            <w:rPrChange w:id="665" w:author="T Londhe, Vinod (Contractor)" w:date="2022-07-09T13:42:00Z">
              <w:rPr>
                <w:sz w:val="22"/>
              </w:rPr>
            </w:rPrChange>
          </w:rPr>
          <w:delText xml:space="preserve">is </w:delText>
        </w:r>
        <w:r w:rsidR="00784A0C" w:rsidRPr="00322B1C" w:rsidDel="00154A4A">
          <w:rPr>
            <w:strike/>
            <w:sz w:val="22"/>
            <w:rPrChange w:id="666" w:author="T Londhe, Vinod (Contractor)" w:date="2022-07-09T13:42:00Z">
              <w:rPr>
                <w:sz w:val="22"/>
              </w:rPr>
            </w:rPrChange>
          </w:rPr>
          <w:delText xml:space="preserve">intended to provide </w:delText>
        </w:r>
        <w:r w:rsidRPr="00322B1C" w:rsidDel="00154A4A">
          <w:rPr>
            <w:strike/>
            <w:sz w:val="22"/>
            <w:rPrChange w:id="667" w:author="T Londhe, Vinod (Contractor)" w:date="2022-07-09T13:42:00Z">
              <w:rPr>
                <w:sz w:val="22"/>
              </w:rPr>
            </w:rPrChange>
          </w:rPr>
          <w:delText xml:space="preserve">an alert for </w:delText>
        </w:r>
        <w:r w:rsidR="008531F3" w:rsidRPr="00322B1C" w:rsidDel="00154A4A">
          <w:rPr>
            <w:strike/>
            <w:sz w:val="22"/>
            <w:rPrChange w:id="668" w:author="T Londhe, Vinod (Contractor)" w:date="2022-07-09T13:42:00Z">
              <w:rPr>
                <w:sz w:val="22"/>
              </w:rPr>
            </w:rPrChange>
          </w:rPr>
          <w:delText xml:space="preserve">any </w:delText>
        </w:r>
        <w:r w:rsidRPr="00322B1C" w:rsidDel="00154A4A">
          <w:rPr>
            <w:strike/>
            <w:sz w:val="22"/>
            <w:rPrChange w:id="669" w:author="T Londhe, Vinod (Contractor)" w:date="2022-07-09T13:42:00Z">
              <w:rPr>
                <w:sz w:val="22"/>
              </w:rPr>
            </w:rPrChange>
          </w:rPr>
          <w:delText xml:space="preserve">unexpected </w:delText>
        </w:r>
        <w:r w:rsidR="00784A0C" w:rsidRPr="00322B1C" w:rsidDel="00154A4A">
          <w:rPr>
            <w:strike/>
            <w:sz w:val="22"/>
            <w:rPrChange w:id="670" w:author="T Londhe, Vinod (Contractor)" w:date="2022-07-09T13:42:00Z">
              <w:rPr>
                <w:sz w:val="22"/>
              </w:rPr>
            </w:rPrChange>
          </w:rPr>
          <w:delText xml:space="preserve">change </w:delText>
        </w:r>
        <w:r w:rsidR="008531F3" w:rsidRPr="00322B1C" w:rsidDel="00154A4A">
          <w:rPr>
            <w:strike/>
            <w:sz w:val="22"/>
            <w:rPrChange w:id="671" w:author="T Londhe, Vinod (Contractor)" w:date="2022-07-09T13:42:00Z">
              <w:rPr>
                <w:sz w:val="22"/>
              </w:rPr>
            </w:rPrChange>
          </w:rPr>
          <w:delText xml:space="preserve">in </w:delText>
        </w:r>
        <w:r w:rsidR="00784A0C" w:rsidRPr="00322B1C" w:rsidDel="00154A4A">
          <w:rPr>
            <w:strike/>
            <w:sz w:val="22"/>
            <w:rPrChange w:id="672" w:author="T Londhe, Vinod (Contractor)" w:date="2022-07-09T13:42:00Z">
              <w:rPr>
                <w:sz w:val="22"/>
              </w:rPr>
            </w:rPrChange>
          </w:rPr>
          <w:delText xml:space="preserve">the health </w:delText>
        </w:r>
        <w:r w:rsidR="00BC7807" w:rsidRPr="00322B1C" w:rsidDel="00154A4A">
          <w:rPr>
            <w:strike/>
            <w:sz w:val="22"/>
            <w:rPrChange w:id="673" w:author="T Londhe, Vinod (Contractor)" w:date="2022-07-09T13:42:00Z">
              <w:rPr>
                <w:sz w:val="22"/>
              </w:rPr>
            </w:rPrChange>
          </w:rPr>
          <w:delText>vital</w:delText>
        </w:r>
        <w:r w:rsidR="008531F3" w:rsidRPr="00322B1C" w:rsidDel="00154A4A">
          <w:rPr>
            <w:strike/>
            <w:sz w:val="22"/>
            <w:rPrChange w:id="674" w:author="T Londhe, Vinod (Contractor)" w:date="2022-07-09T13:42:00Z">
              <w:rPr>
                <w:sz w:val="22"/>
              </w:rPr>
            </w:rPrChange>
          </w:rPr>
          <w:delText>s</w:delText>
        </w:r>
        <w:r w:rsidR="00BC7807" w:rsidRPr="00322B1C" w:rsidDel="00154A4A">
          <w:rPr>
            <w:strike/>
            <w:sz w:val="22"/>
            <w:rPrChange w:id="675" w:author="T Londhe, Vinod (Contractor)" w:date="2022-07-09T13:42:00Z">
              <w:rPr>
                <w:sz w:val="22"/>
              </w:rPr>
            </w:rPrChange>
          </w:rPr>
          <w:delText xml:space="preserve">, </w:delText>
        </w:r>
        <w:r w:rsidR="00C03BFE" w:rsidRPr="00322B1C" w:rsidDel="00154A4A">
          <w:rPr>
            <w:strike/>
            <w:sz w:val="22"/>
            <w:rPrChange w:id="676" w:author="T Londhe, Vinod (Contractor)" w:date="2022-07-09T13:42:00Z">
              <w:rPr>
                <w:sz w:val="22"/>
              </w:rPr>
            </w:rPrChange>
          </w:rPr>
          <w:delText xml:space="preserve">and </w:delText>
        </w:r>
      </w:del>
      <w:del w:id="677" w:author="Sai Praneetha Bhaskaruni" w:date="2022-03-25T14:45:00Z">
        <w:r w:rsidR="00784A0C" w:rsidRPr="00322B1C" w:rsidDel="007A3D1F">
          <w:rPr>
            <w:strike/>
            <w:sz w:val="22"/>
            <w:rPrChange w:id="678" w:author="T Londhe, Vinod (Contractor)" w:date="2022-07-09T13:42:00Z">
              <w:rPr>
                <w:sz w:val="22"/>
              </w:rPr>
            </w:rPrChange>
          </w:rPr>
          <w:delText>use</w:delText>
        </w:r>
      </w:del>
      <w:del w:id="679" w:author="Sai Praneetha Bhaskaruni" w:date="2022-03-25T14:44:00Z">
        <w:r w:rsidR="00784A0C" w:rsidRPr="00322B1C" w:rsidDel="007A3D1F">
          <w:rPr>
            <w:strike/>
            <w:sz w:val="22"/>
            <w:rPrChange w:id="680" w:author="T Londhe, Vinod (Contractor)" w:date="2022-07-09T13:42:00Z">
              <w:rPr>
                <w:sz w:val="22"/>
              </w:rPr>
            </w:rPrChange>
          </w:rPr>
          <w:delText>s</w:delText>
        </w:r>
      </w:del>
      <w:del w:id="681" w:author="Sai Praneetha Bhaskaruni" w:date="2022-03-25T14:45:00Z">
        <w:r w:rsidR="00784A0C" w:rsidRPr="00322B1C" w:rsidDel="007A3D1F">
          <w:rPr>
            <w:strike/>
            <w:sz w:val="22"/>
            <w:rPrChange w:id="682" w:author="T Londhe, Vinod (Contractor)" w:date="2022-07-09T13:42:00Z">
              <w:rPr>
                <w:sz w:val="22"/>
              </w:rPr>
            </w:rPrChange>
          </w:rPr>
          <w:delText xml:space="preserve"> </w:delText>
        </w:r>
      </w:del>
      <w:del w:id="683" w:author="Sai Praneetha Bhaskaruni" w:date="2022-07-12T13:04:00Z">
        <w:r w:rsidR="00784A0C" w:rsidRPr="00322B1C" w:rsidDel="00154A4A">
          <w:rPr>
            <w:strike/>
            <w:sz w:val="22"/>
            <w:rPrChange w:id="684" w:author="T Londhe, Vinod (Contractor)" w:date="2022-07-09T13:42:00Z">
              <w:rPr>
                <w:sz w:val="22"/>
              </w:rPr>
            </w:rPrChange>
          </w:rPr>
          <w:delText>the device</w:delText>
        </w:r>
      </w:del>
      <w:del w:id="685" w:author="Sai Praneetha Bhaskaruni" w:date="2022-03-25T14:45:00Z">
        <w:r w:rsidR="00784A0C" w:rsidRPr="00322B1C" w:rsidDel="007A3D1F">
          <w:rPr>
            <w:strike/>
            <w:sz w:val="22"/>
            <w:rPrChange w:id="686" w:author="T Londhe, Vinod (Contractor)" w:date="2022-07-09T13:42:00Z">
              <w:rPr>
                <w:sz w:val="22"/>
              </w:rPr>
            </w:rPrChange>
          </w:rPr>
          <w:delText xml:space="preserve">’s </w:delText>
        </w:r>
      </w:del>
      <w:del w:id="687" w:author="Sai Praneetha Bhaskaruni" w:date="2022-07-12T13:04:00Z">
        <w:r w:rsidR="00CD012C" w:rsidRPr="00322B1C" w:rsidDel="00154A4A">
          <w:rPr>
            <w:strike/>
            <w:sz w:val="22"/>
            <w:rPrChange w:id="688" w:author="T Londhe, Vinod (Contractor)" w:date="2022-07-09T13:42:00Z">
              <w:rPr>
                <w:sz w:val="22"/>
              </w:rPr>
            </w:rPrChange>
          </w:rPr>
          <w:delText xml:space="preserve">data </w:delText>
        </w:r>
        <w:r w:rsidR="00784A0C" w:rsidRPr="00322B1C" w:rsidDel="00154A4A">
          <w:rPr>
            <w:strike/>
            <w:sz w:val="22"/>
            <w:rPrChange w:id="689" w:author="T Londhe, Vinod (Contractor)" w:date="2022-07-09T13:42:00Z">
              <w:rPr>
                <w:sz w:val="22"/>
              </w:rPr>
            </w:rPrChange>
          </w:rPr>
          <w:delText xml:space="preserve">to visualize the current health condition of </w:delText>
        </w:r>
        <w:r w:rsidR="008531F3" w:rsidRPr="00322B1C" w:rsidDel="00154A4A">
          <w:rPr>
            <w:strike/>
            <w:sz w:val="22"/>
            <w:rPrChange w:id="690" w:author="T Londhe, Vinod (Contractor)" w:date="2022-07-09T13:42:00Z">
              <w:rPr>
                <w:sz w:val="22"/>
              </w:rPr>
            </w:rPrChange>
          </w:rPr>
          <w:delText xml:space="preserve">the </w:delText>
        </w:r>
        <w:r w:rsidR="00784A0C" w:rsidRPr="00322B1C" w:rsidDel="00154A4A">
          <w:rPr>
            <w:strike/>
            <w:sz w:val="22"/>
            <w:rPrChange w:id="691" w:author="T Londhe, Vinod (Contractor)" w:date="2022-07-09T13:42:00Z">
              <w:rPr>
                <w:sz w:val="22"/>
              </w:rPr>
            </w:rPrChange>
          </w:rPr>
          <w:delText>patient in real time</w:delText>
        </w:r>
        <w:r w:rsidR="008531F3" w:rsidRPr="00322B1C" w:rsidDel="00154A4A">
          <w:rPr>
            <w:strike/>
            <w:sz w:val="22"/>
            <w:rPrChange w:id="692" w:author="T Londhe, Vinod (Contractor)" w:date="2022-07-09T13:42:00Z">
              <w:rPr>
                <w:sz w:val="22"/>
              </w:rPr>
            </w:rPrChange>
          </w:rPr>
          <w:delText xml:space="preserve">. </w:delText>
        </w:r>
      </w:del>
      <w:del w:id="693" w:author="Sai Praneetha Bhaskaruni" w:date="2022-03-25T14:48:00Z">
        <w:r w:rsidR="008531F3" w:rsidRPr="00322B1C" w:rsidDel="007A3D1F">
          <w:rPr>
            <w:strike/>
            <w:sz w:val="22"/>
            <w:rPrChange w:id="694" w:author="T Londhe, Vinod (Contractor)" w:date="2022-07-09T13:42:00Z">
              <w:rPr>
                <w:sz w:val="22"/>
              </w:rPr>
            </w:rPrChange>
          </w:rPr>
          <w:delText>This</w:delText>
        </w:r>
        <w:r w:rsidR="00784A0C" w:rsidRPr="00322B1C" w:rsidDel="007A3D1F">
          <w:rPr>
            <w:strike/>
            <w:sz w:val="22"/>
            <w:rPrChange w:id="695" w:author="T Londhe, Vinod (Contractor)" w:date="2022-07-09T13:42:00Z">
              <w:rPr>
                <w:sz w:val="22"/>
              </w:rPr>
            </w:rPrChange>
          </w:rPr>
          <w:delText xml:space="preserve"> enable</w:delText>
        </w:r>
        <w:r w:rsidR="008531F3" w:rsidRPr="00322B1C" w:rsidDel="007A3D1F">
          <w:rPr>
            <w:strike/>
            <w:sz w:val="22"/>
            <w:rPrChange w:id="696" w:author="T Londhe, Vinod (Contractor)" w:date="2022-07-09T13:42:00Z">
              <w:rPr>
                <w:sz w:val="22"/>
              </w:rPr>
            </w:rPrChange>
          </w:rPr>
          <w:delText>s</w:delText>
        </w:r>
        <w:r w:rsidR="00784A0C" w:rsidRPr="00322B1C" w:rsidDel="007A3D1F">
          <w:rPr>
            <w:strike/>
            <w:sz w:val="22"/>
            <w:rPrChange w:id="697" w:author="T Londhe, Vinod (Contractor)" w:date="2022-07-09T13:42:00Z">
              <w:rPr>
                <w:sz w:val="22"/>
              </w:rPr>
            </w:rPrChange>
          </w:rPr>
          <w:delText xml:space="preserve"> effective decision making for the health </w:delText>
        </w:r>
        <w:r w:rsidR="008531F3" w:rsidRPr="00322B1C" w:rsidDel="007A3D1F">
          <w:rPr>
            <w:strike/>
            <w:sz w:val="22"/>
            <w:rPrChange w:id="698" w:author="T Londhe, Vinod (Contractor)" w:date="2022-07-09T13:42:00Z">
              <w:rPr>
                <w:sz w:val="22"/>
              </w:rPr>
            </w:rPrChange>
          </w:rPr>
          <w:delText xml:space="preserve">personnel </w:delText>
        </w:r>
        <w:r w:rsidR="00784A0C" w:rsidRPr="00322B1C" w:rsidDel="007A3D1F">
          <w:rPr>
            <w:strike/>
            <w:sz w:val="22"/>
            <w:rPrChange w:id="699" w:author="T Londhe, Vinod (Contractor)" w:date="2022-07-09T13:42:00Z">
              <w:rPr>
                <w:sz w:val="22"/>
              </w:rPr>
            </w:rPrChange>
          </w:rPr>
          <w:delText xml:space="preserve">before they even go into the operating room </w:delText>
        </w:r>
        <w:r w:rsidR="008531F3" w:rsidRPr="00322B1C" w:rsidDel="007A3D1F">
          <w:rPr>
            <w:strike/>
            <w:sz w:val="22"/>
            <w:rPrChange w:id="700" w:author="T Londhe, Vinod (Contractor)" w:date="2022-07-09T13:42:00Z">
              <w:rPr>
                <w:sz w:val="22"/>
              </w:rPr>
            </w:rPrChange>
          </w:rPr>
          <w:delText xml:space="preserve">for </w:delText>
        </w:r>
        <w:r w:rsidR="00784A0C" w:rsidRPr="00322B1C" w:rsidDel="007A3D1F">
          <w:rPr>
            <w:strike/>
            <w:sz w:val="22"/>
            <w:rPrChange w:id="701" w:author="T Londhe, Vinod (Contractor)" w:date="2022-07-09T13:42:00Z">
              <w:rPr>
                <w:sz w:val="22"/>
              </w:rPr>
            </w:rPrChange>
          </w:rPr>
          <w:delText>the daily health inspection.</w:delText>
        </w:r>
      </w:del>
    </w:p>
    <w:bookmarkEnd w:id="642"/>
    <w:p w14:paraId="6C718504" w14:textId="00DD8BDF" w:rsidR="00B11510" w:rsidRPr="00D04758" w:rsidDel="00154A4A" w:rsidRDefault="00446FC2" w:rsidP="00322B1C">
      <w:pPr>
        <w:rPr>
          <w:del w:id="702" w:author="Sai Praneetha Bhaskaruni" w:date="2022-07-12T13:04:00Z"/>
          <w:rPrChange w:id="703" w:author="T Londhe, Vinod (Contractor)" w:date="2022-07-09T13:42:00Z">
            <w:rPr>
              <w:del w:id="704" w:author="Sai Praneetha Bhaskaruni" w:date="2022-07-12T13:04:00Z"/>
              <w:sz w:val="22"/>
            </w:rPr>
          </w:rPrChange>
        </w:rPr>
      </w:pPr>
      <w:del w:id="705" w:author="Sai Praneetha Bhaskaruni" w:date="2022-07-12T13:04:00Z">
        <w:r w:rsidRPr="00D04758" w:rsidDel="00154A4A">
          <w:rPr>
            <w:rPrChange w:id="706" w:author="T Londhe, Vinod (Contractor)" w:date="2022-07-09T13:42:00Z">
              <w:rPr>
                <w:sz w:val="22"/>
              </w:rPr>
            </w:rPrChange>
          </w:rPr>
          <w:delText xml:space="preserve">Functionality </w:delText>
        </w:r>
        <w:r w:rsidR="007B0A35" w:rsidRPr="00D04758" w:rsidDel="00154A4A">
          <w:rPr>
            <w:rPrChange w:id="707" w:author="T Londhe, Vinod (Contractor)" w:date="2022-07-09T13:42:00Z">
              <w:rPr>
                <w:sz w:val="22"/>
              </w:rPr>
            </w:rPrChange>
          </w:rPr>
          <w:delText>includes</w:delText>
        </w:r>
        <w:r w:rsidR="008531F3" w:rsidRPr="00D04758" w:rsidDel="00154A4A">
          <w:rPr>
            <w:rPrChange w:id="708" w:author="T Londhe, Vinod (Contractor)" w:date="2022-07-09T13:42:00Z">
              <w:rPr>
                <w:sz w:val="22"/>
              </w:rPr>
            </w:rPrChange>
          </w:rPr>
          <w:delText xml:space="preserve"> the following</w:delText>
        </w:r>
        <w:r w:rsidRPr="00D04758" w:rsidDel="00154A4A">
          <w:rPr>
            <w:rPrChange w:id="709" w:author="T Londhe, Vinod (Contractor)" w:date="2022-07-09T13:42:00Z">
              <w:rPr>
                <w:sz w:val="22"/>
              </w:rPr>
            </w:rPrChange>
          </w:rPr>
          <w:delText>:</w:delText>
        </w:r>
      </w:del>
    </w:p>
    <w:p w14:paraId="5A08E290" w14:textId="67860C65" w:rsidR="00784A0C" w:rsidRPr="00D04758" w:rsidDel="00154A4A" w:rsidRDefault="00AA3C1A" w:rsidP="00322B1C">
      <w:pPr>
        <w:rPr>
          <w:del w:id="710" w:author="Sai Praneetha Bhaskaruni" w:date="2022-07-12T13:04:00Z"/>
          <w:rPrChange w:id="711" w:author="T Londhe, Vinod (Contractor)" w:date="2022-07-09T13:42:00Z">
            <w:rPr>
              <w:del w:id="712" w:author="Sai Praneetha Bhaskaruni" w:date="2022-07-12T13:04:00Z"/>
              <w:sz w:val="22"/>
            </w:rPr>
          </w:rPrChange>
        </w:rPr>
      </w:pPr>
      <w:del w:id="713" w:author="Sai Praneetha Bhaskaruni" w:date="2022-07-12T13:04:00Z">
        <w:r w:rsidRPr="00D04758" w:rsidDel="00154A4A">
          <w:rPr>
            <w:rPrChange w:id="714" w:author="T Londhe, Vinod (Contractor)" w:date="2022-07-09T13:42:00Z">
              <w:rPr>
                <w:sz w:val="22"/>
              </w:rPr>
            </w:rPrChange>
          </w:rPr>
          <w:delText>Retrieve</w:delText>
        </w:r>
        <w:r w:rsidR="00850204" w:rsidRPr="00D04758" w:rsidDel="00154A4A">
          <w:rPr>
            <w:rPrChange w:id="715" w:author="T Londhe, Vinod (Contractor)" w:date="2022-07-09T13:42:00Z">
              <w:rPr>
                <w:sz w:val="22"/>
              </w:rPr>
            </w:rPrChange>
          </w:rPr>
          <w:delText xml:space="preserve"> </w:delText>
        </w:r>
        <w:r w:rsidR="00784A0C" w:rsidRPr="00D04758" w:rsidDel="00154A4A">
          <w:rPr>
            <w:rPrChange w:id="716" w:author="T Londhe, Vinod (Contractor)" w:date="2022-07-09T13:42:00Z">
              <w:rPr>
                <w:sz w:val="22"/>
              </w:rPr>
            </w:rPrChange>
          </w:rPr>
          <w:delText xml:space="preserve">the health vital data </w:delText>
        </w:r>
        <w:r w:rsidRPr="00D04758" w:rsidDel="00154A4A">
          <w:rPr>
            <w:rPrChange w:id="717" w:author="T Londhe, Vinod (Contractor)" w:date="2022-07-09T13:42:00Z">
              <w:rPr>
                <w:sz w:val="22"/>
              </w:rPr>
            </w:rPrChange>
          </w:rPr>
          <w:delText>i.e.</w:delText>
        </w:r>
        <w:r w:rsidR="00784A0C" w:rsidRPr="00D04758" w:rsidDel="00154A4A">
          <w:rPr>
            <w:rPrChange w:id="718" w:author="T Londhe, Vinod (Contractor)" w:date="2022-07-09T13:42:00Z">
              <w:rPr>
                <w:sz w:val="22"/>
              </w:rPr>
            </w:rPrChange>
          </w:rPr>
          <w:delText xml:space="preserve"> weight, position</w:delText>
        </w:r>
      </w:del>
      <w:del w:id="719" w:author="Sai Praneetha Bhaskaruni" w:date="2022-03-25T14:44:00Z">
        <w:r w:rsidR="00784A0C" w:rsidRPr="00D04758" w:rsidDel="007A3D1F">
          <w:rPr>
            <w:rPrChange w:id="720" w:author="T Londhe, Vinod (Contractor)" w:date="2022-07-09T13:42:00Z">
              <w:rPr>
                <w:sz w:val="22"/>
              </w:rPr>
            </w:rPrChange>
          </w:rPr>
          <w:delText xml:space="preserve"> </w:delText>
        </w:r>
        <w:r w:rsidRPr="00D04758" w:rsidDel="007A3D1F">
          <w:rPr>
            <w:rPrChange w:id="721" w:author="T Londhe, Vinod (Contractor)" w:date="2022-07-09T13:42:00Z">
              <w:rPr>
                <w:sz w:val="22"/>
              </w:rPr>
            </w:rPrChange>
          </w:rPr>
          <w:delText>etc</w:delText>
        </w:r>
      </w:del>
      <w:del w:id="722" w:author="Sai Praneetha Bhaskaruni" w:date="2022-07-12T13:04:00Z">
        <w:r w:rsidRPr="00D04758" w:rsidDel="00154A4A">
          <w:rPr>
            <w:rPrChange w:id="723" w:author="T Londhe, Vinod (Contractor)" w:date="2022-07-09T13:42:00Z">
              <w:rPr>
                <w:sz w:val="22"/>
              </w:rPr>
            </w:rPrChange>
          </w:rPr>
          <w:delText>.</w:delText>
        </w:r>
      </w:del>
    </w:p>
    <w:p w14:paraId="21E88EBF" w14:textId="18A0351E" w:rsidR="00784A0C" w:rsidRPr="00D04758" w:rsidDel="00154A4A" w:rsidRDefault="00BB6454" w:rsidP="00322B1C">
      <w:pPr>
        <w:rPr>
          <w:del w:id="724" w:author="Sai Praneetha Bhaskaruni" w:date="2022-07-12T13:04:00Z"/>
          <w:rPrChange w:id="725" w:author="T Londhe, Vinod (Contractor)" w:date="2022-07-09T13:42:00Z">
            <w:rPr>
              <w:del w:id="726" w:author="Sai Praneetha Bhaskaruni" w:date="2022-07-12T13:04:00Z"/>
              <w:sz w:val="22"/>
            </w:rPr>
          </w:rPrChange>
        </w:rPr>
      </w:pPr>
      <w:del w:id="727" w:author="Sai Praneetha Bhaskaruni" w:date="2022-03-25T14:51:00Z">
        <w:r w:rsidRPr="00D04758" w:rsidDel="00AC62C7">
          <w:rPr>
            <w:rPrChange w:id="728" w:author="T Londhe, Vinod (Contractor)" w:date="2022-07-09T13:42:00Z">
              <w:rPr>
                <w:sz w:val="22"/>
              </w:rPr>
            </w:rPrChange>
          </w:rPr>
          <w:delText>SmartMedic solution</w:delText>
        </w:r>
        <w:r w:rsidR="00784A0C" w:rsidRPr="00D04758" w:rsidDel="00AC62C7">
          <w:rPr>
            <w:rPrChange w:id="729" w:author="T Londhe, Vinod (Contractor)" w:date="2022-07-09T13:42:00Z">
              <w:rPr>
                <w:sz w:val="22"/>
              </w:rPr>
            </w:rPrChange>
          </w:rPr>
          <w:delText xml:space="preserve"> p</w:delText>
        </w:r>
      </w:del>
      <w:del w:id="730" w:author="Sai Praneetha Bhaskaruni" w:date="2022-07-12T13:04:00Z">
        <w:r w:rsidR="00784A0C" w:rsidRPr="00D04758" w:rsidDel="00154A4A">
          <w:rPr>
            <w:rPrChange w:id="731" w:author="T Londhe, Vinod (Contractor)" w:date="2022-07-09T13:42:00Z">
              <w:rPr>
                <w:sz w:val="22"/>
              </w:rPr>
            </w:rPrChange>
          </w:rPr>
          <w:delText>rovide</w:delText>
        </w:r>
        <w:r w:rsidR="00DB0437" w:rsidRPr="00D04758" w:rsidDel="00154A4A">
          <w:rPr>
            <w:rPrChange w:id="732" w:author="T Londhe, Vinod (Contractor)" w:date="2022-07-09T13:42:00Z">
              <w:rPr>
                <w:sz w:val="22"/>
              </w:rPr>
            </w:rPrChange>
          </w:rPr>
          <w:delText>s</w:delText>
        </w:r>
        <w:r w:rsidR="00784A0C" w:rsidRPr="00D04758" w:rsidDel="00154A4A">
          <w:rPr>
            <w:rPrChange w:id="733" w:author="T Londhe, Vinod (Contractor)" w:date="2022-07-09T13:42:00Z">
              <w:rPr>
                <w:sz w:val="22"/>
              </w:rPr>
            </w:rPrChange>
          </w:rPr>
          <w:delText xml:space="preserve"> an alert for the </w:delText>
        </w:r>
        <w:r w:rsidR="00397208" w:rsidRPr="00D04758" w:rsidDel="00154A4A">
          <w:rPr>
            <w:rPrChange w:id="734" w:author="T Londhe, Vinod (Contractor)" w:date="2022-07-09T13:42:00Z">
              <w:rPr>
                <w:sz w:val="22"/>
              </w:rPr>
            </w:rPrChange>
          </w:rPr>
          <w:delText>unexpected</w:delText>
        </w:r>
        <w:r w:rsidR="00784A0C" w:rsidRPr="00D04758" w:rsidDel="00154A4A">
          <w:rPr>
            <w:rPrChange w:id="735" w:author="T Londhe, Vinod (Contractor)" w:date="2022-07-09T13:42:00Z">
              <w:rPr>
                <w:sz w:val="22"/>
              </w:rPr>
            </w:rPrChange>
          </w:rPr>
          <w:delText xml:space="preserve"> change</w:delText>
        </w:r>
        <w:r w:rsidR="00397208" w:rsidRPr="00D04758" w:rsidDel="00154A4A">
          <w:rPr>
            <w:rPrChange w:id="736" w:author="T Londhe, Vinod (Contractor)" w:date="2022-07-09T13:42:00Z">
              <w:rPr>
                <w:sz w:val="22"/>
              </w:rPr>
            </w:rPrChange>
          </w:rPr>
          <w:delText>s in</w:delText>
        </w:r>
        <w:r w:rsidR="00784A0C" w:rsidRPr="00D04758" w:rsidDel="00154A4A">
          <w:rPr>
            <w:rPrChange w:id="737" w:author="T Londhe, Vinod (Contractor)" w:date="2022-07-09T13:42:00Z">
              <w:rPr>
                <w:sz w:val="22"/>
              </w:rPr>
            </w:rPrChange>
          </w:rPr>
          <w:delText xml:space="preserve"> the health vital</w:delText>
        </w:r>
        <w:r w:rsidR="00850204" w:rsidRPr="00D04758" w:rsidDel="00154A4A">
          <w:rPr>
            <w:rPrChange w:id="738" w:author="T Londhe, Vinod (Contractor)" w:date="2022-07-09T13:42:00Z">
              <w:rPr>
                <w:sz w:val="22"/>
              </w:rPr>
            </w:rPrChange>
          </w:rPr>
          <w:delText>.</w:delText>
        </w:r>
      </w:del>
    </w:p>
    <w:p w14:paraId="71B90675" w14:textId="36B6470F" w:rsidR="00850204" w:rsidRPr="00D04758" w:rsidDel="00154A4A" w:rsidRDefault="00850204" w:rsidP="00322B1C">
      <w:pPr>
        <w:rPr>
          <w:del w:id="739" w:author="Sai Praneetha Bhaskaruni" w:date="2022-07-12T13:04:00Z"/>
          <w:rPrChange w:id="740" w:author="T Londhe, Vinod (Contractor)" w:date="2022-07-09T13:42:00Z">
            <w:rPr>
              <w:del w:id="741" w:author="Sai Praneetha Bhaskaruni" w:date="2022-07-12T13:04:00Z"/>
              <w:sz w:val="22"/>
            </w:rPr>
          </w:rPrChange>
        </w:rPr>
      </w:pPr>
      <w:del w:id="742" w:author="Sai Praneetha Bhaskaruni" w:date="2022-03-25T14:51:00Z">
        <w:r w:rsidRPr="00D04758" w:rsidDel="00DD029C">
          <w:rPr>
            <w:rPrChange w:id="743" w:author="T Londhe, Vinod (Contractor)" w:date="2022-07-09T13:42:00Z">
              <w:rPr>
                <w:sz w:val="22"/>
              </w:rPr>
            </w:rPrChange>
          </w:rPr>
          <w:delText xml:space="preserve">Device’s </w:delText>
        </w:r>
        <w:r w:rsidR="00CD012C" w:rsidRPr="00D04758" w:rsidDel="00DD029C">
          <w:rPr>
            <w:rPrChange w:id="744" w:author="T Londhe, Vinod (Contractor)" w:date="2022-07-09T13:42:00Z">
              <w:rPr>
                <w:sz w:val="22"/>
              </w:rPr>
            </w:rPrChange>
          </w:rPr>
          <w:delText xml:space="preserve">data </w:delText>
        </w:r>
        <w:r w:rsidR="00DB0437" w:rsidRPr="00D04758" w:rsidDel="00DD029C">
          <w:rPr>
            <w:rPrChange w:id="745" w:author="T Londhe, Vinod (Contractor)" w:date="2022-07-09T13:42:00Z">
              <w:rPr>
                <w:sz w:val="22"/>
              </w:rPr>
            </w:rPrChange>
          </w:rPr>
          <w:delText>u</w:delText>
        </w:r>
      </w:del>
      <w:del w:id="746" w:author="Sai Praneetha Bhaskaruni" w:date="2022-07-12T13:04:00Z">
        <w:r w:rsidR="00DB0437" w:rsidRPr="00D04758" w:rsidDel="00154A4A">
          <w:rPr>
            <w:rPrChange w:id="747" w:author="T Londhe, Vinod (Contractor)" w:date="2022-07-09T13:42:00Z">
              <w:rPr>
                <w:sz w:val="22"/>
              </w:rPr>
            </w:rPrChange>
          </w:rPr>
          <w:delText xml:space="preserve">sed </w:delText>
        </w:r>
        <w:r w:rsidRPr="00D04758" w:rsidDel="00154A4A">
          <w:rPr>
            <w:rPrChange w:id="748" w:author="T Londhe, Vinod (Contractor)" w:date="2022-07-09T13:42:00Z">
              <w:rPr>
                <w:sz w:val="22"/>
              </w:rPr>
            </w:rPrChange>
          </w:rPr>
          <w:delText>to visualize the current health condition of patient in the real time.</w:delText>
        </w:r>
      </w:del>
    </w:p>
    <w:p w14:paraId="6239A4DF" w14:textId="2FB58F86" w:rsidR="00850204" w:rsidRPr="00D04758" w:rsidDel="001A4AC6" w:rsidRDefault="00850204" w:rsidP="00322B1C">
      <w:pPr>
        <w:rPr>
          <w:del w:id="749" w:author="Sai Praneetha Bhaskaruni" w:date="2022-03-25T14:52:00Z"/>
          <w:rPrChange w:id="750" w:author="T Londhe, Vinod (Contractor)" w:date="2022-07-09T13:42:00Z">
            <w:rPr>
              <w:del w:id="751" w:author="Sai Praneetha Bhaskaruni" w:date="2022-03-25T14:52:00Z"/>
              <w:sz w:val="22"/>
            </w:rPr>
          </w:rPrChange>
        </w:rPr>
      </w:pPr>
      <w:del w:id="752" w:author="Sai Praneetha Bhaskaruni" w:date="2022-03-25T14:52:00Z">
        <w:r w:rsidRPr="00D04758" w:rsidDel="001A4AC6">
          <w:rPr>
            <w:rPrChange w:id="753" w:author="T Londhe, Vinod (Contractor)" w:date="2022-07-09T13:42:00Z">
              <w:rPr>
                <w:sz w:val="22"/>
              </w:rPr>
            </w:rPrChange>
          </w:rPr>
          <w:delText xml:space="preserve">Visualize the current health condition of </w:delText>
        </w:r>
        <w:r w:rsidR="008531F3" w:rsidRPr="00D04758" w:rsidDel="001A4AC6">
          <w:rPr>
            <w:rPrChange w:id="754" w:author="T Londhe, Vinod (Contractor)" w:date="2022-07-09T13:42:00Z">
              <w:rPr>
                <w:sz w:val="22"/>
              </w:rPr>
            </w:rPrChange>
          </w:rPr>
          <w:delText xml:space="preserve">the </w:delText>
        </w:r>
        <w:r w:rsidRPr="00D04758" w:rsidDel="001A4AC6">
          <w:rPr>
            <w:rPrChange w:id="755" w:author="T Londhe, Vinod (Contractor)" w:date="2022-07-09T13:42:00Z">
              <w:rPr>
                <w:sz w:val="22"/>
              </w:rPr>
            </w:rPrChange>
          </w:rPr>
          <w:delText>patient in real time.</w:delText>
        </w:r>
      </w:del>
    </w:p>
    <w:p w14:paraId="5876EE47" w14:textId="61D3ED0E" w:rsidR="00850204" w:rsidRPr="00D04758" w:rsidDel="00154A4A" w:rsidRDefault="00850204" w:rsidP="00322B1C">
      <w:pPr>
        <w:rPr>
          <w:del w:id="756" w:author="Sai Praneetha Bhaskaruni" w:date="2022-07-12T13:04:00Z"/>
          <w:rPrChange w:id="757" w:author="T Londhe, Vinod (Contractor)" w:date="2022-07-09T13:42:00Z">
            <w:rPr>
              <w:del w:id="758" w:author="Sai Praneetha Bhaskaruni" w:date="2022-07-12T13:04:00Z"/>
              <w:sz w:val="22"/>
            </w:rPr>
          </w:rPrChange>
        </w:rPr>
      </w:pPr>
      <w:del w:id="759" w:author="Sai Praneetha Bhaskaruni" w:date="2022-07-12T13:04:00Z">
        <w:r w:rsidRPr="00D04758" w:rsidDel="00154A4A">
          <w:rPr>
            <w:rPrChange w:id="760" w:author="T Londhe, Vinod (Contractor)" w:date="2022-07-09T13:42:00Z">
              <w:rPr>
                <w:sz w:val="22"/>
              </w:rPr>
            </w:rPrChange>
          </w:rPr>
          <w:delText xml:space="preserve">Enable effective decision making for the health </w:delText>
        </w:r>
        <w:r w:rsidR="008531F3" w:rsidRPr="00D04758" w:rsidDel="00154A4A">
          <w:rPr>
            <w:rPrChange w:id="761" w:author="T Londhe, Vinod (Contractor)" w:date="2022-07-09T13:42:00Z">
              <w:rPr>
                <w:sz w:val="22"/>
              </w:rPr>
            </w:rPrChange>
          </w:rPr>
          <w:delText>personnel</w:delText>
        </w:r>
      </w:del>
    </w:p>
    <w:p w14:paraId="65A00FE1" w14:textId="767CE705" w:rsidR="009B5858" w:rsidRDefault="009B5858" w:rsidP="00322B1C">
      <w:pPr>
        <w:rPr>
          <w:ins w:id="762" w:author="T Londhe, Vinod (Contractor)" w:date="2022-07-09T13:43:00Z"/>
        </w:rPr>
      </w:pPr>
    </w:p>
    <w:p w14:paraId="1769DEDE" w14:textId="77777777" w:rsidR="00CE0A5D" w:rsidRPr="00154A4A" w:rsidRDefault="00CE0A5D">
      <w:pPr>
        <w:spacing w:after="0" w:line="276" w:lineRule="auto"/>
        <w:ind w:left="720" w:firstLine="0"/>
        <w:rPr>
          <w:ins w:id="763" w:author="T Londhe, Vinod (Contractor)" w:date="2022-07-09T13:43:00Z"/>
          <w:sz w:val="22"/>
          <w:rPrChange w:id="764" w:author="Sai Praneetha Bhaskaruni" w:date="2022-07-12T13:04:00Z">
            <w:rPr>
              <w:ins w:id="765" w:author="T Londhe, Vinod (Contractor)" w:date="2022-07-09T13:43:00Z"/>
            </w:rPr>
          </w:rPrChange>
        </w:rPr>
        <w:pPrChange w:id="766" w:author="Sai Praneetha Bhaskaruni" w:date="2022-07-12T13:04:00Z">
          <w:pPr>
            <w:spacing w:after="0" w:line="240" w:lineRule="auto"/>
          </w:pPr>
        </w:pPrChange>
      </w:pPr>
      <w:ins w:id="767" w:author="T Londhe, Vinod (Contractor)" w:date="2022-07-09T13:43:00Z">
        <w:r w:rsidRPr="00154A4A">
          <w:rPr>
            <w:sz w:val="22"/>
            <w:rPrChange w:id="768" w:author="Sai Praneetha Bhaskaruni" w:date="2022-07-12T13:04:00Z">
              <w:rPr/>
            </w:rPrChange>
          </w:rPr>
          <w:t>SmartMedic is intended to be used as an accessory to hospital Medical Bed for measuring patient's weight and alert caregiver to turn patient. The device is intended to take patient’s weight on medical bed in flat position. The device is intended to take weight of adult patients. Device is intended to provide relative change in patient’s weight. For pediatric patients, the device is intended to provide weight and relative changes in weight. The device intends to give patient turn notification for the adult patient only. Device is intended to be used in Indian hospital environment.</w:t>
        </w:r>
      </w:ins>
    </w:p>
    <w:p w14:paraId="30B7B429" w14:textId="2FADF12A" w:rsidR="00CE0A5D" w:rsidRPr="00322B1C" w:rsidRDefault="00CE0A5D" w:rsidP="00322B1C">
      <w:pPr>
        <w:spacing w:after="0" w:line="276" w:lineRule="auto"/>
        <w:ind w:firstLine="597"/>
        <w:rPr>
          <w:ins w:id="769" w:author="T Londhe, Vinod (Contractor)" w:date="2022-07-09T13:43:00Z"/>
          <w:sz w:val="22"/>
        </w:rPr>
      </w:pPr>
      <w:ins w:id="770" w:author="T Londhe, Vinod (Contractor)" w:date="2022-07-09T13:43:00Z">
        <w:r w:rsidRPr="00154A4A">
          <w:rPr>
            <w:sz w:val="22"/>
            <w:rPrChange w:id="771" w:author="Sai Praneetha Bhaskaruni" w:date="2022-07-12T13:04:00Z">
              <w:rPr/>
            </w:rPrChange>
          </w:rPr>
          <w:t>The device is intended to help caregiver to place x-ray cassette without moving the patient.</w:t>
        </w:r>
      </w:ins>
    </w:p>
    <w:p w14:paraId="5CE2EB3E" w14:textId="77777777" w:rsidR="00CE0A5D" w:rsidRPr="00180992" w:rsidRDefault="00CE0A5D" w:rsidP="00487281">
      <w:pPr>
        <w:pStyle w:val="ListParagraph"/>
        <w:spacing w:after="49" w:line="259" w:lineRule="auto"/>
        <w:ind w:left="1440" w:firstLine="0"/>
        <w:jc w:val="left"/>
      </w:pPr>
    </w:p>
    <w:p w14:paraId="488E0EC4" w14:textId="77777777" w:rsidR="00B11510" w:rsidRPr="00180992" w:rsidRDefault="00446FC2" w:rsidP="000952F6">
      <w:pPr>
        <w:pStyle w:val="Heading2"/>
        <w:shd w:val="clear" w:color="auto" w:fill="auto"/>
        <w:ind w:left="730"/>
      </w:pPr>
      <w:bookmarkStart w:id="772" w:name="_Toc108268249"/>
      <w:r w:rsidRPr="00180992">
        <w:rPr>
          <w:color w:val="FCC566"/>
          <w:sz w:val="40"/>
        </w:rPr>
        <w:t>3.3</w:t>
      </w:r>
      <w:r w:rsidRPr="00180992">
        <w:rPr>
          <w:color w:val="FFCC66"/>
          <w:sz w:val="40"/>
        </w:rPr>
        <w:t xml:space="preserve"> </w:t>
      </w:r>
      <w:r w:rsidRPr="00180992">
        <w:rPr>
          <w:sz w:val="36"/>
        </w:rPr>
        <w:t>Vulnerability Intake and Monitoring</w:t>
      </w:r>
      <w:bookmarkEnd w:id="772"/>
    </w:p>
    <w:p w14:paraId="0CD961DA" w14:textId="528B0684" w:rsidR="00B11510" w:rsidRPr="0005228E" w:rsidRDefault="00446FC2" w:rsidP="00487281">
      <w:pPr>
        <w:spacing w:after="300"/>
        <w:ind w:left="730" w:right="113"/>
        <w:rPr>
          <w:sz w:val="22"/>
        </w:rPr>
      </w:pPr>
      <w:r w:rsidRPr="0005228E">
        <w:rPr>
          <w:sz w:val="22"/>
        </w:rPr>
        <w:t xml:space="preserve">When Stryker obtains vulnerability information through surveillance or other sources, an assessment of the vulnerability’s exploitability and impact </w:t>
      </w:r>
      <w:r w:rsidR="008C39CF">
        <w:rPr>
          <w:sz w:val="22"/>
        </w:rPr>
        <w:t xml:space="preserve">is </w:t>
      </w:r>
      <w:r w:rsidRPr="0005228E">
        <w:rPr>
          <w:sz w:val="22"/>
        </w:rPr>
        <w:t xml:space="preserve">conducted. Based upon </w:t>
      </w:r>
      <w:r w:rsidR="00850204" w:rsidRPr="0005228E">
        <w:rPr>
          <w:sz w:val="22"/>
        </w:rPr>
        <w:t>the</w:t>
      </w:r>
      <w:r w:rsidRPr="0005228E">
        <w:rPr>
          <w:sz w:val="22"/>
        </w:rPr>
        <w:t xml:space="preserve"> assessment</w:t>
      </w:r>
      <w:r w:rsidR="00DB0437">
        <w:rPr>
          <w:sz w:val="22"/>
        </w:rPr>
        <w:t>,</w:t>
      </w:r>
      <w:r w:rsidRPr="0005228E">
        <w:rPr>
          <w:sz w:val="22"/>
        </w:rPr>
        <w:t xml:space="preserve"> Stryker determines if further actions are required </w:t>
      </w:r>
      <w:r w:rsidR="00850204" w:rsidRPr="0005228E">
        <w:rPr>
          <w:sz w:val="22"/>
        </w:rPr>
        <w:t>like,</w:t>
      </w:r>
      <w:r w:rsidRPr="0005228E">
        <w:rPr>
          <w:sz w:val="22"/>
        </w:rPr>
        <w:t xml:space="preserve"> providing security updates and/or providing communication to the customer in a timely manner. Vulnerability information may also be requested </w:t>
      </w:r>
      <w:r w:rsidR="008C39CF">
        <w:rPr>
          <w:sz w:val="22"/>
        </w:rPr>
        <w:t>by</w:t>
      </w:r>
      <w:r w:rsidR="008C39CF" w:rsidRPr="0005228E">
        <w:rPr>
          <w:sz w:val="22"/>
        </w:rPr>
        <w:t xml:space="preserve"> </w:t>
      </w:r>
      <w:r w:rsidRPr="0005228E">
        <w:rPr>
          <w:sz w:val="22"/>
        </w:rPr>
        <w:t>Stryker at any time.</w:t>
      </w:r>
    </w:p>
    <w:p w14:paraId="0A8BAA36" w14:textId="6499F1F0" w:rsidR="00B11510" w:rsidRPr="0005228E" w:rsidRDefault="00446FC2" w:rsidP="00487281">
      <w:pPr>
        <w:ind w:left="730" w:right="113"/>
        <w:rPr>
          <w:sz w:val="22"/>
        </w:rPr>
      </w:pPr>
      <w:r w:rsidRPr="0005228E">
        <w:rPr>
          <w:sz w:val="22"/>
        </w:rPr>
        <w:t xml:space="preserve">Any potential security vulnerabilities </w:t>
      </w:r>
      <w:r w:rsidR="008C39CF">
        <w:rPr>
          <w:sz w:val="22"/>
        </w:rPr>
        <w:t xml:space="preserve">that the </w:t>
      </w:r>
      <w:r w:rsidRPr="0005228E">
        <w:rPr>
          <w:sz w:val="22"/>
        </w:rPr>
        <w:t xml:space="preserve">customer may become aware of due to </w:t>
      </w:r>
      <w:r w:rsidR="00057E9B">
        <w:rPr>
          <w:sz w:val="22"/>
        </w:rPr>
        <w:t>SmartMedic</w:t>
      </w:r>
      <w:r w:rsidR="00C560D4" w:rsidRPr="0005228E">
        <w:rPr>
          <w:sz w:val="22"/>
        </w:rPr>
        <w:t xml:space="preserve"> Device</w:t>
      </w:r>
      <w:r w:rsidRPr="0005228E">
        <w:rPr>
          <w:sz w:val="22"/>
        </w:rPr>
        <w:t xml:space="preserve"> must be communicated to Stryker customer care and the same will be handled through the post market complaints management process to do the assessment and </w:t>
      </w:r>
      <w:r w:rsidR="008C39CF">
        <w:rPr>
          <w:sz w:val="22"/>
        </w:rPr>
        <w:t xml:space="preserve">take </w:t>
      </w:r>
      <w:r w:rsidRPr="0005228E">
        <w:rPr>
          <w:sz w:val="22"/>
        </w:rPr>
        <w:t>required actions including</w:t>
      </w:r>
      <w:del w:id="773" w:author="Sai Praneetha Bhaskaruni" w:date="2022-03-25T14:54:00Z">
        <w:r w:rsidRPr="0005228E" w:rsidDel="00DD1817">
          <w:rPr>
            <w:sz w:val="22"/>
          </w:rPr>
          <w:delText xml:space="preserve"> </w:delText>
        </w:r>
      </w:del>
      <w:del w:id="774" w:author="Sai Praneetha Bhaskaruni" w:date="2022-03-25T14:53:00Z">
        <w:r w:rsidRPr="0005228E" w:rsidDel="00A44AFE">
          <w:rPr>
            <w:sz w:val="22"/>
          </w:rPr>
          <w:delText>any</w:delText>
        </w:r>
      </w:del>
      <w:r w:rsidRPr="0005228E">
        <w:rPr>
          <w:sz w:val="22"/>
        </w:rPr>
        <w:t xml:space="preserve"> updates</w:t>
      </w:r>
      <w:ins w:id="775" w:author="Sai Praneetha Bhaskaruni" w:date="2022-03-25T14:54:00Z">
        <w:r w:rsidR="00DD1817">
          <w:rPr>
            <w:sz w:val="22"/>
          </w:rPr>
          <w:t>/pa</w:t>
        </w:r>
      </w:ins>
      <w:ins w:id="776" w:author="Sai Praneetha Bhaskaruni" w:date="2022-03-25T14:55:00Z">
        <w:r w:rsidR="00F95EC1">
          <w:rPr>
            <w:sz w:val="22"/>
          </w:rPr>
          <w:t>tc</w:t>
        </w:r>
      </w:ins>
      <w:ins w:id="777" w:author="Sai Praneetha Bhaskaruni" w:date="2022-03-25T14:54:00Z">
        <w:r w:rsidR="00DD1817">
          <w:rPr>
            <w:sz w:val="22"/>
          </w:rPr>
          <w:t>he</w:t>
        </w:r>
      </w:ins>
      <w:ins w:id="778" w:author="Sai Praneetha Bhaskaruni" w:date="2022-03-25T14:55:00Z">
        <w:r w:rsidR="00DD1817">
          <w:rPr>
            <w:sz w:val="22"/>
          </w:rPr>
          <w:t>s</w:t>
        </w:r>
      </w:ins>
      <w:del w:id="779" w:author="Sai Praneetha Bhaskaruni" w:date="2022-03-25T14:55:00Z">
        <w:r w:rsidRPr="0005228E" w:rsidDel="003C1A6B">
          <w:rPr>
            <w:sz w:val="22"/>
          </w:rPr>
          <w:delText xml:space="preserve"> needed</w:delText>
        </w:r>
      </w:del>
      <w:r w:rsidRPr="0005228E">
        <w:rPr>
          <w:sz w:val="22"/>
        </w:rPr>
        <w:t xml:space="preserve"> for the customers.</w:t>
      </w:r>
    </w:p>
    <w:p w14:paraId="2B0D8E12" w14:textId="77777777" w:rsidR="00850204" w:rsidRPr="00180992" w:rsidRDefault="00850204" w:rsidP="00487281">
      <w:pPr>
        <w:ind w:left="730" w:right="113"/>
      </w:pPr>
    </w:p>
    <w:p w14:paraId="421001B6" w14:textId="77777777" w:rsidR="00B11510" w:rsidRPr="00180992" w:rsidRDefault="00446FC2" w:rsidP="00487281">
      <w:pPr>
        <w:pStyle w:val="Heading2"/>
        <w:shd w:val="clear" w:color="auto" w:fill="auto"/>
        <w:spacing w:after="0"/>
        <w:ind w:left="730"/>
      </w:pPr>
      <w:bookmarkStart w:id="780" w:name="_Toc108268250"/>
      <w:r w:rsidRPr="00180992">
        <w:rPr>
          <w:color w:val="FCC566"/>
          <w:sz w:val="40"/>
        </w:rPr>
        <w:t>3.4</w:t>
      </w:r>
      <w:r w:rsidRPr="00180992">
        <w:rPr>
          <w:color w:val="FFCC66"/>
          <w:sz w:val="40"/>
        </w:rPr>
        <w:t xml:space="preserve"> </w:t>
      </w:r>
      <w:r w:rsidRPr="00180992">
        <w:rPr>
          <w:sz w:val="36"/>
        </w:rPr>
        <w:t>System Characterization and System Assets</w:t>
      </w:r>
      <w:bookmarkEnd w:id="780"/>
    </w:p>
    <w:p w14:paraId="6FA76F41" w14:textId="77777777" w:rsidR="005F03CF" w:rsidRPr="00BA75BA" w:rsidRDefault="0028295F" w:rsidP="007B0A35">
      <w:pPr>
        <w:spacing w:after="0"/>
        <w:ind w:left="730" w:right="113"/>
        <w:rPr>
          <w:ins w:id="781" w:author="Sai Praneetha Bhaskaruni" w:date="2022-07-12T15:36:00Z"/>
          <w:sz w:val="22"/>
          <w:rPrChange w:id="782" w:author="Sai Praneetha Bhaskaruni" w:date="2022-07-12T15:39:00Z">
            <w:rPr>
              <w:ins w:id="783" w:author="Sai Praneetha Bhaskaruni" w:date="2022-07-12T15:36:00Z"/>
              <w:color w:val="auto"/>
              <w:sz w:val="22"/>
            </w:rPr>
          </w:rPrChange>
        </w:rPr>
      </w:pPr>
      <w:ins w:id="784" w:author="Sai Praneetha Bhaskaruni" w:date="2022-07-12T15:32:00Z">
        <w:r w:rsidRPr="00BA75BA">
          <w:rPr>
            <w:sz w:val="22"/>
            <w:rPrChange w:id="785" w:author="Sai Praneetha Bhaskaruni" w:date="2022-07-12T15:39:00Z">
              <w:rPr>
                <w:color w:val="FF0000"/>
                <w:sz w:val="22"/>
              </w:rPr>
            </w:rPrChange>
          </w:rPr>
          <w:t>SmartMedic solution i</w:t>
        </w:r>
      </w:ins>
      <w:ins w:id="786" w:author="Sai Praneetha Bhaskaruni" w:date="2022-07-12T15:33:00Z">
        <w:r w:rsidRPr="00BA75BA">
          <w:rPr>
            <w:sz w:val="22"/>
            <w:rPrChange w:id="787" w:author="Sai Praneetha Bhaskaruni" w:date="2022-07-12T15:39:00Z">
              <w:rPr>
                <w:color w:val="FF0000"/>
                <w:sz w:val="22"/>
              </w:rPr>
            </w:rPrChange>
          </w:rPr>
          <w:t>s comp</w:t>
        </w:r>
      </w:ins>
      <w:ins w:id="788" w:author="Sai Praneetha Bhaskaruni" w:date="2022-07-12T15:35:00Z">
        <w:r w:rsidR="00E92C84" w:rsidRPr="00BA75BA">
          <w:rPr>
            <w:sz w:val="22"/>
            <w:rPrChange w:id="789" w:author="Sai Praneetha Bhaskaruni" w:date="2022-07-12T15:39:00Z">
              <w:rPr>
                <w:color w:val="auto"/>
                <w:sz w:val="22"/>
              </w:rPr>
            </w:rPrChange>
          </w:rPr>
          <w:t>ri</w:t>
        </w:r>
      </w:ins>
      <w:ins w:id="790" w:author="Sai Praneetha Bhaskaruni" w:date="2022-07-12T15:33:00Z">
        <w:r w:rsidRPr="00BA75BA">
          <w:rPr>
            <w:sz w:val="22"/>
            <w:rPrChange w:id="791" w:author="Sai Praneetha Bhaskaruni" w:date="2022-07-12T15:39:00Z">
              <w:rPr>
                <w:color w:val="FF0000"/>
                <w:sz w:val="22"/>
              </w:rPr>
            </w:rPrChange>
          </w:rPr>
          <w:t xml:space="preserve">sed of </w:t>
        </w:r>
      </w:ins>
    </w:p>
    <w:p w14:paraId="39D90C34" w14:textId="77777777" w:rsidR="005F03CF" w:rsidRPr="00BA75BA" w:rsidRDefault="00424545" w:rsidP="005F03CF">
      <w:pPr>
        <w:pStyle w:val="ListParagraph"/>
        <w:numPr>
          <w:ilvl w:val="0"/>
          <w:numId w:val="27"/>
        </w:numPr>
        <w:spacing w:after="0"/>
        <w:ind w:right="113"/>
        <w:rPr>
          <w:ins w:id="792" w:author="Sai Praneetha Bhaskaruni" w:date="2022-07-12T15:37:00Z"/>
          <w:sz w:val="22"/>
          <w:rPrChange w:id="793" w:author="Sai Praneetha Bhaskaruni" w:date="2022-07-12T15:39:00Z">
            <w:rPr>
              <w:ins w:id="794" w:author="Sai Praneetha Bhaskaruni" w:date="2022-07-12T15:37:00Z"/>
              <w:color w:val="auto"/>
              <w:sz w:val="22"/>
            </w:rPr>
          </w:rPrChange>
        </w:rPr>
      </w:pPr>
      <w:ins w:id="795" w:author="Sai Praneetha Bhaskaruni" w:date="2022-07-12T15:35:00Z">
        <w:r w:rsidRPr="00BA75BA">
          <w:rPr>
            <w:sz w:val="22"/>
            <w:rPrChange w:id="796" w:author="Sai Praneetha Bhaskaruni" w:date="2022-07-12T15:39:00Z">
              <w:rPr/>
            </w:rPrChange>
          </w:rPr>
          <w:t xml:space="preserve">SmartMedic </w:t>
        </w:r>
      </w:ins>
      <w:ins w:id="797" w:author="Sai Praneetha Bhaskaruni" w:date="2022-07-12T15:34:00Z">
        <w:r w:rsidR="00703264" w:rsidRPr="00BA75BA">
          <w:rPr>
            <w:sz w:val="22"/>
            <w:rPrChange w:id="798" w:author="Sai Praneetha Bhaskaruni" w:date="2022-07-12T15:39:00Z">
              <w:rPr>
                <w:color w:val="FF0000"/>
                <w:sz w:val="22"/>
              </w:rPr>
            </w:rPrChange>
          </w:rPr>
          <w:t>D</w:t>
        </w:r>
      </w:ins>
      <w:ins w:id="799" w:author="Sai Praneetha Bhaskaruni" w:date="2022-07-12T15:33:00Z">
        <w:r w:rsidR="00703264" w:rsidRPr="00BA75BA">
          <w:rPr>
            <w:sz w:val="22"/>
            <w:rPrChange w:id="800" w:author="Sai Praneetha Bhaskaruni" w:date="2022-07-12T15:39:00Z">
              <w:rPr>
                <w:color w:val="FF0000"/>
                <w:sz w:val="22"/>
              </w:rPr>
            </w:rPrChange>
          </w:rPr>
          <w:t>evice</w:t>
        </w:r>
      </w:ins>
    </w:p>
    <w:p w14:paraId="6E43E941" w14:textId="5384F4E9" w:rsidR="005F03CF" w:rsidRPr="00BA75BA" w:rsidRDefault="00703264">
      <w:pPr>
        <w:tabs>
          <w:tab w:val="left" w:pos="1189"/>
        </w:tabs>
        <w:spacing w:after="0"/>
        <w:ind w:right="113"/>
        <w:rPr>
          <w:ins w:id="801" w:author="Sai Praneetha Bhaskaruni" w:date="2022-07-12T15:37:00Z"/>
          <w:sz w:val="22"/>
          <w:rPrChange w:id="802" w:author="Sai Praneetha Bhaskaruni" w:date="2022-07-12T15:39:00Z">
            <w:rPr>
              <w:ins w:id="803" w:author="Sai Praneetha Bhaskaruni" w:date="2022-07-12T15:37:00Z"/>
            </w:rPr>
          </w:rPrChange>
        </w:rPr>
        <w:pPrChange w:id="804" w:author="Sai Praneetha Bhaskaruni" w:date="2022-07-12T15:37:00Z">
          <w:pPr>
            <w:pStyle w:val="ListParagraph"/>
            <w:numPr>
              <w:numId w:val="27"/>
            </w:numPr>
            <w:spacing w:after="0"/>
            <w:ind w:left="1080" w:right="113" w:hanging="360"/>
          </w:pPr>
        </w:pPrChange>
      </w:pPr>
      <w:ins w:id="805" w:author="Sai Praneetha Bhaskaruni" w:date="2022-07-12T15:34:00Z">
        <w:r w:rsidRPr="00BA75BA">
          <w:rPr>
            <w:sz w:val="22"/>
            <w:rPrChange w:id="806" w:author="Sai Praneetha Bhaskaruni" w:date="2022-07-12T15:39:00Z">
              <w:rPr>
                <w:color w:val="FF0000"/>
                <w:sz w:val="22"/>
              </w:rPr>
            </w:rPrChange>
          </w:rPr>
          <w:t xml:space="preserve"> </w:t>
        </w:r>
      </w:ins>
      <w:ins w:id="807" w:author="Sai Praneetha Bhaskaruni" w:date="2022-07-12T15:38:00Z">
        <w:r w:rsidR="009F060A" w:rsidRPr="00BA75BA">
          <w:rPr>
            <w:sz w:val="22"/>
            <w:rPrChange w:id="808" w:author="Sai Praneetha Bhaskaruni" w:date="2022-07-12T15:39:00Z">
              <w:rPr>
                <w:color w:val="auto"/>
                <w:sz w:val="22"/>
              </w:rPr>
            </w:rPrChange>
          </w:rPr>
          <w:tab/>
        </w:r>
      </w:ins>
      <w:ins w:id="809" w:author="Sai Praneetha Bhaskaruni" w:date="2022-07-12T15:37:00Z">
        <w:r w:rsidR="005F03CF">
          <w:rPr>
            <w:sz w:val="22"/>
          </w:rPr>
          <w:t>By using sensors, S</w:t>
        </w:r>
        <w:r w:rsidR="005F03CF" w:rsidRPr="00420F77">
          <w:rPr>
            <w:sz w:val="22"/>
          </w:rPr>
          <w:t>martMedic device</w:t>
        </w:r>
        <w:r w:rsidR="005F03CF">
          <w:rPr>
            <w:sz w:val="22"/>
          </w:rPr>
          <w:t xml:space="preserve"> calculates the health vital data such as weight &amp; position.</w:t>
        </w:r>
      </w:ins>
    </w:p>
    <w:p w14:paraId="5D109D7C" w14:textId="0E799BEF" w:rsidR="005F03CF" w:rsidRPr="00BA75BA" w:rsidRDefault="00424545" w:rsidP="005F03CF">
      <w:pPr>
        <w:pStyle w:val="ListParagraph"/>
        <w:numPr>
          <w:ilvl w:val="0"/>
          <w:numId w:val="27"/>
        </w:numPr>
        <w:spacing w:after="0"/>
        <w:ind w:right="113"/>
        <w:rPr>
          <w:ins w:id="810" w:author="Sai Praneetha Bhaskaruni" w:date="2022-07-12T15:37:00Z"/>
          <w:sz w:val="22"/>
          <w:rPrChange w:id="811" w:author="Sai Praneetha Bhaskaruni" w:date="2022-07-12T15:39:00Z">
            <w:rPr>
              <w:ins w:id="812" w:author="Sai Praneetha Bhaskaruni" w:date="2022-07-12T15:37:00Z"/>
              <w:color w:val="auto"/>
              <w:sz w:val="22"/>
            </w:rPr>
          </w:rPrChange>
        </w:rPr>
      </w:pPr>
      <w:ins w:id="813" w:author="Sai Praneetha Bhaskaruni" w:date="2022-07-12T15:35:00Z">
        <w:r w:rsidRPr="00BA75BA">
          <w:rPr>
            <w:sz w:val="22"/>
            <w:rPrChange w:id="814" w:author="Sai Praneetha Bhaskaruni" w:date="2022-07-12T15:39:00Z">
              <w:rPr/>
            </w:rPrChange>
          </w:rPr>
          <w:t xml:space="preserve">SmartMedic </w:t>
        </w:r>
      </w:ins>
      <w:ins w:id="815" w:author="Sai Praneetha Bhaskaruni" w:date="2022-07-12T15:34:00Z">
        <w:r w:rsidR="00703264" w:rsidRPr="00BA75BA">
          <w:rPr>
            <w:sz w:val="22"/>
            <w:rPrChange w:id="816" w:author="Sai Praneetha Bhaskaruni" w:date="2022-07-12T15:39:00Z">
              <w:rPr>
                <w:color w:val="FF0000"/>
                <w:sz w:val="22"/>
              </w:rPr>
            </w:rPrChange>
          </w:rPr>
          <w:t>Tablet</w:t>
        </w:r>
      </w:ins>
    </w:p>
    <w:p w14:paraId="6A5FCA28" w14:textId="5E16B2B6" w:rsidR="00632DB3" w:rsidRPr="00BA75BA" w:rsidRDefault="00632DB3">
      <w:pPr>
        <w:spacing w:after="0"/>
        <w:ind w:left="1080" w:right="113" w:firstLine="0"/>
        <w:rPr>
          <w:ins w:id="817" w:author="Sai Praneetha Bhaskaruni" w:date="2022-07-12T15:37:00Z"/>
          <w:sz w:val="22"/>
          <w:rPrChange w:id="818" w:author="Sai Praneetha Bhaskaruni" w:date="2022-07-12T15:39:00Z">
            <w:rPr>
              <w:ins w:id="819" w:author="Sai Praneetha Bhaskaruni" w:date="2022-07-12T15:37:00Z"/>
            </w:rPr>
          </w:rPrChange>
        </w:rPr>
        <w:pPrChange w:id="820" w:author="Sai Praneetha Bhaskaruni" w:date="2022-07-12T15:38:00Z">
          <w:pPr>
            <w:pStyle w:val="ListParagraph"/>
            <w:numPr>
              <w:numId w:val="27"/>
            </w:numPr>
            <w:spacing w:after="0"/>
            <w:ind w:left="1080" w:right="113" w:hanging="360"/>
          </w:pPr>
        </w:pPrChange>
      </w:pPr>
      <w:ins w:id="821" w:author="Sai Praneetha Bhaskaruni" w:date="2022-07-12T15:37:00Z">
        <w:r w:rsidRPr="00420F77">
          <w:rPr>
            <w:sz w:val="22"/>
          </w:rPr>
          <w:t xml:space="preserve">SmartMedic solution’s tablet </w:t>
        </w:r>
        <w:r>
          <w:rPr>
            <w:sz w:val="22"/>
          </w:rPr>
          <w:t xml:space="preserve">is responsible to route the data </w:t>
        </w:r>
        <w:r w:rsidRPr="00420F77">
          <w:rPr>
            <w:sz w:val="22"/>
          </w:rPr>
          <w:t>to the Stryker cloud storage for further analysis.</w:t>
        </w:r>
      </w:ins>
    </w:p>
    <w:p w14:paraId="1C4EC9B2" w14:textId="44116F70" w:rsidR="005F03CF" w:rsidRPr="00BA75BA" w:rsidRDefault="00424545" w:rsidP="005F03CF">
      <w:pPr>
        <w:pStyle w:val="ListParagraph"/>
        <w:numPr>
          <w:ilvl w:val="0"/>
          <w:numId w:val="27"/>
        </w:numPr>
        <w:spacing w:after="0"/>
        <w:ind w:right="113"/>
        <w:rPr>
          <w:ins w:id="822" w:author="Sai Praneetha Bhaskaruni" w:date="2022-07-12T15:39:00Z"/>
          <w:sz w:val="22"/>
          <w:rPrChange w:id="823" w:author="Sai Praneetha Bhaskaruni" w:date="2022-07-12T15:39:00Z">
            <w:rPr>
              <w:ins w:id="824" w:author="Sai Praneetha Bhaskaruni" w:date="2022-07-12T15:39:00Z"/>
              <w:color w:val="auto"/>
              <w:sz w:val="22"/>
            </w:rPr>
          </w:rPrChange>
        </w:rPr>
      </w:pPr>
      <w:ins w:id="825" w:author="Sai Praneetha Bhaskaruni" w:date="2022-07-12T15:35:00Z">
        <w:r w:rsidRPr="00BA75BA">
          <w:rPr>
            <w:sz w:val="22"/>
            <w:rPrChange w:id="826" w:author="Sai Praneetha Bhaskaruni" w:date="2022-07-12T15:39:00Z">
              <w:rPr/>
            </w:rPrChange>
          </w:rPr>
          <w:t xml:space="preserve">SmartMedic </w:t>
        </w:r>
      </w:ins>
      <w:ins w:id="827" w:author="Sai Praneetha Bhaskaruni" w:date="2022-07-12T15:34:00Z">
        <w:r w:rsidR="00703264" w:rsidRPr="00BA75BA">
          <w:rPr>
            <w:sz w:val="22"/>
            <w:rPrChange w:id="828" w:author="Sai Praneetha Bhaskaruni" w:date="2022-07-12T15:39:00Z">
              <w:rPr>
                <w:color w:val="FF0000"/>
                <w:sz w:val="22"/>
              </w:rPr>
            </w:rPrChange>
          </w:rPr>
          <w:t xml:space="preserve">Nurse Station Application </w:t>
        </w:r>
      </w:ins>
    </w:p>
    <w:p w14:paraId="5C0B3745" w14:textId="77777777" w:rsidR="00BD1E64" w:rsidRDefault="0044644B" w:rsidP="003A161A">
      <w:pPr>
        <w:pStyle w:val="ListParagraph"/>
        <w:spacing w:after="0"/>
        <w:ind w:left="1080" w:right="113" w:firstLine="0"/>
        <w:rPr>
          <w:sz w:val="22"/>
        </w:rPr>
      </w:pPr>
      <w:r w:rsidRPr="00983120">
        <w:rPr>
          <w:sz w:val="22"/>
        </w:rPr>
        <w:t>The Nurse Station Application will be used to monitor the weight, position data, and trend of weight and position change on SmartMedic devices</w:t>
      </w:r>
      <w:r>
        <w:rPr>
          <w:sz w:val="22"/>
        </w:rPr>
        <w:t xml:space="preserve"> </w:t>
      </w:r>
      <w:r w:rsidRPr="00983120">
        <w:rPr>
          <w:sz w:val="22"/>
        </w:rPr>
        <w:t>safety</w:t>
      </w:r>
      <w:r>
        <w:rPr>
          <w:sz w:val="22"/>
        </w:rPr>
        <w:t>.</w:t>
      </w:r>
    </w:p>
    <w:p w14:paraId="71A1CC58" w14:textId="1F535C5E" w:rsidR="0028295F" w:rsidRPr="00BA75BA" w:rsidRDefault="00424545" w:rsidP="005F03CF">
      <w:pPr>
        <w:pStyle w:val="ListParagraph"/>
        <w:numPr>
          <w:ilvl w:val="0"/>
          <w:numId w:val="27"/>
        </w:numPr>
        <w:spacing w:after="0"/>
        <w:ind w:right="113"/>
        <w:rPr>
          <w:ins w:id="829" w:author="Sai Praneetha Bhaskaruni" w:date="2022-07-12T15:39:00Z"/>
          <w:sz w:val="22"/>
          <w:rPrChange w:id="830" w:author="Sai Praneetha Bhaskaruni" w:date="2022-07-12T15:39:00Z">
            <w:rPr>
              <w:ins w:id="831" w:author="Sai Praneetha Bhaskaruni" w:date="2022-07-12T15:39:00Z"/>
              <w:color w:val="auto"/>
              <w:sz w:val="22"/>
            </w:rPr>
          </w:rPrChange>
        </w:rPr>
      </w:pPr>
      <w:ins w:id="832" w:author="Sai Praneetha Bhaskaruni" w:date="2022-07-12T15:35:00Z">
        <w:r w:rsidRPr="00BA75BA">
          <w:rPr>
            <w:sz w:val="22"/>
            <w:rPrChange w:id="833" w:author="Sai Praneetha Bhaskaruni" w:date="2022-07-12T15:39:00Z">
              <w:rPr/>
            </w:rPrChange>
          </w:rPr>
          <w:t xml:space="preserve">Secure </w:t>
        </w:r>
      </w:ins>
      <w:ins w:id="834" w:author="Sai Praneetha Bhaskaruni" w:date="2022-07-12T15:34:00Z">
        <w:r w:rsidR="00703264" w:rsidRPr="00BA75BA">
          <w:rPr>
            <w:sz w:val="22"/>
            <w:rPrChange w:id="835" w:author="Sai Praneetha Bhaskaruni" w:date="2022-07-12T15:39:00Z">
              <w:rPr>
                <w:color w:val="FF0000"/>
                <w:sz w:val="22"/>
              </w:rPr>
            </w:rPrChange>
          </w:rPr>
          <w:t>Communica</w:t>
        </w:r>
      </w:ins>
      <w:ins w:id="836" w:author="Sai Praneetha Bhaskaruni" w:date="2022-07-12T15:35:00Z">
        <w:r w:rsidR="00B36473" w:rsidRPr="00BA75BA">
          <w:rPr>
            <w:sz w:val="22"/>
            <w:rPrChange w:id="837" w:author="Sai Praneetha Bhaskaruni" w:date="2022-07-12T15:39:00Z">
              <w:rPr/>
            </w:rPrChange>
          </w:rPr>
          <w:t>t</w:t>
        </w:r>
      </w:ins>
      <w:ins w:id="838" w:author="Sai Praneetha Bhaskaruni" w:date="2022-07-12T15:34:00Z">
        <w:r w:rsidR="00703264" w:rsidRPr="00BA75BA">
          <w:rPr>
            <w:sz w:val="22"/>
            <w:rPrChange w:id="839" w:author="Sai Praneetha Bhaskaruni" w:date="2022-07-12T15:39:00Z">
              <w:rPr>
                <w:color w:val="FF0000"/>
                <w:sz w:val="22"/>
              </w:rPr>
            </w:rPrChange>
          </w:rPr>
          <w:t xml:space="preserve">ion </w:t>
        </w:r>
        <w:r w:rsidR="00B36473" w:rsidRPr="00BA75BA">
          <w:rPr>
            <w:sz w:val="22"/>
            <w:rPrChange w:id="840" w:author="Sai Praneetha Bhaskaruni" w:date="2022-07-12T15:39:00Z">
              <w:rPr/>
            </w:rPrChange>
          </w:rPr>
          <w:t>N</w:t>
        </w:r>
        <w:r w:rsidR="00703264" w:rsidRPr="00BA75BA">
          <w:rPr>
            <w:sz w:val="22"/>
            <w:rPrChange w:id="841" w:author="Sai Praneetha Bhaskaruni" w:date="2022-07-12T15:39:00Z">
              <w:rPr>
                <w:color w:val="FF0000"/>
                <w:sz w:val="22"/>
              </w:rPr>
            </w:rPrChange>
          </w:rPr>
          <w:t>etwork</w:t>
        </w:r>
      </w:ins>
    </w:p>
    <w:p w14:paraId="3FCB8BCF" w14:textId="168F2B9A" w:rsidR="005F03CF" w:rsidRPr="00D26E41" w:rsidRDefault="00613989">
      <w:pPr>
        <w:pStyle w:val="ListParagraph"/>
        <w:spacing w:after="120"/>
        <w:ind w:left="1080" w:firstLine="0"/>
        <w:rPr>
          <w:ins w:id="842" w:author="Sai Praneetha Bhaskaruni" w:date="2022-07-12T15:32:00Z"/>
          <w:sz w:val="22"/>
          <w:rPrChange w:id="843" w:author="Sai Praneetha Bhaskaruni" w:date="2022-07-12T15:41:00Z">
            <w:rPr>
              <w:ins w:id="844" w:author="Sai Praneetha Bhaskaruni" w:date="2022-07-12T15:32:00Z"/>
              <w:color w:val="FF0000"/>
              <w:sz w:val="22"/>
            </w:rPr>
          </w:rPrChange>
        </w:rPr>
        <w:pPrChange w:id="845" w:author="Sai Praneetha Bhaskaruni" w:date="2022-07-12T15:41:00Z">
          <w:pPr>
            <w:spacing w:after="0"/>
            <w:ind w:left="730" w:right="113"/>
          </w:pPr>
        </w:pPrChange>
      </w:pPr>
      <w:ins w:id="846" w:author="Sai Praneetha Bhaskaruni" w:date="2022-07-12T15:39:00Z">
        <w:r w:rsidRPr="00613989">
          <w:rPr>
            <w:sz w:val="22"/>
          </w:rPr>
          <w:t>Communication network is used to transmit the information from hospital’s environment to cloud.</w:t>
        </w:r>
      </w:ins>
    </w:p>
    <w:p w14:paraId="136FC2D1" w14:textId="1F056EF9" w:rsidR="007B0A35" w:rsidRPr="005A1BAA" w:rsidDel="00D26E41" w:rsidRDefault="00BA4461">
      <w:pPr>
        <w:spacing w:after="0"/>
        <w:ind w:left="720" w:right="113" w:firstLine="0"/>
        <w:rPr>
          <w:del w:id="847" w:author="Sai Praneetha Bhaskaruni" w:date="2022-07-12T15:41:00Z"/>
          <w:color w:val="FF0000"/>
          <w:sz w:val="22"/>
          <w:rPrChange w:id="848" w:author="T Londhe, Vinod (Contractor)" w:date="2022-07-09T13:45:00Z">
            <w:rPr>
              <w:del w:id="849" w:author="Sai Praneetha Bhaskaruni" w:date="2022-07-12T15:41:00Z"/>
              <w:sz w:val="22"/>
            </w:rPr>
          </w:rPrChange>
        </w:rPr>
        <w:pPrChange w:id="850" w:author="Sai Praneetha Bhaskaruni" w:date="2022-07-12T15:41:00Z">
          <w:pPr>
            <w:spacing w:after="0"/>
            <w:ind w:left="730" w:right="113"/>
          </w:pPr>
        </w:pPrChange>
      </w:pPr>
      <w:del w:id="851" w:author="Sai Praneetha Bhaskaruni" w:date="2022-07-12T15:41:00Z">
        <w:r w:rsidRPr="005A1BAA" w:rsidDel="00D26E41">
          <w:rPr>
            <w:color w:val="FF0000"/>
            <w:sz w:val="22"/>
            <w:rPrChange w:id="852" w:author="T Londhe, Vinod (Contractor)" w:date="2022-07-09T13:45:00Z">
              <w:rPr>
                <w:sz w:val="22"/>
              </w:rPr>
            </w:rPrChange>
          </w:rPr>
          <w:delText xml:space="preserve">SmartMedic Solution is used to retrieve the health vital data </w:delText>
        </w:r>
        <w:r w:rsidR="00DB0437" w:rsidRPr="005A1BAA" w:rsidDel="00D26E41">
          <w:rPr>
            <w:color w:val="FF0000"/>
            <w:sz w:val="22"/>
            <w:rPrChange w:id="853" w:author="T Londhe, Vinod (Contractor)" w:date="2022-07-09T13:45:00Z">
              <w:rPr>
                <w:sz w:val="22"/>
              </w:rPr>
            </w:rPrChange>
          </w:rPr>
          <w:delText>i.e.,</w:delText>
        </w:r>
        <w:r w:rsidRPr="005A1BAA" w:rsidDel="00D26E41">
          <w:rPr>
            <w:color w:val="FF0000"/>
            <w:sz w:val="22"/>
            <w:rPrChange w:id="854" w:author="T Londhe, Vinod (Contractor)" w:date="2022-07-09T13:45:00Z">
              <w:rPr>
                <w:sz w:val="22"/>
              </w:rPr>
            </w:rPrChange>
          </w:rPr>
          <w:delText xml:space="preserve"> weight, position</w:delText>
        </w:r>
      </w:del>
      <w:del w:id="855" w:author="Sai Praneetha Bhaskaruni" w:date="2022-03-25T14:55:00Z">
        <w:r w:rsidRPr="005A1BAA" w:rsidDel="00AF53C2">
          <w:rPr>
            <w:color w:val="FF0000"/>
            <w:sz w:val="22"/>
            <w:rPrChange w:id="856" w:author="T Londhe, Vinod (Contractor)" w:date="2022-07-09T13:45:00Z">
              <w:rPr>
                <w:sz w:val="22"/>
              </w:rPr>
            </w:rPrChange>
          </w:rPr>
          <w:delText xml:space="preserve"> etc</w:delText>
        </w:r>
      </w:del>
      <w:del w:id="857" w:author="Sai Praneetha Bhaskaruni" w:date="2022-07-12T15:41:00Z">
        <w:r w:rsidRPr="005A1BAA" w:rsidDel="00D26E41">
          <w:rPr>
            <w:color w:val="FF0000"/>
            <w:sz w:val="22"/>
            <w:rPrChange w:id="858" w:author="T Londhe, Vinod (Contractor)" w:date="2022-07-09T13:45:00Z">
              <w:rPr>
                <w:sz w:val="22"/>
              </w:rPr>
            </w:rPrChange>
          </w:rPr>
          <w:delText xml:space="preserve">. The SmartMedic Device is intended to provide an alert for any unexpected change in the health </w:delText>
        </w:r>
      </w:del>
      <w:del w:id="859" w:author="Sai Praneetha Bhaskaruni" w:date="2022-03-25T15:22:00Z">
        <w:r w:rsidRPr="005A1BAA" w:rsidDel="00CF3222">
          <w:rPr>
            <w:color w:val="FF0000"/>
            <w:sz w:val="22"/>
            <w:rPrChange w:id="860" w:author="T Londhe, Vinod (Contractor)" w:date="2022-07-09T13:45:00Z">
              <w:rPr>
                <w:sz w:val="22"/>
              </w:rPr>
            </w:rPrChange>
          </w:rPr>
          <w:delText xml:space="preserve">vitals, </w:delText>
        </w:r>
        <w:r w:rsidR="00DB0437" w:rsidRPr="005A1BAA" w:rsidDel="00CF3222">
          <w:rPr>
            <w:color w:val="FF0000"/>
            <w:sz w:val="22"/>
            <w:rPrChange w:id="861" w:author="T Londhe, Vinod (Contractor)" w:date="2022-07-09T13:45:00Z">
              <w:rPr>
                <w:sz w:val="22"/>
              </w:rPr>
            </w:rPrChange>
          </w:rPr>
          <w:delText>and</w:delText>
        </w:r>
      </w:del>
      <w:del w:id="862" w:author="Sai Praneetha Bhaskaruni" w:date="2022-07-12T15:41:00Z">
        <w:r w:rsidRPr="005A1BAA" w:rsidDel="00D26E41">
          <w:rPr>
            <w:color w:val="FF0000"/>
            <w:sz w:val="22"/>
            <w:rPrChange w:id="863" w:author="T Londhe, Vinod (Contractor)" w:date="2022-07-09T13:45:00Z">
              <w:rPr>
                <w:sz w:val="22"/>
              </w:rPr>
            </w:rPrChange>
          </w:rPr>
          <w:delText xml:space="preserve"> uses the device</w:delText>
        </w:r>
      </w:del>
      <w:del w:id="864" w:author="Sai Praneetha Bhaskaruni" w:date="2022-03-25T15:22:00Z">
        <w:r w:rsidRPr="005A1BAA" w:rsidDel="00CF3222">
          <w:rPr>
            <w:color w:val="FF0000"/>
            <w:sz w:val="22"/>
            <w:rPrChange w:id="865" w:author="T Londhe, Vinod (Contractor)" w:date="2022-07-09T13:45:00Z">
              <w:rPr>
                <w:sz w:val="22"/>
              </w:rPr>
            </w:rPrChange>
          </w:rPr>
          <w:delText>’s</w:delText>
        </w:r>
      </w:del>
      <w:del w:id="866" w:author="Sai Praneetha Bhaskaruni" w:date="2022-07-12T15:41:00Z">
        <w:r w:rsidRPr="005A1BAA" w:rsidDel="00D26E41">
          <w:rPr>
            <w:color w:val="FF0000"/>
            <w:sz w:val="22"/>
            <w:rPrChange w:id="867" w:author="T Londhe, Vinod (Contractor)" w:date="2022-07-09T13:45:00Z">
              <w:rPr>
                <w:sz w:val="22"/>
              </w:rPr>
            </w:rPrChange>
          </w:rPr>
          <w:delText xml:space="preserve"> data to visualize the current health condition of the patient in real time. </w:delText>
        </w:r>
      </w:del>
      <w:del w:id="868" w:author="Sai Praneetha Bhaskaruni" w:date="2022-03-25T14:57:00Z">
        <w:r w:rsidRPr="005A1BAA" w:rsidDel="00981FC5">
          <w:rPr>
            <w:color w:val="FF0000"/>
            <w:sz w:val="22"/>
            <w:rPrChange w:id="869" w:author="T Londhe, Vinod (Contractor)" w:date="2022-07-09T13:45:00Z">
              <w:rPr>
                <w:sz w:val="22"/>
              </w:rPr>
            </w:rPrChange>
          </w:rPr>
          <w:delText>This enables effective decision making for the health personnel before they even go into the operating room for the daily health inspection.</w:delText>
        </w:r>
      </w:del>
    </w:p>
    <w:p w14:paraId="7B1E6D4B" w14:textId="76E3A71E" w:rsidR="00B11510" w:rsidRPr="005A1BAA" w:rsidDel="00D26E41" w:rsidRDefault="00D767F0">
      <w:pPr>
        <w:spacing w:after="0"/>
        <w:ind w:left="720" w:right="113" w:firstLine="0"/>
        <w:rPr>
          <w:del w:id="870" w:author="Sai Praneetha Bhaskaruni" w:date="2022-07-12T15:41:00Z"/>
          <w:color w:val="FF0000"/>
          <w:sz w:val="22"/>
          <w:rPrChange w:id="871" w:author="T Londhe, Vinod (Contractor)" w:date="2022-07-09T13:45:00Z">
            <w:rPr>
              <w:del w:id="872" w:author="Sai Praneetha Bhaskaruni" w:date="2022-07-12T15:41:00Z"/>
              <w:sz w:val="22"/>
            </w:rPr>
          </w:rPrChange>
        </w:rPr>
        <w:pPrChange w:id="873" w:author="Sai Praneetha Bhaskaruni" w:date="2022-07-12T15:41:00Z">
          <w:pPr>
            <w:spacing w:after="0"/>
            <w:ind w:left="730" w:right="113"/>
          </w:pPr>
        </w:pPrChange>
      </w:pPr>
      <w:del w:id="874" w:author="Sai Praneetha Bhaskaruni" w:date="2022-07-12T15:41:00Z">
        <w:r w:rsidRPr="005A1BAA" w:rsidDel="00D26E41">
          <w:rPr>
            <w:color w:val="FF0000"/>
            <w:sz w:val="22"/>
            <w:rPrChange w:id="875" w:author="T Londhe, Vinod (Contractor)" w:date="2022-07-09T13:45:00Z">
              <w:rPr>
                <w:sz w:val="22"/>
              </w:rPr>
            </w:rPrChange>
          </w:rPr>
          <w:delText xml:space="preserve">This device </w:delText>
        </w:r>
        <w:r w:rsidR="00BA4461" w:rsidRPr="005A1BAA" w:rsidDel="00D26E41">
          <w:rPr>
            <w:color w:val="FF0000"/>
            <w:sz w:val="22"/>
            <w:rPrChange w:id="876" w:author="T Londhe, Vinod (Contractor)" w:date="2022-07-09T13:45:00Z">
              <w:rPr>
                <w:sz w:val="22"/>
              </w:rPr>
            </w:rPrChange>
          </w:rPr>
          <w:delText xml:space="preserve">is used </w:delText>
        </w:r>
        <w:r w:rsidR="002849CB" w:rsidRPr="005A1BAA" w:rsidDel="00D26E41">
          <w:rPr>
            <w:color w:val="FF0000"/>
            <w:sz w:val="22"/>
            <w:rPrChange w:id="877" w:author="T Londhe, Vinod (Contractor)" w:date="2022-07-09T13:45:00Z">
              <w:rPr>
                <w:sz w:val="22"/>
              </w:rPr>
            </w:rPrChange>
          </w:rPr>
          <w:delText xml:space="preserve">for </w:delText>
        </w:r>
        <w:r w:rsidRPr="005A1BAA" w:rsidDel="00D26E41">
          <w:rPr>
            <w:color w:val="FF0000"/>
            <w:sz w:val="22"/>
            <w:rPrChange w:id="878" w:author="T Londhe, Vinod (Contractor)" w:date="2022-07-09T13:45:00Z">
              <w:rPr>
                <w:sz w:val="22"/>
              </w:rPr>
            </w:rPrChange>
          </w:rPr>
          <w:delText>send</w:delText>
        </w:r>
        <w:r w:rsidR="002849CB" w:rsidRPr="005A1BAA" w:rsidDel="00D26E41">
          <w:rPr>
            <w:color w:val="FF0000"/>
            <w:sz w:val="22"/>
            <w:rPrChange w:id="879" w:author="T Londhe, Vinod (Contractor)" w:date="2022-07-09T13:45:00Z">
              <w:rPr>
                <w:sz w:val="22"/>
              </w:rPr>
            </w:rPrChange>
          </w:rPr>
          <w:delText>ing</w:delText>
        </w:r>
        <w:r w:rsidRPr="005A1BAA" w:rsidDel="00D26E41">
          <w:rPr>
            <w:color w:val="FF0000"/>
            <w:sz w:val="22"/>
            <w:rPrChange w:id="880" w:author="T Londhe, Vinod (Contractor)" w:date="2022-07-09T13:45:00Z">
              <w:rPr>
                <w:sz w:val="22"/>
              </w:rPr>
            </w:rPrChange>
          </w:rPr>
          <w:delText xml:space="preserve"> data and information</w:delText>
        </w:r>
        <w:r w:rsidR="002849CB" w:rsidRPr="005A1BAA" w:rsidDel="00D26E41">
          <w:rPr>
            <w:color w:val="FF0000"/>
            <w:sz w:val="22"/>
            <w:rPrChange w:id="881" w:author="T Londhe, Vinod (Contractor)" w:date="2022-07-09T13:45:00Z">
              <w:rPr>
                <w:sz w:val="22"/>
              </w:rPr>
            </w:rPrChange>
          </w:rPr>
          <w:delText xml:space="preserve"> to</w:delText>
        </w:r>
        <w:r w:rsidR="00446FC2" w:rsidRPr="005A1BAA" w:rsidDel="00D26E41">
          <w:rPr>
            <w:color w:val="FF0000"/>
            <w:sz w:val="22"/>
            <w:rPrChange w:id="882" w:author="T Londhe, Vinod (Contractor)" w:date="2022-07-09T13:45:00Z">
              <w:rPr>
                <w:sz w:val="22"/>
              </w:rPr>
            </w:rPrChange>
          </w:rPr>
          <w:delText xml:space="preserve"> </w:delText>
        </w:r>
        <w:r w:rsidR="00057E9B" w:rsidRPr="005A1BAA" w:rsidDel="00D26E41">
          <w:rPr>
            <w:color w:val="FF0000"/>
            <w:sz w:val="22"/>
            <w:rPrChange w:id="883" w:author="T Londhe, Vinod (Contractor)" w:date="2022-07-09T13:45:00Z">
              <w:rPr>
                <w:sz w:val="22"/>
              </w:rPr>
            </w:rPrChange>
          </w:rPr>
          <w:delText>SmartMedic</w:delText>
        </w:r>
        <w:r w:rsidR="00397208" w:rsidRPr="005A1BAA" w:rsidDel="00D26E41">
          <w:rPr>
            <w:color w:val="FF0000"/>
            <w:sz w:val="22"/>
            <w:rPrChange w:id="884" w:author="T Londhe, Vinod (Contractor)" w:date="2022-07-09T13:45:00Z">
              <w:rPr>
                <w:sz w:val="22"/>
              </w:rPr>
            </w:rPrChange>
          </w:rPr>
          <w:delText xml:space="preserve"> solution’s</w:delText>
        </w:r>
        <w:r w:rsidRPr="005A1BAA" w:rsidDel="00D26E41">
          <w:rPr>
            <w:color w:val="FF0000"/>
            <w:sz w:val="22"/>
            <w:rPrChange w:id="885" w:author="T Londhe, Vinod (Contractor)" w:date="2022-07-09T13:45:00Z">
              <w:rPr>
                <w:sz w:val="22"/>
              </w:rPr>
            </w:rPrChange>
          </w:rPr>
          <w:delText xml:space="preserve"> tablet</w:delText>
        </w:r>
        <w:r w:rsidR="00397208" w:rsidRPr="005A1BAA" w:rsidDel="00D26E41">
          <w:rPr>
            <w:color w:val="FF0000"/>
            <w:sz w:val="22"/>
            <w:rPrChange w:id="886" w:author="T Londhe, Vinod (Contractor)" w:date="2022-07-09T13:45:00Z">
              <w:rPr>
                <w:sz w:val="22"/>
              </w:rPr>
            </w:rPrChange>
          </w:rPr>
          <w:delText xml:space="preserve"> that</w:delText>
        </w:r>
        <w:r w:rsidRPr="005A1BAA" w:rsidDel="00D26E41">
          <w:rPr>
            <w:color w:val="FF0000"/>
            <w:sz w:val="22"/>
            <w:rPrChange w:id="887" w:author="T Londhe, Vinod (Contractor)" w:date="2022-07-09T13:45:00Z">
              <w:rPr>
                <w:sz w:val="22"/>
              </w:rPr>
            </w:rPrChange>
          </w:rPr>
          <w:delText xml:space="preserve"> </w:delText>
        </w:r>
        <w:r w:rsidR="00BA4461" w:rsidRPr="005A1BAA" w:rsidDel="00D26E41">
          <w:rPr>
            <w:color w:val="FF0000"/>
            <w:sz w:val="22"/>
            <w:rPrChange w:id="888" w:author="T Londhe, Vinod (Contractor)" w:date="2022-07-09T13:45:00Z">
              <w:rPr>
                <w:sz w:val="22"/>
              </w:rPr>
            </w:rPrChange>
          </w:rPr>
          <w:delText xml:space="preserve">in turn </w:delText>
        </w:r>
        <w:r w:rsidRPr="005A1BAA" w:rsidDel="00D26E41">
          <w:rPr>
            <w:color w:val="FF0000"/>
            <w:sz w:val="22"/>
            <w:rPrChange w:id="889" w:author="T Londhe, Vinod (Contractor)" w:date="2022-07-09T13:45:00Z">
              <w:rPr>
                <w:sz w:val="22"/>
              </w:rPr>
            </w:rPrChange>
          </w:rPr>
          <w:delText>send</w:delText>
        </w:r>
        <w:r w:rsidR="00397208" w:rsidRPr="005A1BAA" w:rsidDel="00D26E41">
          <w:rPr>
            <w:color w:val="FF0000"/>
            <w:sz w:val="22"/>
            <w:rPrChange w:id="890" w:author="T Londhe, Vinod (Contractor)" w:date="2022-07-09T13:45:00Z">
              <w:rPr>
                <w:sz w:val="22"/>
              </w:rPr>
            </w:rPrChange>
          </w:rPr>
          <w:delText>s</w:delText>
        </w:r>
        <w:r w:rsidRPr="005A1BAA" w:rsidDel="00D26E41">
          <w:rPr>
            <w:color w:val="FF0000"/>
            <w:sz w:val="22"/>
            <w:rPrChange w:id="891" w:author="T Londhe, Vinod (Contractor)" w:date="2022-07-09T13:45:00Z">
              <w:rPr>
                <w:sz w:val="22"/>
              </w:rPr>
            </w:rPrChange>
          </w:rPr>
          <w:delText xml:space="preserve"> data to the Stryker cloud storage for further analysis. </w:delText>
        </w:r>
        <w:r w:rsidR="00446FC2" w:rsidRPr="005A1BAA" w:rsidDel="00D26E41">
          <w:rPr>
            <w:color w:val="FF0000"/>
            <w:sz w:val="22"/>
            <w:rPrChange w:id="892" w:author="T Londhe, Vinod (Contractor)" w:date="2022-07-09T13:45:00Z">
              <w:rPr>
                <w:sz w:val="22"/>
              </w:rPr>
            </w:rPrChange>
          </w:rPr>
          <w:delText xml:space="preserve">This </w:delText>
        </w:r>
        <w:r w:rsidRPr="005A1BAA" w:rsidDel="00D26E41">
          <w:rPr>
            <w:color w:val="FF0000"/>
            <w:sz w:val="22"/>
            <w:rPrChange w:id="893" w:author="T Londhe, Vinod (Contractor)" w:date="2022-07-09T13:45:00Z">
              <w:rPr>
                <w:sz w:val="22"/>
              </w:rPr>
            </w:rPrChange>
          </w:rPr>
          <w:delText>device</w:delText>
        </w:r>
        <w:r w:rsidR="00446FC2" w:rsidRPr="005A1BAA" w:rsidDel="00D26E41">
          <w:rPr>
            <w:color w:val="FF0000"/>
            <w:sz w:val="22"/>
            <w:rPrChange w:id="894" w:author="T Londhe, Vinod (Contractor)" w:date="2022-07-09T13:45:00Z">
              <w:rPr>
                <w:sz w:val="22"/>
              </w:rPr>
            </w:rPrChange>
          </w:rPr>
          <w:delText xml:space="preserve"> will not allow </w:delText>
        </w:r>
        <w:r w:rsidR="00BA4461" w:rsidRPr="005A1BAA" w:rsidDel="00D26E41">
          <w:rPr>
            <w:color w:val="FF0000"/>
            <w:sz w:val="22"/>
            <w:rPrChange w:id="895" w:author="T Londhe, Vinod (Contractor)" w:date="2022-07-09T13:45:00Z">
              <w:rPr>
                <w:sz w:val="22"/>
              </w:rPr>
            </w:rPrChange>
          </w:rPr>
          <w:delText xml:space="preserve">the </w:delText>
        </w:r>
        <w:r w:rsidR="00446FC2" w:rsidRPr="005A1BAA" w:rsidDel="00D26E41">
          <w:rPr>
            <w:color w:val="FF0000"/>
            <w:sz w:val="22"/>
            <w:rPrChange w:id="896" w:author="T Londhe, Vinod (Contractor)" w:date="2022-07-09T13:45:00Z">
              <w:rPr>
                <w:sz w:val="22"/>
              </w:rPr>
            </w:rPrChange>
          </w:rPr>
          <w:delText>user to transfer the patient</w:delText>
        </w:r>
        <w:r w:rsidR="00BA4461" w:rsidRPr="005A1BAA" w:rsidDel="00D26E41">
          <w:rPr>
            <w:color w:val="FF0000"/>
            <w:sz w:val="22"/>
            <w:rPrChange w:id="897" w:author="T Londhe, Vinod (Contractor)" w:date="2022-07-09T13:45:00Z">
              <w:rPr>
                <w:sz w:val="22"/>
              </w:rPr>
            </w:rPrChange>
          </w:rPr>
          <w:delText>’s</w:delText>
        </w:r>
        <w:r w:rsidR="00446FC2" w:rsidRPr="005A1BAA" w:rsidDel="00D26E41">
          <w:rPr>
            <w:color w:val="FF0000"/>
            <w:sz w:val="22"/>
            <w:rPrChange w:id="898" w:author="T Londhe, Vinod (Contractor)" w:date="2022-07-09T13:45:00Z">
              <w:rPr>
                <w:sz w:val="22"/>
              </w:rPr>
            </w:rPrChange>
          </w:rPr>
          <w:delText xml:space="preserve"> data to any other external or connected system </w:delText>
        </w:r>
        <w:r w:rsidR="00BA4461" w:rsidRPr="005A1BAA" w:rsidDel="00D26E41">
          <w:rPr>
            <w:color w:val="FF0000"/>
            <w:sz w:val="22"/>
            <w:rPrChange w:id="899" w:author="T Londhe, Vinod (Contractor)" w:date="2022-07-09T13:45:00Z">
              <w:rPr>
                <w:sz w:val="22"/>
              </w:rPr>
            </w:rPrChange>
          </w:rPr>
          <w:delText>for further processing</w:delText>
        </w:r>
        <w:r w:rsidR="00446FC2" w:rsidRPr="005A1BAA" w:rsidDel="00D26E41">
          <w:rPr>
            <w:color w:val="FF0000"/>
            <w:sz w:val="22"/>
            <w:rPrChange w:id="900" w:author="T Londhe, Vinod (Contractor)" w:date="2022-07-09T13:45:00Z">
              <w:rPr>
                <w:sz w:val="22"/>
              </w:rPr>
            </w:rPrChange>
          </w:rPr>
          <w:delText xml:space="preserve">. </w:delText>
        </w:r>
        <w:r w:rsidR="00397208" w:rsidRPr="005A1BAA" w:rsidDel="00D26E41">
          <w:rPr>
            <w:color w:val="FF0000"/>
            <w:sz w:val="22"/>
            <w:rPrChange w:id="901" w:author="T Londhe, Vinod (Contractor)" w:date="2022-07-09T13:45:00Z">
              <w:rPr>
                <w:sz w:val="22"/>
              </w:rPr>
            </w:rPrChange>
          </w:rPr>
          <w:delText>The</w:delText>
        </w:r>
        <w:r w:rsidR="00446FC2" w:rsidRPr="005A1BAA" w:rsidDel="00D26E41">
          <w:rPr>
            <w:color w:val="FF0000"/>
            <w:sz w:val="22"/>
            <w:rPrChange w:id="902" w:author="T Londhe, Vinod (Contractor)" w:date="2022-07-09T13:45:00Z">
              <w:rPr>
                <w:sz w:val="22"/>
              </w:rPr>
            </w:rPrChange>
          </w:rPr>
          <w:delText xml:space="preserve"> pa</w:delText>
        </w:r>
        <w:r w:rsidR="002849CB" w:rsidRPr="005A1BAA" w:rsidDel="00D26E41">
          <w:rPr>
            <w:color w:val="FF0000"/>
            <w:sz w:val="22"/>
            <w:rPrChange w:id="903" w:author="T Londhe, Vinod (Contractor)" w:date="2022-07-09T13:45:00Z">
              <w:rPr>
                <w:sz w:val="22"/>
              </w:rPr>
            </w:rPrChange>
          </w:rPr>
          <w:delText xml:space="preserve">tient data </w:delText>
        </w:r>
        <w:r w:rsidR="00BA4461" w:rsidRPr="005A1BAA" w:rsidDel="00D26E41">
          <w:rPr>
            <w:color w:val="FF0000"/>
            <w:sz w:val="22"/>
            <w:rPrChange w:id="904" w:author="T Londhe, Vinod (Contractor)" w:date="2022-07-09T13:45:00Z">
              <w:rPr>
                <w:sz w:val="22"/>
              </w:rPr>
            </w:rPrChange>
          </w:rPr>
          <w:delText xml:space="preserve">is </w:delText>
        </w:r>
      </w:del>
      <w:del w:id="905" w:author="Sai Praneetha Bhaskaruni" w:date="2022-07-08T14:13:00Z">
        <w:r w:rsidR="002849CB" w:rsidRPr="005A1BAA" w:rsidDel="00267278">
          <w:rPr>
            <w:color w:val="FF0000"/>
            <w:sz w:val="22"/>
            <w:rPrChange w:id="906" w:author="T Londhe, Vinod (Contractor)" w:date="2022-07-09T13:45:00Z">
              <w:rPr>
                <w:sz w:val="22"/>
              </w:rPr>
            </w:rPrChange>
          </w:rPr>
          <w:delText>encrypted</w:delText>
        </w:r>
      </w:del>
      <w:del w:id="907" w:author="Sai Praneetha Bhaskaruni" w:date="2022-07-08T14:16:00Z">
        <w:r w:rsidR="00446FC2" w:rsidRPr="005A1BAA" w:rsidDel="00D20A1F">
          <w:rPr>
            <w:color w:val="FF0000"/>
            <w:sz w:val="22"/>
            <w:rPrChange w:id="908" w:author="T Londhe, Vinod (Contractor)" w:date="2022-07-09T13:45:00Z">
              <w:rPr>
                <w:sz w:val="22"/>
              </w:rPr>
            </w:rPrChange>
          </w:rPr>
          <w:delText xml:space="preserve"> </w:delText>
        </w:r>
        <w:r w:rsidR="002849CB" w:rsidRPr="005A1BAA" w:rsidDel="00D20A1F">
          <w:rPr>
            <w:color w:val="FF0000"/>
            <w:sz w:val="22"/>
            <w:rPrChange w:id="909" w:author="T Londhe, Vinod (Contractor)" w:date="2022-07-09T13:45:00Z">
              <w:rPr>
                <w:sz w:val="22"/>
              </w:rPr>
            </w:rPrChange>
          </w:rPr>
          <w:delText>and</w:delText>
        </w:r>
      </w:del>
      <w:del w:id="910" w:author="Sai Praneetha Bhaskaruni" w:date="2022-07-12T15:41:00Z">
        <w:r w:rsidR="002849CB" w:rsidRPr="005A1BAA" w:rsidDel="00D26E41">
          <w:rPr>
            <w:color w:val="FF0000"/>
            <w:sz w:val="22"/>
            <w:rPrChange w:id="911" w:author="T Londhe, Vinod (Contractor)" w:date="2022-07-09T13:45:00Z">
              <w:rPr>
                <w:sz w:val="22"/>
              </w:rPr>
            </w:rPrChange>
          </w:rPr>
          <w:delText xml:space="preserve"> </w:delText>
        </w:r>
        <w:r w:rsidR="00446FC2" w:rsidRPr="005A1BAA" w:rsidDel="00D26E41">
          <w:rPr>
            <w:color w:val="FF0000"/>
            <w:sz w:val="22"/>
            <w:rPrChange w:id="912" w:author="T Londhe, Vinod (Contractor)" w:date="2022-07-09T13:45:00Z">
              <w:rPr>
                <w:sz w:val="22"/>
              </w:rPr>
            </w:rPrChange>
          </w:rPr>
          <w:delText>stored locally</w:delText>
        </w:r>
        <w:r w:rsidR="002849CB" w:rsidRPr="005A1BAA" w:rsidDel="00D26E41">
          <w:rPr>
            <w:color w:val="FF0000"/>
            <w:sz w:val="22"/>
            <w:rPrChange w:id="913" w:author="T Londhe, Vinod (Contractor)" w:date="2022-07-09T13:45:00Z">
              <w:rPr>
                <w:sz w:val="22"/>
              </w:rPr>
            </w:rPrChange>
          </w:rPr>
          <w:delText xml:space="preserve"> </w:delText>
        </w:r>
      </w:del>
      <w:del w:id="914" w:author="Sai Praneetha Bhaskaruni" w:date="2022-03-25T14:58:00Z">
        <w:r w:rsidR="002849CB" w:rsidRPr="005A1BAA" w:rsidDel="00656013">
          <w:rPr>
            <w:color w:val="FF0000"/>
            <w:sz w:val="22"/>
            <w:rPrChange w:id="915" w:author="T Londhe, Vinod (Contractor)" w:date="2022-07-09T13:45:00Z">
              <w:rPr>
                <w:sz w:val="22"/>
              </w:rPr>
            </w:rPrChange>
          </w:rPr>
          <w:delText xml:space="preserve">and </w:delText>
        </w:r>
      </w:del>
      <w:del w:id="916" w:author="Sai Praneetha Bhaskaruni" w:date="2022-07-12T15:41:00Z">
        <w:r w:rsidR="00BA4461" w:rsidRPr="005A1BAA" w:rsidDel="00D26E41">
          <w:rPr>
            <w:color w:val="FF0000"/>
            <w:sz w:val="22"/>
            <w:rPrChange w:id="917" w:author="T Londhe, Vinod (Contractor)" w:date="2022-07-09T13:45:00Z">
              <w:rPr>
                <w:sz w:val="22"/>
              </w:rPr>
            </w:rPrChange>
          </w:rPr>
          <w:delText xml:space="preserve">on the </w:delText>
        </w:r>
        <w:r w:rsidR="002849CB" w:rsidRPr="005A1BAA" w:rsidDel="00D26E41">
          <w:rPr>
            <w:color w:val="FF0000"/>
            <w:sz w:val="22"/>
            <w:rPrChange w:id="918" w:author="T Londhe, Vinod (Contractor)" w:date="2022-07-09T13:45:00Z">
              <w:rPr>
                <w:sz w:val="22"/>
              </w:rPr>
            </w:rPrChange>
          </w:rPr>
          <w:delText>cloud</w:delText>
        </w:r>
      </w:del>
      <w:del w:id="919" w:author="Sai Praneetha Bhaskaruni" w:date="2022-03-25T14:58:00Z">
        <w:r w:rsidR="002849CB" w:rsidRPr="005A1BAA" w:rsidDel="008E40B8">
          <w:rPr>
            <w:color w:val="FF0000"/>
            <w:sz w:val="22"/>
            <w:rPrChange w:id="920" w:author="T Londhe, Vinod (Contractor)" w:date="2022-07-09T13:45:00Z">
              <w:rPr>
                <w:sz w:val="22"/>
              </w:rPr>
            </w:rPrChange>
          </w:rPr>
          <w:delText xml:space="preserve"> under the p</w:delText>
        </w:r>
        <w:r w:rsidR="00397208" w:rsidRPr="005A1BAA" w:rsidDel="008E40B8">
          <w:rPr>
            <w:color w:val="FF0000"/>
            <w:sz w:val="22"/>
            <w:rPrChange w:id="921" w:author="T Londhe, Vinod (Contractor)" w:date="2022-07-09T13:45:00Z">
              <w:rPr>
                <w:sz w:val="22"/>
              </w:rPr>
            </w:rPrChange>
          </w:rPr>
          <w:delText>articular logged user</w:delText>
        </w:r>
        <w:r w:rsidR="002849CB" w:rsidRPr="005A1BAA" w:rsidDel="008E40B8">
          <w:rPr>
            <w:color w:val="FF0000"/>
            <w:sz w:val="22"/>
            <w:rPrChange w:id="922" w:author="T Londhe, Vinod (Contractor)" w:date="2022-07-09T13:45:00Z">
              <w:rPr>
                <w:sz w:val="22"/>
              </w:rPr>
            </w:rPrChange>
          </w:rPr>
          <w:delText xml:space="preserve"> hospital entity</w:delText>
        </w:r>
      </w:del>
      <w:del w:id="923" w:author="Sai Praneetha Bhaskaruni" w:date="2022-07-12T15:41:00Z">
        <w:r w:rsidR="00446FC2" w:rsidRPr="005A1BAA" w:rsidDel="00D26E41">
          <w:rPr>
            <w:color w:val="FF0000"/>
            <w:sz w:val="22"/>
            <w:rPrChange w:id="924" w:author="T Londhe, Vinod (Contractor)" w:date="2022-07-09T13:45:00Z">
              <w:rPr>
                <w:sz w:val="22"/>
              </w:rPr>
            </w:rPrChange>
          </w:rPr>
          <w:delText>.</w:delText>
        </w:r>
      </w:del>
    </w:p>
    <w:p w14:paraId="5953CFB4" w14:textId="77777777" w:rsidR="00850204" w:rsidRPr="00180992" w:rsidRDefault="00850204">
      <w:pPr>
        <w:spacing w:after="0"/>
        <w:ind w:left="720" w:right="113" w:firstLine="0"/>
        <w:pPrChange w:id="925" w:author="Sai Praneetha Bhaskaruni" w:date="2022-07-12T15:41:00Z">
          <w:pPr>
            <w:spacing w:after="0"/>
            <w:ind w:left="730" w:right="113"/>
          </w:pPr>
        </w:pPrChange>
      </w:pPr>
    </w:p>
    <w:p w14:paraId="7F541729" w14:textId="77777777" w:rsidR="00B11510" w:rsidRPr="00180992" w:rsidRDefault="00446FC2" w:rsidP="00487281">
      <w:pPr>
        <w:pStyle w:val="Heading2"/>
        <w:shd w:val="clear" w:color="auto" w:fill="auto"/>
        <w:spacing w:after="0"/>
        <w:ind w:left="730"/>
      </w:pPr>
      <w:bookmarkStart w:id="926" w:name="_Toc108268251"/>
      <w:r w:rsidRPr="00180992">
        <w:rPr>
          <w:color w:val="FCC566"/>
          <w:sz w:val="40"/>
        </w:rPr>
        <w:t xml:space="preserve">3.5 </w:t>
      </w:r>
      <w:r w:rsidRPr="00180992">
        <w:rPr>
          <w:sz w:val="36"/>
        </w:rPr>
        <w:t>System Security Context and Intended Environment</w:t>
      </w:r>
      <w:bookmarkEnd w:id="926"/>
    </w:p>
    <w:p w14:paraId="7E957B7C" w14:textId="77777777" w:rsidR="006778CE" w:rsidRDefault="006778CE" w:rsidP="00487281">
      <w:pPr>
        <w:spacing w:after="0" w:line="265" w:lineRule="auto"/>
        <w:ind w:left="720"/>
        <w:jc w:val="center"/>
        <w:rPr>
          <w:i/>
          <w:sz w:val="12"/>
        </w:rPr>
      </w:pPr>
    </w:p>
    <w:p w14:paraId="47AF4094" w14:textId="0E66CE0A" w:rsidR="00850204" w:rsidRPr="00180992" w:rsidRDefault="00800C34" w:rsidP="00487281">
      <w:pPr>
        <w:spacing w:after="0" w:line="265" w:lineRule="auto"/>
        <w:ind w:left="720"/>
        <w:jc w:val="center"/>
        <w:rPr>
          <w:i/>
          <w:sz w:val="12"/>
        </w:rPr>
      </w:pPr>
      <w:ins w:id="927" w:author="T Londhe, Vinod (Contractor)" w:date="2022-07-09T13:48:00Z">
        <w:del w:id="928" w:author="Sai Praneetha Bhaskaruni" w:date="2022-07-12T13:47:00Z">
          <w:r w:rsidDel="00A22A57">
            <w:rPr>
              <w:i/>
              <w:noProof/>
              <w:sz w:val="12"/>
            </w:rPr>
            <mc:AlternateContent>
              <mc:Choice Requires="wps">
                <w:drawing>
                  <wp:anchor distT="0" distB="0" distL="114300" distR="114300" simplePos="0" relativeHeight="251661824" behindDoc="0" locked="0" layoutInCell="1" allowOverlap="1" wp14:anchorId="6DBB1CFF" wp14:editId="18FB128D">
                    <wp:simplePos x="0" y="0"/>
                    <wp:positionH relativeFrom="column">
                      <wp:posOffset>1034415</wp:posOffset>
                    </wp:positionH>
                    <wp:positionV relativeFrom="paragraph">
                      <wp:posOffset>78105</wp:posOffset>
                    </wp:positionV>
                    <wp:extent cx="5021580" cy="2697480"/>
                    <wp:effectExtent l="19050" t="19050" r="26670" b="26670"/>
                    <wp:wrapNone/>
                    <wp:docPr id="2" name="Straight Connector 2"/>
                    <wp:cNvGraphicFramePr/>
                    <a:graphic xmlns:a="http://schemas.openxmlformats.org/drawingml/2006/main">
                      <a:graphicData uri="http://schemas.microsoft.com/office/word/2010/wordprocessingShape">
                        <wps:wsp>
                          <wps:cNvCnPr/>
                          <wps:spPr>
                            <a:xfrm flipV="1">
                              <a:off x="0" y="0"/>
                              <a:ext cx="5021580" cy="26974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CFC092" id="Straight Connector 2" o:spid="_x0000_s1026" style="position:absolute;flip:y;z-index:251661824;visibility:visible;mso-wrap-style:square;mso-wrap-distance-left:9pt;mso-wrap-distance-top:0;mso-wrap-distance-right:9pt;mso-wrap-distance-bottom:0;mso-position-horizontal:absolute;mso-position-horizontal-relative:text;mso-position-vertical:absolute;mso-position-vertical-relative:text" from="81.45pt,6.15pt" to="476.85pt,2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" strokecolor="red" strokeweight="3pt">
                    <v:stroke joinstyle="miter"/>
                  </v:line>
                </w:pict>
              </mc:Fallback>
            </mc:AlternateContent>
          </w:r>
        </w:del>
      </w:ins>
      <w:del w:id="929" w:author="Sai Praneetha Bhaskaruni" w:date="2022-07-12T13:46:00Z">
        <w:r w:rsidR="00850204" w:rsidRPr="00180992" w:rsidDel="000100F8">
          <w:rPr>
            <w:i/>
            <w:noProof/>
            <w:sz w:val="12"/>
          </w:rPr>
          <w:drawing>
            <wp:inline distT="0" distB="0" distL="0" distR="0" wp14:anchorId="285AF063" wp14:editId="543B23D2">
              <wp:extent cx="6016625" cy="32194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7794" cy="3241479"/>
                      </a:xfrm>
                      <a:prstGeom prst="rect">
                        <a:avLst/>
                      </a:prstGeom>
                    </pic:spPr>
                  </pic:pic>
                </a:graphicData>
              </a:graphic>
            </wp:inline>
          </w:drawing>
        </w:r>
      </w:del>
    </w:p>
    <w:p w14:paraId="294D4369" w14:textId="64440D1D" w:rsidR="00B11510" w:rsidRPr="00180992" w:rsidDel="000100F8" w:rsidRDefault="00446FC2" w:rsidP="00487281">
      <w:pPr>
        <w:spacing w:after="0" w:line="265" w:lineRule="auto"/>
        <w:ind w:left="720"/>
        <w:jc w:val="center"/>
        <w:rPr>
          <w:moveFrom w:id="930" w:author="Sai Praneetha Bhaskaruni" w:date="2022-07-12T13:47:00Z"/>
        </w:rPr>
      </w:pPr>
      <w:moveFromRangeStart w:id="931" w:author="Sai Praneetha Bhaskaruni" w:date="2022-07-12T13:47:00Z" w:name="move108526041"/>
      <w:moveFrom w:id="932" w:author="Sai Praneetha Bhaskaruni" w:date="2022-07-12T13:47:00Z">
        <w:r w:rsidRPr="00180992" w:rsidDel="000100F8">
          <w:rPr>
            <w:i/>
            <w:sz w:val="12"/>
          </w:rPr>
          <w:t>Figure 1: System Security</w:t>
        </w:r>
      </w:moveFrom>
    </w:p>
    <w:moveFromRangeEnd w:id="931"/>
    <w:p w14:paraId="141FDE3A" w14:textId="04999A4D" w:rsidR="00BC7807" w:rsidRDefault="00BC7807" w:rsidP="00487281">
      <w:pPr>
        <w:ind w:left="750" w:right="113"/>
        <w:rPr>
          <w:ins w:id="933" w:author="T Londhe, Vinod (Contractor)" w:date="2022-07-09T13:47:00Z"/>
        </w:rPr>
      </w:pPr>
    </w:p>
    <w:p w14:paraId="13C12DCE" w14:textId="6A8D385B" w:rsidR="00F427CF" w:rsidRDefault="00F427CF" w:rsidP="00487281">
      <w:pPr>
        <w:ind w:left="750" w:right="113"/>
        <w:rPr>
          <w:ins w:id="934" w:author="T Londhe, Vinod (Contractor)" w:date="2022-07-09T13:47:00Z"/>
        </w:rPr>
      </w:pPr>
    </w:p>
    <w:p w14:paraId="46B7F890" w14:textId="21B809DF" w:rsidR="00F427CF" w:rsidRDefault="00F427CF" w:rsidP="00487281">
      <w:pPr>
        <w:ind w:left="750" w:right="113"/>
        <w:rPr>
          <w:ins w:id="935" w:author="Sai Praneetha Bhaskaruni" w:date="2022-07-12T13:47:00Z"/>
        </w:rPr>
      </w:pPr>
      <w:ins w:id="936" w:author="T Londhe, Vinod (Contractor)" w:date="2022-07-09T13:47:00Z">
        <w:r>
          <w:rPr>
            <w:noProof/>
          </w:rPr>
          <w:lastRenderedPageBreak/>
          <w:drawing>
            <wp:inline distT="0" distB="0" distL="0" distR="0" wp14:anchorId="4934DF6E" wp14:editId="0C6C6863">
              <wp:extent cx="5830711" cy="3242694"/>
              <wp:effectExtent l="0" t="0" r="0" b="0"/>
              <wp:docPr id="67" name="Picture 6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imeline&#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r="45869" b="46501"/>
                      <a:stretch/>
                    </pic:blipFill>
                    <pic:spPr bwMode="auto">
                      <a:xfrm>
                        <a:off x="0" y="0"/>
                        <a:ext cx="5845601" cy="3250975"/>
                      </a:xfrm>
                      <a:prstGeom prst="rect">
                        <a:avLst/>
                      </a:prstGeom>
                      <a:noFill/>
                      <a:ln>
                        <a:noFill/>
                      </a:ln>
                      <a:extLst>
                        <a:ext uri="{53640926-AAD7-44D8-BBD7-CCE9431645EC}">
                          <a14:shadowObscured xmlns:a14="http://schemas.microsoft.com/office/drawing/2010/main"/>
                        </a:ext>
                      </a:extLst>
                    </pic:spPr>
                  </pic:pic>
                </a:graphicData>
              </a:graphic>
            </wp:inline>
          </w:drawing>
        </w:r>
      </w:ins>
    </w:p>
    <w:p w14:paraId="669494BF" w14:textId="77777777" w:rsidR="000100F8" w:rsidRPr="00180992" w:rsidRDefault="000100F8" w:rsidP="000100F8">
      <w:pPr>
        <w:spacing w:after="0" w:line="265" w:lineRule="auto"/>
        <w:ind w:left="720"/>
        <w:jc w:val="center"/>
        <w:rPr>
          <w:moveTo w:id="937" w:author="Sai Praneetha Bhaskaruni" w:date="2022-07-12T13:47:00Z"/>
        </w:rPr>
      </w:pPr>
      <w:moveToRangeStart w:id="938" w:author="Sai Praneetha Bhaskaruni" w:date="2022-07-12T13:47:00Z" w:name="move108526041"/>
      <w:moveTo w:id="939" w:author="Sai Praneetha Bhaskaruni" w:date="2022-07-12T13:47:00Z">
        <w:r w:rsidRPr="00180992">
          <w:rPr>
            <w:i/>
            <w:sz w:val="12"/>
          </w:rPr>
          <w:t>Figure 1: System Security</w:t>
        </w:r>
      </w:moveTo>
    </w:p>
    <w:moveToRangeEnd w:id="938"/>
    <w:p w14:paraId="2C5F7EEA" w14:textId="77777777" w:rsidR="000100F8" w:rsidRDefault="000100F8" w:rsidP="00487281">
      <w:pPr>
        <w:ind w:left="750" w:right="113"/>
        <w:rPr>
          <w:ins w:id="940" w:author="T Londhe, Vinod (Contractor)" w:date="2022-07-09T13:47:00Z"/>
        </w:rPr>
      </w:pPr>
    </w:p>
    <w:p w14:paraId="74DF676A" w14:textId="77777777" w:rsidR="00F427CF" w:rsidRPr="00180992" w:rsidRDefault="00F427CF" w:rsidP="00487281">
      <w:pPr>
        <w:ind w:left="750" w:right="113"/>
      </w:pPr>
    </w:p>
    <w:p w14:paraId="259D0AB3" w14:textId="5D42AD49" w:rsidR="00B11510" w:rsidRPr="0005228E" w:rsidRDefault="00446FC2" w:rsidP="00487281">
      <w:pPr>
        <w:ind w:left="750" w:right="113"/>
        <w:rPr>
          <w:sz w:val="22"/>
        </w:rPr>
      </w:pPr>
      <w:r w:rsidRPr="0005228E">
        <w:rPr>
          <w:sz w:val="22"/>
        </w:rPr>
        <w:t xml:space="preserve">While there is specific requirement for </w:t>
      </w:r>
      <w:r w:rsidR="00057E9B">
        <w:rPr>
          <w:sz w:val="22"/>
        </w:rPr>
        <w:t>SmartMedic</w:t>
      </w:r>
      <w:r w:rsidR="00C560D4" w:rsidRPr="0005228E">
        <w:rPr>
          <w:sz w:val="22"/>
        </w:rPr>
        <w:t xml:space="preserve"> </w:t>
      </w:r>
      <w:r w:rsidR="005544C5">
        <w:rPr>
          <w:sz w:val="22"/>
        </w:rPr>
        <w:t>solution</w:t>
      </w:r>
      <w:r w:rsidRPr="0005228E">
        <w:rPr>
          <w:sz w:val="22"/>
        </w:rPr>
        <w:t xml:space="preserve"> to </w:t>
      </w:r>
      <w:r w:rsidR="00CD7EB0">
        <w:rPr>
          <w:sz w:val="22"/>
        </w:rPr>
        <w:t>have</w:t>
      </w:r>
      <w:r w:rsidR="00CD7EB0" w:rsidRPr="0005228E">
        <w:rPr>
          <w:sz w:val="22"/>
        </w:rPr>
        <w:t xml:space="preserve"> </w:t>
      </w:r>
      <w:r w:rsidRPr="0005228E">
        <w:rPr>
          <w:sz w:val="22"/>
        </w:rPr>
        <w:t xml:space="preserve">a usual </w:t>
      </w:r>
      <w:r w:rsidR="00251099" w:rsidRPr="0005228E">
        <w:rPr>
          <w:sz w:val="22"/>
        </w:rPr>
        <w:t>good network security and communication tools</w:t>
      </w:r>
      <w:r w:rsidRPr="0005228E">
        <w:rPr>
          <w:sz w:val="22"/>
        </w:rPr>
        <w:t xml:space="preserve"> environment, however Stryker recommends the user to follow the best practice</w:t>
      </w:r>
      <w:r w:rsidR="00CD7EB0">
        <w:rPr>
          <w:sz w:val="22"/>
        </w:rPr>
        <w:t>d</w:t>
      </w:r>
      <w:r w:rsidRPr="0005228E">
        <w:rPr>
          <w:sz w:val="22"/>
        </w:rPr>
        <w:t xml:space="preserve"> security standards in order to run the </w:t>
      </w:r>
      <w:r w:rsidR="00A63DA5">
        <w:rPr>
          <w:sz w:val="22"/>
        </w:rPr>
        <w:t>SmartMedic solution</w:t>
      </w:r>
      <w:r w:rsidRPr="0005228E">
        <w:rPr>
          <w:sz w:val="22"/>
        </w:rPr>
        <w:t xml:space="preserve"> in a safe and secure environment as follows:</w:t>
      </w:r>
    </w:p>
    <w:p w14:paraId="14B02E47" w14:textId="2BB255BB" w:rsidR="00B11510" w:rsidRPr="0005228E" w:rsidRDefault="00446FC2" w:rsidP="00487281">
      <w:pPr>
        <w:spacing w:after="300"/>
        <w:ind w:left="750" w:right="113"/>
        <w:rPr>
          <w:sz w:val="22"/>
        </w:rPr>
      </w:pPr>
      <w:r w:rsidRPr="0005228E">
        <w:rPr>
          <w:sz w:val="22"/>
        </w:rPr>
        <w:t>Devices operating in the intended use environment should consider that their IT infrastructure must follow different risk management approaches associated with their networks.</w:t>
      </w:r>
      <w:r w:rsidR="0051482E">
        <w:rPr>
          <w:sz w:val="22"/>
        </w:rPr>
        <w:t xml:space="preserve"> Some recommendations are</w:t>
      </w:r>
      <w:r w:rsidRPr="0005228E">
        <w:rPr>
          <w:sz w:val="22"/>
        </w:rPr>
        <w:t>:</w:t>
      </w:r>
    </w:p>
    <w:p w14:paraId="45EC0494" w14:textId="7D4A0255" w:rsidR="00B11510" w:rsidRPr="0005228E" w:rsidRDefault="00446FC2" w:rsidP="00EE6850">
      <w:pPr>
        <w:pStyle w:val="ListParagraph"/>
        <w:numPr>
          <w:ilvl w:val="0"/>
          <w:numId w:val="2"/>
        </w:numPr>
        <w:ind w:left="1450"/>
        <w:rPr>
          <w:sz w:val="22"/>
        </w:rPr>
      </w:pPr>
      <w:r w:rsidRPr="0005228E">
        <w:rPr>
          <w:sz w:val="22"/>
        </w:rPr>
        <w:t xml:space="preserve">Good physical security to prevent unauthorized physical access to </w:t>
      </w:r>
      <w:r w:rsidR="00057E9B">
        <w:rPr>
          <w:sz w:val="22"/>
        </w:rPr>
        <w:t>SmartMedic</w:t>
      </w:r>
      <w:r w:rsidR="00C560D4" w:rsidRPr="0005228E">
        <w:rPr>
          <w:sz w:val="22"/>
        </w:rPr>
        <w:t xml:space="preserve"> Device</w:t>
      </w:r>
      <w:del w:id="941" w:author="Sai Praneetha Bhaskaruni" w:date="2022-03-25T14:59:00Z">
        <w:r w:rsidRPr="0005228E" w:rsidDel="00D33319">
          <w:rPr>
            <w:sz w:val="22"/>
          </w:rPr>
          <w:delText xml:space="preserve"> application</w:delText>
        </w:r>
      </w:del>
      <w:r w:rsidRPr="0005228E">
        <w:rPr>
          <w:sz w:val="22"/>
        </w:rPr>
        <w:t>.</w:t>
      </w:r>
    </w:p>
    <w:p w14:paraId="0A7870BE" w14:textId="2F392000" w:rsidR="00B11510" w:rsidRPr="0005228E" w:rsidRDefault="00446FC2" w:rsidP="00EE6850">
      <w:pPr>
        <w:pStyle w:val="ListParagraph"/>
        <w:numPr>
          <w:ilvl w:val="0"/>
          <w:numId w:val="2"/>
        </w:numPr>
        <w:ind w:left="1450"/>
        <w:rPr>
          <w:sz w:val="22"/>
        </w:rPr>
      </w:pPr>
      <w:r w:rsidRPr="0005228E">
        <w:rPr>
          <w:sz w:val="22"/>
        </w:rPr>
        <w:t>Access control measures to ensure only authenticated and authorized personnel are allowed access to network elements, stored information, services and applications.</w:t>
      </w:r>
    </w:p>
    <w:p w14:paraId="4989EDBC" w14:textId="6500C852" w:rsidR="009E2145" w:rsidRPr="0005228E" w:rsidRDefault="0051482E" w:rsidP="00EE6850">
      <w:pPr>
        <w:pStyle w:val="ListParagraph"/>
        <w:numPr>
          <w:ilvl w:val="0"/>
          <w:numId w:val="2"/>
        </w:numPr>
        <w:ind w:left="1450"/>
        <w:rPr>
          <w:sz w:val="22"/>
        </w:rPr>
      </w:pPr>
      <w:r>
        <w:rPr>
          <w:sz w:val="22"/>
        </w:rPr>
        <w:t xml:space="preserve">Communication between </w:t>
      </w:r>
      <w:r w:rsidR="00397208">
        <w:rPr>
          <w:sz w:val="22"/>
        </w:rPr>
        <w:t xml:space="preserve">SmartMedic solution’s tablet and </w:t>
      </w:r>
      <w:del w:id="942" w:author="Sai Praneetha Bhaskaruni" w:date="2022-03-25T15:00:00Z">
        <w:r w:rsidDel="00E3549F">
          <w:rPr>
            <w:sz w:val="22"/>
          </w:rPr>
          <w:delText xml:space="preserve">SmartMedic </w:delText>
        </w:r>
        <w:r w:rsidDel="00973480">
          <w:rPr>
            <w:sz w:val="22"/>
          </w:rPr>
          <w:delText xml:space="preserve">application </w:delText>
        </w:r>
      </w:del>
      <w:ins w:id="943" w:author="Sai Praneetha Bhaskaruni" w:date="2022-03-25T15:00:00Z">
        <w:r w:rsidR="00973480">
          <w:rPr>
            <w:sz w:val="22"/>
          </w:rPr>
          <w:t xml:space="preserve">device </w:t>
        </w:r>
      </w:ins>
      <w:r w:rsidR="009E2145" w:rsidRPr="0005228E">
        <w:rPr>
          <w:sz w:val="22"/>
        </w:rPr>
        <w:t>should be in the</w:t>
      </w:r>
      <w:ins w:id="944" w:author="Sai Praneetha Bhaskaruni" w:date="2022-03-25T15:02:00Z">
        <w:r w:rsidR="006A7758">
          <w:rPr>
            <w:sz w:val="22"/>
          </w:rPr>
          <w:t xml:space="preserve"> </w:t>
        </w:r>
      </w:ins>
      <w:del w:id="945" w:author="Sai Praneetha Bhaskaruni" w:date="2022-03-25T15:02:00Z">
        <w:r w:rsidR="009E2145" w:rsidRPr="0005228E" w:rsidDel="006A7758">
          <w:rPr>
            <w:sz w:val="22"/>
          </w:rPr>
          <w:delText xml:space="preserve"> encrypted </w:delText>
        </w:r>
      </w:del>
      <w:r w:rsidR="009E2145" w:rsidRPr="0005228E">
        <w:rPr>
          <w:sz w:val="22"/>
        </w:rPr>
        <w:t>secure</w:t>
      </w:r>
      <w:ins w:id="946" w:author="Sai Praneetha Bhaskaruni" w:date="2022-03-25T15:02:00Z">
        <w:r w:rsidR="00211574">
          <w:rPr>
            <w:sz w:val="22"/>
          </w:rPr>
          <w:t xml:space="preserve"> </w:t>
        </w:r>
      </w:ins>
      <w:del w:id="947" w:author="Sai Praneetha Bhaskaruni" w:date="2022-03-25T15:02:00Z">
        <w:r w:rsidR="009E2145" w:rsidRPr="0005228E" w:rsidDel="006A7758">
          <w:rPr>
            <w:sz w:val="22"/>
          </w:rPr>
          <w:delText xml:space="preserve"> </w:delText>
        </w:r>
      </w:del>
      <w:r w:rsidR="009E2145" w:rsidRPr="0005228E">
        <w:rPr>
          <w:sz w:val="22"/>
        </w:rPr>
        <w:t>channel</w:t>
      </w:r>
      <w:ins w:id="948" w:author="Sai Praneetha Bhaskaruni" w:date="2022-03-25T15:03:00Z">
        <w:r w:rsidR="00211574">
          <w:rPr>
            <w:sz w:val="22"/>
          </w:rPr>
          <w:t xml:space="preserve"> interface</w:t>
        </w:r>
      </w:ins>
      <w:r w:rsidR="009E2145" w:rsidRPr="0005228E">
        <w:rPr>
          <w:sz w:val="22"/>
        </w:rPr>
        <w:t>.</w:t>
      </w:r>
    </w:p>
    <w:p w14:paraId="4B720E6D" w14:textId="77777777" w:rsidR="00B11510" w:rsidRPr="0005228E" w:rsidRDefault="00446FC2" w:rsidP="00EE6850">
      <w:pPr>
        <w:pStyle w:val="ListParagraph"/>
        <w:numPr>
          <w:ilvl w:val="0"/>
          <w:numId w:val="2"/>
        </w:numPr>
        <w:spacing w:after="48"/>
        <w:ind w:left="1450"/>
        <w:rPr>
          <w:sz w:val="22"/>
        </w:rPr>
      </w:pPr>
      <w:r w:rsidRPr="0005228E">
        <w:rPr>
          <w:sz w:val="22"/>
        </w:rPr>
        <w:t>General patch management practices that ensure timely security patch updates.</w:t>
      </w:r>
    </w:p>
    <w:p w14:paraId="2E3298BD" w14:textId="77777777" w:rsidR="009E2145" w:rsidRPr="0005228E" w:rsidRDefault="009E2145" w:rsidP="00EE6850">
      <w:pPr>
        <w:pStyle w:val="ListParagraph"/>
        <w:numPr>
          <w:ilvl w:val="0"/>
          <w:numId w:val="2"/>
        </w:numPr>
        <w:spacing w:after="48"/>
        <w:ind w:left="1450"/>
        <w:rPr>
          <w:sz w:val="22"/>
        </w:rPr>
      </w:pPr>
      <w:r w:rsidRPr="0005228E">
        <w:rPr>
          <w:sz w:val="22"/>
        </w:rPr>
        <w:t>Use the good network security and communication tools.</w:t>
      </w:r>
    </w:p>
    <w:p w14:paraId="661A5237" w14:textId="77777777" w:rsidR="00B11510" w:rsidRPr="0005228E" w:rsidRDefault="00446FC2" w:rsidP="00EE6850">
      <w:pPr>
        <w:pStyle w:val="ListParagraph"/>
        <w:numPr>
          <w:ilvl w:val="0"/>
          <w:numId w:val="2"/>
        </w:numPr>
        <w:ind w:left="1450"/>
        <w:rPr>
          <w:sz w:val="22"/>
        </w:rPr>
      </w:pPr>
      <w:r w:rsidRPr="0005228E">
        <w:rPr>
          <w:sz w:val="22"/>
        </w:rPr>
        <w:t>Security awareness training.</w:t>
      </w:r>
    </w:p>
    <w:p w14:paraId="7E2F59C6" w14:textId="077CA61C" w:rsidR="000952F6" w:rsidRPr="00180992" w:rsidRDefault="00BC546B" w:rsidP="000952F6">
      <w:pPr>
        <w:pStyle w:val="Heading2"/>
        <w:shd w:val="clear" w:color="auto" w:fill="auto"/>
        <w:spacing w:before="240" w:after="0"/>
        <w:ind w:left="730"/>
      </w:pPr>
      <w:bookmarkStart w:id="949" w:name="_Toc108268252"/>
      <w:r>
        <w:rPr>
          <w:color w:val="FCC566"/>
          <w:sz w:val="40"/>
        </w:rPr>
        <w:t>3.6</w:t>
      </w:r>
      <w:r w:rsidR="000952F6" w:rsidRPr="00180992">
        <w:rPr>
          <w:color w:val="FFCC66"/>
          <w:sz w:val="40"/>
        </w:rPr>
        <w:t xml:space="preserve"> </w:t>
      </w:r>
      <w:r w:rsidR="000952F6">
        <w:rPr>
          <w:sz w:val="36"/>
        </w:rPr>
        <w:t>Smart</w:t>
      </w:r>
      <w:del w:id="950" w:author="Sai Praneetha Bhaskaruni" w:date="2022-07-08T17:19:00Z">
        <w:r w:rsidR="000952F6" w:rsidDel="00CE6745">
          <w:rPr>
            <w:sz w:val="36"/>
          </w:rPr>
          <w:delText xml:space="preserve"> </w:delText>
        </w:r>
      </w:del>
      <w:r w:rsidR="000952F6">
        <w:rPr>
          <w:sz w:val="36"/>
        </w:rPr>
        <w:t>Medic Solution</w:t>
      </w:r>
      <w:del w:id="951" w:author="Sai Praneetha Bhaskaruni" w:date="2022-03-25T15:03:00Z">
        <w:r w:rsidR="000952F6" w:rsidDel="008A2F16">
          <w:rPr>
            <w:sz w:val="36"/>
          </w:rPr>
          <w:delText>’s</w:delText>
        </w:r>
      </w:del>
      <w:r w:rsidR="000952F6">
        <w:rPr>
          <w:sz w:val="36"/>
        </w:rPr>
        <w:t xml:space="preserve"> Component</w:t>
      </w:r>
      <w:ins w:id="952" w:author="Sai Praneetha Bhaskaruni" w:date="2022-03-25T15:03:00Z">
        <w:r w:rsidR="008A2F16">
          <w:rPr>
            <w:sz w:val="36"/>
          </w:rPr>
          <w:t>s</w:t>
        </w:r>
      </w:ins>
      <w:bookmarkEnd w:id="949"/>
    </w:p>
    <w:p w14:paraId="72FDC974" w14:textId="0B862386" w:rsidR="000952F6" w:rsidRPr="00C11DBF" w:rsidRDefault="000952F6" w:rsidP="000952F6">
      <w:pPr>
        <w:shd w:val="clear" w:color="auto" w:fill="E7E6E6" w:themeFill="background2"/>
        <w:spacing w:after="0"/>
        <w:ind w:left="720" w:firstLine="0"/>
        <w:rPr>
          <w:b/>
          <w:sz w:val="22"/>
        </w:rPr>
      </w:pPr>
      <w:r w:rsidRPr="00C11DBF">
        <w:rPr>
          <w:b/>
          <w:sz w:val="22"/>
        </w:rPr>
        <w:t>SmartMedic Solution Component</w:t>
      </w:r>
      <w:ins w:id="953" w:author="Sai Praneetha Bhaskaruni" w:date="2022-03-25T15:03:00Z">
        <w:r w:rsidR="00830E48">
          <w:rPr>
            <w:b/>
            <w:sz w:val="22"/>
          </w:rPr>
          <w:t>s</w:t>
        </w:r>
      </w:ins>
      <w:r w:rsidRPr="00C11DBF">
        <w:rPr>
          <w:b/>
          <w:sz w:val="22"/>
        </w:rPr>
        <w:t>: Device</w:t>
      </w:r>
    </w:p>
    <w:p w14:paraId="4CB60D22" w14:textId="77777777" w:rsidR="00FA2AD3" w:rsidRDefault="00FA2AD3" w:rsidP="00FA2AD3">
      <w:pPr>
        <w:spacing w:after="120"/>
        <w:ind w:left="720" w:firstLine="0"/>
        <w:rPr>
          <w:ins w:id="954" w:author="Sai Praneetha Bhaskaruni" w:date="2022-07-12T15:32:00Z"/>
          <w:sz w:val="22"/>
        </w:rPr>
      </w:pPr>
      <w:ins w:id="955" w:author="Sai Praneetha Bhaskaruni" w:date="2022-07-12T15:32:00Z">
        <w:r>
          <w:rPr>
            <w:sz w:val="22"/>
          </w:rPr>
          <w:t>By using sensors, S</w:t>
        </w:r>
        <w:r w:rsidRPr="00420F77">
          <w:rPr>
            <w:sz w:val="22"/>
          </w:rPr>
          <w:t>martMedic device</w:t>
        </w:r>
        <w:r>
          <w:rPr>
            <w:sz w:val="22"/>
          </w:rPr>
          <w:t xml:space="preserve"> calculates the health vital data such as weight &amp; position.</w:t>
        </w:r>
        <w:r w:rsidRPr="00420F77">
          <w:rPr>
            <w:sz w:val="22"/>
          </w:rPr>
          <w:t xml:space="preserve"> </w:t>
        </w:r>
        <w:r>
          <w:rPr>
            <w:sz w:val="22"/>
          </w:rPr>
          <w:t>T</w:t>
        </w:r>
        <w:r w:rsidRPr="00420F77">
          <w:rPr>
            <w:sz w:val="22"/>
          </w:rPr>
          <w:t>his</w:t>
        </w:r>
        <w:r>
          <w:rPr>
            <w:sz w:val="22"/>
          </w:rPr>
          <w:t xml:space="preserve"> device is also responsible to route the</w:t>
        </w:r>
        <w:r w:rsidRPr="00420F77">
          <w:rPr>
            <w:sz w:val="22"/>
          </w:rPr>
          <w:t xml:space="preserve"> data </w:t>
        </w:r>
        <w:r>
          <w:rPr>
            <w:sz w:val="22"/>
          </w:rPr>
          <w:t xml:space="preserve">to </w:t>
        </w:r>
        <w:r w:rsidRPr="00420F77">
          <w:rPr>
            <w:sz w:val="22"/>
          </w:rPr>
          <w:t>SmartMedic solution’s tablet</w:t>
        </w:r>
        <w:r>
          <w:rPr>
            <w:sz w:val="22"/>
          </w:rPr>
          <w:t xml:space="preserve"> after the calculation.</w:t>
        </w:r>
      </w:ins>
    </w:p>
    <w:p w14:paraId="0D266267" w14:textId="662C4DEB" w:rsidR="000952F6" w:rsidDel="00FA2AD3" w:rsidRDefault="000952F6" w:rsidP="000952F6">
      <w:pPr>
        <w:spacing w:after="120"/>
        <w:ind w:left="720" w:firstLine="0"/>
        <w:rPr>
          <w:del w:id="956" w:author="Sai Praneetha Bhaskaruni" w:date="2022-07-12T15:32:00Z"/>
          <w:sz w:val="22"/>
        </w:rPr>
      </w:pPr>
      <w:del w:id="957" w:author="Sai Praneetha Bhaskaruni" w:date="2022-07-12T15:32:00Z">
        <w:r w:rsidRPr="00420F77" w:rsidDel="00FA2AD3">
          <w:rPr>
            <w:sz w:val="22"/>
          </w:rPr>
          <w:delText>SmartMedic device</w:delText>
        </w:r>
      </w:del>
      <w:del w:id="958" w:author="Sai Praneetha Bhaskaruni" w:date="2022-03-25T15:03:00Z">
        <w:r w:rsidR="00CD7EB0" w:rsidDel="00036E19">
          <w:rPr>
            <w:sz w:val="22"/>
          </w:rPr>
          <w:delText>s</w:delText>
        </w:r>
      </w:del>
      <w:del w:id="959" w:author="Sai Praneetha Bhaskaruni" w:date="2022-07-12T15:32:00Z">
        <w:r w:rsidRPr="00420F77" w:rsidDel="00FA2AD3">
          <w:rPr>
            <w:sz w:val="22"/>
          </w:rPr>
          <w:delText xml:space="preserve"> </w:delText>
        </w:r>
        <w:r w:rsidDel="00FA2AD3">
          <w:rPr>
            <w:sz w:val="22"/>
          </w:rPr>
          <w:delText xml:space="preserve">consist of the sensors that </w:delText>
        </w:r>
        <w:r w:rsidR="00CD7EB0" w:rsidDel="00FA2AD3">
          <w:rPr>
            <w:sz w:val="22"/>
          </w:rPr>
          <w:delText xml:space="preserve">are </w:delText>
        </w:r>
        <w:r w:rsidRPr="00420F77" w:rsidDel="00FA2AD3">
          <w:rPr>
            <w:sz w:val="22"/>
          </w:rPr>
          <w:delText xml:space="preserve">used to </w:delText>
        </w:r>
        <w:r w:rsidR="00AA3C1A" w:rsidDel="00FA2AD3">
          <w:rPr>
            <w:sz w:val="22"/>
          </w:rPr>
          <w:delText xml:space="preserve">retrieve </w:delText>
        </w:r>
        <w:r w:rsidR="00AA3C1A" w:rsidRPr="00420F77" w:rsidDel="00FA2AD3">
          <w:rPr>
            <w:sz w:val="22"/>
          </w:rPr>
          <w:delText>the</w:delText>
        </w:r>
        <w:r w:rsidRPr="00420F77" w:rsidDel="00FA2AD3">
          <w:rPr>
            <w:sz w:val="22"/>
          </w:rPr>
          <w:delText xml:space="preserve"> health </w:delText>
        </w:r>
        <w:r w:rsidRPr="00E35E69" w:rsidDel="00FA2AD3">
          <w:rPr>
            <w:color w:val="FF0000"/>
            <w:sz w:val="22"/>
            <w:rPrChange w:id="960" w:author="T Londhe, Vinod (Contractor)" w:date="2022-07-09T13:50:00Z">
              <w:rPr>
                <w:sz w:val="22"/>
              </w:rPr>
            </w:rPrChange>
          </w:rPr>
          <w:delText>vita</w:delText>
        </w:r>
        <w:r w:rsidR="00AA3C1A" w:rsidRPr="00E35E69" w:rsidDel="00FA2AD3">
          <w:rPr>
            <w:color w:val="FF0000"/>
            <w:sz w:val="22"/>
            <w:rPrChange w:id="961" w:author="T Londhe, Vinod (Contractor)" w:date="2022-07-09T13:50:00Z">
              <w:rPr>
                <w:sz w:val="22"/>
              </w:rPr>
            </w:rPrChange>
          </w:rPr>
          <w:delText xml:space="preserve">l data </w:delText>
        </w:r>
        <w:r w:rsidR="00AA3C1A" w:rsidDel="00FA2AD3">
          <w:rPr>
            <w:sz w:val="22"/>
          </w:rPr>
          <w:delText xml:space="preserve">such as weight, </w:delText>
        </w:r>
        <w:commentRangeStart w:id="962"/>
        <w:r w:rsidR="00AA3C1A" w:rsidDel="00FA2AD3">
          <w:rPr>
            <w:sz w:val="22"/>
          </w:rPr>
          <w:delText>position</w:delText>
        </w:r>
        <w:commentRangeEnd w:id="962"/>
        <w:r w:rsidR="00E35E69" w:rsidDel="00FA2AD3">
          <w:rPr>
            <w:rStyle w:val="CommentReference"/>
          </w:rPr>
          <w:commentReference w:id="962"/>
        </w:r>
      </w:del>
      <w:del w:id="963" w:author="Sai Praneetha Bhaskaruni" w:date="2022-03-25T15:04:00Z">
        <w:r w:rsidR="00AA3C1A" w:rsidDel="00036E19">
          <w:rPr>
            <w:sz w:val="22"/>
          </w:rPr>
          <w:delText xml:space="preserve"> etc</w:delText>
        </w:r>
      </w:del>
      <w:del w:id="964" w:author="Sai Praneetha Bhaskaruni" w:date="2022-07-12T15:32:00Z">
        <w:r w:rsidR="00AA3C1A" w:rsidDel="00FA2AD3">
          <w:rPr>
            <w:sz w:val="22"/>
          </w:rPr>
          <w:delText>.</w:delText>
        </w:r>
        <w:r w:rsidRPr="00420F77" w:rsidDel="00FA2AD3">
          <w:rPr>
            <w:sz w:val="22"/>
          </w:rPr>
          <w:delText xml:space="preserve"> This</w:delText>
        </w:r>
        <w:r w:rsidR="00AA3C1A" w:rsidDel="00FA2AD3">
          <w:rPr>
            <w:sz w:val="22"/>
          </w:rPr>
          <w:delText xml:space="preserve"> device </w:delText>
        </w:r>
        <w:r w:rsidR="00CD7EB0" w:rsidDel="00FA2AD3">
          <w:rPr>
            <w:sz w:val="22"/>
          </w:rPr>
          <w:delText xml:space="preserve">is </w:delText>
        </w:r>
        <w:r w:rsidR="00AA3C1A" w:rsidDel="00FA2AD3">
          <w:rPr>
            <w:sz w:val="22"/>
          </w:rPr>
          <w:delText xml:space="preserve">only </w:delText>
        </w:r>
        <w:r w:rsidR="00CD7EB0" w:rsidDel="00FA2AD3">
          <w:rPr>
            <w:sz w:val="22"/>
          </w:rPr>
          <w:delText xml:space="preserve">used </w:delText>
        </w:r>
        <w:r w:rsidR="00AA3C1A" w:rsidDel="00FA2AD3">
          <w:rPr>
            <w:sz w:val="22"/>
          </w:rPr>
          <w:delText>for routing</w:delText>
        </w:r>
        <w:r w:rsidRPr="00420F77" w:rsidDel="00FA2AD3">
          <w:rPr>
            <w:sz w:val="22"/>
          </w:rPr>
          <w:delText xml:space="preserve"> data and information to </w:delText>
        </w:r>
        <w:r w:rsidR="00CD7EB0" w:rsidDel="00FA2AD3">
          <w:rPr>
            <w:sz w:val="22"/>
          </w:rPr>
          <w:delText xml:space="preserve">the </w:delText>
        </w:r>
        <w:r w:rsidRPr="00420F77" w:rsidDel="00FA2AD3">
          <w:rPr>
            <w:sz w:val="22"/>
          </w:rPr>
          <w:delText>SmartMedic solution’s tablet.</w:delText>
        </w:r>
      </w:del>
    </w:p>
    <w:p w14:paraId="39ABC45E" w14:textId="77777777" w:rsidR="000952F6" w:rsidRPr="00C11DBF" w:rsidRDefault="000952F6" w:rsidP="000952F6">
      <w:pPr>
        <w:shd w:val="clear" w:color="auto" w:fill="E7E6E6" w:themeFill="background2"/>
        <w:spacing w:after="0"/>
        <w:ind w:left="720" w:firstLine="0"/>
        <w:rPr>
          <w:b/>
          <w:sz w:val="22"/>
        </w:rPr>
      </w:pPr>
      <w:r w:rsidRPr="00C11DBF">
        <w:rPr>
          <w:b/>
          <w:sz w:val="22"/>
        </w:rPr>
        <w:t xml:space="preserve">SmartMedic: Tablet </w:t>
      </w:r>
    </w:p>
    <w:p w14:paraId="0D991202" w14:textId="128276A7" w:rsidR="000952F6" w:rsidRDefault="007E7299" w:rsidP="002927CE">
      <w:pPr>
        <w:spacing w:after="120"/>
        <w:ind w:left="720" w:firstLine="0"/>
        <w:rPr>
          <w:sz w:val="22"/>
        </w:rPr>
      </w:pPr>
      <w:ins w:id="965" w:author="Sai Praneetha Bhaskaruni" w:date="2022-07-12T15:32:00Z">
        <w:r w:rsidRPr="00420F77">
          <w:rPr>
            <w:sz w:val="22"/>
          </w:rPr>
          <w:t xml:space="preserve">SmartMedic solution’s tablet </w:t>
        </w:r>
        <w:r>
          <w:rPr>
            <w:sz w:val="22"/>
          </w:rPr>
          <w:t xml:space="preserve">is responsible to route the data </w:t>
        </w:r>
        <w:r w:rsidRPr="00420F77">
          <w:rPr>
            <w:sz w:val="22"/>
          </w:rPr>
          <w:t xml:space="preserve">to the Stryker cloud storage for further analysis. The tablet collects the </w:t>
        </w:r>
        <w:r>
          <w:rPr>
            <w:sz w:val="22"/>
          </w:rPr>
          <w:t xml:space="preserve">data </w:t>
        </w:r>
        <w:r w:rsidRPr="00420F77">
          <w:rPr>
            <w:sz w:val="22"/>
          </w:rPr>
          <w:t xml:space="preserve">from all the </w:t>
        </w:r>
        <w:r>
          <w:rPr>
            <w:sz w:val="22"/>
          </w:rPr>
          <w:t>configured S</w:t>
        </w:r>
        <w:r w:rsidRPr="00420F77">
          <w:rPr>
            <w:sz w:val="22"/>
          </w:rPr>
          <w:t>mart</w:t>
        </w:r>
        <w:r>
          <w:rPr>
            <w:sz w:val="22"/>
          </w:rPr>
          <w:t>M</w:t>
        </w:r>
        <w:r w:rsidRPr="00420F77">
          <w:rPr>
            <w:sz w:val="22"/>
          </w:rPr>
          <w:t xml:space="preserve">edic devices </w:t>
        </w:r>
        <w:r>
          <w:rPr>
            <w:sz w:val="22"/>
          </w:rPr>
          <w:t>and</w:t>
        </w:r>
        <w:r w:rsidRPr="00420F77">
          <w:rPr>
            <w:sz w:val="22"/>
          </w:rPr>
          <w:t xml:space="preserve"> </w:t>
        </w:r>
        <w:r>
          <w:rPr>
            <w:sz w:val="22"/>
          </w:rPr>
          <w:t>routes it</w:t>
        </w:r>
        <w:r w:rsidRPr="00420F77">
          <w:rPr>
            <w:sz w:val="22"/>
          </w:rPr>
          <w:t xml:space="preserve"> towards the </w:t>
        </w:r>
        <w:r w:rsidRPr="00CD012C">
          <w:rPr>
            <w:sz w:val="22"/>
          </w:rPr>
          <w:t>S</w:t>
        </w:r>
        <w:r>
          <w:rPr>
            <w:sz w:val="22"/>
          </w:rPr>
          <w:t>tryker</w:t>
        </w:r>
        <w:r w:rsidRPr="00CD012C">
          <w:rPr>
            <w:sz w:val="22"/>
          </w:rPr>
          <w:t xml:space="preserve"> cloud</w:t>
        </w:r>
        <w:r w:rsidRPr="00C11DBF">
          <w:rPr>
            <w:sz w:val="22"/>
          </w:rPr>
          <w:t>.</w:t>
        </w:r>
      </w:ins>
      <w:del w:id="966" w:author="Sai Praneetha Bhaskaruni" w:date="2022-07-12T15:32:00Z">
        <w:r w:rsidR="000952F6" w:rsidRPr="00420F77" w:rsidDel="007E7299">
          <w:rPr>
            <w:sz w:val="22"/>
          </w:rPr>
          <w:delText xml:space="preserve">SmartMedic solution’s tablet that further </w:delText>
        </w:r>
        <w:r w:rsidR="00CD012C" w:rsidDel="007E7299">
          <w:rPr>
            <w:sz w:val="22"/>
          </w:rPr>
          <w:delText>route</w:delText>
        </w:r>
        <w:r w:rsidR="00CD7EB0" w:rsidDel="007E7299">
          <w:rPr>
            <w:sz w:val="22"/>
          </w:rPr>
          <w:delText>s</w:delText>
        </w:r>
        <w:r w:rsidR="00CD012C" w:rsidDel="007E7299">
          <w:rPr>
            <w:sz w:val="22"/>
          </w:rPr>
          <w:delText xml:space="preserve"> data </w:delText>
        </w:r>
        <w:r w:rsidR="000952F6" w:rsidRPr="00420F77" w:rsidDel="007E7299">
          <w:rPr>
            <w:sz w:val="22"/>
          </w:rPr>
          <w:delText xml:space="preserve">to the Stryker cloud storage for further analysis. The tablet collects the </w:delText>
        </w:r>
        <w:r w:rsidR="00CD012C" w:rsidDel="007E7299">
          <w:rPr>
            <w:sz w:val="22"/>
          </w:rPr>
          <w:delText xml:space="preserve">data </w:delText>
        </w:r>
        <w:r w:rsidR="000952F6" w:rsidRPr="00420F77" w:rsidDel="007E7299">
          <w:rPr>
            <w:sz w:val="22"/>
          </w:rPr>
          <w:delText xml:space="preserve">from all the </w:delText>
        </w:r>
        <w:r w:rsidR="00CD7EB0" w:rsidDel="007E7299">
          <w:rPr>
            <w:sz w:val="22"/>
          </w:rPr>
          <w:delText>S</w:delText>
        </w:r>
        <w:r w:rsidR="00CD7EB0" w:rsidRPr="00420F77" w:rsidDel="007E7299">
          <w:rPr>
            <w:sz w:val="22"/>
          </w:rPr>
          <w:delText>mart</w:delText>
        </w:r>
        <w:r w:rsidR="00CD7EB0" w:rsidDel="007E7299">
          <w:rPr>
            <w:sz w:val="22"/>
          </w:rPr>
          <w:delText>M</w:delText>
        </w:r>
        <w:r w:rsidR="000952F6" w:rsidRPr="00420F77" w:rsidDel="007E7299">
          <w:rPr>
            <w:sz w:val="22"/>
          </w:rPr>
          <w:delText xml:space="preserve">edic devices which </w:delText>
        </w:r>
        <w:r w:rsidR="00CD7EB0" w:rsidDel="007E7299">
          <w:rPr>
            <w:sz w:val="22"/>
          </w:rPr>
          <w:delText xml:space="preserve">are </w:delText>
        </w:r>
        <w:r w:rsidR="000952F6" w:rsidRPr="00420F77" w:rsidDel="007E7299">
          <w:rPr>
            <w:sz w:val="22"/>
          </w:rPr>
          <w:delText xml:space="preserve">configured to </w:delText>
        </w:r>
        <w:r w:rsidR="00AA3C1A" w:rsidDel="007E7299">
          <w:rPr>
            <w:sz w:val="22"/>
          </w:rPr>
          <w:delText>route</w:delText>
        </w:r>
        <w:r w:rsidR="000952F6" w:rsidRPr="00420F77" w:rsidDel="007E7299">
          <w:rPr>
            <w:sz w:val="22"/>
          </w:rPr>
          <w:delText xml:space="preserve"> the data towards the </w:delText>
        </w:r>
        <w:r w:rsidR="00CD012C" w:rsidRPr="00CD012C" w:rsidDel="007E7299">
          <w:rPr>
            <w:sz w:val="22"/>
          </w:rPr>
          <w:delText>S</w:delText>
        </w:r>
      </w:del>
      <w:del w:id="967" w:author="Sai Praneetha Bhaskaruni" w:date="2022-03-25T15:04:00Z">
        <w:r w:rsidR="00CD012C" w:rsidRPr="00CD012C" w:rsidDel="00036E19">
          <w:rPr>
            <w:sz w:val="22"/>
          </w:rPr>
          <w:delText>martMedic</w:delText>
        </w:r>
      </w:del>
      <w:del w:id="968" w:author="Sai Praneetha Bhaskaruni" w:date="2022-07-12T15:32:00Z">
        <w:r w:rsidR="00CD012C" w:rsidRPr="00CD012C" w:rsidDel="007E7299">
          <w:rPr>
            <w:sz w:val="22"/>
          </w:rPr>
          <w:delText xml:space="preserve"> cloud</w:delText>
        </w:r>
      </w:del>
      <w:del w:id="969" w:author="Sai Praneetha Bhaskaruni" w:date="2022-03-25T15:04:00Z">
        <w:r w:rsidR="00CD012C" w:rsidRPr="00CD012C" w:rsidDel="00036E19">
          <w:rPr>
            <w:sz w:val="22"/>
          </w:rPr>
          <w:delText xml:space="preserve"> application</w:delText>
        </w:r>
      </w:del>
      <w:del w:id="970" w:author="Sai Praneetha Bhaskaruni" w:date="2022-07-12T15:32:00Z">
        <w:r w:rsidR="000952F6" w:rsidRPr="00C11DBF" w:rsidDel="007E7299">
          <w:rPr>
            <w:sz w:val="22"/>
          </w:rPr>
          <w:delText>.</w:delText>
        </w:r>
      </w:del>
    </w:p>
    <w:p w14:paraId="3FFF598E" w14:textId="77777777" w:rsidR="00C0382A" w:rsidRPr="00C11DBF" w:rsidRDefault="00C0382A" w:rsidP="00C0382A">
      <w:pPr>
        <w:shd w:val="clear" w:color="auto" w:fill="E7E6E6" w:themeFill="background2"/>
        <w:spacing w:after="0"/>
        <w:ind w:left="720" w:firstLine="0"/>
        <w:rPr>
          <w:b/>
          <w:sz w:val="22"/>
        </w:rPr>
      </w:pPr>
      <w:r w:rsidRPr="00C11DBF">
        <w:rPr>
          <w:b/>
          <w:sz w:val="22"/>
        </w:rPr>
        <w:lastRenderedPageBreak/>
        <w:t xml:space="preserve">SmartMedic: Nurse Station Application </w:t>
      </w:r>
    </w:p>
    <w:p w14:paraId="0ABA43CB" w14:textId="7EDE5B8F" w:rsidR="00865087" w:rsidRDefault="00865087" w:rsidP="00865087">
      <w:pPr>
        <w:spacing w:after="120"/>
        <w:ind w:left="720" w:firstLine="0"/>
        <w:rPr>
          <w:ins w:id="971" w:author="Sai Praneetha Bhaskaruni" w:date="2022-07-12T15:33:00Z"/>
          <w:sz w:val="22"/>
        </w:rPr>
      </w:pPr>
      <w:ins w:id="972" w:author="Sai Praneetha Bhaskaruni" w:date="2022-07-12T15:33:00Z">
        <w:r w:rsidRPr="00420F77">
          <w:rPr>
            <w:sz w:val="22"/>
          </w:rPr>
          <w:t xml:space="preserve">SmartMedic: </w:t>
        </w:r>
        <w:r>
          <w:rPr>
            <w:sz w:val="22"/>
          </w:rPr>
          <w:t xml:space="preserve">Nurse Station Application receives the data and helps </w:t>
        </w:r>
        <w:r w:rsidRPr="00420F77">
          <w:rPr>
            <w:sz w:val="22"/>
          </w:rPr>
          <w:t xml:space="preserve">to visualize the current health condition of </w:t>
        </w:r>
        <w:r>
          <w:rPr>
            <w:sz w:val="22"/>
          </w:rPr>
          <w:t xml:space="preserve">the </w:t>
        </w:r>
        <w:r w:rsidRPr="00420F77">
          <w:rPr>
            <w:sz w:val="22"/>
          </w:rPr>
          <w:t>patient in real time</w:t>
        </w:r>
        <w:r>
          <w:rPr>
            <w:sz w:val="22"/>
          </w:rPr>
          <w:t>.</w:t>
        </w:r>
        <w:r w:rsidRPr="00420F77">
          <w:rPr>
            <w:sz w:val="22"/>
          </w:rPr>
          <w:t xml:space="preserve"> </w:t>
        </w:r>
      </w:ins>
    </w:p>
    <w:p w14:paraId="421B832A" w14:textId="7DA5E117" w:rsidR="00C0382A" w:rsidRDefault="00BD1E64" w:rsidP="00865087">
      <w:pPr>
        <w:spacing w:after="120"/>
        <w:ind w:left="720" w:firstLine="0"/>
        <w:rPr>
          <w:sz w:val="22"/>
        </w:rPr>
      </w:pPr>
      <w:r w:rsidRPr="00983120">
        <w:rPr>
          <w:sz w:val="22"/>
        </w:rPr>
        <w:t>The Nurse Station Application will be used to monitor the weight, position data, and trend of weight and position change on SmartMedic devices</w:t>
      </w:r>
      <w:r>
        <w:rPr>
          <w:sz w:val="22"/>
        </w:rPr>
        <w:t xml:space="preserve"> </w:t>
      </w:r>
      <w:r w:rsidRPr="00983120">
        <w:rPr>
          <w:sz w:val="22"/>
        </w:rPr>
        <w:t>safety</w:t>
      </w:r>
      <w:r>
        <w:rPr>
          <w:sz w:val="22"/>
        </w:rPr>
        <w:t>.</w:t>
      </w:r>
      <w:del w:id="973" w:author="Sai Praneetha Bhaskaruni" w:date="2022-07-12T15:33:00Z">
        <w:r w:rsidR="00C0382A" w:rsidRPr="00420F77" w:rsidDel="00865087">
          <w:rPr>
            <w:sz w:val="22"/>
          </w:rPr>
          <w:delText xml:space="preserve">SmartMedic: Nurse Station Application </w:delText>
        </w:r>
        <w:r w:rsidR="00CD7EB0" w:rsidDel="00865087">
          <w:rPr>
            <w:sz w:val="22"/>
          </w:rPr>
          <w:delText>receives</w:delText>
        </w:r>
        <w:r w:rsidR="00CD7EB0" w:rsidRPr="00420F77" w:rsidDel="00865087">
          <w:rPr>
            <w:sz w:val="22"/>
          </w:rPr>
          <w:delText xml:space="preserve"> </w:delText>
        </w:r>
        <w:r w:rsidR="00C0382A" w:rsidRPr="00420F77" w:rsidDel="00865087">
          <w:rPr>
            <w:sz w:val="22"/>
          </w:rPr>
          <w:delText>an alert for the unexpected change</w:delText>
        </w:r>
        <w:r w:rsidR="00CD012C" w:rsidDel="00865087">
          <w:rPr>
            <w:sz w:val="22"/>
          </w:rPr>
          <w:delText xml:space="preserve"> of</w:delText>
        </w:r>
        <w:r w:rsidR="00C0382A" w:rsidRPr="00420F77" w:rsidDel="00865087">
          <w:rPr>
            <w:sz w:val="22"/>
          </w:rPr>
          <w:delText xml:space="preserve"> the </w:delText>
        </w:r>
        <w:r w:rsidR="00C0382A" w:rsidRPr="00745B52" w:rsidDel="00865087">
          <w:rPr>
            <w:color w:val="FF0000"/>
            <w:sz w:val="22"/>
            <w:rPrChange w:id="974" w:author="T Londhe, Vinod (Contractor)" w:date="2022-07-09T13:51:00Z">
              <w:rPr>
                <w:sz w:val="22"/>
              </w:rPr>
            </w:rPrChange>
          </w:rPr>
          <w:delText xml:space="preserve">health vital, </w:delText>
        </w:r>
        <w:r w:rsidR="00C0382A" w:rsidRPr="00420F77" w:rsidDel="00865087">
          <w:rPr>
            <w:sz w:val="22"/>
          </w:rPr>
          <w:delText xml:space="preserve">which uses the device’s </w:delText>
        </w:r>
        <w:r w:rsidR="00CD012C" w:rsidDel="00865087">
          <w:rPr>
            <w:sz w:val="22"/>
          </w:rPr>
          <w:delText xml:space="preserve">data </w:delText>
        </w:r>
        <w:r w:rsidR="00C0382A" w:rsidRPr="00420F77" w:rsidDel="00865087">
          <w:rPr>
            <w:sz w:val="22"/>
          </w:rPr>
          <w:delText xml:space="preserve">to visualize the current health condition of </w:delText>
        </w:r>
        <w:r w:rsidR="00CD7EB0" w:rsidDel="00865087">
          <w:rPr>
            <w:sz w:val="22"/>
          </w:rPr>
          <w:delText xml:space="preserve">the </w:delText>
        </w:r>
        <w:r w:rsidR="00C0382A" w:rsidRPr="00420F77" w:rsidDel="00865087">
          <w:rPr>
            <w:sz w:val="22"/>
          </w:rPr>
          <w:delText xml:space="preserve">patient in real time to enable effective decision making for the health </w:delText>
        </w:r>
        <w:r w:rsidR="00CD7EB0" w:rsidRPr="00420F77" w:rsidDel="00865087">
          <w:rPr>
            <w:sz w:val="22"/>
          </w:rPr>
          <w:delText>person</w:delText>
        </w:r>
        <w:r w:rsidR="00CD7EB0" w:rsidDel="00865087">
          <w:rPr>
            <w:sz w:val="22"/>
          </w:rPr>
          <w:delText>ne</w:delText>
        </w:r>
        <w:r w:rsidR="00CD7EB0" w:rsidRPr="00420F77" w:rsidDel="00865087">
          <w:rPr>
            <w:sz w:val="22"/>
          </w:rPr>
          <w:delText xml:space="preserve">l </w:delText>
        </w:r>
      </w:del>
      <w:del w:id="975" w:author="Sai Praneetha Bhaskaruni" w:date="2022-03-25T15:08:00Z">
        <w:r w:rsidR="00C0382A" w:rsidRPr="00420F77" w:rsidDel="008F3B7B">
          <w:rPr>
            <w:sz w:val="22"/>
          </w:rPr>
          <w:delText>before they</w:delText>
        </w:r>
      </w:del>
      <w:del w:id="976" w:author="Sai Praneetha Bhaskaruni" w:date="2022-07-12T15:33:00Z">
        <w:r w:rsidR="00C0382A" w:rsidRPr="00420F77" w:rsidDel="00865087">
          <w:rPr>
            <w:sz w:val="22"/>
          </w:rPr>
          <w:delText xml:space="preserve"> even go into the </w:delText>
        </w:r>
      </w:del>
      <w:del w:id="977" w:author="Sai Praneetha Bhaskaruni" w:date="2022-03-25T15:06:00Z">
        <w:r w:rsidR="00C0382A" w:rsidRPr="00420F77" w:rsidDel="008F3B7B">
          <w:rPr>
            <w:sz w:val="22"/>
          </w:rPr>
          <w:delText>operating</w:delText>
        </w:r>
      </w:del>
      <w:del w:id="978" w:author="Sai Praneetha Bhaskaruni" w:date="2022-07-12T15:33:00Z">
        <w:r w:rsidR="00C0382A" w:rsidRPr="00420F77" w:rsidDel="00865087">
          <w:rPr>
            <w:sz w:val="22"/>
          </w:rPr>
          <w:delText xml:space="preserve"> room </w:delText>
        </w:r>
        <w:r w:rsidR="00CD7EB0" w:rsidDel="00865087">
          <w:rPr>
            <w:sz w:val="22"/>
          </w:rPr>
          <w:delText>for</w:delText>
        </w:r>
        <w:r w:rsidR="00CD7EB0" w:rsidRPr="00420F77" w:rsidDel="00865087">
          <w:rPr>
            <w:sz w:val="22"/>
          </w:rPr>
          <w:delText xml:space="preserve"> </w:delText>
        </w:r>
        <w:r w:rsidR="00C0382A" w:rsidRPr="00420F77" w:rsidDel="00865087">
          <w:rPr>
            <w:sz w:val="22"/>
          </w:rPr>
          <w:delText xml:space="preserve">the </w:delText>
        </w:r>
      </w:del>
      <w:del w:id="979" w:author="Sai Praneetha Bhaskaruni" w:date="2022-03-25T15:08:00Z">
        <w:r w:rsidR="00C0382A" w:rsidRPr="00420F77" w:rsidDel="008F3B7B">
          <w:rPr>
            <w:sz w:val="22"/>
          </w:rPr>
          <w:delText xml:space="preserve">daily </w:delText>
        </w:r>
      </w:del>
      <w:del w:id="980" w:author="Sai Praneetha Bhaskaruni" w:date="2022-07-12T15:33:00Z">
        <w:r w:rsidR="00C0382A" w:rsidRPr="00420F77" w:rsidDel="00865087">
          <w:rPr>
            <w:sz w:val="22"/>
          </w:rPr>
          <w:delText>health inspection</w:delText>
        </w:r>
        <w:r w:rsidR="00C0382A" w:rsidRPr="00C11DBF" w:rsidDel="00865087">
          <w:rPr>
            <w:sz w:val="22"/>
          </w:rPr>
          <w:delText>.</w:delText>
        </w:r>
      </w:del>
    </w:p>
    <w:p w14:paraId="4F9C440D" w14:textId="66C6063B" w:rsidR="00C0382A" w:rsidRPr="00C11DBF" w:rsidRDefault="00C0382A" w:rsidP="00C0382A">
      <w:pPr>
        <w:shd w:val="clear" w:color="auto" w:fill="E7E6E6" w:themeFill="background2"/>
        <w:spacing w:after="0"/>
        <w:ind w:left="720" w:firstLine="0"/>
        <w:rPr>
          <w:b/>
          <w:sz w:val="22"/>
        </w:rPr>
      </w:pPr>
      <w:r w:rsidRPr="00C11DBF">
        <w:rPr>
          <w:b/>
          <w:sz w:val="22"/>
        </w:rPr>
        <w:t>SmartMedic: Communication Networ</w:t>
      </w:r>
      <w:r>
        <w:rPr>
          <w:b/>
          <w:sz w:val="22"/>
        </w:rPr>
        <w:t>k</w:t>
      </w:r>
    </w:p>
    <w:p w14:paraId="38EB89A1" w14:textId="66C67677" w:rsidR="00C0382A" w:rsidRDefault="00C0382A" w:rsidP="00C0382A">
      <w:pPr>
        <w:spacing w:after="120"/>
        <w:ind w:left="720" w:firstLine="0"/>
        <w:rPr>
          <w:sz w:val="22"/>
        </w:rPr>
      </w:pPr>
      <w:r w:rsidRPr="00420F77">
        <w:rPr>
          <w:sz w:val="22"/>
        </w:rPr>
        <w:t xml:space="preserve">SmartMedic: </w:t>
      </w:r>
      <w:ins w:id="981" w:author="Sai Praneetha Bhaskaruni" w:date="2022-03-25T15:09:00Z">
        <w:r w:rsidR="00071A4F">
          <w:rPr>
            <w:sz w:val="22"/>
          </w:rPr>
          <w:t>C</w:t>
        </w:r>
      </w:ins>
      <w:del w:id="982" w:author="Sai Praneetha Bhaskaruni" w:date="2022-03-25T15:09:00Z">
        <w:r w:rsidRPr="00420F77" w:rsidDel="00071A4F">
          <w:rPr>
            <w:sz w:val="22"/>
          </w:rPr>
          <w:delText>c</w:delText>
        </w:r>
      </w:del>
      <w:r w:rsidRPr="00420F77">
        <w:rPr>
          <w:sz w:val="22"/>
        </w:rPr>
        <w:t xml:space="preserve">ommunication network </w:t>
      </w:r>
      <w:r w:rsidR="00CD7EB0">
        <w:rPr>
          <w:sz w:val="22"/>
        </w:rPr>
        <w:t xml:space="preserve">is </w:t>
      </w:r>
      <w:r w:rsidRPr="00420F77">
        <w:rPr>
          <w:sz w:val="22"/>
        </w:rPr>
        <w:t xml:space="preserve">used to transmit the information from </w:t>
      </w:r>
      <w:ins w:id="983" w:author="Sai Praneetha Bhaskaruni" w:date="2022-03-25T15:14:00Z">
        <w:r w:rsidR="00A048E4">
          <w:rPr>
            <w:sz w:val="22"/>
          </w:rPr>
          <w:t>hospital</w:t>
        </w:r>
        <w:r w:rsidR="00220728">
          <w:rPr>
            <w:sz w:val="22"/>
          </w:rPr>
          <w:t>’</w:t>
        </w:r>
        <w:r w:rsidR="00A048E4">
          <w:rPr>
            <w:sz w:val="22"/>
          </w:rPr>
          <w:t>s environment to cloud</w:t>
        </w:r>
      </w:ins>
      <w:del w:id="984" w:author="Sai Praneetha Bhaskaruni" w:date="2022-03-25T15:14:00Z">
        <w:r w:rsidRPr="00420F77" w:rsidDel="00A048E4">
          <w:rPr>
            <w:sz w:val="22"/>
          </w:rPr>
          <w:delText>the source to the destination</w:delText>
        </w:r>
      </w:del>
      <w:r w:rsidRPr="00420F77">
        <w:rPr>
          <w:sz w:val="22"/>
        </w:rPr>
        <w:t>.</w:t>
      </w:r>
    </w:p>
    <w:p w14:paraId="21EBC934" w14:textId="77777777" w:rsidR="00BC2B73" w:rsidRDefault="00BC2B73" w:rsidP="00BC2B73">
      <w:pPr>
        <w:ind w:firstLine="0"/>
      </w:pPr>
    </w:p>
    <w:p w14:paraId="4799021F" w14:textId="4A087310" w:rsidR="009F2B4C" w:rsidRPr="00180992" w:rsidRDefault="009F2B4C" w:rsidP="00960CBE">
      <w:pPr>
        <w:pStyle w:val="Heading1"/>
      </w:pPr>
      <w:bookmarkStart w:id="985" w:name="_Toc108268253"/>
      <w:r w:rsidRPr="00180992">
        <w:rPr>
          <w:color w:val="FCC566"/>
          <w:sz w:val="40"/>
        </w:rPr>
        <w:t>04</w:t>
      </w:r>
      <w:r w:rsidRPr="00180992">
        <w:rPr>
          <w:color w:val="FFCC66"/>
          <w:sz w:val="40"/>
        </w:rPr>
        <w:t xml:space="preserve"> </w:t>
      </w:r>
      <w:r w:rsidR="00C11DBF" w:rsidRPr="00C11DBF">
        <w:t>User Account Management</w:t>
      </w:r>
      <w:bookmarkEnd w:id="985"/>
    </w:p>
    <w:p w14:paraId="646E7648" w14:textId="02C315F0" w:rsidR="00C11DBF" w:rsidRPr="00C11DBF" w:rsidRDefault="00C11DBF" w:rsidP="00CA58F3">
      <w:pPr>
        <w:shd w:val="clear" w:color="auto" w:fill="E7E6E6" w:themeFill="background2"/>
        <w:spacing w:after="0"/>
        <w:ind w:left="118"/>
        <w:rPr>
          <w:b/>
          <w:sz w:val="22"/>
        </w:rPr>
      </w:pPr>
      <w:r w:rsidRPr="00C11DBF">
        <w:rPr>
          <w:b/>
          <w:sz w:val="22"/>
        </w:rPr>
        <w:t xml:space="preserve">SmartMedic: Tablet </w:t>
      </w:r>
    </w:p>
    <w:p w14:paraId="7553D772" w14:textId="043DF406" w:rsidR="00CA58F3" w:rsidRPr="001D5400" w:rsidRDefault="00CA58F3" w:rsidP="00CA58F3">
      <w:pPr>
        <w:spacing w:after="120"/>
        <w:ind w:left="129" w:hanging="14"/>
        <w:rPr>
          <w:sz w:val="22"/>
        </w:rPr>
      </w:pPr>
      <w:r w:rsidRPr="00CA58F3">
        <w:rPr>
          <w:b/>
          <w:i/>
          <w:sz w:val="22"/>
        </w:rPr>
        <w:t>Existing Security Features:</w:t>
      </w:r>
      <w:r>
        <w:rPr>
          <w:i/>
          <w:sz w:val="22"/>
        </w:rPr>
        <w:t xml:space="preserve"> </w:t>
      </w:r>
      <w:ins w:id="986" w:author="Sai Praneetha Bhaskaruni" w:date="2022-03-25T14:33:00Z">
        <w:r w:rsidR="008A37C9" w:rsidRPr="001D5400">
          <w:rPr>
            <w:sz w:val="22"/>
            <w:rPrChange w:id="987" w:author="Sai Praneetha Bhaskaruni" w:date="2022-03-25T14:35:00Z">
              <w:rPr/>
            </w:rPrChange>
          </w:rPr>
          <w:t>Only Stryker’s service engineer has an user account and been provided with the authorization to acces</w:t>
        </w:r>
        <w:r w:rsidR="006D4B6A" w:rsidRPr="001D5400">
          <w:rPr>
            <w:sz w:val="22"/>
            <w:rPrChange w:id="988" w:author="Sai Praneetha Bhaskaruni" w:date="2022-03-25T14:35:00Z">
              <w:rPr/>
            </w:rPrChange>
          </w:rPr>
          <w:t>s.</w:t>
        </w:r>
      </w:ins>
      <w:del w:id="989" w:author="Sai Praneetha Bhaskaruni" w:date="2022-03-25T14:33:00Z">
        <w:r w:rsidR="007558B4" w:rsidRPr="001D5400" w:rsidDel="008A37C9">
          <w:rPr>
            <w:sz w:val="22"/>
            <w:highlight w:val="yellow"/>
            <w:rPrChange w:id="990" w:author="Sai Praneetha Bhaskaruni" w:date="2022-03-25T14:35:00Z">
              <w:rPr>
                <w:sz w:val="22"/>
              </w:rPr>
            </w:rPrChange>
          </w:rPr>
          <w:delText xml:space="preserve">Only Stryker’s service engineer </w:delText>
        </w:r>
        <w:r w:rsidR="00CD7EB0" w:rsidRPr="001D5400" w:rsidDel="008A37C9">
          <w:rPr>
            <w:sz w:val="22"/>
            <w:highlight w:val="yellow"/>
            <w:rPrChange w:id="991" w:author="Sai Praneetha Bhaskaruni" w:date="2022-03-25T14:35:00Z">
              <w:rPr>
                <w:sz w:val="22"/>
              </w:rPr>
            </w:rPrChange>
          </w:rPr>
          <w:delText xml:space="preserve">is </w:delText>
        </w:r>
        <w:r w:rsidR="007558B4" w:rsidRPr="001D5400" w:rsidDel="008A37C9">
          <w:rPr>
            <w:sz w:val="22"/>
            <w:highlight w:val="yellow"/>
            <w:rPrChange w:id="992" w:author="Sai Praneetha Bhaskaruni" w:date="2022-03-25T14:35:00Z">
              <w:rPr>
                <w:sz w:val="22"/>
              </w:rPr>
            </w:rPrChange>
          </w:rPr>
          <w:delText>authorized to manage user account</w:delText>
        </w:r>
      </w:del>
    </w:p>
    <w:p w14:paraId="2C7D339D" w14:textId="0D5347E0" w:rsidR="00CA58F3" w:rsidRPr="00CA58F3" w:rsidRDefault="00CD012C" w:rsidP="00CA58F3">
      <w:pPr>
        <w:spacing w:after="120"/>
        <w:ind w:left="129" w:hanging="14"/>
        <w:rPr>
          <w:i/>
          <w:sz w:val="22"/>
        </w:rPr>
      </w:pPr>
      <w:r>
        <w:rPr>
          <w:b/>
          <w:i/>
          <w:sz w:val="22"/>
        </w:rPr>
        <w:t>Recommendation for customer (HDO)</w:t>
      </w:r>
      <w:r w:rsidR="00CA58F3" w:rsidRPr="00CA58F3">
        <w:rPr>
          <w:b/>
          <w:i/>
          <w:sz w:val="22"/>
        </w:rPr>
        <w:t>:</w:t>
      </w:r>
      <w:r w:rsidR="00CA58F3" w:rsidRPr="00CA58F3">
        <w:t xml:space="preserve"> </w:t>
      </w:r>
      <w:r w:rsidR="00CA58F3" w:rsidRPr="00F26D63">
        <w:rPr>
          <w:sz w:val="22"/>
          <w:rPrChange w:id="993" w:author="Sai Praneetha Bhaskaruni" w:date="2022-03-25T14:35:00Z">
            <w:rPr/>
          </w:rPrChange>
        </w:rPr>
        <w:t xml:space="preserve">No </w:t>
      </w:r>
      <w:r w:rsidR="00CA58F3" w:rsidRPr="00F26D63">
        <w:rPr>
          <w:sz w:val="22"/>
        </w:rPr>
        <w:t xml:space="preserve">user account management by </w:t>
      </w:r>
      <w:r w:rsidR="00AA3C1A" w:rsidRPr="00F26D63">
        <w:rPr>
          <w:sz w:val="22"/>
        </w:rPr>
        <w:t>HDO/hospital staff</w:t>
      </w:r>
      <w:r w:rsidR="00CA58F3" w:rsidRPr="00F26D63">
        <w:rPr>
          <w:sz w:val="22"/>
        </w:rPr>
        <w:t>.</w:t>
      </w:r>
    </w:p>
    <w:p w14:paraId="6C028984" w14:textId="21D9C643" w:rsidR="00C11DBF" w:rsidRPr="00C11DBF" w:rsidRDefault="00C11DBF" w:rsidP="00CA58F3">
      <w:pPr>
        <w:shd w:val="clear" w:color="auto" w:fill="E7E6E6" w:themeFill="background2"/>
        <w:spacing w:after="0"/>
        <w:ind w:left="118"/>
        <w:rPr>
          <w:b/>
          <w:sz w:val="22"/>
        </w:rPr>
      </w:pPr>
      <w:r w:rsidRPr="00C11DBF">
        <w:rPr>
          <w:b/>
          <w:sz w:val="22"/>
        </w:rPr>
        <w:t xml:space="preserve">SmartMedic: Nurse Station Application </w:t>
      </w:r>
    </w:p>
    <w:p w14:paraId="06F7C2BD" w14:textId="7F59E478" w:rsidR="00CA58F3" w:rsidRPr="00CA58F3" w:rsidRDefault="00CA58F3" w:rsidP="00CA58F3">
      <w:pPr>
        <w:spacing w:after="120"/>
        <w:ind w:left="129" w:hanging="14"/>
        <w:rPr>
          <w:sz w:val="22"/>
        </w:rPr>
      </w:pPr>
      <w:r w:rsidRPr="00530651">
        <w:rPr>
          <w:b/>
          <w:i/>
          <w:sz w:val="22"/>
        </w:rPr>
        <w:t>Existing Security Features:</w:t>
      </w:r>
      <w:r w:rsidRPr="00CA58F3">
        <w:rPr>
          <w:sz w:val="22"/>
        </w:rPr>
        <w:t xml:space="preserve"> </w:t>
      </w:r>
      <w:ins w:id="994" w:author="Sai Praneetha Bhaskaruni" w:date="2022-03-25T14:34:00Z">
        <w:r w:rsidR="00634B13" w:rsidRPr="001D5400">
          <w:rPr>
            <w:sz w:val="22"/>
            <w:rPrChange w:id="995" w:author="Sai Praneetha Bhaskaruni" w:date="2022-03-25T14:35:00Z">
              <w:rPr/>
            </w:rPrChange>
          </w:rPr>
          <w:t>HDO/hospital staff has an user account and been provided with the authorization to access</w:t>
        </w:r>
      </w:ins>
      <w:del w:id="996" w:author="Sai Praneetha Bhaskaruni" w:date="2022-03-25T14:34:00Z">
        <w:r w:rsidR="00AA3C1A" w:rsidRPr="001D5400" w:rsidDel="00634B13">
          <w:rPr>
            <w:sz w:val="22"/>
          </w:rPr>
          <w:delText xml:space="preserve">HDO/hospital staff </w:delText>
        </w:r>
        <w:r w:rsidR="00E924E7" w:rsidRPr="001D5400" w:rsidDel="00634B13">
          <w:rPr>
            <w:sz w:val="22"/>
          </w:rPr>
          <w:delText xml:space="preserve">is </w:delText>
        </w:r>
        <w:r w:rsidR="00530651" w:rsidRPr="001D5400" w:rsidDel="00634B13">
          <w:rPr>
            <w:sz w:val="22"/>
          </w:rPr>
          <w:delText xml:space="preserve">only authorized to </w:delText>
        </w:r>
        <w:r w:rsidR="000F24D0" w:rsidRPr="001D5400" w:rsidDel="00634B13">
          <w:rPr>
            <w:sz w:val="22"/>
          </w:rPr>
          <w:delText>manage the user account on</w:delText>
        </w:r>
        <w:r w:rsidR="00530651" w:rsidRPr="001D5400" w:rsidDel="00634B13">
          <w:rPr>
            <w:sz w:val="22"/>
          </w:rPr>
          <w:delText xml:space="preserve"> the Nurse Station web application</w:delText>
        </w:r>
      </w:del>
      <w:r w:rsidR="00530651" w:rsidRPr="001D5400">
        <w:rPr>
          <w:sz w:val="22"/>
        </w:rPr>
        <w:t xml:space="preserve">. </w:t>
      </w:r>
      <w:ins w:id="997" w:author="Sai Praneetha Bhaskaruni" w:date="2022-03-25T14:35:00Z">
        <w:r w:rsidR="00A806A0" w:rsidRPr="001D5400">
          <w:rPr>
            <w:sz w:val="22"/>
            <w:rPrChange w:id="998" w:author="Sai Praneetha Bhaskaruni" w:date="2022-03-25T14:35:00Z">
              <w:rPr/>
            </w:rPrChange>
          </w:rPr>
          <w:t>Stryker provides the unique authentication credentials for the same.</w:t>
        </w:r>
      </w:ins>
      <w:del w:id="999" w:author="Sai Praneetha Bhaskaruni" w:date="2022-03-25T14:35:00Z">
        <w:r w:rsidR="00530651" w:rsidRPr="00385939" w:rsidDel="00A806A0">
          <w:rPr>
            <w:sz w:val="22"/>
            <w:highlight w:val="yellow"/>
            <w:rPrChange w:id="1000" w:author="Sai Praneetha Bhaskaruni" w:date="2022-03-24T09:35:00Z">
              <w:rPr>
                <w:sz w:val="22"/>
              </w:rPr>
            </w:rPrChange>
          </w:rPr>
          <w:delText>Stryker will provide the personal authentication credential</w:delText>
        </w:r>
        <w:r w:rsidR="00E924E7" w:rsidRPr="00385939" w:rsidDel="00A806A0">
          <w:rPr>
            <w:sz w:val="22"/>
            <w:highlight w:val="yellow"/>
            <w:rPrChange w:id="1001" w:author="Sai Praneetha Bhaskaruni" w:date="2022-03-24T09:35:00Z">
              <w:rPr>
                <w:sz w:val="22"/>
              </w:rPr>
            </w:rPrChange>
          </w:rPr>
          <w:delText>s</w:delText>
        </w:r>
        <w:r w:rsidR="00530651" w:rsidRPr="00385939" w:rsidDel="00A806A0">
          <w:rPr>
            <w:sz w:val="22"/>
            <w:highlight w:val="yellow"/>
            <w:rPrChange w:id="1002" w:author="Sai Praneetha Bhaskaruni" w:date="2022-03-24T09:35:00Z">
              <w:rPr>
                <w:sz w:val="22"/>
              </w:rPr>
            </w:rPrChange>
          </w:rPr>
          <w:delText xml:space="preserve"> for the same.</w:delText>
        </w:r>
      </w:del>
    </w:p>
    <w:p w14:paraId="69F1C9B7" w14:textId="6EB79AA4" w:rsidR="00CA58F3" w:rsidRDefault="00CD012C" w:rsidP="00CA58F3">
      <w:pPr>
        <w:spacing w:after="120"/>
        <w:ind w:left="129" w:hanging="14"/>
        <w:rPr>
          <w:sz w:val="22"/>
        </w:rPr>
      </w:pPr>
      <w:r>
        <w:rPr>
          <w:b/>
          <w:i/>
          <w:sz w:val="22"/>
        </w:rPr>
        <w:t>Recommendation for customer (HDO)</w:t>
      </w:r>
      <w:r w:rsidR="00CA58F3" w:rsidRPr="00530651">
        <w:rPr>
          <w:b/>
          <w:i/>
          <w:sz w:val="22"/>
        </w:rPr>
        <w:t>:</w:t>
      </w:r>
      <w:r w:rsidR="00CA58F3" w:rsidRPr="00CA58F3">
        <w:rPr>
          <w:sz w:val="22"/>
        </w:rPr>
        <w:t xml:space="preserve"> No user account management by customer</w:t>
      </w:r>
      <w:ins w:id="1003" w:author="Sai Praneetha Bhaskaruni" w:date="2022-03-24T09:35:00Z">
        <w:r w:rsidR="00385939">
          <w:rPr>
            <w:sz w:val="22"/>
          </w:rPr>
          <w:t xml:space="preserve"> (HDO)</w:t>
        </w:r>
      </w:ins>
      <w:r w:rsidR="00CA58F3" w:rsidRPr="00CA58F3">
        <w:rPr>
          <w:sz w:val="22"/>
        </w:rPr>
        <w:t>.</w:t>
      </w:r>
      <w:r w:rsidR="00530651" w:rsidRPr="00530651">
        <w:t xml:space="preserve"> </w:t>
      </w:r>
      <w:r w:rsidR="00530651" w:rsidRPr="00530651">
        <w:rPr>
          <w:sz w:val="22"/>
        </w:rPr>
        <w:t>Stryker’s customer can access the Nurse Station web application using the credentials provided by Stryker</w:t>
      </w:r>
      <w:r w:rsidR="00530651">
        <w:rPr>
          <w:sz w:val="22"/>
        </w:rPr>
        <w:t>.</w:t>
      </w:r>
    </w:p>
    <w:p w14:paraId="37CFDE5B" w14:textId="35DFB66D" w:rsidR="00530651" w:rsidRPr="00180992" w:rsidRDefault="00530651" w:rsidP="00960CBE">
      <w:pPr>
        <w:pStyle w:val="Heading1"/>
      </w:pPr>
      <w:bookmarkStart w:id="1004" w:name="_Toc108268254"/>
      <w:r>
        <w:rPr>
          <w:color w:val="FCC566"/>
          <w:sz w:val="40"/>
        </w:rPr>
        <w:t>05</w:t>
      </w:r>
      <w:r w:rsidRPr="00180992">
        <w:rPr>
          <w:color w:val="FFCC66"/>
          <w:sz w:val="40"/>
        </w:rPr>
        <w:t xml:space="preserve"> </w:t>
      </w:r>
      <w:r w:rsidRPr="00530651">
        <w:t>Access control policy and management</w:t>
      </w:r>
      <w:bookmarkEnd w:id="1004"/>
    </w:p>
    <w:p w14:paraId="4A8023B0" w14:textId="5FC384C2" w:rsidR="00530651" w:rsidRPr="00C11DBF" w:rsidRDefault="00530651" w:rsidP="00530651">
      <w:pPr>
        <w:shd w:val="clear" w:color="auto" w:fill="E7E6E6" w:themeFill="background2"/>
        <w:spacing w:after="0"/>
        <w:ind w:left="118"/>
        <w:rPr>
          <w:b/>
          <w:sz w:val="22"/>
        </w:rPr>
      </w:pPr>
      <w:r w:rsidRPr="00C11DBF">
        <w:rPr>
          <w:b/>
          <w:sz w:val="22"/>
        </w:rPr>
        <w:t>SmartMedic Solution Component</w:t>
      </w:r>
      <w:ins w:id="1005" w:author="Sai Praneetha Bhaskaruni" w:date="2022-03-24T09:37:00Z">
        <w:r w:rsidR="008F26EB">
          <w:rPr>
            <w:b/>
            <w:sz w:val="22"/>
          </w:rPr>
          <w:t>s</w:t>
        </w:r>
      </w:ins>
      <w:r w:rsidRPr="00C11DBF">
        <w:rPr>
          <w:b/>
          <w:sz w:val="22"/>
        </w:rPr>
        <w:t>: Device</w:t>
      </w:r>
      <w:r w:rsidR="00360833">
        <w:rPr>
          <w:b/>
          <w:sz w:val="22"/>
        </w:rPr>
        <w:t>,</w:t>
      </w:r>
      <w:r w:rsidR="001B0076">
        <w:rPr>
          <w:b/>
          <w:sz w:val="22"/>
        </w:rPr>
        <w:t xml:space="preserve"> Tablet</w:t>
      </w:r>
      <w:r w:rsidR="00360833" w:rsidRPr="00360833">
        <w:t xml:space="preserve"> </w:t>
      </w:r>
      <w:r w:rsidR="00360833" w:rsidRPr="00360833">
        <w:rPr>
          <w:b/>
        </w:rPr>
        <w:t xml:space="preserve">and </w:t>
      </w:r>
      <w:r w:rsidR="00360833" w:rsidRPr="00360833">
        <w:rPr>
          <w:b/>
          <w:sz w:val="22"/>
        </w:rPr>
        <w:t>Nurse Station Application</w:t>
      </w:r>
    </w:p>
    <w:p w14:paraId="34135E04" w14:textId="77777777" w:rsidR="00514449" w:rsidRPr="00514449" w:rsidRDefault="00530651" w:rsidP="00514449">
      <w:pPr>
        <w:spacing w:after="120"/>
        <w:ind w:left="129" w:hanging="14"/>
        <w:rPr>
          <w:ins w:id="1006" w:author="Sai Praneetha Bhaskaruni" w:date="2022-03-25T14:37:00Z"/>
          <w:sz w:val="22"/>
          <w:rPrChange w:id="1007" w:author="Sai Praneetha Bhaskaruni" w:date="2022-03-25T14:37:00Z">
            <w:rPr>
              <w:ins w:id="1008" w:author="Sai Praneetha Bhaskaruni" w:date="2022-03-25T14:37:00Z"/>
            </w:rPr>
          </w:rPrChange>
        </w:rPr>
      </w:pPr>
      <w:r w:rsidRPr="00CA58F3">
        <w:rPr>
          <w:b/>
          <w:i/>
          <w:sz w:val="22"/>
        </w:rPr>
        <w:t>Existing Security Features:</w:t>
      </w:r>
      <w:r>
        <w:rPr>
          <w:i/>
          <w:sz w:val="22"/>
        </w:rPr>
        <w:t xml:space="preserve"> </w:t>
      </w:r>
      <w:ins w:id="1009" w:author="Sai Praneetha Bhaskaruni" w:date="2022-03-25T14:36:00Z">
        <w:r w:rsidR="00F26D63" w:rsidRPr="003A467C">
          <w:rPr>
            <w:sz w:val="22"/>
            <w:rPrChange w:id="1010" w:author="Sai Praneetha Bhaskaruni" w:date="2022-03-25T14:37:00Z">
              <w:rPr/>
            </w:rPrChange>
          </w:rPr>
          <w:t>Only Stryker’s service engineer has authorization to access the Smart Medic solutions components (device, tablet) whenever needed, at the time of maintenance</w:t>
        </w:r>
      </w:ins>
      <w:del w:id="1011" w:author="Sai Praneetha Bhaskaruni" w:date="2022-03-25T14:36:00Z">
        <w:r w:rsidRPr="003A467C" w:rsidDel="00F26D63">
          <w:rPr>
            <w:sz w:val="22"/>
            <w:highlight w:val="yellow"/>
            <w:rPrChange w:id="1012" w:author="Sai Praneetha Bhaskaruni" w:date="2022-03-25T14:37:00Z">
              <w:rPr>
                <w:sz w:val="22"/>
              </w:rPr>
            </w:rPrChange>
          </w:rPr>
          <w:delText xml:space="preserve">Only Stryker’s service engineer </w:delText>
        </w:r>
        <w:r w:rsidR="00E924E7" w:rsidRPr="003A467C" w:rsidDel="00F26D63">
          <w:rPr>
            <w:sz w:val="22"/>
            <w:highlight w:val="yellow"/>
            <w:rPrChange w:id="1013" w:author="Sai Praneetha Bhaskaruni" w:date="2022-03-25T14:37:00Z">
              <w:rPr>
                <w:sz w:val="22"/>
              </w:rPr>
            </w:rPrChange>
          </w:rPr>
          <w:delText xml:space="preserve">is </w:delText>
        </w:r>
        <w:r w:rsidRPr="003A467C" w:rsidDel="00F26D63">
          <w:rPr>
            <w:sz w:val="22"/>
            <w:highlight w:val="yellow"/>
            <w:rPrChange w:id="1014" w:author="Sai Praneetha Bhaskaruni" w:date="2022-03-25T14:37:00Z">
              <w:rPr>
                <w:sz w:val="22"/>
              </w:rPr>
            </w:rPrChange>
          </w:rPr>
          <w:delText xml:space="preserve">authorized </w:delText>
        </w:r>
        <w:r w:rsidR="000F24D0" w:rsidRPr="003A467C" w:rsidDel="00F26D63">
          <w:rPr>
            <w:sz w:val="22"/>
            <w:highlight w:val="yellow"/>
            <w:rPrChange w:id="1015" w:author="Sai Praneetha Bhaskaruni" w:date="2022-03-25T14:37:00Z">
              <w:rPr>
                <w:sz w:val="22"/>
              </w:rPr>
            </w:rPrChange>
          </w:rPr>
          <w:delText xml:space="preserve">to </w:delText>
        </w:r>
        <w:r w:rsidRPr="003A467C" w:rsidDel="00F26D63">
          <w:rPr>
            <w:sz w:val="22"/>
            <w:highlight w:val="yellow"/>
            <w:rPrChange w:id="1016" w:author="Sai Praneetha Bhaskaruni" w:date="2022-03-25T14:37:00Z">
              <w:rPr>
                <w:sz w:val="22"/>
              </w:rPr>
            </w:rPrChange>
          </w:rPr>
          <w:delText>access the</w:delText>
        </w:r>
        <w:r w:rsidR="00360833" w:rsidRPr="003A467C" w:rsidDel="00F26D63">
          <w:rPr>
            <w:sz w:val="22"/>
            <w:highlight w:val="yellow"/>
            <w:rPrChange w:id="1017" w:author="Sai Praneetha Bhaskaruni" w:date="2022-03-25T14:37:00Z">
              <w:rPr>
                <w:sz w:val="22"/>
              </w:rPr>
            </w:rPrChange>
          </w:rPr>
          <w:delText xml:space="preserve"> SmartMedic solutions component</w:delText>
        </w:r>
        <w:r w:rsidR="003D3346" w:rsidRPr="003A467C" w:rsidDel="00F26D63">
          <w:rPr>
            <w:sz w:val="22"/>
            <w:highlight w:val="yellow"/>
            <w:rPrChange w:id="1018" w:author="Sai Praneetha Bhaskaruni" w:date="2022-03-25T14:37:00Z">
              <w:rPr>
                <w:sz w:val="22"/>
              </w:rPr>
            </w:rPrChange>
          </w:rPr>
          <w:delText xml:space="preserve"> w</w:delText>
        </w:r>
        <w:r w:rsidRPr="003A467C" w:rsidDel="00F26D63">
          <w:rPr>
            <w:sz w:val="22"/>
            <w:highlight w:val="yellow"/>
            <w:rPrChange w:id="1019" w:author="Sai Praneetha Bhaskaruni" w:date="2022-03-25T14:37:00Z">
              <w:rPr>
                <w:sz w:val="22"/>
              </w:rPr>
            </w:rPrChange>
          </w:rPr>
          <w:delText>henever needed</w:delText>
        </w:r>
        <w:r w:rsidR="003D3346" w:rsidRPr="003A467C" w:rsidDel="00F26D63">
          <w:rPr>
            <w:sz w:val="22"/>
            <w:highlight w:val="yellow"/>
            <w:rPrChange w:id="1020" w:author="Sai Praneetha Bhaskaruni" w:date="2022-03-25T14:37:00Z">
              <w:rPr>
                <w:sz w:val="22"/>
              </w:rPr>
            </w:rPrChange>
          </w:rPr>
          <w:delText>,</w:delText>
        </w:r>
        <w:r w:rsidRPr="003A467C" w:rsidDel="00F26D63">
          <w:rPr>
            <w:sz w:val="22"/>
            <w:highlight w:val="yellow"/>
            <w:rPrChange w:id="1021" w:author="Sai Praneetha Bhaskaruni" w:date="2022-03-25T14:37:00Z">
              <w:rPr>
                <w:sz w:val="22"/>
              </w:rPr>
            </w:rPrChange>
          </w:rPr>
          <w:delText xml:space="preserve"> at the time of maintenance</w:delText>
        </w:r>
      </w:del>
      <w:r w:rsidRPr="003A467C">
        <w:rPr>
          <w:sz w:val="22"/>
        </w:rPr>
        <w:t>.</w:t>
      </w:r>
      <w:r w:rsidR="001B0076" w:rsidRPr="001B0076">
        <w:t xml:space="preserve"> </w:t>
      </w:r>
      <w:r w:rsidR="001B0076" w:rsidRPr="001B0076">
        <w:rPr>
          <w:sz w:val="22"/>
        </w:rPr>
        <w:t>T</w:t>
      </w:r>
      <w:r w:rsidR="003D3346">
        <w:rPr>
          <w:sz w:val="22"/>
        </w:rPr>
        <w:t>he t</w:t>
      </w:r>
      <w:r w:rsidR="001B0076" w:rsidRPr="001B0076">
        <w:rPr>
          <w:sz w:val="22"/>
        </w:rPr>
        <w:t xml:space="preserve">ablet is placed inside </w:t>
      </w:r>
      <w:r w:rsidR="003D3346">
        <w:rPr>
          <w:sz w:val="22"/>
        </w:rPr>
        <w:t xml:space="preserve">an </w:t>
      </w:r>
      <w:r w:rsidR="001B0076" w:rsidRPr="001B0076">
        <w:rPr>
          <w:sz w:val="22"/>
        </w:rPr>
        <w:t xml:space="preserve">enclosure. Access to </w:t>
      </w:r>
      <w:r w:rsidR="00D62C16">
        <w:rPr>
          <w:sz w:val="22"/>
        </w:rPr>
        <w:t xml:space="preserve">the </w:t>
      </w:r>
      <w:r w:rsidR="001B0076" w:rsidRPr="001B0076">
        <w:rPr>
          <w:sz w:val="22"/>
        </w:rPr>
        <w:t>tablet is only provided to Stryker Service Personnel</w:t>
      </w:r>
      <w:r w:rsidR="00D62C16">
        <w:rPr>
          <w:sz w:val="22"/>
        </w:rPr>
        <w:t>.</w:t>
      </w:r>
      <w:r w:rsidR="00360833" w:rsidRPr="00360833">
        <w:t xml:space="preserve"> </w:t>
      </w:r>
      <w:r w:rsidR="00360833" w:rsidRPr="00360833">
        <w:rPr>
          <w:sz w:val="22"/>
        </w:rPr>
        <w:t xml:space="preserve">Stryker’s customer </w:t>
      </w:r>
      <w:r w:rsidR="00D62C16">
        <w:rPr>
          <w:sz w:val="22"/>
        </w:rPr>
        <w:t xml:space="preserve">is </w:t>
      </w:r>
      <w:r w:rsidR="00360833" w:rsidRPr="00360833">
        <w:rPr>
          <w:sz w:val="22"/>
        </w:rPr>
        <w:t xml:space="preserve">only authorized to access the Nurse Station web application. </w:t>
      </w:r>
      <w:ins w:id="1022" w:author="Sai Praneetha Bhaskaruni" w:date="2022-03-25T14:37:00Z">
        <w:r w:rsidR="00514449" w:rsidRPr="00514449">
          <w:rPr>
            <w:sz w:val="22"/>
            <w:rPrChange w:id="1023" w:author="Sai Praneetha Bhaskaruni" w:date="2022-03-25T14:37:00Z">
              <w:rPr/>
            </w:rPrChange>
          </w:rPr>
          <w:t>Stryker provides the personnel with authentication credentials for the same.</w:t>
        </w:r>
      </w:ins>
    </w:p>
    <w:p w14:paraId="000AF734" w14:textId="660A9445" w:rsidR="00530651" w:rsidDel="00514449" w:rsidRDefault="00360833" w:rsidP="00530651">
      <w:pPr>
        <w:spacing w:after="120"/>
        <w:ind w:left="129" w:hanging="14"/>
        <w:rPr>
          <w:del w:id="1024" w:author="Sai Praneetha Bhaskaruni" w:date="2022-03-25T14:37:00Z"/>
          <w:sz w:val="22"/>
        </w:rPr>
      </w:pPr>
      <w:del w:id="1025" w:author="Sai Praneetha Bhaskaruni" w:date="2022-03-25T14:37:00Z">
        <w:r w:rsidRPr="006841B5" w:rsidDel="00514449">
          <w:rPr>
            <w:sz w:val="22"/>
            <w:highlight w:val="yellow"/>
            <w:rPrChange w:id="1026" w:author="Sai Praneetha Bhaskaruni" w:date="2022-03-23T16:37:00Z">
              <w:rPr>
                <w:sz w:val="22"/>
              </w:rPr>
            </w:rPrChange>
          </w:rPr>
          <w:delText xml:space="preserve">Stryker will provide the </w:delText>
        </w:r>
        <w:r w:rsidR="00D62C16" w:rsidRPr="006841B5" w:rsidDel="00514449">
          <w:rPr>
            <w:sz w:val="22"/>
            <w:highlight w:val="yellow"/>
            <w:rPrChange w:id="1027" w:author="Sai Praneetha Bhaskaruni" w:date="2022-03-23T16:37:00Z">
              <w:rPr>
                <w:sz w:val="22"/>
              </w:rPr>
            </w:rPrChange>
          </w:rPr>
          <w:delText>personnel</w:delText>
        </w:r>
        <w:r w:rsidR="00D62C16" w:rsidRPr="00360833" w:rsidDel="00514449">
          <w:rPr>
            <w:sz w:val="22"/>
          </w:rPr>
          <w:delText xml:space="preserve"> </w:delText>
        </w:r>
        <w:r w:rsidR="00D62C16" w:rsidDel="00514449">
          <w:rPr>
            <w:sz w:val="22"/>
          </w:rPr>
          <w:delText xml:space="preserve">with </w:delText>
        </w:r>
        <w:r w:rsidRPr="00360833" w:rsidDel="00514449">
          <w:rPr>
            <w:sz w:val="22"/>
          </w:rPr>
          <w:delText>authentication credential</w:delText>
        </w:r>
        <w:r w:rsidR="00D62C16" w:rsidDel="00514449">
          <w:rPr>
            <w:sz w:val="22"/>
          </w:rPr>
          <w:delText>s</w:delText>
        </w:r>
        <w:r w:rsidRPr="00360833" w:rsidDel="00514449">
          <w:rPr>
            <w:sz w:val="22"/>
          </w:rPr>
          <w:delText xml:space="preserve"> for the same.</w:delText>
        </w:r>
      </w:del>
    </w:p>
    <w:p w14:paraId="1264DC6B" w14:textId="1473AAB6" w:rsidR="00530651" w:rsidRDefault="00CD012C" w:rsidP="00530651">
      <w:pPr>
        <w:spacing w:after="120"/>
        <w:ind w:left="129" w:hanging="14"/>
        <w:rPr>
          <w:sz w:val="22"/>
        </w:rPr>
      </w:pPr>
      <w:r>
        <w:rPr>
          <w:b/>
          <w:i/>
          <w:sz w:val="22"/>
        </w:rPr>
        <w:t>Recommendation for customer (HDO)</w:t>
      </w:r>
      <w:r w:rsidR="00530651" w:rsidRPr="00530651">
        <w:rPr>
          <w:b/>
          <w:i/>
          <w:sz w:val="22"/>
        </w:rPr>
        <w:t>:</w:t>
      </w:r>
      <w:r w:rsidR="00530651" w:rsidRPr="00CA58F3">
        <w:rPr>
          <w:sz w:val="22"/>
        </w:rPr>
        <w:t xml:space="preserve"> </w:t>
      </w:r>
      <w:r w:rsidR="00530651" w:rsidRPr="00530651">
        <w:rPr>
          <w:sz w:val="22"/>
        </w:rPr>
        <w:t>Stryker’s customer can access the Nurse Station web application using the credentials provided by Stryker</w:t>
      </w:r>
      <w:r w:rsidR="00530651">
        <w:rPr>
          <w:sz w:val="22"/>
        </w:rPr>
        <w:t>.</w:t>
      </w:r>
      <w:r w:rsidR="001B0076" w:rsidRPr="001B0076">
        <w:t xml:space="preserve"> </w:t>
      </w:r>
      <w:r w:rsidR="001B0076" w:rsidRPr="001B0076">
        <w:rPr>
          <w:sz w:val="22"/>
        </w:rPr>
        <w:t xml:space="preserve">The management of physical security aspects of the HDO's IT system, networks and other configuration items is a key responsibility of the HDO's </w:t>
      </w:r>
      <w:del w:id="1028" w:author="Sai Praneetha Bhaskaruni" w:date="2022-03-25T14:37:00Z">
        <w:r w:rsidR="001B0076" w:rsidRPr="001B0076" w:rsidDel="004E4A36">
          <w:rPr>
            <w:sz w:val="22"/>
          </w:rPr>
          <w:delText xml:space="preserve"> </w:delText>
        </w:r>
      </w:del>
      <w:r w:rsidR="001B0076" w:rsidRPr="001B0076">
        <w:rPr>
          <w:sz w:val="22"/>
        </w:rPr>
        <w:t>IT network management.</w:t>
      </w:r>
    </w:p>
    <w:p w14:paraId="0A5AA556" w14:textId="77777777" w:rsidR="000F24D0" w:rsidRDefault="000F24D0" w:rsidP="00C335C4">
      <w:pPr>
        <w:spacing w:after="0"/>
        <w:ind w:left="129" w:hanging="14"/>
        <w:rPr>
          <w:sz w:val="22"/>
        </w:rPr>
      </w:pPr>
    </w:p>
    <w:p w14:paraId="627801FF" w14:textId="08588887" w:rsidR="000F24D0" w:rsidRPr="00180992" w:rsidRDefault="000F24D0" w:rsidP="00960CBE">
      <w:pPr>
        <w:pStyle w:val="Heading1"/>
      </w:pPr>
      <w:bookmarkStart w:id="1029" w:name="_Toc108268255"/>
      <w:r>
        <w:rPr>
          <w:color w:val="FCC566"/>
          <w:sz w:val="40"/>
        </w:rPr>
        <w:t>06</w:t>
      </w:r>
      <w:r w:rsidRPr="00180992">
        <w:rPr>
          <w:color w:val="FFCC66"/>
          <w:sz w:val="40"/>
        </w:rPr>
        <w:t xml:space="preserve"> </w:t>
      </w:r>
      <w:r w:rsidRPr="000F24D0">
        <w:t xml:space="preserve">Security </w:t>
      </w:r>
      <w:r w:rsidR="00EA0403" w:rsidRPr="000F24D0">
        <w:t>Awareness Training</w:t>
      </w:r>
      <w:bookmarkEnd w:id="1029"/>
    </w:p>
    <w:p w14:paraId="39B3EAFA" w14:textId="078D8AF3" w:rsidR="000F24D0" w:rsidRPr="00C11DBF" w:rsidRDefault="000F24D0" w:rsidP="000F24D0">
      <w:pPr>
        <w:shd w:val="clear" w:color="auto" w:fill="E7E6E6" w:themeFill="background2"/>
        <w:spacing w:after="0"/>
        <w:ind w:left="118"/>
        <w:rPr>
          <w:b/>
          <w:sz w:val="22"/>
        </w:rPr>
      </w:pPr>
      <w:r w:rsidRPr="00C11DBF">
        <w:rPr>
          <w:b/>
          <w:sz w:val="22"/>
        </w:rPr>
        <w:t>SmartMedic Solution Component</w:t>
      </w:r>
      <w:ins w:id="1030" w:author="Sai Praneetha Bhaskaruni" w:date="2022-03-24T09:42:00Z">
        <w:r w:rsidR="00566E16">
          <w:rPr>
            <w:b/>
            <w:sz w:val="22"/>
          </w:rPr>
          <w:t>s</w:t>
        </w:r>
      </w:ins>
      <w:r w:rsidRPr="00C11DBF">
        <w:rPr>
          <w:b/>
          <w:sz w:val="22"/>
        </w:rPr>
        <w:t xml:space="preserve">: </w:t>
      </w:r>
      <w:r w:rsidR="00EA0403" w:rsidRPr="00C11DBF">
        <w:rPr>
          <w:b/>
          <w:sz w:val="22"/>
        </w:rPr>
        <w:t>Device</w:t>
      </w:r>
      <w:r w:rsidR="00EA0403">
        <w:t>,</w:t>
      </w:r>
      <w:r w:rsidR="00EA0403" w:rsidRPr="00EA0403">
        <w:rPr>
          <w:b/>
          <w:sz w:val="22"/>
        </w:rPr>
        <w:t xml:space="preserve"> Tablet and Nurse Station Application</w:t>
      </w:r>
    </w:p>
    <w:p w14:paraId="2FAEEE2E" w14:textId="7AE6014B" w:rsidR="000F24D0" w:rsidRPr="00D91131" w:rsidDel="004F78D0" w:rsidRDefault="00CD012C" w:rsidP="000F24D0">
      <w:pPr>
        <w:spacing w:after="120"/>
        <w:ind w:left="129" w:hanging="14"/>
        <w:rPr>
          <w:del w:id="1031" w:author="Sai Praneetha Bhaskaruni" w:date="2022-03-25T14:38:00Z"/>
          <w:sz w:val="22"/>
          <w:rPrChange w:id="1032" w:author="Sai Praneetha Bhaskaruni" w:date="2022-03-25T14:38:00Z">
            <w:rPr>
              <w:del w:id="1033" w:author="Sai Praneetha Bhaskaruni" w:date="2022-03-25T14:38:00Z"/>
            </w:rPr>
          </w:rPrChange>
        </w:rPr>
      </w:pPr>
      <w:r>
        <w:rPr>
          <w:b/>
          <w:i/>
          <w:sz w:val="22"/>
        </w:rPr>
        <w:t>Recommendation for customer (HDO)</w:t>
      </w:r>
      <w:r w:rsidR="000F24D0" w:rsidRPr="00CA58F3">
        <w:rPr>
          <w:b/>
          <w:i/>
          <w:sz w:val="22"/>
        </w:rPr>
        <w:t>:</w:t>
      </w:r>
      <w:r w:rsidR="000F24D0" w:rsidRPr="00CA58F3">
        <w:t xml:space="preserve"> </w:t>
      </w:r>
      <w:r w:rsidR="000F24D0" w:rsidRPr="00D91131">
        <w:rPr>
          <w:sz w:val="22"/>
          <w:rPrChange w:id="1034" w:author="Sai Praneetha Bhaskaruni" w:date="2022-03-25T14:38:00Z">
            <w:rPr/>
          </w:rPrChange>
        </w:rPr>
        <w:t>C</w:t>
      </w:r>
      <w:r w:rsidR="000F24D0" w:rsidRPr="00D91131">
        <w:rPr>
          <w:sz w:val="22"/>
        </w:rPr>
        <w:t>ustomer</w:t>
      </w:r>
      <w:ins w:id="1035" w:author="Sai Praneetha Bhaskaruni" w:date="2022-03-24T09:52:00Z">
        <w:r w:rsidR="000C3E6F" w:rsidRPr="00D91131">
          <w:rPr>
            <w:sz w:val="22"/>
          </w:rPr>
          <w:t xml:space="preserve"> (HDO</w:t>
        </w:r>
      </w:ins>
      <w:ins w:id="1036" w:author="Sai Praneetha Bhaskaruni" w:date="2022-03-24T09:53:00Z">
        <w:r w:rsidR="000C3E6F" w:rsidRPr="00D91131">
          <w:rPr>
            <w:sz w:val="22"/>
          </w:rPr>
          <w:t>s</w:t>
        </w:r>
      </w:ins>
      <w:ins w:id="1037" w:author="Sai Praneetha Bhaskaruni" w:date="2022-03-24T09:52:00Z">
        <w:r w:rsidR="000C3E6F" w:rsidRPr="00D91131">
          <w:rPr>
            <w:sz w:val="22"/>
          </w:rPr>
          <w:t xml:space="preserve">) </w:t>
        </w:r>
      </w:ins>
      <w:ins w:id="1038" w:author="Sai Praneetha Bhaskaruni" w:date="2022-03-24T09:53:00Z">
        <w:r w:rsidR="000C3E6F" w:rsidRPr="00D91131">
          <w:rPr>
            <w:sz w:val="22"/>
          </w:rPr>
          <w:t>responsibility</w:t>
        </w:r>
      </w:ins>
      <w:r w:rsidR="00B41D30" w:rsidRPr="00D91131">
        <w:rPr>
          <w:sz w:val="22"/>
        </w:rPr>
        <w:t xml:space="preserve"> </w:t>
      </w:r>
      <w:ins w:id="1039" w:author="Sai Praneetha Bhaskaruni" w:date="2022-03-24T09:53:00Z">
        <w:r w:rsidR="000C3E6F" w:rsidRPr="00D91131">
          <w:rPr>
            <w:sz w:val="22"/>
          </w:rPr>
          <w:t xml:space="preserve">to be </w:t>
        </w:r>
      </w:ins>
      <w:r w:rsidR="00B41D30" w:rsidRPr="00D91131">
        <w:rPr>
          <w:sz w:val="22"/>
        </w:rPr>
        <w:t xml:space="preserve">aware and train the </w:t>
      </w:r>
      <w:ins w:id="1040" w:author="Sai Praneetha Bhaskaruni" w:date="2022-03-24T09:53:00Z">
        <w:r w:rsidR="000C3E6F" w:rsidRPr="00D91131">
          <w:rPr>
            <w:sz w:val="22"/>
          </w:rPr>
          <w:t>appropriate</w:t>
        </w:r>
        <w:r w:rsidR="00761083" w:rsidRPr="00D91131">
          <w:rPr>
            <w:sz w:val="22"/>
          </w:rPr>
          <w:t xml:space="preserve"> </w:t>
        </w:r>
      </w:ins>
      <w:r w:rsidR="00B41D30" w:rsidRPr="00D91131">
        <w:rPr>
          <w:sz w:val="22"/>
        </w:rPr>
        <w:t>user</w:t>
      </w:r>
      <w:del w:id="1041" w:author="Sai Praneetha Bhaskaruni" w:date="2022-03-24T09:42:00Z">
        <w:r w:rsidR="00B41D30" w:rsidRPr="00D91131" w:rsidDel="00566E16">
          <w:rPr>
            <w:sz w:val="22"/>
          </w:rPr>
          <w:delText xml:space="preserve"> </w:delText>
        </w:r>
      </w:del>
      <w:r w:rsidR="003D3346" w:rsidRPr="00D91131">
        <w:rPr>
          <w:sz w:val="22"/>
        </w:rPr>
        <w:t xml:space="preserve">. </w:t>
      </w:r>
      <w:ins w:id="1042" w:author="Sai Praneetha Bhaskaruni" w:date="2022-03-25T14:38:00Z">
        <w:r w:rsidR="004F78D0" w:rsidRPr="00D91131">
          <w:rPr>
            <w:sz w:val="22"/>
            <w:rPrChange w:id="1043" w:author="Sai Praneetha Bhaskaruni" w:date="2022-03-25T14:38:00Z">
              <w:rPr/>
            </w:rPrChange>
          </w:rPr>
          <w:t>Only Stryker’s service engineer has authorization to access the Smart Medic solutions component (device) whenever needed, at the time of maintenance</w:t>
        </w:r>
      </w:ins>
      <w:del w:id="1044" w:author="Sai Praneetha Bhaskaruni" w:date="2022-03-25T14:38:00Z">
        <w:r w:rsidR="003D3346" w:rsidRPr="00D91131" w:rsidDel="004F78D0">
          <w:rPr>
            <w:sz w:val="22"/>
          </w:rPr>
          <w:delText xml:space="preserve">Only </w:delText>
        </w:r>
        <w:r w:rsidR="00B41D30" w:rsidRPr="00D91131" w:rsidDel="004F78D0">
          <w:rPr>
            <w:sz w:val="22"/>
          </w:rPr>
          <w:delText xml:space="preserve">Stryker’s service engineer </w:delText>
        </w:r>
        <w:r w:rsidR="003D3346" w:rsidRPr="00D91131" w:rsidDel="004F78D0">
          <w:rPr>
            <w:sz w:val="22"/>
          </w:rPr>
          <w:delText xml:space="preserve">is </w:delText>
        </w:r>
        <w:r w:rsidR="00B41D30" w:rsidRPr="00D91131" w:rsidDel="004F78D0">
          <w:rPr>
            <w:sz w:val="22"/>
          </w:rPr>
          <w:delText>authorized to access the SmartMedic solutions component device</w:delText>
        </w:r>
        <w:r w:rsidR="003D3346" w:rsidRPr="00D91131" w:rsidDel="004F78D0">
          <w:rPr>
            <w:sz w:val="22"/>
          </w:rPr>
          <w:delText xml:space="preserve"> w</w:delText>
        </w:r>
        <w:r w:rsidR="00B41D30" w:rsidRPr="00D91131" w:rsidDel="004F78D0">
          <w:rPr>
            <w:sz w:val="22"/>
          </w:rPr>
          <w:delText>henever needed</w:delText>
        </w:r>
        <w:r w:rsidR="003D3346" w:rsidRPr="00D91131" w:rsidDel="004F78D0">
          <w:rPr>
            <w:sz w:val="22"/>
          </w:rPr>
          <w:delText>,</w:delText>
        </w:r>
        <w:r w:rsidR="00B41D30" w:rsidRPr="00D91131" w:rsidDel="004F78D0">
          <w:rPr>
            <w:sz w:val="22"/>
          </w:rPr>
          <w:delText xml:space="preserve"> at the time of maintenance</w:delText>
        </w:r>
      </w:del>
      <w:r w:rsidR="000F24D0" w:rsidRPr="00D91131">
        <w:rPr>
          <w:sz w:val="22"/>
        </w:rPr>
        <w:t>.</w:t>
      </w:r>
      <w:r w:rsidR="00B41D30" w:rsidRPr="00D91131">
        <w:rPr>
          <w:sz w:val="22"/>
          <w:rPrChange w:id="1045" w:author="Sai Praneetha Bhaskaruni" w:date="2022-03-25T14:38:00Z">
            <w:rPr/>
          </w:rPrChange>
        </w:rPr>
        <w:t xml:space="preserve"> </w:t>
      </w:r>
      <w:ins w:id="1046" w:author="Sai Praneetha Bhaskaruni" w:date="2022-03-25T14:38:00Z">
        <w:r w:rsidR="004F78D0" w:rsidRPr="00D91131">
          <w:rPr>
            <w:sz w:val="22"/>
            <w:rPrChange w:id="1047" w:author="Sai Praneetha Bhaskaruni" w:date="2022-03-25T14:38:00Z">
              <w:rPr/>
            </w:rPrChange>
          </w:rPr>
          <w:t>The access and management of the device and tablet is not provided for HDO.</w:t>
        </w:r>
      </w:ins>
      <w:del w:id="1048" w:author="Sai Praneetha Bhaskaruni" w:date="2022-03-25T14:38:00Z">
        <w:r w:rsidR="00EA0403" w:rsidRPr="00D91131" w:rsidDel="004F78D0">
          <w:rPr>
            <w:sz w:val="22"/>
          </w:rPr>
          <w:delText xml:space="preserve">HDO </w:delText>
        </w:r>
        <w:r w:rsidR="003D3346" w:rsidRPr="00D91131" w:rsidDel="004F78D0">
          <w:rPr>
            <w:sz w:val="22"/>
          </w:rPr>
          <w:delText xml:space="preserve">is </w:delText>
        </w:r>
        <w:r w:rsidR="00B41D30" w:rsidRPr="00D91131" w:rsidDel="004F78D0">
          <w:rPr>
            <w:sz w:val="22"/>
          </w:rPr>
          <w:delText xml:space="preserve">not allowed </w:delText>
        </w:r>
        <w:r w:rsidR="003D3346" w:rsidRPr="00D91131" w:rsidDel="004F78D0">
          <w:rPr>
            <w:sz w:val="22"/>
          </w:rPr>
          <w:delText xml:space="preserve">to access </w:delText>
        </w:r>
        <w:r w:rsidR="00B41D30" w:rsidRPr="00D91131" w:rsidDel="004F78D0">
          <w:rPr>
            <w:sz w:val="22"/>
          </w:rPr>
          <w:delText>and manag</w:delText>
        </w:r>
        <w:r w:rsidR="003D3346" w:rsidRPr="00D91131" w:rsidDel="004F78D0">
          <w:rPr>
            <w:sz w:val="22"/>
          </w:rPr>
          <w:delText>e</w:delText>
        </w:r>
        <w:r w:rsidR="00B41D30" w:rsidRPr="00D91131" w:rsidDel="004F78D0">
          <w:rPr>
            <w:sz w:val="22"/>
          </w:rPr>
          <w:delText xml:space="preserve"> </w:delText>
        </w:r>
        <w:r w:rsidR="003D3346" w:rsidRPr="00D91131" w:rsidDel="004F78D0">
          <w:rPr>
            <w:sz w:val="22"/>
          </w:rPr>
          <w:delText xml:space="preserve">the </w:delText>
        </w:r>
        <w:r w:rsidR="00EA0403" w:rsidRPr="00D91131" w:rsidDel="004F78D0">
          <w:rPr>
            <w:sz w:val="22"/>
          </w:rPr>
          <w:delText xml:space="preserve">device and tablet </w:delText>
        </w:r>
        <w:r w:rsidR="00B41D30" w:rsidRPr="00D91131" w:rsidDel="004F78D0">
          <w:rPr>
            <w:sz w:val="22"/>
          </w:rPr>
          <w:delText>component.</w:delText>
        </w:r>
      </w:del>
    </w:p>
    <w:p w14:paraId="64CC9A39" w14:textId="77777777" w:rsidR="004F78D0" w:rsidRPr="00D91131" w:rsidRDefault="004F78D0" w:rsidP="000F24D0">
      <w:pPr>
        <w:spacing w:after="120"/>
        <w:ind w:left="129" w:hanging="14"/>
        <w:rPr>
          <w:ins w:id="1049" w:author="Sai Praneetha Bhaskaruni" w:date="2022-03-25T14:38:00Z"/>
          <w:sz w:val="22"/>
        </w:rPr>
      </w:pPr>
    </w:p>
    <w:p w14:paraId="73EE030A" w14:textId="3E77E258" w:rsidR="000F24D0" w:rsidRPr="00EA0403" w:rsidRDefault="00EA0403" w:rsidP="000F24D0">
      <w:pPr>
        <w:spacing w:after="120"/>
        <w:ind w:left="129" w:hanging="14"/>
        <w:rPr>
          <w:sz w:val="22"/>
        </w:rPr>
      </w:pPr>
      <w:r w:rsidRPr="00EA0403">
        <w:rPr>
          <w:sz w:val="22"/>
        </w:rPr>
        <w:t>HDO’s user</w:t>
      </w:r>
      <w:r w:rsidR="000F24D0" w:rsidRPr="00EA0403">
        <w:rPr>
          <w:sz w:val="22"/>
        </w:rPr>
        <w:t xml:space="preserve"> can access the Nurse Station web application using the credentials provided by </w:t>
      </w:r>
      <w:r w:rsidR="003D3346">
        <w:rPr>
          <w:sz w:val="22"/>
        </w:rPr>
        <w:t>-</w:t>
      </w:r>
      <w:r w:rsidR="000F24D0" w:rsidRPr="00EA0403">
        <w:rPr>
          <w:sz w:val="22"/>
        </w:rPr>
        <w:t>Stryker</w:t>
      </w:r>
      <w:r w:rsidR="003D3346">
        <w:rPr>
          <w:sz w:val="22"/>
        </w:rPr>
        <w:t xml:space="preserve"> and can l</w:t>
      </w:r>
      <w:r w:rsidR="00B41D30" w:rsidRPr="00EA0403">
        <w:rPr>
          <w:sz w:val="22"/>
        </w:rPr>
        <w:t xml:space="preserve">og out </w:t>
      </w:r>
      <w:r w:rsidR="003D3346">
        <w:rPr>
          <w:sz w:val="22"/>
        </w:rPr>
        <w:t xml:space="preserve">of </w:t>
      </w:r>
      <w:r w:rsidR="00B41D30" w:rsidRPr="00EA0403">
        <w:rPr>
          <w:sz w:val="22"/>
        </w:rPr>
        <w:t xml:space="preserve">the system whenever </w:t>
      </w:r>
      <w:r w:rsidR="003D3346">
        <w:rPr>
          <w:sz w:val="22"/>
        </w:rPr>
        <w:t>the N</w:t>
      </w:r>
      <w:r w:rsidR="003D3346" w:rsidRPr="00EA0403">
        <w:rPr>
          <w:sz w:val="22"/>
        </w:rPr>
        <w:t xml:space="preserve">urse </w:t>
      </w:r>
      <w:r w:rsidR="003D3346">
        <w:rPr>
          <w:sz w:val="22"/>
        </w:rPr>
        <w:t>S</w:t>
      </w:r>
      <w:r w:rsidR="003D3346" w:rsidRPr="00EA0403">
        <w:rPr>
          <w:sz w:val="22"/>
        </w:rPr>
        <w:t xml:space="preserve">tation </w:t>
      </w:r>
      <w:r w:rsidR="00B41D30" w:rsidRPr="00EA0403">
        <w:rPr>
          <w:sz w:val="22"/>
        </w:rPr>
        <w:t xml:space="preserve">application </w:t>
      </w:r>
      <w:r w:rsidR="003D3346">
        <w:rPr>
          <w:sz w:val="22"/>
        </w:rPr>
        <w:t xml:space="preserve">is </w:t>
      </w:r>
      <w:r w:rsidR="00B41D30" w:rsidRPr="00EA0403">
        <w:rPr>
          <w:sz w:val="22"/>
        </w:rPr>
        <w:t>not in use.</w:t>
      </w:r>
    </w:p>
    <w:p w14:paraId="3206A42D" w14:textId="7C399625" w:rsidR="000F24D0" w:rsidRDefault="00EA0403" w:rsidP="000F24D0">
      <w:pPr>
        <w:spacing w:after="120"/>
        <w:ind w:left="129" w:hanging="14"/>
        <w:rPr>
          <w:sz w:val="22"/>
        </w:rPr>
      </w:pPr>
      <w:r>
        <w:rPr>
          <w:sz w:val="22"/>
        </w:rPr>
        <w:t>A</w:t>
      </w:r>
      <w:r w:rsidR="000F24D0" w:rsidRPr="00530651">
        <w:rPr>
          <w:sz w:val="22"/>
        </w:rPr>
        <w:t xml:space="preserve">ll network connections </w:t>
      </w:r>
      <w:r w:rsidR="003D3346">
        <w:rPr>
          <w:sz w:val="22"/>
        </w:rPr>
        <w:t xml:space="preserve">are </w:t>
      </w:r>
      <w:r w:rsidR="000F24D0" w:rsidRPr="00530651">
        <w:rPr>
          <w:sz w:val="22"/>
        </w:rPr>
        <w:t xml:space="preserve">considered in determining appropriate security controls. The </w:t>
      </w:r>
      <w:r>
        <w:rPr>
          <w:sz w:val="22"/>
        </w:rPr>
        <w:t>HDO IT team</w:t>
      </w:r>
      <w:r w:rsidR="000F24D0" w:rsidRPr="00530651">
        <w:rPr>
          <w:sz w:val="22"/>
        </w:rPr>
        <w:t xml:space="preserve"> will provide </w:t>
      </w:r>
      <w:r w:rsidR="003D3346">
        <w:rPr>
          <w:sz w:val="22"/>
        </w:rPr>
        <w:t>a</w:t>
      </w:r>
      <w:r w:rsidR="003D3346" w:rsidRPr="00530651">
        <w:rPr>
          <w:sz w:val="22"/>
        </w:rPr>
        <w:t xml:space="preserve"> </w:t>
      </w:r>
      <w:r w:rsidR="000F24D0" w:rsidRPr="00530651">
        <w:rPr>
          <w:sz w:val="22"/>
        </w:rPr>
        <w:t xml:space="preserve">secure encrypted channel such as wireless connection like Wi-Fi (consider authentication protocols </w:t>
      </w:r>
      <w:r w:rsidR="000F24D0" w:rsidRPr="00530651">
        <w:rPr>
          <w:sz w:val="22"/>
        </w:rPr>
        <w:lastRenderedPageBreak/>
        <w:t xml:space="preserve">supported, such as WPA2 EAP-TLS) for the communication between the SmartMedic solution’s components </w:t>
      </w:r>
      <w:r w:rsidR="003D3346" w:rsidRPr="00530651">
        <w:rPr>
          <w:sz w:val="22"/>
        </w:rPr>
        <w:t>i.e.,</w:t>
      </w:r>
      <w:r w:rsidR="000F24D0" w:rsidRPr="00530651">
        <w:rPr>
          <w:sz w:val="22"/>
        </w:rPr>
        <w:t xml:space="preserve"> the tablet and </w:t>
      </w:r>
      <w:r w:rsidR="003D3346">
        <w:rPr>
          <w:sz w:val="22"/>
        </w:rPr>
        <w:t xml:space="preserve">the </w:t>
      </w:r>
      <w:r w:rsidR="000F24D0" w:rsidRPr="00530651">
        <w:rPr>
          <w:sz w:val="22"/>
        </w:rPr>
        <w:t xml:space="preserve">Stryker cloud.  </w:t>
      </w:r>
    </w:p>
    <w:p w14:paraId="43B197B7" w14:textId="77777777" w:rsidR="00275C89" w:rsidRDefault="00275C89" w:rsidP="00C335C4">
      <w:pPr>
        <w:spacing w:after="0"/>
        <w:ind w:left="129" w:hanging="14"/>
        <w:rPr>
          <w:sz w:val="22"/>
        </w:rPr>
      </w:pPr>
    </w:p>
    <w:p w14:paraId="094423EE" w14:textId="79B257FB" w:rsidR="00275C89" w:rsidRPr="00180992" w:rsidRDefault="00BC546B" w:rsidP="00960CBE">
      <w:pPr>
        <w:pStyle w:val="Heading1"/>
      </w:pPr>
      <w:bookmarkStart w:id="1050" w:name="_Toc108268256"/>
      <w:r>
        <w:rPr>
          <w:color w:val="FCC566"/>
          <w:sz w:val="40"/>
        </w:rPr>
        <w:t>07</w:t>
      </w:r>
      <w:r w:rsidR="00EA0403">
        <w:rPr>
          <w:color w:val="FFCC66"/>
          <w:sz w:val="40"/>
        </w:rPr>
        <w:t xml:space="preserve"> </w:t>
      </w:r>
      <w:r w:rsidR="00BC3603" w:rsidRPr="00D24168">
        <w:t xml:space="preserve">Incident </w:t>
      </w:r>
      <w:r w:rsidR="00156074" w:rsidRPr="00D24168">
        <w:t>Management, R</w:t>
      </w:r>
      <w:r w:rsidR="00BC3603" w:rsidRPr="00D24168">
        <w:t>esponse</w:t>
      </w:r>
      <w:r w:rsidR="00156074" w:rsidRPr="00D24168">
        <w:t>,</w:t>
      </w:r>
      <w:r w:rsidR="00BC3603" w:rsidRPr="00D24168">
        <w:t xml:space="preserve"> Training, Testing, Handling, Monitoring &amp; Reporting</w:t>
      </w:r>
      <w:bookmarkEnd w:id="1050"/>
    </w:p>
    <w:p w14:paraId="5346587A" w14:textId="38DE542F" w:rsidR="00275C89" w:rsidRPr="00C11DBF" w:rsidRDefault="00275C89" w:rsidP="00275C89">
      <w:pPr>
        <w:shd w:val="clear" w:color="auto" w:fill="E7E6E6" w:themeFill="background2"/>
        <w:spacing w:after="0"/>
        <w:ind w:left="118"/>
        <w:rPr>
          <w:b/>
          <w:sz w:val="22"/>
        </w:rPr>
      </w:pPr>
      <w:r w:rsidRPr="00C11DBF">
        <w:rPr>
          <w:b/>
          <w:sz w:val="22"/>
        </w:rPr>
        <w:t>SmartMedic Solution Component</w:t>
      </w:r>
      <w:ins w:id="1051" w:author="Sai Praneetha Bhaskaruni" w:date="2022-03-24T09:43:00Z">
        <w:r w:rsidR="001A0CFF">
          <w:rPr>
            <w:b/>
            <w:sz w:val="22"/>
          </w:rPr>
          <w:t>s</w:t>
        </w:r>
      </w:ins>
      <w:r w:rsidRPr="00C11DBF">
        <w:rPr>
          <w:b/>
          <w:sz w:val="22"/>
        </w:rPr>
        <w:t>: Device</w:t>
      </w:r>
      <w:r w:rsidR="0023424E">
        <w:rPr>
          <w:b/>
          <w:sz w:val="22"/>
        </w:rPr>
        <w:t>, Tablet and Nurse Station Application</w:t>
      </w:r>
    </w:p>
    <w:p w14:paraId="0F399635" w14:textId="265D577F" w:rsidR="00275C89" w:rsidRDefault="00275C89" w:rsidP="00275C89">
      <w:pPr>
        <w:spacing w:after="120"/>
        <w:ind w:left="129" w:hanging="14"/>
        <w:rPr>
          <w:sz w:val="22"/>
        </w:rPr>
      </w:pPr>
      <w:r w:rsidRPr="00CA58F3">
        <w:rPr>
          <w:b/>
          <w:i/>
          <w:sz w:val="22"/>
        </w:rPr>
        <w:t>Existing Security Features:</w:t>
      </w:r>
      <w:r>
        <w:rPr>
          <w:i/>
          <w:sz w:val="22"/>
        </w:rPr>
        <w:t xml:space="preserve"> </w:t>
      </w:r>
      <w:ins w:id="1052" w:author="Sai Praneetha Bhaskaruni" w:date="2022-03-25T14:39:00Z">
        <w:r w:rsidR="00D91131" w:rsidRPr="00E2528A">
          <w:rPr>
            <w:sz w:val="22"/>
            <w:szCs w:val="24"/>
            <w:rPrChange w:id="1053" w:author="Sai Praneetha Bhaskaruni" w:date="2022-03-25T14:40:00Z">
              <w:rPr/>
            </w:rPrChange>
          </w:rPr>
          <w:t>Only Stryker’s service engineer is authorized to perform verification &amp; validation of the Smart Medic solutions component (device) whenever needed, at the time of incident reported.</w:t>
        </w:r>
        <w:r w:rsidR="00D91131">
          <w:t xml:space="preserve"> </w:t>
        </w:r>
      </w:ins>
      <w:del w:id="1054" w:author="Sai Praneetha Bhaskaruni" w:date="2022-03-25T14:39:00Z">
        <w:r w:rsidRPr="000019BA" w:rsidDel="00D91131">
          <w:rPr>
            <w:sz w:val="22"/>
            <w:highlight w:val="yellow"/>
            <w:rPrChange w:id="1055" w:author="Sai Praneetha Bhaskaruni" w:date="2022-03-24T09:59:00Z">
              <w:rPr>
                <w:sz w:val="22"/>
              </w:rPr>
            </w:rPrChange>
          </w:rPr>
          <w:delText xml:space="preserve">Only Stryker’s service engineer </w:delText>
        </w:r>
        <w:r w:rsidR="002264ED" w:rsidRPr="000019BA" w:rsidDel="00D91131">
          <w:rPr>
            <w:sz w:val="22"/>
            <w:highlight w:val="yellow"/>
            <w:rPrChange w:id="1056" w:author="Sai Praneetha Bhaskaruni" w:date="2022-03-24T09:59:00Z">
              <w:rPr>
                <w:sz w:val="22"/>
              </w:rPr>
            </w:rPrChange>
          </w:rPr>
          <w:delText xml:space="preserve">is </w:delText>
        </w:r>
        <w:r w:rsidRPr="000019BA" w:rsidDel="00D91131">
          <w:rPr>
            <w:sz w:val="22"/>
            <w:highlight w:val="yellow"/>
            <w:rPrChange w:id="1057" w:author="Sai Praneetha Bhaskaruni" w:date="2022-03-24T09:59:00Z">
              <w:rPr>
                <w:sz w:val="22"/>
              </w:rPr>
            </w:rPrChange>
          </w:rPr>
          <w:delText xml:space="preserve">authorized to perform testing and maintenance </w:delText>
        </w:r>
        <w:r w:rsidR="002264ED" w:rsidRPr="000019BA" w:rsidDel="00D91131">
          <w:rPr>
            <w:sz w:val="22"/>
            <w:highlight w:val="yellow"/>
            <w:rPrChange w:id="1058" w:author="Sai Praneetha Bhaskaruni" w:date="2022-03-24T09:59:00Z">
              <w:rPr>
                <w:sz w:val="22"/>
              </w:rPr>
            </w:rPrChange>
          </w:rPr>
          <w:delText xml:space="preserve">of </w:delText>
        </w:r>
        <w:r w:rsidRPr="000019BA" w:rsidDel="00D91131">
          <w:rPr>
            <w:sz w:val="22"/>
            <w:highlight w:val="yellow"/>
            <w:rPrChange w:id="1059" w:author="Sai Praneetha Bhaskaruni" w:date="2022-03-24T09:59:00Z">
              <w:rPr>
                <w:sz w:val="22"/>
              </w:rPr>
            </w:rPrChange>
          </w:rPr>
          <w:delText xml:space="preserve">the SmartMedic </w:delText>
        </w:r>
        <w:r w:rsidR="002264ED" w:rsidRPr="000019BA" w:rsidDel="00D91131">
          <w:rPr>
            <w:sz w:val="22"/>
            <w:highlight w:val="yellow"/>
            <w:rPrChange w:id="1060" w:author="Sai Praneetha Bhaskaruni" w:date="2022-03-24T09:59:00Z">
              <w:rPr>
                <w:sz w:val="22"/>
              </w:rPr>
            </w:rPrChange>
          </w:rPr>
          <w:delText xml:space="preserve">Solution’s </w:delText>
        </w:r>
        <w:r w:rsidRPr="000019BA" w:rsidDel="00D91131">
          <w:rPr>
            <w:sz w:val="22"/>
            <w:highlight w:val="yellow"/>
            <w:rPrChange w:id="1061" w:author="Sai Praneetha Bhaskaruni" w:date="2022-03-24T09:59:00Z">
              <w:rPr>
                <w:sz w:val="22"/>
              </w:rPr>
            </w:rPrChange>
          </w:rPr>
          <w:delText>component device</w:delText>
        </w:r>
        <w:r w:rsidR="00D01949" w:rsidRPr="000019BA" w:rsidDel="00D91131">
          <w:rPr>
            <w:sz w:val="22"/>
            <w:highlight w:val="yellow"/>
            <w:rPrChange w:id="1062" w:author="Sai Praneetha Bhaskaruni" w:date="2022-03-24T09:59:00Z">
              <w:rPr>
                <w:sz w:val="22"/>
              </w:rPr>
            </w:rPrChange>
          </w:rPr>
          <w:delText>, w</w:delText>
        </w:r>
        <w:r w:rsidRPr="000019BA" w:rsidDel="00D91131">
          <w:rPr>
            <w:sz w:val="22"/>
            <w:highlight w:val="yellow"/>
            <w:rPrChange w:id="1063" w:author="Sai Praneetha Bhaskaruni" w:date="2022-03-24T09:59:00Z">
              <w:rPr>
                <w:sz w:val="22"/>
              </w:rPr>
            </w:rPrChange>
          </w:rPr>
          <w:delText>henever n</w:delText>
        </w:r>
        <w:r w:rsidR="0023424E" w:rsidRPr="000019BA" w:rsidDel="00D91131">
          <w:rPr>
            <w:sz w:val="22"/>
            <w:highlight w:val="yellow"/>
            <w:rPrChange w:id="1064" w:author="Sai Praneetha Bhaskaruni" w:date="2022-03-24T09:59:00Z">
              <w:rPr>
                <w:sz w:val="22"/>
              </w:rPr>
            </w:rPrChange>
          </w:rPr>
          <w:delText>eeded</w:delText>
        </w:r>
        <w:r w:rsidR="00D01949" w:rsidRPr="000019BA" w:rsidDel="00D91131">
          <w:rPr>
            <w:sz w:val="22"/>
            <w:highlight w:val="yellow"/>
            <w:rPrChange w:id="1065" w:author="Sai Praneetha Bhaskaruni" w:date="2022-03-24T09:59:00Z">
              <w:rPr>
                <w:sz w:val="22"/>
              </w:rPr>
            </w:rPrChange>
          </w:rPr>
          <w:delText>,</w:delText>
        </w:r>
        <w:r w:rsidR="0023424E" w:rsidRPr="000019BA" w:rsidDel="00D91131">
          <w:rPr>
            <w:sz w:val="22"/>
            <w:highlight w:val="yellow"/>
            <w:rPrChange w:id="1066" w:author="Sai Praneetha Bhaskaruni" w:date="2022-03-24T09:59:00Z">
              <w:rPr>
                <w:sz w:val="22"/>
              </w:rPr>
            </w:rPrChange>
          </w:rPr>
          <w:delText xml:space="preserve"> at the time of incident response</w:delText>
        </w:r>
        <w:r w:rsidRPr="000019BA" w:rsidDel="00D91131">
          <w:rPr>
            <w:sz w:val="22"/>
            <w:highlight w:val="yellow"/>
            <w:rPrChange w:id="1067" w:author="Sai Praneetha Bhaskaruni" w:date="2022-03-24T09:59:00Z">
              <w:rPr>
                <w:sz w:val="22"/>
              </w:rPr>
            </w:rPrChange>
          </w:rPr>
          <w:delText>.</w:delText>
        </w:r>
        <w:r w:rsidRPr="00275C89" w:rsidDel="00D91131">
          <w:delText xml:space="preserve"> </w:delText>
        </w:r>
      </w:del>
      <w:r w:rsidRPr="00275C89">
        <w:rPr>
          <w:sz w:val="22"/>
        </w:rPr>
        <w:t xml:space="preserve">When Stryker obtains vulnerability information through surveillance or other sources, an assessment of the vulnerability’s exploitability and impact </w:t>
      </w:r>
      <w:r w:rsidR="00C51FDC">
        <w:rPr>
          <w:sz w:val="22"/>
        </w:rPr>
        <w:t xml:space="preserve">is </w:t>
      </w:r>
      <w:r w:rsidRPr="00275C89">
        <w:rPr>
          <w:sz w:val="22"/>
        </w:rPr>
        <w:t>conducted. Based upon the assessment Stryker determines if further actions are required like, providing security updates and/or providing communication to the customer in a timely manner. Vulnerability information may also be requested from Stryker at any time.</w:t>
      </w:r>
      <w:r w:rsidR="00D24168">
        <w:rPr>
          <w:sz w:val="22"/>
        </w:rPr>
        <w:t xml:space="preserve"> </w:t>
      </w:r>
      <w:r w:rsidR="00C51FDC">
        <w:rPr>
          <w:sz w:val="22"/>
        </w:rPr>
        <w:t>M</w:t>
      </w:r>
      <w:r w:rsidR="00D24168" w:rsidRPr="00907A2E">
        <w:rPr>
          <w:sz w:val="22"/>
        </w:rPr>
        <w:t xml:space="preserve">alware detection is crucial </w:t>
      </w:r>
      <w:ins w:id="1068" w:author="Sai Praneetha Bhaskaruni" w:date="2022-03-25T15:33:00Z">
        <w:r w:rsidR="0090276D">
          <w:rPr>
            <w:sz w:val="22"/>
          </w:rPr>
          <w:t>as attackers exploiting the system in multiple ways</w:t>
        </w:r>
      </w:ins>
      <w:ins w:id="1069" w:author="Sai Praneetha Bhaskaruni" w:date="2022-03-25T15:34:00Z">
        <w:r w:rsidR="00452CD5">
          <w:rPr>
            <w:sz w:val="22"/>
          </w:rPr>
          <w:t xml:space="preserve"> </w:t>
        </w:r>
      </w:ins>
      <w:del w:id="1070" w:author="Sai Praneetha Bhaskaruni" w:date="2022-03-25T15:34:00Z">
        <w:r w:rsidR="00D24168" w:rsidRPr="00907A2E" w:rsidDel="00452CD5">
          <w:rPr>
            <w:sz w:val="22"/>
          </w:rPr>
          <w:delText xml:space="preserve">with </w:delText>
        </w:r>
        <w:r w:rsidR="00D24168" w:rsidRPr="007539B4" w:rsidDel="00452CD5">
          <w:rPr>
            <w:sz w:val="22"/>
            <w:highlight w:val="yellow"/>
            <w:rPrChange w:id="1071" w:author="Sai Praneetha Bhaskaruni" w:date="2022-03-23T16:40:00Z">
              <w:rPr>
                <w:sz w:val="22"/>
              </w:rPr>
            </w:rPrChange>
          </w:rPr>
          <w:delText>malware’s prevalence</w:delText>
        </w:r>
        <w:r w:rsidR="00D24168" w:rsidRPr="00907A2E" w:rsidDel="00452CD5">
          <w:rPr>
            <w:sz w:val="22"/>
          </w:rPr>
          <w:delText xml:space="preserve"> </w:delText>
        </w:r>
      </w:del>
      <w:del w:id="1072" w:author="Sai Praneetha Bhaskaruni" w:date="2022-03-25T15:35:00Z">
        <w:r w:rsidR="00D24168" w:rsidRPr="00907A2E" w:rsidDel="00062F09">
          <w:rPr>
            <w:sz w:val="22"/>
          </w:rPr>
          <w:delText>because</w:delText>
        </w:r>
      </w:del>
      <w:ins w:id="1073" w:author="Sai Praneetha Bhaskaruni" w:date="2022-03-25T15:35:00Z">
        <w:r w:rsidR="00062F09">
          <w:rPr>
            <w:sz w:val="22"/>
          </w:rPr>
          <w:t>and hence</w:t>
        </w:r>
      </w:ins>
      <w:r w:rsidR="00D24168" w:rsidRPr="00907A2E">
        <w:rPr>
          <w:sz w:val="22"/>
        </w:rPr>
        <w:t xml:space="preserve"> it </w:t>
      </w:r>
      <w:ins w:id="1074" w:author="Sai Praneetha Bhaskaruni" w:date="2022-03-25T15:36:00Z">
        <w:r w:rsidR="00652F15">
          <w:rPr>
            <w:sz w:val="22"/>
          </w:rPr>
          <w:t>can serve</w:t>
        </w:r>
      </w:ins>
      <w:del w:id="1075" w:author="Sai Praneetha Bhaskaruni" w:date="2022-03-25T15:36:00Z">
        <w:r w:rsidR="00D24168" w:rsidRPr="00907A2E" w:rsidDel="00652F15">
          <w:rPr>
            <w:sz w:val="22"/>
          </w:rPr>
          <w:delText>functions</w:delText>
        </w:r>
      </w:del>
      <w:r w:rsidR="00D24168" w:rsidRPr="00907A2E">
        <w:rPr>
          <w:sz w:val="22"/>
        </w:rPr>
        <w:t xml:space="preserve"> as an early warning </w:t>
      </w:r>
      <w:ins w:id="1076" w:author="Sai Praneetha Bhaskaruni" w:date="2022-03-24T10:57:00Z">
        <w:r w:rsidR="00DB7A93">
          <w:rPr>
            <w:sz w:val="22"/>
          </w:rPr>
          <w:t xml:space="preserve">to </w:t>
        </w:r>
      </w:ins>
      <w:del w:id="1077" w:author="Sai Praneetha Bhaskaruni" w:date="2022-03-24T10:56:00Z">
        <w:r w:rsidR="00D24168" w:rsidRPr="00907A2E" w:rsidDel="00DB7A93">
          <w:rPr>
            <w:sz w:val="22"/>
          </w:rPr>
          <w:delText xml:space="preserve">system for </w:delText>
        </w:r>
      </w:del>
      <w:r w:rsidR="00D24168" w:rsidRPr="00907A2E">
        <w:rPr>
          <w:sz w:val="22"/>
        </w:rPr>
        <w:t>the</w:t>
      </w:r>
      <w:del w:id="1078" w:author="Sai Praneetha Bhaskaruni" w:date="2022-03-24T10:57:00Z">
        <w:r w:rsidR="00D24168" w:rsidRPr="00907A2E" w:rsidDel="00DB7A93">
          <w:rPr>
            <w:sz w:val="22"/>
          </w:rPr>
          <w:delText xml:space="preserve"> </w:delText>
        </w:r>
        <w:r w:rsidR="00D24168" w:rsidRPr="004F49EA" w:rsidDel="00DB7A93">
          <w:rPr>
            <w:sz w:val="22"/>
          </w:rPr>
          <w:delText>computer</w:delText>
        </w:r>
      </w:del>
      <w:r w:rsidR="00D24168" w:rsidRPr="004F49EA">
        <w:rPr>
          <w:sz w:val="22"/>
        </w:rPr>
        <w:t xml:space="preserve"> s</w:t>
      </w:r>
      <w:ins w:id="1079" w:author="Sai Praneetha Bhaskaruni" w:date="2022-03-24T10:56:00Z">
        <w:r w:rsidR="00DB7A93" w:rsidRPr="004F49EA">
          <w:rPr>
            <w:sz w:val="22"/>
            <w:rPrChange w:id="1080" w:author="Sai Praneetha Bhaskaruni" w:date="2022-03-25T10:01:00Z">
              <w:rPr>
                <w:sz w:val="22"/>
                <w:highlight w:val="yellow"/>
              </w:rPr>
            </w:rPrChange>
          </w:rPr>
          <w:t>ystem</w:t>
        </w:r>
      </w:ins>
      <w:del w:id="1081" w:author="Sai Praneetha Bhaskaruni" w:date="2022-03-24T10:56:00Z">
        <w:r w:rsidR="00D24168" w:rsidRPr="004F49EA" w:rsidDel="00DB7A93">
          <w:rPr>
            <w:sz w:val="22"/>
          </w:rPr>
          <w:delText>ecure</w:delText>
        </w:r>
      </w:del>
      <w:r w:rsidR="00D24168" w:rsidRPr="00907A2E">
        <w:rPr>
          <w:sz w:val="22"/>
        </w:rPr>
        <w:t xml:space="preserve"> regarding cyberattacks. </w:t>
      </w:r>
      <w:del w:id="1082" w:author="Sai Praneetha Bhaskaruni" w:date="2022-03-25T15:37:00Z">
        <w:r w:rsidR="00D24168" w:rsidRPr="00907A2E" w:rsidDel="001F0AA8">
          <w:rPr>
            <w:sz w:val="22"/>
          </w:rPr>
          <w:delText xml:space="preserve">It keeps hackers out of the </w:delText>
        </w:r>
      </w:del>
      <w:del w:id="1083" w:author="Sai Praneetha Bhaskaruni" w:date="2022-03-24T10:57:00Z">
        <w:r w:rsidR="00D24168" w:rsidRPr="00907A2E" w:rsidDel="00DB7A93">
          <w:rPr>
            <w:sz w:val="22"/>
          </w:rPr>
          <w:delText>computer</w:delText>
        </w:r>
      </w:del>
      <w:del w:id="1084" w:author="Sai Praneetha Bhaskaruni" w:date="2022-03-25T15:37:00Z">
        <w:r w:rsidR="00D24168" w:rsidRPr="00907A2E" w:rsidDel="001F0AA8">
          <w:rPr>
            <w:sz w:val="22"/>
          </w:rPr>
          <w:delText xml:space="preserve"> and prevents the information from being compromised. </w:delText>
        </w:r>
      </w:del>
      <w:r w:rsidR="00D24168" w:rsidRPr="00907A2E">
        <w:rPr>
          <w:sz w:val="22"/>
        </w:rPr>
        <w:t xml:space="preserve">Only Stryker Technical Team </w:t>
      </w:r>
      <w:r w:rsidR="004931DE">
        <w:rPr>
          <w:sz w:val="22"/>
        </w:rPr>
        <w:t xml:space="preserve">is </w:t>
      </w:r>
      <w:r w:rsidR="00D24168" w:rsidRPr="00907A2E">
        <w:rPr>
          <w:sz w:val="22"/>
        </w:rPr>
        <w:t>authorized to repair or resolve issue</w:t>
      </w:r>
      <w:r w:rsidR="004931DE">
        <w:rPr>
          <w:sz w:val="22"/>
        </w:rPr>
        <w:t>s</w:t>
      </w:r>
      <w:r w:rsidR="00D24168" w:rsidRPr="00907A2E">
        <w:rPr>
          <w:sz w:val="22"/>
        </w:rPr>
        <w:t xml:space="preserve"> whenever </w:t>
      </w:r>
      <w:r w:rsidR="004931DE">
        <w:rPr>
          <w:sz w:val="22"/>
        </w:rPr>
        <w:t xml:space="preserve">a </w:t>
      </w:r>
      <w:r w:rsidR="00D24168" w:rsidRPr="00907A2E">
        <w:rPr>
          <w:sz w:val="22"/>
        </w:rPr>
        <w:t xml:space="preserve">severe malware </w:t>
      </w:r>
      <w:r w:rsidR="004931DE">
        <w:rPr>
          <w:sz w:val="22"/>
        </w:rPr>
        <w:t>i</w:t>
      </w:r>
      <w:r w:rsidR="004931DE" w:rsidRPr="00907A2E">
        <w:rPr>
          <w:sz w:val="22"/>
        </w:rPr>
        <w:t xml:space="preserve">s </w:t>
      </w:r>
      <w:r w:rsidR="00D24168" w:rsidRPr="00907A2E">
        <w:rPr>
          <w:sz w:val="22"/>
        </w:rPr>
        <w:t>detected</w:t>
      </w:r>
      <w:r w:rsidR="00D24168" w:rsidRPr="00275C89">
        <w:rPr>
          <w:sz w:val="22"/>
        </w:rPr>
        <w:t>.</w:t>
      </w:r>
    </w:p>
    <w:p w14:paraId="17F62B2E" w14:textId="4EF53A17" w:rsidR="00BA5FC4" w:rsidRPr="0023424E" w:rsidRDefault="00ED00D6" w:rsidP="00BA5FC4">
      <w:pPr>
        <w:shd w:val="clear" w:color="auto" w:fill="FFFFFF"/>
        <w:spacing w:beforeAutospacing="1"/>
        <w:ind w:left="450"/>
        <w:rPr>
          <w:rFonts w:eastAsia="Times New Roman" w:cstheme="minorHAnsi"/>
          <w:bCs/>
          <w:sz w:val="22"/>
        </w:rPr>
      </w:pPr>
      <w:bookmarkStart w:id="1085" w:name="_Toc59610193"/>
      <w:ins w:id="1086" w:author="Sai Praneetha Bhaskaruni" w:date="2022-03-24T11:28:00Z">
        <w:r>
          <w:rPr>
            <w:rFonts w:eastAsia="Times New Roman" w:cstheme="minorHAnsi"/>
            <w:bCs/>
            <w:sz w:val="22"/>
          </w:rPr>
          <w:t xml:space="preserve">Recommended </w:t>
        </w:r>
      </w:ins>
      <w:ins w:id="1087" w:author="Sai Praneetha Bhaskaruni" w:date="2022-03-24T10:59:00Z">
        <w:r w:rsidR="00E16BE0">
          <w:rPr>
            <w:rFonts w:eastAsia="Times New Roman" w:cstheme="minorHAnsi"/>
            <w:bCs/>
            <w:sz w:val="22"/>
          </w:rPr>
          <w:t>V</w:t>
        </w:r>
      </w:ins>
      <w:del w:id="1088" w:author="Sai Praneetha Bhaskaruni" w:date="2022-03-24T10:58:00Z">
        <w:r w:rsidR="00BA5FC4" w:rsidRPr="0023424E" w:rsidDel="00E16BE0">
          <w:rPr>
            <w:rFonts w:eastAsia="Times New Roman" w:cstheme="minorHAnsi"/>
            <w:bCs/>
            <w:sz w:val="22"/>
          </w:rPr>
          <w:delText>V</w:delText>
        </w:r>
      </w:del>
      <w:r w:rsidR="00BA5FC4" w:rsidRPr="0023424E">
        <w:rPr>
          <w:rFonts w:eastAsia="Times New Roman" w:cstheme="minorHAnsi"/>
          <w:bCs/>
          <w:sz w:val="22"/>
        </w:rPr>
        <w:t xml:space="preserve">ulnerability </w:t>
      </w:r>
      <w:ins w:id="1089" w:author="Sai Praneetha Bhaskaruni" w:date="2022-03-24T10:59:00Z">
        <w:r w:rsidR="00E16BE0">
          <w:rPr>
            <w:rFonts w:eastAsia="Times New Roman" w:cstheme="minorHAnsi"/>
            <w:bCs/>
            <w:sz w:val="22"/>
          </w:rPr>
          <w:t>M</w:t>
        </w:r>
      </w:ins>
      <w:del w:id="1090" w:author="Sai Praneetha Bhaskaruni" w:date="2022-03-24T10:59:00Z">
        <w:r w:rsidR="00BA5FC4" w:rsidRPr="0023424E" w:rsidDel="00E16BE0">
          <w:rPr>
            <w:rFonts w:eastAsia="Times New Roman" w:cstheme="minorHAnsi"/>
            <w:bCs/>
            <w:sz w:val="22"/>
          </w:rPr>
          <w:delText>M</w:delText>
        </w:r>
      </w:del>
      <w:r w:rsidR="00BA5FC4" w:rsidRPr="0023424E">
        <w:rPr>
          <w:rFonts w:eastAsia="Times New Roman" w:cstheme="minorHAnsi"/>
          <w:bCs/>
          <w:sz w:val="22"/>
        </w:rPr>
        <w:t>anagement</w:t>
      </w:r>
      <w:bookmarkEnd w:id="1085"/>
      <w:ins w:id="1091" w:author="Sai Praneetha Bhaskaruni" w:date="2022-03-24T10:59:00Z">
        <w:r w:rsidR="00E16BE0">
          <w:rPr>
            <w:rFonts w:eastAsia="Times New Roman" w:cstheme="minorHAnsi"/>
            <w:bCs/>
            <w:sz w:val="22"/>
          </w:rPr>
          <w:t xml:space="preserve"> </w:t>
        </w:r>
      </w:ins>
      <w:ins w:id="1092" w:author="Sai Praneetha Bhaskaruni" w:date="2022-03-24T11:04:00Z">
        <w:r w:rsidR="00D9649E">
          <w:rPr>
            <w:rFonts w:eastAsia="Times New Roman" w:cstheme="minorHAnsi"/>
            <w:bCs/>
            <w:sz w:val="22"/>
          </w:rPr>
          <w:t>Process/</w:t>
        </w:r>
      </w:ins>
      <w:ins w:id="1093" w:author="Sai Praneetha Bhaskaruni" w:date="2022-03-24T10:59:00Z">
        <w:r w:rsidR="00E16BE0">
          <w:rPr>
            <w:rFonts w:eastAsia="Times New Roman" w:cstheme="minorHAnsi"/>
            <w:bCs/>
            <w:sz w:val="22"/>
          </w:rPr>
          <w:t>Practice</w:t>
        </w:r>
      </w:ins>
      <w:ins w:id="1094" w:author="Sai Praneetha Bhaskaruni" w:date="2022-03-24T11:04:00Z">
        <w:r w:rsidR="00D9649E">
          <w:rPr>
            <w:rFonts w:eastAsia="Times New Roman" w:cstheme="minorHAnsi"/>
            <w:bCs/>
            <w:sz w:val="22"/>
          </w:rPr>
          <w:t>(</w:t>
        </w:r>
      </w:ins>
      <w:ins w:id="1095" w:author="Sai Praneetha Bhaskaruni" w:date="2022-03-24T10:59:00Z">
        <w:r w:rsidR="00E16BE0">
          <w:rPr>
            <w:rFonts w:eastAsia="Times New Roman" w:cstheme="minorHAnsi"/>
            <w:bCs/>
            <w:sz w:val="22"/>
          </w:rPr>
          <w:t>s</w:t>
        </w:r>
      </w:ins>
      <w:ins w:id="1096" w:author="Sai Praneetha Bhaskaruni" w:date="2022-03-24T11:04:00Z">
        <w:r w:rsidR="00D9649E">
          <w:rPr>
            <w:rFonts w:eastAsia="Times New Roman" w:cstheme="minorHAnsi"/>
            <w:bCs/>
            <w:sz w:val="22"/>
          </w:rPr>
          <w:t>)</w:t>
        </w:r>
      </w:ins>
      <w:ins w:id="1097" w:author="Sai Praneetha Bhaskaruni" w:date="2022-03-24T10:59:00Z">
        <w:r w:rsidR="00E16BE0">
          <w:rPr>
            <w:rFonts w:eastAsia="Times New Roman" w:cstheme="minorHAnsi"/>
            <w:bCs/>
            <w:sz w:val="22"/>
          </w:rPr>
          <w:t>:</w:t>
        </w:r>
      </w:ins>
    </w:p>
    <w:p w14:paraId="59E339A8" w14:textId="7F5A6C7C"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Implementation of </w:t>
      </w:r>
      <w:del w:id="1098" w:author="Sai Praneetha Bhaskaruni" w:date="2022-03-24T11:02:00Z">
        <w:r w:rsidRPr="00BA5FC4" w:rsidDel="008E4820">
          <w:rPr>
            <w:rFonts w:eastAsia="Times New Roman" w:cstheme="minorHAnsi"/>
            <w:sz w:val="22"/>
            <w:lang w:eastAsia="de-DE"/>
          </w:rPr>
          <w:delText xml:space="preserve">security </w:delText>
        </w:r>
      </w:del>
      <w:ins w:id="1099" w:author="Sai Praneetha Bhaskaruni" w:date="2022-03-24T11:03:00Z">
        <w:r w:rsidR="000A0E6D">
          <w:rPr>
            <w:rFonts w:eastAsia="Times New Roman" w:cstheme="minorHAnsi"/>
            <w:sz w:val="22"/>
            <w:lang w:eastAsia="de-DE"/>
          </w:rPr>
          <w:t>V</w:t>
        </w:r>
      </w:ins>
      <w:ins w:id="1100" w:author="Sai Praneetha Bhaskaruni" w:date="2022-03-24T11:02:00Z">
        <w:r w:rsidR="008E4820">
          <w:rPr>
            <w:rFonts w:eastAsia="Times New Roman" w:cstheme="minorHAnsi"/>
            <w:sz w:val="22"/>
            <w:lang w:eastAsia="de-DE"/>
          </w:rPr>
          <w:t>ulnerability</w:t>
        </w:r>
      </w:ins>
      <w:ins w:id="1101" w:author="Sai Praneetha Bhaskaruni" w:date="2022-03-24T11:03:00Z">
        <w:r w:rsidR="008E4820">
          <w:rPr>
            <w:rFonts w:eastAsia="Times New Roman" w:cstheme="minorHAnsi"/>
            <w:sz w:val="22"/>
            <w:lang w:eastAsia="de-DE"/>
          </w:rPr>
          <w:t>/</w:t>
        </w:r>
        <w:r w:rsidR="000A0E6D">
          <w:rPr>
            <w:rFonts w:eastAsia="Times New Roman" w:cstheme="minorHAnsi"/>
            <w:sz w:val="22"/>
            <w:lang w:eastAsia="de-DE"/>
          </w:rPr>
          <w:t>M</w:t>
        </w:r>
        <w:r w:rsidR="008E4820">
          <w:rPr>
            <w:rFonts w:eastAsia="Times New Roman" w:cstheme="minorHAnsi"/>
            <w:sz w:val="22"/>
            <w:lang w:eastAsia="de-DE"/>
          </w:rPr>
          <w:t>alware</w:t>
        </w:r>
      </w:ins>
      <w:ins w:id="1102" w:author="Sai Praneetha Bhaskaruni" w:date="2022-03-24T11:02:00Z">
        <w:r w:rsidR="008E4820" w:rsidRPr="00BA5FC4">
          <w:rPr>
            <w:rFonts w:eastAsia="Times New Roman" w:cstheme="minorHAnsi"/>
            <w:sz w:val="22"/>
            <w:lang w:eastAsia="de-DE"/>
          </w:rPr>
          <w:t xml:space="preserve"> </w:t>
        </w:r>
      </w:ins>
      <w:r w:rsidRPr="00BA5FC4">
        <w:rPr>
          <w:rFonts w:eastAsia="Times New Roman" w:cstheme="minorHAnsi"/>
          <w:sz w:val="22"/>
          <w:lang w:eastAsia="de-DE"/>
        </w:rPr>
        <w:t>scanning tools within the organization</w:t>
      </w:r>
    </w:p>
    <w:p w14:paraId="7D27D9D7"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Onboarding the application/infrastructure to the scanning tool</w:t>
      </w:r>
    </w:p>
    <w:p w14:paraId="7CDCF7F3" w14:textId="0EBBE446"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Identif</w:t>
      </w:r>
      <w:r w:rsidR="006E0AE6">
        <w:rPr>
          <w:rFonts w:eastAsia="Times New Roman" w:cstheme="minorHAnsi"/>
          <w:sz w:val="22"/>
          <w:lang w:eastAsia="de-DE"/>
        </w:rPr>
        <w:t>ication</w:t>
      </w:r>
      <w:r w:rsidRPr="00BA5FC4">
        <w:rPr>
          <w:rFonts w:eastAsia="Times New Roman" w:cstheme="minorHAnsi"/>
          <w:sz w:val="22"/>
          <w:lang w:eastAsia="de-DE"/>
        </w:rPr>
        <w:t xml:space="preserve"> and prioritization of the vulnerability as per vulnerability rating such as </w:t>
      </w:r>
      <w:r w:rsidR="006E0AE6">
        <w:rPr>
          <w:rFonts w:eastAsia="Times New Roman" w:cstheme="minorHAnsi"/>
          <w:sz w:val="22"/>
          <w:lang w:eastAsia="de-DE"/>
        </w:rPr>
        <w:t>C</w:t>
      </w:r>
      <w:r w:rsidR="006E0AE6" w:rsidRPr="00BA5FC4">
        <w:rPr>
          <w:rFonts w:eastAsia="Times New Roman" w:cstheme="minorHAnsi"/>
          <w:sz w:val="22"/>
          <w:lang w:eastAsia="de-DE"/>
        </w:rPr>
        <w:t>ritical</w:t>
      </w:r>
      <w:r w:rsidRPr="00BA5FC4">
        <w:rPr>
          <w:rFonts w:eastAsia="Times New Roman" w:cstheme="minorHAnsi"/>
          <w:sz w:val="22"/>
          <w:lang w:eastAsia="de-DE"/>
        </w:rPr>
        <w:t xml:space="preserve">, High, Medium, </w:t>
      </w:r>
      <w:r w:rsidR="006E0AE6">
        <w:rPr>
          <w:rFonts w:eastAsia="Times New Roman" w:cstheme="minorHAnsi"/>
          <w:sz w:val="22"/>
          <w:lang w:eastAsia="de-DE"/>
        </w:rPr>
        <w:t>L</w:t>
      </w:r>
      <w:r w:rsidR="006E0AE6" w:rsidRPr="00BA5FC4">
        <w:rPr>
          <w:rFonts w:eastAsia="Times New Roman" w:cstheme="minorHAnsi"/>
          <w:sz w:val="22"/>
          <w:lang w:eastAsia="de-DE"/>
        </w:rPr>
        <w:t xml:space="preserve">ow </w:t>
      </w:r>
      <w:r w:rsidRPr="00BA5FC4">
        <w:rPr>
          <w:rFonts w:eastAsia="Times New Roman" w:cstheme="minorHAnsi"/>
          <w:sz w:val="22"/>
          <w:lang w:eastAsia="de-DE"/>
        </w:rPr>
        <w:t xml:space="preserve">and </w:t>
      </w:r>
      <w:r w:rsidR="006E0AE6">
        <w:rPr>
          <w:rFonts w:eastAsia="Times New Roman" w:cstheme="minorHAnsi"/>
          <w:sz w:val="22"/>
          <w:lang w:eastAsia="de-DE"/>
        </w:rPr>
        <w:t>I</w:t>
      </w:r>
      <w:r w:rsidR="006E0AE6" w:rsidRPr="00BA5FC4">
        <w:rPr>
          <w:rFonts w:eastAsia="Times New Roman" w:cstheme="minorHAnsi"/>
          <w:sz w:val="22"/>
          <w:lang w:eastAsia="de-DE"/>
        </w:rPr>
        <w:t>nformation</w:t>
      </w:r>
    </w:p>
    <w:p w14:paraId="44212661" w14:textId="4ACCD95C"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Planning the vulnerability remediation and mitigation </w:t>
      </w:r>
      <w:ins w:id="1103" w:author="Sai Praneetha Bhaskaruni" w:date="2022-03-24T11:06:00Z">
        <w:r w:rsidR="00706416">
          <w:rPr>
            <w:rFonts w:eastAsia="Times New Roman" w:cstheme="minorHAnsi"/>
            <w:sz w:val="22"/>
            <w:lang w:eastAsia="de-DE"/>
          </w:rPr>
          <w:t>steps</w:t>
        </w:r>
      </w:ins>
      <w:del w:id="1104" w:author="Sai Praneetha Bhaskaruni" w:date="2022-03-24T11:05:00Z">
        <w:r w:rsidRPr="00BA5FC4" w:rsidDel="00706416">
          <w:rPr>
            <w:rFonts w:eastAsia="Times New Roman" w:cstheme="minorHAnsi"/>
            <w:sz w:val="22"/>
            <w:lang w:eastAsia="de-DE"/>
          </w:rPr>
          <w:delText>options</w:delText>
        </w:r>
      </w:del>
    </w:p>
    <w:p w14:paraId="46CA2FE1" w14:textId="2DD91B5A"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del w:id="1105" w:author="Sai Praneetha Bhaskaruni" w:date="2022-03-24T11:07:00Z">
        <w:r w:rsidRPr="00BA5FC4" w:rsidDel="007F77BB">
          <w:rPr>
            <w:rFonts w:eastAsia="Times New Roman" w:cstheme="minorHAnsi"/>
            <w:sz w:val="22"/>
            <w:lang w:eastAsia="de-DE"/>
          </w:rPr>
          <w:delText xml:space="preserve">Tracking </w:delText>
        </w:r>
      </w:del>
      <w:ins w:id="1106" w:author="Sai Praneetha Bhaskaruni" w:date="2022-03-24T11:07:00Z">
        <w:r w:rsidR="007F77BB">
          <w:rPr>
            <w:rFonts w:eastAsia="Times New Roman" w:cstheme="minorHAnsi"/>
            <w:sz w:val="22"/>
            <w:lang w:eastAsia="de-DE"/>
          </w:rPr>
          <w:t>Integration</w:t>
        </w:r>
        <w:r w:rsidR="007F77BB" w:rsidRPr="00BA5FC4">
          <w:rPr>
            <w:rFonts w:eastAsia="Times New Roman" w:cstheme="minorHAnsi"/>
            <w:sz w:val="22"/>
            <w:lang w:eastAsia="de-DE"/>
          </w:rPr>
          <w:t xml:space="preserve"> </w:t>
        </w:r>
      </w:ins>
      <w:r w:rsidRPr="00BA5FC4">
        <w:rPr>
          <w:rFonts w:eastAsia="Times New Roman" w:cstheme="minorHAnsi"/>
          <w:sz w:val="22"/>
          <w:lang w:eastAsia="de-DE"/>
        </w:rPr>
        <w:t>and revalidation of the vulnerability remediation and mitigation</w:t>
      </w:r>
    </w:p>
    <w:p w14:paraId="559BA001" w14:textId="3C6B841A" w:rsidR="00BA5FC4" w:rsidRPr="0023424E" w:rsidRDefault="00BA5FC4" w:rsidP="00BA5FC4">
      <w:pPr>
        <w:shd w:val="clear" w:color="auto" w:fill="FFFFFF"/>
        <w:spacing w:beforeAutospacing="1"/>
        <w:ind w:left="450"/>
        <w:rPr>
          <w:rFonts w:eastAsia="Times New Roman" w:cstheme="minorHAnsi"/>
          <w:bCs/>
          <w:sz w:val="22"/>
        </w:rPr>
      </w:pPr>
      <w:bookmarkStart w:id="1107" w:name="_Toc59610194"/>
      <w:r w:rsidRPr="0023424E">
        <w:rPr>
          <w:rFonts w:eastAsia="Times New Roman" w:cstheme="minorHAnsi"/>
          <w:bCs/>
          <w:sz w:val="22"/>
        </w:rPr>
        <w:t>Incident</w:t>
      </w:r>
      <w:ins w:id="1108" w:author="Sai Praneetha Bhaskaruni" w:date="2022-03-24T11:26:00Z">
        <w:r w:rsidR="00D31F3A">
          <w:rPr>
            <w:rFonts w:eastAsia="Times New Roman" w:cstheme="minorHAnsi"/>
            <w:bCs/>
            <w:sz w:val="22"/>
          </w:rPr>
          <w:t xml:space="preserve"> </w:t>
        </w:r>
      </w:ins>
      <w:del w:id="1109" w:author="Sai Praneetha Bhaskaruni" w:date="2022-03-24T11:26:00Z">
        <w:r w:rsidRPr="0023424E" w:rsidDel="00D31F3A">
          <w:rPr>
            <w:rFonts w:eastAsia="Times New Roman" w:cstheme="minorHAnsi"/>
            <w:bCs/>
            <w:sz w:val="22"/>
          </w:rPr>
          <w:delText xml:space="preserve"> </w:delText>
        </w:r>
      </w:del>
      <w:ins w:id="1110" w:author="Sai Praneetha Bhaskaruni" w:date="2022-03-24T11:11:00Z">
        <w:r w:rsidR="00C86741">
          <w:rPr>
            <w:rFonts w:eastAsia="Times New Roman" w:cstheme="minorHAnsi"/>
            <w:bCs/>
            <w:sz w:val="22"/>
          </w:rPr>
          <w:t xml:space="preserve">Reporting &amp; </w:t>
        </w:r>
      </w:ins>
      <w:r w:rsidRPr="0023424E">
        <w:rPr>
          <w:rFonts w:eastAsia="Times New Roman" w:cstheme="minorHAnsi"/>
          <w:bCs/>
          <w:sz w:val="22"/>
        </w:rPr>
        <w:t>Re</w:t>
      </w:r>
      <w:ins w:id="1111" w:author="Sai Praneetha Bhaskaruni" w:date="2022-03-24T11:27:00Z">
        <w:r w:rsidR="00211957">
          <w:rPr>
            <w:rFonts w:eastAsia="Times New Roman" w:cstheme="minorHAnsi"/>
            <w:bCs/>
            <w:sz w:val="22"/>
          </w:rPr>
          <w:t>covery</w:t>
        </w:r>
      </w:ins>
      <w:del w:id="1112" w:author="Sai Praneetha Bhaskaruni" w:date="2022-03-24T11:27:00Z">
        <w:r w:rsidRPr="0023424E" w:rsidDel="00211957">
          <w:rPr>
            <w:rFonts w:eastAsia="Times New Roman" w:cstheme="minorHAnsi"/>
            <w:bCs/>
            <w:sz w:val="22"/>
          </w:rPr>
          <w:delText>sponse</w:delText>
        </w:r>
      </w:del>
      <w:bookmarkEnd w:id="1107"/>
      <w:ins w:id="1113" w:author="Sai Praneetha Bhaskaruni" w:date="2022-03-24T11:11:00Z">
        <w:r w:rsidR="00C86741">
          <w:rPr>
            <w:rFonts w:eastAsia="Times New Roman" w:cstheme="minorHAnsi"/>
            <w:bCs/>
            <w:sz w:val="22"/>
          </w:rPr>
          <w:t xml:space="preserve"> M</w:t>
        </w:r>
      </w:ins>
      <w:ins w:id="1114" w:author="Sai Praneetha Bhaskaruni" w:date="2022-03-24T11:29:00Z">
        <w:r w:rsidR="00B90C08">
          <w:rPr>
            <w:rFonts w:eastAsia="Times New Roman" w:cstheme="minorHAnsi"/>
            <w:bCs/>
            <w:sz w:val="22"/>
          </w:rPr>
          <w:t>ethods</w:t>
        </w:r>
        <w:r w:rsidR="00FC5392">
          <w:rPr>
            <w:rFonts w:eastAsia="Times New Roman" w:cstheme="minorHAnsi"/>
            <w:bCs/>
            <w:sz w:val="22"/>
          </w:rPr>
          <w:t>:</w:t>
        </w:r>
      </w:ins>
    </w:p>
    <w:p w14:paraId="4E563B53" w14:textId="3EECDA3C" w:rsidR="00BA5FC4" w:rsidRPr="00BA5FC4" w:rsidRDefault="00DB55F8" w:rsidP="00BA5FC4">
      <w:pPr>
        <w:pStyle w:val="ListParagraph"/>
        <w:numPr>
          <w:ilvl w:val="0"/>
          <w:numId w:val="14"/>
        </w:numPr>
        <w:spacing w:before="120" w:after="160" w:line="259" w:lineRule="auto"/>
        <w:jc w:val="left"/>
        <w:rPr>
          <w:rFonts w:eastAsia="Times New Roman" w:cstheme="minorHAnsi"/>
          <w:sz w:val="22"/>
          <w:lang w:eastAsia="de-DE"/>
        </w:rPr>
      </w:pPr>
      <w:bookmarkStart w:id="1115" w:name="_Hlk99105725"/>
      <w:ins w:id="1116" w:author="Sai Praneetha Bhaskaruni" w:date="2022-03-24T11:12:00Z">
        <w:r>
          <w:rPr>
            <w:rFonts w:eastAsia="Times New Roman" w:cstheme="minorHAnsi"/>
            <w:sz w:val="22"/>
            <w:lang w:eastAsia="de-DE"/>
          </w:rPr>
          <w:t>Any s</w:t>
        </w:r>
      </w:ins>
      <w:del w:id="1117" w:author="Sai Praneetha Bhaskaruni" w:date="2022-03-24T11:12:00Z">
        <w:r w:rsidR="00BA5FC4" w:rsidRPr="00BA5FC4" w:rsidDel="00DB55F8">
          <w:rPr>
            <w:rFonts w:eastAsia="Times New Roman" w:cstheme="minorHAnsi"/>
            <w:sz w:val="22"/>
            <w:lang w:eastAsia="de-DE"/>
          </w:rPr>
          <w:delText>S</w:delText>
        </w:r>
      </w:del>
      <w:r w:rsidR="00BA5FC4" w:rsidRPr="00BA5FC4">
        <w:rPr>
          <w:rFonts w:eastAsia="Times New Roman" w:cstheme="minorHAnsi"/>
          <w:sz w:val="22"/>
          <w:lang w:eastAsia="de-DE"/>
        </w:rPr>
        <w:t>uspected</w:t>
      </w:r>
      <w:ins w:id="1118" w:author="Sai Praneetha Bhaskaruni" w:date="2022-03-24T11:14:00Z">
        <w:r w:rsidR="008E1245">
          <w:rPr>
            <w:rFonts w:eastAsia="Times New Roman" w:cstheme="minorHAnsi"/>
            <w:sz w:val="22"/>
            <w:lang w:eastAsia="de-DE"/>
          </w:rPr>
          <w:t>/confirmed</w:t>
        </w:r>
      </w:ins>
      <w:r w:rsidR="00BA5FC4" w:rsidRPr="00BA5FC4">
        <w:rPr>
          <w:rFonts w:eastAsia="Times New Roman" w:cstheme="minorHAnsi"/>
          <w:sz w:val="22"/>
          <w:lang w:eastAsia="de-DE"/>
        </w:rPr>
        <w:t xml:space="preserve"> malware </w:t>
      </w:r>
      <w:ins w:id="1119" w:author="Sai Praneetha Bhaskaruni" w:date="2022-03-24T11:14:00Z">
        <w:r w:rsidR="008E1245">
          <w:rPr>
            <w:rFonts w:eastAsia="Times New Roman" w:cstheme="minorHAnsi"/>
            <w:sz w:val="22"/>
            <w:lang w:eastAsia="de-DE"/>
          </w:rPr>
          <w:t xml:space="preserve">found </w:t>
        </w:r>
      </w:ins>
      <w:r w:rsidR="00BA5FC4" w:rsidRPr="00BA5FC4">
        <w:rPr>
          <w:rFonts w:eastAsia="Times New Roman" w:cstheme="minorHAnsi"/>
          <w:sz w:val="22"/>
          <w:lang w:eastAsia="de-DE"/>
        </w:rPr>
        <w:t>on the system</w:t>
      </w:r>
    </w:p>
    <w:p w14:paraId="5D2ECDBF" w14:textId="45CBB8F4" w:rsidR="00BA5FC4" w:rsidRPr="00BA5FC4" w:rsidDel="00822C8A" w:rsidRDefault="00822C8A" w:rsidP="00BA5FC4">
      <w:pPr>
        <w:pStyle w:val="ListParagraph"/>
        <w:numPr>
          <w:ilvl w:val="0"/>
          <w:numId w:val="14"/>
        </w:numPr>
        <w:spacing w:before="120" w:after="160" w:line="259" w:lineRule="auto"/>
        <w:jc w:val="left"/>
        <w:rPr>
          <w:del w:id="1120" w:author="Sai Praneetha Bhaskaruni" w:date="2022-03-24T11:16:00Z"/>
          <w:rFonts w:eastAsia="Times New Roman" w:cstheme="minorHAnsi"/>
          <w:sz w:val="22"/>
          <w:lang w:eastAsia="de-DE"/>
        </w:rPr>
      </w:pPr>
      <w:ins w:id="1121" w:author="Sai Praneetha Bhaskaruni" w:date="2022-03-24T11:16:00Z">
        <w:r>
          <w:rPr>
            <w:rFonts w:eastAsia="Times New Roman" w:cstheme="minorHAnsi"/>
            <w:sz w:val="22"/>
            <w:lang w:eastAsia="de-DE"/>
          </w:rPr>
          <w:t xml:space="preserve">Any </w:t>
        </w:r>
      </w:ins>
      <w:del w:id="1122" w:author="Sai Praneetha Bhaskaruni" w:date="2022-03-24T11:16:00Z">
        <w:r w:rsidR="00BA5FC4" w:rsidRPr="00BA5FC4" w:rsidDel="00822C8A">
          <w:rPr>
            <w:rFonts w:eastAsia="Times New Roman" w:cstheme="minorHAnsi"/>
            <w:sz w:val="22"/>
            <w:lang w:eastAsia="de-DE"/>
          </w:rPr>
          <w:delText>Confirmed malware on the system</w:delText>
        </w:r>
      </w:del>
    </w:p>
    <w:p w14:paraId="6797F61F" w14:textId="04176E9D" w:rsidR="00BA5FC4" w:rsidRDefault="00822C8A" w:rsidP="00BA5FC4">
      <w:pPr>
        <w:pStyle w:val="ListParagraph"/>
        <w:numPr>
          <w:ilvl w:val="0"/>
          <w:numId w:val="14"/>
        </w:numPr>
        <w:spacing w:before="120" w:after="160" w:line="259" w:lineRule="auto"/>
        <w:jc w:val="left"/>
        <w:rPr>
          <w:ins w:id="1123" w:author="Sai Praneetha Bhaskaruni" w:date="2022-03-24T11:19:00Z"/>
          <w:rFonts w:eastAsia="Times New Roman" w:cstheme="minorHAnsi"/>
          <w:sz w:val="22"/>
          <w:lang w:eastAsia="de-DE"/>
        </w:rPr>
      </w:pPr>
      <w:ins w:id="1124" w:author="Sai Praneetha Bhaskaruni" w:date="2022-03-24T11:16:00Z">
        <w:r>
          <w:rPr>
            <w:rFonts w:eastAsia="Times New Roman" w:cstheme="minorHAnsi"/>
            <w:sz w:val="22"/>
            <w:lang w:eastAsia="de-DE"/>
          </w:rPr>
          <w:t>u</w:t>
        </w:r>
      </w:ins>
      <w:del w:id="1125" w:author="Sai Praneetha Bhaskaruni" w:date="2022-03-24T11:16:00Z">
        <w:r w:rsidR="00BA5FC4" w:rsidRPr="00BA5FC4" w:rsidDel="00822C8A">
          <w:rPr>
            <w:rFonts w:eastAsia="Times New Roman" w:cstheme="minorHAnsi"/>
            <w:sz w:val="22"/>
            <w:lang w:eastAsia="de-DE"/>
          </w:rPr>
          <w:delText>U</w:delText>
        </w:r>
      </w:del>
      <w:r w:rsidR="00BA5FC4" w:rsidRPr="00BA5FC4">
        <w:rPr>
          <w:rFonts w:eastAsia="Times New Roman" w:cstheme="minorHAnsi"/>
          <w:sz w:val="22"/>
          <w:lang w:eastAsia="de-DE"/>
        </w:rPr>
        <w:t>nexpected system behavior</w:t>
      </w:r>
      <w:ins w:id="1126" w:author="Sai Praneetha Bhaskaruni" w:date="2022-03-24T11:16:00Z">
        <w:r>
          <w:rPr>
            <w:rFonts w:eastAsia="Times New Roman" w:cstheme="minorHAnsi"/>
            <w:sz w:val="22"/>
            <w:lang w:eastAsia="de-DE"/>
          </w:rPr>
          <w:t xml:space="preserve"> observed</w:t>
        </w:r>
      </w:ins>
    </w:p>
    <w:p w14:paraId="6D3BBADA" w14:textId="08CDA78F" w:rsidR="00CB7080" w:rsidDel="009E060D" w:rsidRDefault="00297F12" w:rsidP="00CB7080">
      <w:pPr>
        <w:pStyle w:val="ListParagraph"/>
        <w:numPr>
          <w:ilvl w:val="0"/>
          <w:numId w:val="14"/>
        </w:numPr>
        <w:spacing w:before="120" w:after="160" w:line="259" w:lineRule="auto"/>
        <w:jc w:val="left"/>
        <w:rPr>
          <w:del w:id="1127" w:author="Sai Praneetha Bhaskaruni" w:date="2022-03-24T11:19:00Z"/>
          <w:rFonts w:eastAsia="Times New Roman" w:cstheme="minorHAnsi"/>
          <w:sz w:val="22"/>
          <w:lang w:eastAsia="de-DE"/>
        </w:rPr>
      </w:pPr>
      <w:ins w:id="1128" w:author="Sai Praneetha Bhaskaruni" w:date="2022-03-24T11:19:00Z">
        <w:r>
          <w:rPr>
            <w:rFonts w:eastAsia="Times New Roman" w:cstheme="minorHAnsi"/>
            <w:sz w:val="22"/>
            <w:lang w:eastAsia="de-DE"/>
          </w:rPr>
          <w:t>Any s</w:t>
        </w:r>
      </w:ins>
      <w:moveToRangeStart w:id="1129" w:author="Sai Praneetha Bhaskaruni" w:date="2022-03-24T11:19:00Z" w:name="move99013170"/>
      <w:moveTo w:id="1130" w:author="Sai Praneetha Bhaskaruni" w:date="2022-03-24T11:19:00Z">
        <w:del w:id="1131" w:author="Sai Praneetha Bhaskaruni" w:date="2022-03-24T11:19:00Z">
          <w:r w:rsidR="00CB7080" w:rsidRPr="00BA5FC4" w:rsidDel="00297F12">
            <w:rPr>
              <w:rFonts w:eastAsia="Times New Roman" w:cstheme="minorHAnsi"/>
              <w:sz w:val="22"/>
              <w:lang w:eastAsia="de-DE"/>
            </w:rPr>
            <w:delText>S</w:delText>
          </w:r>
        </w:del>
        <w:r w:rsidR="00CB7080" w:rsidRPr="00BA5FC4">
          <w:rPr>
            <w:rFonts w:eastAsia="Times New Roman" w:cstheme="minorHAnsi"/>
            <w:sz w:val="22"/>
            <w:lang w:eastAsia="de-DE"/>
          </w:rPr>
          <w:t>uspected misuse of the device (</w:t>
        </w:r>
      </w:moveTo>
      <w:ins w:id="1132" w:author="Sai Praneetha Bhaskaruni" w:date="2022-03-24T11:19:00Z">
        <w:r>
          <w:rPr>
            <w:rFonts w:eastAsia="Times New Roman" w:cstheme="minorHAnsi"/>
            <w:sz w:val="22"/>
            <w:lang w:eastAsia="de-DE"/>
          </w:rPr>
          <w:t xml:space="preserve">can </w:t>
        </w:r>
      </w:ins>
      <w:moveTo w:id="1133" w:author="Sai Praneetha Bhaskaruni" w:date="2022-03-24T11:19:00Z">
        <w:del w:id="1134" w:author="Sai Praneetha Bhaskaruni" w:date="2022-03-24T11:19:00Z">
          <w:r w:rsidR="00CB7080" w:rsidRPr="00BA5FC4" w:rsidDel="00297F12">
            <w:rPr>
              <w:rFonts w:eastAsia="Times New Roman" w:cstheme="minorHAnsi"/>
              <w:sz w:val="22"/>
              <w:lang w:eastAsia="de-DE"/>
            </w:rPr>
            <w:delText xml:space="preserve">how to </w:delText>
          </w:r>
        </w:del>
        <w:r w:rsidR="00CB7080" w:rsidRPr="00BA5FC4">
          <w:rPr>
            <w:rFonts w:eastAsia="Times New Roman" w:cstheme="minorHAnsi"/>
            <w:sz w:val="22"/>
            <w:lang w:eastAsia="de-DE"/>
          </w:rPr>
          <w:t>confirm through logs)</w:t>
        </w:r>
      </w:moveTo>
    </w:p>
    <w:p w14:paraId="54A1CE39" w14:textId="77777777" w:rsidR="009E060D" w:rsidRPr="00BA5FC4" w:rsidRDefault="009E060D" w:rsidP="00CB7080">
      <w:pPr>
        <w:pStyle w:val="ListParagraph"/>
        <w:numPr>
          <w:ilvl w:val="0"/>
          <w:numId w:val="14"/>
        </w:numPr>
        <w:spacing w:before="120" w:after="160" w:line="259" w:lineRule="auto"/>
        <w:jc w:val="left"/>
        <w:rPr>
          <w:ins w:id="1135" w:author="Sai Praneetha Bhaskaruni" w:date="2022-03-24T11:22:00Z"/>
          <w:moveTo w:id="1136" w:author="Sai Praneetha Bhaskaruni" w:date="2022-03-24T11:19:00Z"/>
          <w:rFonts w:eastAsia="Times New Roman" w:cstheme="minorHAnsi"/>
          <w:sz w:val="22"/>
          <w:lang w:eastAsia="de-DE"/>
        </w:rPr>
      </w:pPr>
    </w:p>
    <w:moveToRangeEnd w:id="1129"/>
    <w:p w14:paraId="11FB3562" w14:textId="43111E42" w:rsidR="00CB7080" w:rsidRDefault="00AC5D53" w:rsidP="009E060D">
      <w:pPr>
        <w:pStyle w:val="ListParagraph"/>
        <w:numPr>
          <w:ilvl w:val="0"/>
          <w:numId w:val="14"/>
        </w:numPr>
        <w:spacing w:before="120" w:after="160" w:line="259" w:lineRule="auto"/>
        <w:jc w:val="left"/>
        <w:rPr>
          <w:ins w:id="1137" w:author="Sai Praneetha Bhaskaruni" w:date="2022-03-24T11:28:00Z"/>
          <w:rFonts w:eastAsia="Times New Roman" w:cstheme="minorHAnsi"/>
          <w:sz w:val="22"/>
          <w:lang w:eastAsia="de-DE"/>
        </w:rPr>
      </w:pPr>
      <w:ins w:id="1138" w:author="Sai Praneetha Bhaskaruni" w:date="2022-03-24T11:23:00Z">
        <w:r>
          <w:rPr>
            <w:rFonts w:eastAsia="Times New Roman" w:cstheme="minorHAnsi"/>
            <w:sz w:val="22"/>
            <w:lang w:eastAsia="de-DE"/>
          </w:rPr>
          <w:t>Incorporated m</w:t>
        </w:r>
      </w:ins>
      <w:ins w:id="1139" w:author="Sai Praneetha Bhaskaruni" w:date="2022-03-24T11:22:00Z">
        <w:r w:rsidR="009E060D" w:rsidRPr="00BA5FC4">
          <w:rPr>
            <w:rFonts w:eastAsia="Times New Roman" w:cstheme="minorHAnsi"/>
            <w:sz w:val="22"/>
            <w:lang w:eastAsia="de-DE"/>
          </w:rPr>
          <w:t>ethods</w:t>
        </w:r>
      </w:ins>
      <w:ins w:id="1140" w:author="Sai Praneetha Bhaskaruni" w:date="2022-03-24T11:23:00Z">
        <w:r>
          <w:rPr>
            <w:rFonts w:eastAsia="Times New Roman" w:cstheme="minorHAnsi"/>
            <w:sz w:val="22"/>
            <w:lang w:eastAsia="de-DE"/>
          </w:rPr>
          <w:t xml:space="preserve"> detect </w:t>
        </w:r>
      </w:ins>
      <w:ins w:id="1141" w:author="Sai Praneetha Bhaskaruni" w:date="2022-03-24T11:24:00Z">
        <w:r w:rsidR="009E5451">
          <w:rPr>
            <w:rFonts w:eastAsia="Times New Roman" w:cstheme="minorHAnsi"/>
            <w:sz w:val="22"/>
            <w:lang w:eastAsia="de-DE"/>
          </w:rPr>
          <w:t xml:space="preserve">that </w:t>
        </w:r>
        <w:r>
          <w:rPr>
            <w:rFonts w:eastAsia="Times New Roman" w:cstheme="minorHAnsi"/>
            <w:sz w:val="22"/>
            <w:lang w:eastAsia="de-DE"/>
          </w:rPr>
          <w:t xml:space="preserve">any </w:t>
        </w:r>
      </w:ins>
      <w:ins w:id="1142" w:author="Sai Praneetha Bhaskaruni" w:date="2022-03-24T11:22:00Z">
        <w:r w:rsidR="009E060D" w:rsidRPr="00BA5FC4">
          <w:rPr>
            <w:rFonts w:eastAsia="Times New Roman" w:cstheme="minorHAnsi"/>
            <w:sz w:val="22"/>
            <w:lang w:eastAsia="de-DE"/>
          </w:rPr>
          <w:t>data inappropriately accessed or copied from the device</w:t>
        </w:r>
      </w:ins>
    </w:p>
    <w:p w14:paraId="02C29AAE" w14:textId="0649A974" w:rsidR="00B82AFF" w:rsidRPr="00B82AFF" w:rsidRDefault="00B82AFF">
      <w:pPr>
        <w:pStyle w:val="ListParagraph"/>
        <w:numPr>
          <w:ilvl w:val="0"/>
          <w:numId w:val="14"/>
        </w:numPr>
        <w:spacing w:before="120" w:after="160" w:line="259" w:lineRule="auto"/>
        <w:jc w:val="left"/>
        <w:rPr>
          <w:rFonts w:eastAsia="Times New Roman" w:cstheme="minorHAnsi"/>
          <w:sz w:val="22"/>
          <w:lang w:eastAsia="de-DE"/>
          <w:rPrChange w:id="1143" w:author="Sai Praneetha Bhaskaruni" w:date="2022-03-24T11:28:00Z">
            <w:rPr>
              <w:lang w:eastAsia="de-DE"/>
            </w:rPr>
          </w:rPrChange>
        </w:rPr>
      </w:pPr>
      <w:ins w:id="1144" w:author="Sai Praneetha Bhaskaruni" w:date="2022-03-24T11:28:00Z">
        <w:r>
          <w:rPr>
            <w:rFonts w:eastAsia="Times New Roman" w:cstheme="minorHAnsi"/>
            <w:sz w:val="22"/>
            <w:lang w:eastAsia="de-DE"/>
          </w:rPr>
          <w:t>From the report of f</w:t>
        </w:r>
        <w:r w:rsidRPr="00BA5FC4">
          <w:rPr>
            <w:rFonts w:eastAsia="Times New Roman" w:cstheme="minorHAnsi"/>
            <w:sz w:val="22"/>
            <w:lang w:eastAsia="de-DE"/>
          </w:rPr>
          <w:t>orensic inspection of the device</w:t>
        </w:r>
      </w:ins>
    </w:p>
    <w:bookmarkEnd w:id="1115"/>
    <w:p w14:paraId="4BC9E604" w14:textId="25F26820" w:rsidR="00BA5FC4" w:rsidRPr="00BA5FC4" w:rsidRDefault="002346F3" w:rsidP="00BA5FC4">
      <w:pPr>
        <w:pStyle w:val="ListParagraph"/>
        <w:numPr>
          <w:ilvl w:val="0"/>
          <w:numId w:val="14"/>
        </w:numPr>
        <w:spacing w:before="120" w:after="160" w:line="259" w:lineRule="auto"/>
        <w:jc w:val="left"/>
        <w:rPr>
          <w:rFonts w:eastAsia="Times New Roman" w:cstheme="minorHAnsi"/>
          <w:sz w:val="22"/>
          <w:lang w:eastAsia="de-DE"/>
        </w:rPr>
      </w:pPr>
      <w:ins w:id="1145" w:author="Sai Praneetha Bhaskaruni" w:date="2022-03-24T11:18:00Z">
        <w:r>
          <w:rPr>
            <w:rFonts w:eastAsia="Times New Roman" w:cstheme="minorHAnsi"/>
            <w:sz w:val="22"/>
            <w:lang w:eastAsia="de-DE"/>
          </w:rPr>
          <w:t>Chances for r</w:t>
        </w:r>
      </w:ins>
      <w:del w:id="1146" w:author="Sai Praneetha Bhaskaruni" w:date="2022-03-24T11:18:00Z">
        <w:r w:rsidR="00BA5FC4" w:rsidRPr="00BA5FC4" w:rsidDel="002346F3">
          <w:rPr>
            <w:rFonts w:eastAsia="Times New Roman" w:cstheme="minorHAnsi"/>
            <w:sz w:val="22"/>
            <w:lang w:eastAsia="de-DE"/>
          </w:rPr>
          <w:delText>R</w:delText>
        </w:r>
      </w:del>
      <w:r w:rsidR="00BA5FC4" w:rsidRPr="00BA5FC4">
        <w:rPr>
          <w:rFonts w:eastAsia="Times New Roman" w:cstheme="minorHAnsi"/>
          <w:sz w:val="22"/>
          <w:lang w:eastAsia="de-DE"/>
        </w:rPr>
        <w:t>ecovery of data from a damaged or non-functional system</w:t>
      </w:r>
    </w:p>
    <w:p w14:paraId="1B8A10BB" w14:textId="7B85A061" w:rsidR="00BA5FC4" w:rsidRPr="00BA5FC4" w:rsidDel="00B82AFF" w:rsidRDefault="00BA5FC4" w:rsidP="00BA5FC4">
      <w:pPr>
        <w:pStyle w:val="ListParagraph"/>
        <w:numPr>
          <w:ilvl w:val="0"/>
          <w:numId w:val="14"/>
        </w:numPr>
        <w:spacing w:before="120" w:after="160" w:line="259" w:lineRule="auto"/>
        <w:jc w:val="left"/>
        <w:rPr>
          <w:del w:id="1147" w:author="Sai Praneetha Bhaskaruni" w:date="2022-03-24T11:28:00Z"/>
          <w:moveFrom w:id="1148" w:author="Sai Praneetha Bhaskaruni" w:date="2022-03-24T11:19:00Z"/>
          <w:rFonts w:eastAsia="Times New Roman" w:cstheme="minorHAnsi"/>
          <w:sz w:val="22"/>
          <w:lang w:eastAsia="de-DE"/>
        </w:rPr>
      </w:pPr>
      <w:moveFromRangeStart w:id="1149" w:author="Sai Praneetha Bhaskaruni" w:date="2022-03-24T11:19:00Z" w:name="move99013170"/>
      <w:moveFrom w:id="1150" w:author="Sai Praneetha Bhaskaruni" w:date="2022-03-24T11:19:00Z">
        <w:del w:id="1151" w:author="Sai Praneetha Bhaskaruni" w:date="2022-03-24T11:28:00Z">
          <w:r w:rsidRPr="00BA5FC4" w:rsidDel="00B82AFF">
            <w:rPr>
              <w:rFonts w:eastAsia="Times New Roman" w:cstheme="minorHAnsi"/>
              <w:sz w:val="22"/>
              <w:lang w:eastAsia="de-DE"/>
            </w:rPr>
            <w:delText>Suspected misuse of the device (how to confirm through logs)</w:delText>
          </w:r>
        </w:del>
      </w:moveFrom>
    </w:p>
    <w:moveFromRangeEnd w:id="1149"/>
    <w:p w14:paraId="1AB09148" w14:textId="377118B5" w:rsidR="00BA5FC4" w:rsidRPr="00BA5FC4" w:rsidDel="009E060D" w:rsidRDefault="00BA5FC4" w:rsidP="00BA5FC4">
      <w:pPr>
        <w:pStyle w:val="ListParagraph"/>
        <w:numPr>
          <w:ilvl w:val="0"/>
          <w:numId w:val="14"/>
        </w:numPr>
        <w:spacing w:before="120" w:after="160" w:line="259" w:lineRule="auto"/>
        <w:jc w:val="left"/>
        <w:rPr>
          <w:del w:id="1152" w:author="Sai Praneetha Bhaskaruni" w:date="2022-03-24T11:22:00Z"/>
          <w:rFonts w:eastAsia="Times New Roman" w:cstheme="minorHAnsi"/>
          <w:sz w:val="22"/>
          <w:lang w:eastAsia="de-DE"/>
        </w:rPr>
      </w:pPr>
      <w:del w:id="1153" w:author="Sai Praneetha Bhaskaruni" w:date="2022-03-24T11:22:00Z">
        <w:r w:rsidRPr="00BA5FC4" w:rsidDel="009E060D">
          <w:rPr>
            <w:rFonts w:eastAsia="Times New Roman" w:cstheme="minorHAnsi"/>
            <w:sz w:val="22"/>
            <w:lang w:eastAsia="de-DE"/>
          </w:rPr>
          <w:delText>Methods to determine if data was inappropriately accessed or copied from the device</w:delText>
        </w:r>
      </w:del>
    </w:p>
    <w:p w14:paraId="02C2253E" w14:textId="050F9D45" w:rsidR="00BA5FC4" w:rsidRPr="00BA5FC4" w:rsidDel="00B82AFF" w:rsidRDefault="00BA5FC4" w:rsidP="00BA5FC4">
      <w:pPr>
        <w:pStyle w:val="ListParagraph"/>
        <w:numPr>
          <w:ilvl w:val="0"/>
          <w:numId w:val="14"/>
        </w:numPr>
        <w:spacing w:before="120" w:after="160" w:line="259" w:lineRule="auto"/>
        <w:jc w:val="left"/>
        <w:rPr>
          <w:del w:id="1154" w:author="Sai Praneetha Bhaskaruni" w:date="2022-03-24T11:28:00Z"/>
          <w:rFonts w:eastAsia="Times New Roman" w:cstheme="minorHAnsi"/>
          <w:sz w:val="22"/>
          <w:lang w:eastAsia="de-DE"/>
        </w:rPr>
      </w:pPr>
      <w:del w:id="1155" w:author="Sai Praneetha Bhaskaruni" w:date="2022-03-24T11:25:00Z">
        <w:r w:rsidRPr="00BA5FC4" w:rsidDel="00942172">
          <w:rPr>
            <w:rFonts w:eastAsia="Times New Roman" w:cstheme="minorHAnsi"/>
            <w:sz w:val="22"/>
            <w:lang w:eastAsia="de-DE"/>
          </w:rPr>
          <w:delText>F</w:delText>
        </w:r>
      </w:del>
      <w:del w:id="1156" w:author="Sai Praneetha Bhaskaruni" w:date="2022-03-24T11:28:00Z">
        <w:r w:rsidRPr="00BA5FC4" w:rsidDel="00B82AFF">
          <w:rPr>
            <w:rFonts w:eastAsia="Times New Roman" w:cstheme="minorHAnsi"/>
            <w:sz w:val="22"/>
            <w:lang w:eastAsia="de-DE"/>
          </w:rPr>
          <w:delText>orensic inspection of the device</w:delText>
        </w:r>
      </w:del>
    </w:p>
    <w:p w14:paraId="6D1B63D5" w14:textId="7D4A8AD1" w:rsidR="00BA5FC4" w:rsidRPr="0023424E" w:rsidRDefault="00BA5FC4" w:rsidP="00BA5FC4">
      <w:pPr>
        <w:shd w:val="clear" w:color="auto" w:fill="FFFFFF"/>
        <w:spacing w:beforeAutospacing="1"/>
        <w:ind w:left="450"/>
        <w:rPr>
          <w:rFonts w:eastAsia="Times New Roman" w:cstheme="minorHAnsi"/>
          <w:bCs/>
          <w:sz w:val="22"/>
        </w:rPr>
      </w:pPr>
      <w:bookmarkStart w:id="1157" w:name="_Toc59610195"/>
      <w:r w:rsidRPr="0023424E">
        <w:rPr>
          <w:rFonts w:eastAsia="Times New Roman" w:cstheme="minorHAnsi"/>
          <w:bCs/>
          <w:sz w:val="22"/>
        </w:rPr>
        <w:t>Security Testing</w:t>
      </w:r>
      <w:bookmarkEnd w:id="1157"/>
      <w:ins w:id="1158" w:author="Sai Praneetha Bhaskaruni" w:date="2022-03-24T11:36:00Z">
        <w:r w:rsidR="00C87669">
          <w:rPr>
            <w:rFonts w:eastAsia="Times New Roman" w:cstheme="minorHAnsi"/>
            <w:bCs/>
            <w:sz w:val="22"/>
          </w:rPr>
          <w:t>:</w:t>
        </w:r>
      </w:ins>
    </w:p>
    <w:p w14:paraId="4ED1D7F1" w14:textId="5286078C" w:rsidR="00BA5FC4" w:rsidRPr="00BA5FC4" w:rsidRDefault="008F5F36" w:rsidP="00BA5FC4">
      <w:pPr>
        <w:pStyle w:val="ListParagraph"/>
        <w:numPr>
          <w:ilvl w:val="0"/>
          <w:numId w:val="14"/>
        </w:numPr>
        <w:spacing w:before="120" w:after="160" w:line="259" w:lineRule="auto"/>
        <w:jc w:val="left"/>
        <w:rPr>
          <w:rFonts w:eastAsia="Times New Roman" w:cstheme="minorHAnsi"/>
          <w:sz w:val="22"/>
          <w:lang w:eastAsia="de-DE"/>
        </w:rPr>
      </w:pPr>
      <w:ins w:id="1159" w:author="Sai Praneetha Bhaskaruni" w:date="2022-03-24T11:31:00Z">
        <w:r>
          <w:rPr>
            <w:rFonts w:eastAsia="Times New Roman" w:cstheme="minorHAnsi"/>
            <w:sz w:val="22"/>
            <w:lang w:eastAsia="de-DE"/>
          </w:rPr>
          <w:t>Recommendation to the c</w:t>
        </w:r>
      </w:ins>
      <w:del w:id="1160" w:author="Sai Praneetha Bhaskaruni" w:date="2022-03-24T11:31:00Z">
        <w:r w:rsidR="00BA5FC4" w:rsidRPr="00BA5FC4" w:rsidDel="008F5F36">
          <w:rPr>
            <w:rFonts w:eastAsia="Times New Roman" w:cstheme="minorHAnsi"/>
            <w:sz w:val="22"/>
            <w:lang w:eastAsia="de-DE"/>
          </w:rPr>
          <w:delText>C</w:delText>
        </w:r>
      </w:del>
      <w:r w:rsidR="00BA5FC4" w:rsidRPr="00BA5FC4">
        <w:rPr>
          <w:rFonts w:eastAsia="Times New Roman" w:cstheme="minorHAnsi"/>
          <w:sz w:val="22"/>
          <w:lang w:eastAsia="de-DE"/>
        </w:rPr>
        <w:t>lient</w:t>
      </w:r>
      <w:ins w:id="1161" w:author="Sai Praneetha Bhaskaruni" w:date="2022-03-24T11:30:00Z">
        <w:r>
          <w:rPr>
            <w:rFonts w:eastAsia="Times New Roman" w:cstheme="minorHAnsi"/>
            <w:sz w:val="22"/>
            <w:lang w:eastAsia="de-DE"/>
          </w:rPr>
          <w:t xml:space="preserve"> (HDO)</w:t>
        </w:r>
      </w:ins>
      <w:r w:rsidR="00BA5FC4" w:rsidRPr="00BA5FC4">
        <w:rPr>
          <w:rFonts w:eastAsia="Times New Roman" w:cstheme="minorHAnsi"/>
          <w:sz w:val="22"/>
          <w:lang w:eastAsia="de-DE"/>
        </w:rPr>
        <w:t xml:space="preserve"> </w:t>
      </w:r>
      <w:del w:id="1162" w:author="Sai Praneetha Bhaskaruni" w:date="2022-03-24T11:31:00Z">
        <w:r w:rsidR="00BA5FC4" w:rsidRPr="00BA5FC4" w:rsidDel="008F5F36">
          <w:rPr>
            <w:rFonts w:eastAsia="Times New Roman" w:cstheme="minorHAnsi"/>
            <w:sz w:val="22"/>
            <w:lang w:eastAsia="de-DE"/>
          </w:rPr>
          <w:delText>need</w:delText>
        </w:r>
        <w:r w:rsidR="006E0AE6" w:rsidDel="008F5F36">
          <w:rPr>
            <w:rFonts w:eastAsia="Times New Roman" w:cstheme="minorHAnsi"/>
            <w:sz w:val="22"/>
            <w:lang w:eastAsia="de-DE"/>
          </w:rPr>
          <w:delText>s</w:delText>
        </w:r>
        <w:r w:rsidR="00BA5FC4" w:rsidRPr="00BA5FC4" w:rsidDel="008F5F36">
          <w:rPr>
            <w:rFonts w:eastAsia="Times New Roman" w:cstheme="minorHAnsi"/>
            <w:sz w:val="22"/>
            <w:lang w:eastAsia="de-DE"/>
          </w:rPr>
          <w:delText xml:space="preserve"> </w:delText>
        </w:r>
      </w:del>
      <w:r w:rsidR="00BA5FC4" w:rsidRPr="00BA5FC4">
        <w:rPr>
          <w:rFonts w:eastAsia="Times New Roman" w:cstheme="minorHAnsi"/>
          <w:sz w:val="22"/>
          <w:lang w:eastAsia="de-DE"/>
        </w:rPr>
        <w:t>to</w:t>
      </w:r>
      <w:ins w:id="1163" w:author="Sai Praneetha Bhaskaruni" w:date="2022-03-24T11:31:00Z">
        <w:r>
          <w:rPr>
            <w:rFonts w:eastAsia="Times New Roman" w:cstheme="minorHAnsi"/>
            <w:sz w:val="22"/>
            <w:lang w:eastAsia="de-DE"/>
          </w:rPr>
          <w:t xml:space="preserve"> be</w:t>
        </w:r>
      </w:ins>
      <w:r w:rsidR="00BA5FC4" w:rsidRPr="00BA5FC4">
        <w:rPr>
          <w:rFonts w:eastAsia="Times New Roman" w:cstheme="minorHAnsi"/>
          <w:sz w:val="22"/>
          <w:lang w:eastAsia="de-DE"/>
        </w:rPr>
        <w:t xml:space="preserve"> update</w:t>
      </w:r>
      <w:ins w:id="1164" w:author="Sai Praneetha Bhaskaruni" w:date="2022-03-24T11:31:00Z">
        <w:r>
          <w:rPr>
            <w:rFonts w:eastAsia="Times New Roman" w:cstheme="minorHAnsi"/>
            <w:sz w:val="22"/>
            <w:lang w:eastAsia="de-DE"/>
          </w:rPr>
          <w:t>d with</w:t>
        </w:r>
      </w:ins>
      <w:r w:rsidR="00BA5FC4" w:rsidRPr="00BA5FC4">
        <w:rPr>
          <w:rFonts w:eastAsia="Times New Roman" w:cstheme="minorHAnsi"/>
          <w:sz w:val="22"/>
          <w:lang w:eastAsia="de-DE"/>
        </w:rPr>
        <w:t xml:space="preserve"> the software or hardware</w:t>
      </w:r>
      <w:del w:id="1165" w:author="Sai Praneetha Bhaskaruni" w:date="2022-03-24T11:31:00Z">
        <w:r w:rsidR="00BA5FC4" w:rsidRPr="00BA5FC4" w:rsidDel="00A20273">
          <w:rPr>
            <w:rFonts w:eastAsia="Times New Roman" w:cstheme="minorHAnsi"/>
            <w:sz w:val="22"/>
            <w:lang w:eastAsia="de-DE"/>
          </w:rPr>
          <w:delText xml:space="preserve"> if needed.</w:delText>
        </w:r>
      </w:del>
    </w:p>
    <w:p w14:paraId="6356292B" w14:textId="346D2D6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Client </w:t>
      </w:r>
      <w:ins w:id="1166" w:author="Sai Praneetha Bhaskaruni" w:date="2022-03-24T11:30:00Z">
        <w:r w:rsidR="008F5F36">
          <w:rPr>
            <w:rFonts w:eastAsia="Times New Roman" w:cstheme="minorHAnsi"/>
            <w:sz w:val="22"/>
            <w:lang w:eastAsia="de-DE"/>
          </w:rPr>
          <w:t xml:space="preserve">(HDO) </w:t>
        </w:r>
      </w:ins>
      <w:r w:rsidRPr="00BA5FC4">
        <w:rPr>
          <w:rFonts w:eastAsia="Times New Roman" w:cstheme="minorHAnsi"/>
          <w:sz w:val="22"/>
          <w:lang w:eastAsia="de-DE"/>
        </w:rPr>
        <w:t>need</w:t>
      </w:r>
      <w:r w:rsidR="006E0AE6">
        <w:rPr>
          <w:rFonts w:eastAsia="Times New Roman" w:cstheme="minorHAnsi"/>
          <w:sz w:val="22"/>
          <w:lang w:eastAsia="de-DE"/>
        </w:rPr>
        <w:t>s</w:t>
      </w:r>
      <w:r w:rsidRPr="00BA5FC4">
        <w:rPr>
          <w:rFonts w:eastAsia="Times New Roman" w:cstheme="minorHAnsi"/>
          <w:sz w:val="22"/>
          <w:lang w:eastAsia="de-DE"/>
        </w:rPr>
        <w:t xml:space="preserve"> to test or validate the effectiveness of </w:t>
      </w:r>
      <w:r w:rsidR="006E0AE6">
        <w:rPr>
          <w:rFonts w:eastAsia="Times New Roman" w:cstheme="minorHAnsi"/>
          <w:sz w:val="22"/>
          <w:lang w:eastAsia="de-DE"/>
        </w:rPr>
        <w:t xml:space="preserve">the </w:t>
      </w:r>
      <w:r w:rsidRPr="00BA5FC4">
        <w:rPr>
          <w:rFonts w:eastAsia="Times New Roman" w:cstheme="minorHAnsi"/>
          <w:sz w:val="22"/>
          <w:lang w:eastAsia="de-DE"/>
        </w:rPr>
        <w:t xml:space="preserve">system </w:t>
      </w:r>
      <w:ins w:id="1167" w:author="Sai Praneetha Bhaskaruni" w:date="2022-03-24T11:34:00Z">
        <w:r w:rsidR="001D3FE9">
          <w:rPr>
            <w:rFonts w:eastAsia="Times New Roman" w:cstheme="minorHAnsi"/>
            <w:sz w:val="22"/>
            <w:lang w:eastAsia="de-DE"/>
          </w:rPr>
          <w:t xml:space="preserve">functionality from </w:t>
        </w:r>
      </w:ins>
      <w:r w:rsidRPr="00BA5FC4">
        <w:rPr>
          <w:rFonts w:eastAsia="Times New Roman" w:cstheme="minorHAnsi"/>
          <w:sz w:val="22"/>
          <w:lang w:eastAsia="de-DE"/>
        </w:rPr>
        <w:t xml:space="preserve">security </w:t>
      </w:r>
      <w:ins w:id="1168" w:author="Sai Praneetha Bhaskaruni" w:date="2022-03-24T11:35:00Z">
        <w:r w:rsidR="00371E91">
          <w:rPr>
            <w:rFonts w:eastAsia="Times New Roman" w:cstheme="minorHAnsi"/>
            <w:sz w:val="22"/>
            <w:lang w:eastAsia="de-DE"/>
          </w:rPr>
          <w:t>perspective at regular intervals</w:t>
        </w:r>
      </w:ins>
      <w:del w:id="1169" w:author="Sai Praneetha Bhaskaruni" w:date="2022-03-24T11:34:00Z">
        <w:r w:rsidRPr="00BA5FC4" w:rsidDel="001D3FE9">
          <w:rPr>
            <w:rFonts w:eastAsia="Times New Roman" w:cstheme="minorHAnsi"/>
            <w:sz w:val="22"/>
            <w:lang w:eastAsia="de-DE"/>
          </w:rPr>
          <w:delText>function</w:delText>
        </w:r>
      </w:del>
    </w:p>
    <w:p w14:paraId="7B7630AE" w14:textId="3B4A0542"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Functional testing should be performed to identify the </w:t>
      </w:r>
      <w:ins w:id="1170" w:author="Sai Praneetha Bhaskaruni" w:date="2022-03-24T11:35:00Z">
        <w:r w:rsidR="0020364C">
          <w:rPr>
            <w:rFonts w:eastAsia="Times New Roman" w:cstheme="minorHAnsi"/>
            <w:sz w:val="22"/>
            <w:lang w:eastAsia="de-DE"/>
          </w:rPr>
          <w:t>weaknesses/vulnerabilities that ca</w:t>
        </w:r>
      </w:ins>
      <w:ins w:id="1171" w:author="Sai Praneetha Bhaskaruni" w:date="2022-03-24T11:36:00Z">
        <w:r w:rsidR="00565D73">
          <w:rPr>
            <w:rFonts w:eastAsia="Times New Roman" w:cstheme="minorHAnsi"/>
            <w:sz w:val="22"/>
            <w:lang w:eastAsia="de-DE"/>
          </w:rPr>
          <w:t>n</w:t>
        </w:r>
      </w:ins>
      <w:ins w:id="1172" w:author="Sai Praneetha Bhaskaruni" w:date="2022-03-24T11:35:00Z">
        <w:r w:rsidR="0020364C">
          <w:rPr>
            <w:rFonts w:eastAsia="Times New Roman" w:cstheme="minorHAnsi"/>
            <w:sz w:val="22"/>
            <w:lang w:eastAsia="de-DE"/>
          </w:rPr>
          <w:t xml:space="preserve"> be </w:t>
        </w:r>
      </w:ins>
      <w:del w:id="1173" w:author="Sai Praneetha Bhaskaruni" w:date="2022-03-24T11:35:00Z">
        <w:r w:rsidRPr="00BA5FC4" w:rsidDel="0020364C">
          <w:rPr>
            <w:rFonts w:eastAsia="Times New Roman" w:cstheme="minorHAnsi"/>
            <w:sz w:val="22"/>
            <w:lang w:eastAsia="de-DE"/>
          </w:rPr>
          <w:delText>loop hole</w:delText>
        </w:r>
      </w:del>
      <w:ins w:id="1174" w:author="Sai Praneetha Bhaskaruni" w:date="2022-03-24T11:35:00Z">
        <w:r w:rsidR="0020364C">
          <w:rPr>
            <w:rFonts w:eastAsia="Times New Roman" w:cstheme="minorHAnsi"/>
            <w:sz w:val="22"/>
            <w:lang w:eastAsia="de-DE"/>
          </w:rPr>
          <w:t>exploit</w:t>
        </w:r>
      </w:ins>
      <w:ins w:id="1175" w:author="Sai Praneetha Bhaskaruni" w:date="2022-03-24T11:36:00Z">
        <w:r w:rsidR="0020364C">
          <w:rPr>
            <w:rFonts w:eastAsia="Times New Roman" w:cstheme="minorHAnsi"/>
            <w:sz w:val="22"/>
            <w:lang w:eastAsia="de-DE"/>
          </w:rPr>
          <w:t>ed</w:t>
        </w:r>
      </w:ins>
      <w:del w:id="1176" w:author="Sai Praneetha Bhaskaruni" w:date="2022-03-24T11:35:00Z">
        <w:r w:rsidRPr="00BA5FC4" w:rsidDel="0020364C">
          <w:rPr>
            <w:rFonts w:eastAsia="Times New Roman" w:cstheme="minorHAnsi"/>
            <w:sz w:val="22"/>
            <w:lang w:eastAsia="de-DE"/>
          </w:rPr>
          <w:delText>s</w:delText>
        </w:r>
      </w:del>
    </w:p>
    <w:p w14:paraId="00369028" w14:textId="2FBC752E" w:rsidR="00BA5FC4" w:rsidRPr="0023424E" w:rsidRDefault="00BA5FC4" w:rsidP="00BA5FC4">
      <w:pPr>
        <w:shd w:val="clear" w:color="auto" w:fill="FFFFFF"/>
        <w:spacing w:beforeAutospacing="1"/>
        <w:ind w:left="450"/>
        <w:rPr>
          <w:rFonts w:eastAsia="Times New Roman" w:cstheme="minorHAnsi"/>
          <w:bCs/>
          <w:sz w:val="22"/>
        </w:rPr>
      </w:pPr>
      <w:bookmarkStart w:id="1177" w:name="_Toc59610196"/>
      <w:r w:rsidRPr="0023424E">
        <w:rPr>
          <w:rFonts w:eastAsia="Times New Roman" w:cstheme="minorHAnsi"/>
          <w:bCs/>
          <w:sz w:val="22"/>
        </w:rPr>
        <w:t>Scanning</w:t>
      </w:r>
      <w:bookmarkEnd w:id="1177"/>
      <w:ins w:id="1178" w:author="Sai Praneetha Bhaskaruni" w:date="2022-03-24T11:36:00Z">
        <w:r w:rsidR="00C87669">
          <w:rPr>
            <w:rFonts w:eastAsia="Times New Roman" w:cstheme="minorHAnsi"/>
            <w:bCs/>
            <w:sz w:val="22"/>
          </w:rPr>
          <w:t>:</w:t>
        </w:r>
      </w:ins>
    </w:p>
    <w:p w14:paraId="4844F545"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cstheme="minorHAnsi"/>
          <w:color w:val="000000" w:themeColor="text1"/>
          <w:sz w:val="22"/>
        </w:rPr>
        <w:t>Network sec</w:t>
      </w:r>
      <w:r w:rsidRPr="00BA5FC4">
        <w:rPr>
          <w:rFonts w:eastAsia="Times New Roman" w:cstheme="minorHAnsi"/>
          <w:sz w:val="22"/>
          <w:lang w:eastAsia="de-DE"/>
        </w:rPr>
        <w:t>urity scanning and web application vulnerability scanning should be performed to remove the legacy Applications/Devices within infrastructure</w:t>
      </w:r>
    </w:p>
    <w:p w14:paraId="18822E63" w14:textId="083CBB2F"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Manual and automated vulnerability scanning of the system should be performed as per the business</w:t>
      </w:r>
      <w:ins w:id="1179" w:author="Sai Praneetha Bhaskaruni" w:date="2022-03-24T11:37:00Z">
        <w:r w:rsidR="00466EBF">
          <w:rPr>
            <w:rFonts w:eastAsia="Times New Roman" w:cstheme="minorHAnsi"/>
            <w:sz w:val="22"/>
            <w:lang w:eastAsia="de-DE"/>
          </w:rPr>
          <w:t xml:space="preserve"> needs/</w:t>
        </w:r>
      </w:ins>
      <w:del w:id="1180" w:author="Sai Praneetha Bhaskaruni" w:date="2022-03-24T11:37:00Z">
        <w:r w:rsidRPr="00BA5FC4" w:rsidDel="00466EBF">
          <w:rPr>
            <w:rFonts w:eastAsia="Times New Roman" w:cstheme="minorHAnsi"/>
            <w:sz w:val="22"/>
            <w:lang w:eastAsia="de-DE"/>
          </w:rPr>
          <w:delText xml:space="preserve"> </w:delText>
        </w:r>
      </w:del>
      <w:r w:rsidRPr="00BA5FC4">
        <w:rPr>
          <w:rFonts w:eastAsia="Times New Roman" w:cstheme="minorHAnsi"/>
          <w:sz w:val="22"/>
          <w:lang w:eastAsia="de-DE"/>
        </w:rPr>
        <w:t>approval</w:t>
      </w:r>
    </w:p>
    <w:p w14:paraId="553A576B" w14:textId="755C57F9" w:rsidR="00BA5FC4" w:rsidRPr="0023424E" w:rsidRDefault="00BA5FC4" w:rsidP="00BA5FC4">
      <w:pPr>
        <w:shd w:val="clear" w:color="auto" w:fill="FFFFFF"/>
        <w:spacing w:beforeAutospacing="1"/>
        <w:ind w:left="450"/>
        <w:rPr>
          <w:rFonts w:eastAsia="Times New Roman" w:cstheme="minorHAnsi"/>
          <w:bCs/>
          <w:sz w:val="22"/>
        </w:rPr>
      </w:pPr>
      <w:bookmarkStart w:id="1181" w:name="_Toc59610197"/>
      <w:r w:rsidRPr="0023424E">
        <w:rPr>
          <w:rFonts w:eastAsia="Times New Roman" w:cstheme="minorHAnsi"/>
          <w:bCs/>
          <w:sz w:val="22"/>
        </w:rPr>
        <w:lastRenderedPageBreak/>
        <w:t>Risk Management</w:t>
      </w:r>
      <w:bookmarkEnd w:id="1181"/>
      <w:ins w:id="1182" w:author="Sai Praneetha Bhaskaruni" w:date="2022-03-24T11:37:00Z">
        <w:r w:rsidR="00AA0178">
          <w:rPr>
            <w:rFonts w:eastAsia="Times New Roman" w:cstheme="minorHAnsi"/>
            <w:bCs/>
            <w:sz w:val="22"/>
          </w:rPr>
          <w:t>:</w:t>
        </w:r>
      </w:ins>
    </w:p>
    <w:p w14:paraId="3A387A57" w14:textId="5BDE60C3"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cstheme="minorHAnsi"/>
          <w:color w:val="000000" w:themeColor="text1"/>
          <w:sz w:val="22"/>
        </w:rPr>
        <w:t xml:space="preserve">Client </w:t>
      </w:r>
      <w:ins w:id="1183" w:author="Sai Praneetha Bhaskaruni" w:date="2022-03-24T11:38:00Z">
        <w:r w:rsidR="0034174E">
          <w:rPr>
            <w:rFonts w:cstheme="minorHAnsi"/>
            <w:color w:val="000000" w:themeColor="text1"/>
            <w:sz w:val="22"/>
          </w:rPr>
          <w:t xml:space="preserve">(HDO) </w:t>
        </w:r>
      </w:ins>
      <w:r w:rsidRPr="00BA5FC4">
        <w:rPr>
          <w:rFonts w:cstheme="minorHAnsi"/>
          <w:color w:val="000000" w:themeColor="text1"/>
          <w:sz w:val="22"/>
        </w:rPr>
        <w:t>need</w:t>
      </w:r>
      <w:r w:rsidR="00A55C9B">
        <w:rPr>
          <w:rFonts w:cstheme="minorHAnsi"/>
          <w:color w:val="000000" w:themeColor="text1"/>
          <w:sz w:val="22"/>
        </w:rPr>
        <w:t>s</w:t>
      </w:r>
      <w:r w:rsidRPr="00BA5FC4">
        <w:rPr>
          <w:rFonts w:cstheme="minorHAnsi"/>
          <w:color w:val="000000" w:themeColor="text1"/>
          <w:sz w:val="22"/>
        </w:rPr>
        <w:t xml:space="preserve"> to</w:t>
      </w:r>
      <w:r w:rsidRPr="00BA5FC4">
        <w:rPr>
          <w:rFonts w:eastAsia="Times New Roman" w:cstheme="minorHAnsi"/>
          <w:sz w:val="22"/>
          <w:lang w:eastAsia="de-DE"/>
        </w:rPr>
        <w:t xml:space="preserve"> conduct security risk </w:t>
      </w:r>
      <w:ins w:id="1184" w:author="Sai Praneetha Bhaskaruni" w:date="2022-03-24T11:39:00Z">
        <w:r w:rsidR="0034174E">
          <w:rPr>
            <w:rFonts w:eastAsia="Times New Roman" w:cstheme="minorHAnsi"/>
            <w:sz w:val="22"/>
            <w:lang w:eastAsia="de-DE"/>
          </w:rPr>
          <w:t xml:space="preserve">identification </w:t>
        </w:r>
      </w:ins>
      <w:del w:id="1185" w:author="Sai Praneetha Bhaskaruni" w:date="2022-03-24T11:39:00Z">
        <w:r w:rsidRPr="00BA5FC4" w:rsidDel="0034174E">
          <w:rPr>
            <w:rFonts w:eastAsia="Times New Roman" w:cstheme="minorHAnsi"/>
            <w:sz w:val="22"/>
            <w:lang w:eastAsia="de-DE"/>
          </w:rPr>
          <w:delText xml:space="preserve">management </w:delText>
        </w:r>
      </w:del>
      <w:r w:rsidRPr="00BA5FC4">
        <w:rPr>
          <w:rFonts w:eastAsia="Times New Roman" w:cstheme="minorHAnsi"/>
          <w:sz w:val="22"/>
          <w:lang w:eastAsia="de-DE"/>
        </w:rPr>
        <w:t>process which monitors the ongoing security posture of this device</w:t>
      </w:r>
      <w:ins w:id="1186" w:author="Sai Praneetha Bhaskaruni" w:date="2022-03-24T11:39:00Z">
        <w:r w:rsidR="00B3307B">
          <w:rPr>
            <w:rFonts w:eastAsia="Times New Roman" w:cstheme="minorHAnsi"/>
            <w:sz w:val="22"/>
            <w:lang w:eastAsia="de-DE"/>
          </w:rPr>
          <w:t>/infrastructure</w:t>
        </w:r>
      </w:ins>
      <w:r w:rsidRPr="00BA5FC4">
        <w:rPr>
          <w:rFonts w:eastAsia="Times New Roman" w:cstheme="minorHAnsi"/>
          <w:sz w:val="22"/>
          <w:lang w:eastAsia="de-DE"/>
        </w:rPr>
        <w:t xml:space="preserve"> and </w:t>
      </w:r>
      <w:ins w:id="1187" w:author="Sai Praneetha Bhaskaruni" w:date="2022-03-24T11:40:00Z">
        <w:r w:rsidR="0032339C">
          <w:rPr>
            <w:rFonts w:eastAsia="Times New Roman" w:cstheme="minorHAnsi"/>
            <w:sz w:val="22"/>
            <w:lang w:eastAsia="de-DE"/>
          </w:rPr>
          <w:t>reports</w:t>
        </w:r>
      </w:ins>
      <w:del w:id="1188" w:author="Sai Praneetha Bhaskaruni" w:date="2022-03-24T11:40:00Z">
        <w:r w:rsidRPr="00BA5FC4" w:rsidDel="0032339C">
          <w:rPr>
            <w:rFonts w:eastAsia="Times New Roman" w:cstheme="minorHAnsi"/>
            <w:sz w:val="22"/>
            <w:lang w:eastAsia="de-DE"/>
          </w:rPr>
          <w:delText>addresses</w:delText>
        </w:r>
      </w:del>
      <w:r w:rsidRPr="00BA5FC4">
        <w:rPr>
          <w:rFonts w:eastAsia="Times New Roman" w:cstheme="minorHAnsi"/>
          <w:sz w:val="22"/>
          <w:lang w:eastAsia="de-DE"/>
        </w:rPr>
        <w:t xml:space="preserve"> any security incidents that might arise.</w:t>
      </w:r>
    </w:p>
    <w:p w14:paraId="5B4DAA7E" w14:textId="727EB0E2" w:rsidR="00882D25" w:rsidRPr="00882D25" w:rsidRDefault="00BA5FC4">
      <w:pPr>
        <w:pStyle w:val="ListParagraph"/>
        <w:numPr>
          <w:ilvl w:val="0"/>
          <w:numId w:val="14"/>
        </w:numPr>
        <w:spacing w:before="120" w:after="160" w:line="259" w:lineRule="auto"/>
        <w:jc w:val="left"/>
        <w:rPr>
          <w:rFonts w:eastAsia="Times New Roman" w:cstheme="minorHAnsi"/>
          <w:sz w:val="22"/>
          <w:lang w:eastAsia="de-DE"/>
          <w:rPrChange w:id="1189" w:author="Sai Praneetha Bhaskaruni" w:date="2022-03-24T11:41:00Z">
            <w:rPr>
              <w:lang w:eastAsia="de-DE"/>
            </w:rPr>
          </w:rPrChange>
        </w:rPr>
      </w:pPr>
      <w:r w:rsidRPr="00BA5FC4">
        <w:rPr>
          <w:rFonts w:eastAsia="Times New Roman" w:cstheme="minorHAnsi"/>
          <w:sz w:val="22"/>
          <w:lang w:eastAsia="de-DE"/>
        </w:rPr>
        <w:t>Risk assessment should be conducted within the organization to identify the gaps and p</w:t>
      </w:r>
      <w:ins w:id="1190" w:author="Sai Praneetha Bhaskaruni" w:date="2022-03-24T11:40:00Z">
        <w:r w:rsidR="00AC4DC2">
          <w:rPr>
            <w:rFonts w:eastAsia="Times New Roman" w:cstheme="minorHAnsi"/>
            <w:sz w:val="22"/>
            <w:lang w:eastAsia="de-DE"/>
          </w:rPr>
          <w:t>lan</w:t>
        </w:r>
      </w:ins>
      <w:del w:id="1191" w:author="Sai Praneetha Bhaskaruni" w:date="2022-03-24T11:40:00Z">
        <w:r w:rsidRPr="00BA5FC4" w:rsidDel="00AC4DC2">
          <w:rPr>
            <w:rFonts w:eastAsia="Times New Roman" w:cstheme="minorHAnsi"/>
            <w:sz w:val="22"/>
            <w:lang w:eastAsia="de-DE"/>
          </w:rPr>
          <w:delText>roves</w:delText>
        </w:r>
      </w:del>
      <w:r w:rsidRPr="00BA5FC4">
        <w:rPr>
          <w:rFonts w:eastAsia="Times New Roman" w:cstheme="minorHAnsi"/>
          <w:sz w:val="22"/>
          <w:lang w:eastAsia="de-DE"/>
        </w:rPr>
        <w:t xml:space="preserve"> improvements</w:t>
      </w:r>
    </w:p>
    <w:p w14:paraId="376801B1" w14:textId="58789C27" w:rsidR="00BA5FC4" w:rsidRPr="0023424E" w:rsidRDefault="00BA5FC4" w:rsidP="00BA5FC4">
      <w:pPr>
        <w:shd w:val="clear" w:color="auto" w:fill="FFFFFF"/>
        <w:spacing w:beforeAutospacing="1"/>
        <w:ind w:left="450"/>
        <w:rPr>
          <w:rFonts w:eastAsia="Times New Roman" w:cstheme="minorHAnsi"/>
          <w:bCs/>
          <w:sz w:val="22"/>
        </w:rPr>
      </w:pPr>
      <w:bookmarkStart w:id="1192" w:name="_Toc59610198"/>
      <w:r w:rsidRPr="0023424E">
        <w:rPr>
          <w:rFonts w:eastAsia="Times New Roman" w:cstheme="minorHAnsi"/>
          <w:bCs/>
          <w:sz w:val="22"/>
        </w:rPr>
        <w:t>Training and Awareness</w:t>
      </w:r>
      <w:bookmarkEnd w:id="1192"/>
      <w:ins w:id="1193" w:author="Sai Praneetha Bhaskaruni" w:date="2022-03-24T11:41:00Z">
        <w:r w:rsidR="00726F3A">
          <w:rPr>
            <w:rFonts w:eastAsia="Times New Roman" w:cstheme="minorHAnsi"/>
            <w:bCs/>
            <w:sz w:val="22"/>
          </w:rPr>
          <w:t>:</w:t>
        </w:r>
      </w:ins>
    </w:p>
    <w:p w14:paraId="2C15C708" w14:textId="290FF0A6" w:rsidR="00BA5FC4" w:rsidRPr="00BA5FC4" w:rsidRDefault="00EA0403" w:rsidP="00BA5FC4">
      <w:pPr>
        <w:pStyle w:val="ListParagraph"/>
        <w:numPr>
          <w:ilvl w:val="0"/>
          <w:numId w:val="14"/>
        </w:numPr>
        <w:spacing w:before="120" w:after="160" w:line="259" w:lineRule="auto"/>
        <w:jc w:val="left"/>
        <w:rPr>
          <w:rFonts w:eastAsia="Times New Roman" w:cstheme="minorHAnsi"/>
          <w:sz w:val="22"/>
          <w:lang w:eastAsia="de-DE"/>
        </w:rPr>
      </w:pPr>
      <w:del w:id="1194" w:author="Sai Praneetha Bhaskaruni" w:date="2022-03-24T11:43:00Z">
        <w:r w:rsidDel="003D05A9">
          <w:rPr>
            <w:rFonts w:eastAsia="Times New Roman" w:cstheme="minorHAnsi"/>
            <w:sz w:val="22"/>
            <w:lang w:eastAsia="de-DE"/>
          </w:rPr>
          <w:delText>D</w:delText>
        </w:r>
        <w:r w:rsidR="00BA5FC4" w:rsidRPr="00BA5FC4" w:rsidDel="003D05A9">
          <w:rPr>
            <w:rFonts w:eastAsia="Times New Roman" w:cstheme="minorHAnsi"/>
            <w:sz w:val="22"/>
            <w:lang w:eastAsia="de-DE"/>
          </w:rPr>
          <w:delText>evices functioni</w:delText>
        </w:r>
        <w:r w:rsidR="0023424E" w:rsidDel="003D05A9">
          <w:rPr>
            <w:rFonts w:eastAsia="Times New Roman" w:cstheme="minorHAnsi"/>
            <w:sz w:val="22"/>
            <w:lang w:eastAsia="de-DE"/>
          </w:rPr>
          <w:delText xml:space="preserve">ng </w:delText>
        </w:r>
      </w:del>
      <w:del w:id="1195" w:author="Sai Praneetha Bhaskaruni" w:date="2022-03-24T11:45:00Z">
        <w:r w:rsidR="0023424E" w:rsidDel="003D05A9">
          <w:rPr>
            <w:rFonts w:eastAsia="Times New Roman" w:cstheme="minorHAnsi"/>
            <w:sz w:val="22"/>
            <w:lang w:eastAsia="de-DE"/>
          </w:rPr>
          <w:delText>training should be provided</w:delText>
        </w:r>
        <w:r w:rsidR="00BA5FC4" w:rsidRPr="00BA5FC4" w:rsidDel="003D05A9">
          <w:rPr>
            <w:rFonts w:eastAsia="Times New Roman" w:cstheme="minorHAnsi"/>
            <w:sz w:val="22"/>
            <w:lang w:eastAsia="de-DE"/>
          </w:rPr>
          <w:delText xml:space="preserve"> </w:delText>
        </w:r>
        <w:r w:rsidR="007800E1" w:rsidDel="003D05A9">
          <w:rPr>
            <w:rFonts w:eastAsia="Times New Roman" w:cstheme="minorHAnsi"/>
            <w:sz w:val="22"/>
            <w:lang w:eastAsia="de-DE"/>
          </w:rPr>
          <w:delText>to</w:delText>
        </w:r>
        <w:r w:rsidR="007800E1" w:rsidRPr="00BA5FC4" w:rsidDel="003D05A9">
          <w:rPr>
            <w:rFonts w:eastAsia="Times New Roman" w:cstheme="minorHAnsi"/>
            <w:sz w:val="22"/>
            <w:lang w:eastAsia="de-DE"/>
          </w:rPr>
          <w:delText xml:space="preserve"> </w:delText>
        </w:r>
      </w:del>
      <w:ins w:id="1196" w:author="Sai Praneetha Bhaskaruni" w:date="2022-03-24T11:45:00Z">
        <w:r w:rsidR="003D05A9">
          <w:rPr>
            <w:rFonts w:eastAsia="Times New Roman" w:cstheme="minorHAnsi"/>
            <w:sz w:val="22"/>
            <w:lang w:eastAsia="de-DE"/>
          </w:rPr>
          <w:t>S</w:t>
        </w:r>
      </w:ins>
      <w:del w:id="1197" w:author="Sai Praneetha Bhaskaruni" w:date="2022-03-24T11:45:00Z">
        <w:r w:rsidR="00BA5FC4" w:rsidRPr="00BA5FC4" w:rsidDel="003D05A9">
          <w:rPr>
            <w:rFonts w:eastAsia="Times New Roman" w:cstheme="minorHAnsi"/>
            <w:sz w:val="22"/>
            <w:lang w:eastAsia="de-DE"/>
          </w:rPr>
          <w:delText>s</w:delText>
        </w:r>
      </w:del>
      <w:r w:rsidR="00BA5FC4" w:rsidRPr="00BA5FC4">
        <w:rPr>
          <w:rFonts w:eastAsia="Times New Roman" w:cstheme="minorHAnsi"/>
          <w:sz w:val="22"/>
          <w:lang w:eastAsia="de-DE"/>
        </w:rPr>
        <w:t>taff members utilizing the devices</w:t>
      </w:r>
      <w:ins w:id="1198" w:author="Sai Praneetha Bhaskaruni" w:date="2022-03-24T11:43:00Z">
        <w:r w:rsidR="003D05A9">
          <w:rPr>
            <w:rFonts w:eastAsia="Times New Roman" w:cstheme="minorHAnsi"/>
            <w:sz w:val="22"/>
            <w:lang w:eastAsia="de-DE"/>
          </w:rPr>
          <w:t xml:space="preserve"> sho</w:t>
        </w:r>
      </w:ins>
      <w:ins w:id="1199" w:author="Sai Praneetha Bhaskaruni" w:date="2022-03-24T11:44:00Z">
        <w:r w:rsidR="003D05A9">
          <w:rPr>
            <w:rFonts w:eastAsia="Times New Roman" w:cstheme="minorHAnsi"/>
            <w:sz w:val="22"/>
            <w:lang w:eastAsia="de-DE"/>
          </w:rPr>
          <w:t xml:space="preserve">uld be provided with proper training including their functionality </w:t>
        </w:r>
      </w:ins>
    </w:p>
    <w:p w14:paraId="5A814EAD" w14:textId="626153CB"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Client </w:t>
      </w:r>
      <w:ins w:id="1200" w:author="Sai Praneetha Bhaskaruni" w:date="2022-03-24T11:45:00Z">
        <w:r w:rsidR="003A5A28">
          <w:rPr>
            <w:rFonts w:eastAsia="Times New Roman" w:cstheme="minorHAnsi"/>
            <w:sz w:val="22"/>
            <w:lang w:eastAsia="de-DE"/>
          </w:rPr>
          <w:t xml:space="preserve">(HDO) </w:t>
        </w:r>
      </w:ins>
      <w:r w:rsidRPr="00BA5FC4">
        <w:rPr>
          <w:rFonts w:eastAsia="Times New Roman" w:cstheme="minorHAnsi"/>
          <w:sz w:val="22"/>
          <w:lang w:eastAsia="de-DE"/>
        </w:rPr>
        <w:t>need</w:t>
      </w:r>
      <w:r w:rsidR="007800E1">
        <w:rPr>
          <w:rFonts w:eastAsia="Times New Roman" w:cstheme="minorHAnsi"/>
          <w:sz w:val="22"/>
          <w:lang w:eastAsia="de-DE"/>
        </w:rPr>
        <w:t>s</w:t>
      </w:r>
      <w:r w:rsidRPr="00BA5FC4">
        <w:rPr>
          <w:rFonts w:eastAsia="Times New Roman" w:cstheme="minorHAnsi"/>
          <w:sz w:val="22"/>
          <w:lang w:eastAsia="de-DE"/>
        </w:rPr>
        <w:t xml:space="preserve"> to evaluate the security training requirements for this product and </w:t>
      </w:r>
      <w:ins w:id="1201" w:author="Sai Praneetha Bhaskaruni" w:date="2022-03-24T11:46:00Z">
        <w:r w:rsidR="00E63347">
          <w:rPr>
            <w:rFonts w:eastAsia="Times New Roman" w:cstheme="minorHAnsi"/>
            <w:sz w:val="22"/>
            <w:lang w:eastAsia="de-DE"/>
          </w:rPr>
          <w:t>also</w:t>
        </w:r>
      </w:ins>
      <w:del w:id="1202" w:author="Sai Praneetha Bhaskaruni" w:date="2022-03-24T11:46:00Z">
        <w:r w:rsidR="007800E1" w:rsidDel="00E63347">
          <w:rPr>
            <w:rFonts w:eastAsia="Times New Roman" w:cstheme="minorHAnsi"/>
            <w:sz w:val="22"/>
            <w:lang w:eastAsia="de-DE"/>
          </w:rPr>
          <w:delText>needs to</w:delText>
        </w:r>
      </w:del>
      <w:r w:rsidR="007800E1">
        <w:rPr>
          <w:rFonts w:eastAsia="Times New Roman" w:cstheme="minorHAnsi"/>
          <w:sz w:val="22"/>
          <w:lang w:eastAsia="de-DE"/>
        </w:rPr>
        <w:t xml:space="preserve"> </w:t>
      </w:r>
      <w:ins w:id="1203" w:author="Sai Praneetha Bhaskaruni" w:date="2022-03-24T11:47:00Z">
        <w:r w:rsidR="00E63347">
          <w:rPr>
            <w:rFonts w:eastAsia="Times New Roman" w:cstheme="minorHAnsi"/>
            <w:sz w:val="22"/>
            <w:lang w:eastAsia="de-DE"/>
          </w:rPr>
          <w:t>identify</w:t>
        </w:r>
      </w:ins>
      <w:del w:id="1204" w:author="Sai Praneetha Bhaskaruni" w:date="2022-03-24T11:47:00Z">
        <w:r w:rsidRPr="00BA5FC4" w:rsidDel="00E63347">
          <w:rPr>
            <w:rFonts w:eastAsia="Times New Roman" w:cstheme="minorHAnsi"/>
            <w:sz w:val="22"/>
            <w:lang w:eastAsia="de-DE"/>
          </w:rPr>
          <w:delText>determine</w:delText>
        </w:r>
      </w:del>
      <w:r w:rsidRPr="00BA5FC4">
        <w:rPr>
          <w:rFonts w:eastAsia="Times New Roman" w:cstheme="minorHAnsi"/>
          <w:sz w:val="22"/>
          <w:lang w:eastAsia="de-DE"/>
        </w:rPr>
        <w:t xml:space="preserve"> </w:t>
      </w:r>
      <w:del w:id="1205" w:author="Sai Praneetha Bhaskaruni" w:date="2022-03-24T11:46:00Z">
        <w:r w:rsidRPr="00BA5FC4" w:rsidDel="00E63347">
          <w:rPr>
            <w:rFonts w:eastAsia="Times New Roman" w:cstheme="minorHAnsi"/>
            <w:sz w:val="22"/>
            <w:lang w:eastAsia="de-DE"/>
          </w:rPr>
          <w:delText xml:space="preserve">that </w:delText>
        </w:r>
      </w:del>
      <w:ins w:id="1206" w:author="Sai Praneetha Bhaskaruni" w:date="2022-03-24T11:46:00Z">
        <w:r w:rsidR="00E63347">
          <w:rPr>
            <w:rFonts w:eastAsia="Times New Roman" w:cstheme="minorHAnsi"/>
            <w:sz w:val="22"/>
            <w:lang w:eastAsia="de-DE"/>
          </w:rPr>
          <w:t>any</w:t>
        </w:r>
        <w:r w:rsidR="00E63347" w:rsidRPr="00BA5FC4">
          <w:rPr>
            <w:rFonts w:eastAsia="Times New Roman" w:cstheme="minorHAnsi"/>
            <w:sz w:val="22"/>
            <w:lang w:eastAsia="de-DE"/>
          </w:rPr>
          <w:t xml:space="preserve"> </w:t>
        </w:r>
      </w:ins>
      <w:r w:rsidRPr="00BA5FC4">
        <w:rPr>
          <w:rFonts w:eastAsia="Times New Roman" w:cstheme="minorHAnsi"/>
          <w:sz w:val="22"/>
          <w:lang w:eastAsia="de-DE"/>
        </w:rPr>
        <w:t xml:space="preserve">standard user security </w:t>
      </w:r>
      <w:del w:id="1207" w:author="Sai Praneetha Bhaskaruni" w:date="2022-03-24T11:47:00Z">
        <w:r w:rsidRPr="00BA5FC4" w:rsidDel="00E63347">
          <w:rPr>
            <w:rFonts w:eastAsia="Times New Roman" w:cstheme="minorHAnsi"/>
            <w:sz w:val="22"/>
            <w:lang w:eastAsia="de-DE"/>
          </w:rPr>
          <w:delText xml:space="preserve">and </w:delText>
        </w:r>
      </w:del>
      <w:r w:rsidRPr="00BA5FC4">
        <w:rPr>
          <w:rFonts w:eastAsia="Times New Roman" w:cstheme="minorHAnsi"/>
          <w:sz w:val="22"/>
          <w:lang w:eastAsia="de-DE"/>
        </w:rPr>
        <w:t>awareness training</w:t>
      </w:r>
      <w:ins w:id="1208" w:author="Sai Praneetha Bhaskaruni" w:date="2022-03-24T11:48:00Z">
        <w:r w:rsidR="00F2119D">
          <w:rPr>
            <w:rFonts w:eastAsia="Times New Roman" w:cstheme="minorHAnsi"/>
            <w:sz w:val="22"/>
            <w:lang w:eastAsia="de-DE"/>
          </w:rPr>
          <w:t xml:space="preserve"> needed</w:t>
        </w:r>
      </w:ins>
      <w:r w:rsidRPr="00BA5FC4">
        <w:rPr>
          <w:rFonts w:eastAsia="Times New Roman" w:cstheme="minorHAnsi"/>
          <w:sz w:val="22"/>
          <w:lang w:eastAsia="de-DE"/>
        </w:rPr>
        <w:t xml:space="preserve"> </w:t>
      </w:r>
      <w:ins w:id="1209" w:author="Sai Praneetha Bhaskaruni" w:date="2022-03-24T11:47:00Z">
        <w:r w:rsidR="00C4338D">
          <w:rPr>
            <w:rFonts w:eastAsia="Times New Roman" w:cstheme="minorHAnsi"/>
            <w:sz w:val="22"/>
            <w:lang w:eastAsia="de-DE"/>
          </w:rPr>
          <w:t>to users</w:t>
        </w:r>
      </w:ins>
      <w:ins w:id="1210" w:author="Sai Praneetha Bhaskaruni" w:date="2022-03-24T11:48:00Z">
        <w:r w:rsidR="00C4338D">
          <w:rPr>
            <w:rFonts w:eastAsia="Times New Roman" w:cstheme="minorHAnsi"/>
            <w:sz w:val="22"/>
            <w:lang w:eastAsia="de-DE"/>
          </w:rPr>
          <w:t xml:space="preserve"> from</w:t>
        </w:r>
      </w:ins>
      <w:del w:id="1211" w:author="Sai Praneetha Bhaskaruni" w:date="2022-03-24T11:47:00Z">
        <w:r w:rsidRPr="00BA5FC4" w:rsidDel="00C4338D">
          <w:rPr>
            <w:rFonts w:eastAsia="Times New Roman" w:cstheme="minorHAnsi"/>
            <w:sz w:val="22"/>
            <w:lang w:eastAsia="de-DE"/>
          </w:rPr>
          <w:delText>for</w:delText>
        </w:r>
      </w:del>
      <w:r w:rsidRPr="00BA5FC4">
        <w:rPr>
          <w:rFonts w:eastAsia="Times New Roman" w:cstheme="minorHAnsi"/>
          <w:sz w:val="22"/>
          <w:lang w:eastAsia="de-DE"/>
        </w:rPr>
        <w:t xml:space="preserve"> business</w:t>
      </w:r>
      <w:del w:id="1212" w:author="Sai Praneetha Bhaskaruni" w:date="2022-03-24T11:48:00Z">
        <w:r w:rsidRPr="00BA5FC4" w:rsidDel="00C4338D">
          <w:rPr>
            <w:rFonts w:eastAsia="Times New Roman" w:cstheme="minorHAnsi"/>
            <w:sz w:val="22"/>
            <w:lang w:eastAsia="de-DE"/>
          </w:rPr>
          <w:delText xml:space="preserve"> </w:delText>
        </w:r>
      </w:del>
      <w:ins w:id="1213" w:author="Sai Praneetha Bhaskaruni" w:date="2022-03-24T11:48:00Z">
        <w:r w:rsidR="00C4338D">
          <w:rPr>
            <w:rFonts w:eastAsia="Times New Roman" w:cstheme="minorHAnsi"/>
            <w:sz w:val="22"/>
            <w:lang w:eastAsia="de-DE"/>
          </w:rPr>
          <w:t xml:space="preserve"> perspective</w:t>
        </w:r>
      </w:ins>
      <w:del w:id="1214" w:author="Sai Praneetha Bhaskaruni" w:date="2022-03-24T11:48:00Z">
        <w:r w:rsidRPr="00BA5FC4" w:rsidDel="00C4338D">
          <w:rPr>
            <w:rFonts w:eastAsia="Times New Roman" w:cstheme="minorHAnsi"/>
            <w:sz w:val="22"/>
            <w:lang w:eastAsia="de-DE"/>
          </w:rPr>
          <w:delText>purpose to user</w:delText>
        </w:r>
        <w:r w:rsidR="007800E1" w:rsidDel="00C4338D">
          <w:rPr>
            <w:rFonts w:eastAsia="Times New Roman" w:cstheme="minorHAnsi"/>
            <w:sz w:val="22"/>
            <w:lang w:eastAsia="de-DE"/>
          </w:rPr>
          <w:delText>s</w:delText>
        </w:r>
      </w:del>
      <w:r w:rsidRPr="00BA5FC4">
        <w:rPr>
          <w:rFonts w:eastAsia="Times New Roman" w:cstheme="minorHAnsi"/>
          <w:sz w:val="22"/>
          <w:lang w:eastAsia="de-DE"/>
        </w:rPr>
        <w:t>.</w:t>
      </w:r>
    </w:p>
    <w:p w14:paraId="2DB43BB5"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Workforce members utilizing medical devices should be appropriately trained.</w:t>
      </w:r>
    </w:p>
    <w:p w14:paraId="76636811" w14:textId="6187CBB3" w:rsidR="00BA5FC4" w:rsidRPr="00BA5FC4" w:rsidRDefault="00BA5FC4" w:rsidP="00BA5FC4">
      <w:pPr>
        <w:pStyle w:val="ListParagraph"/>
        <w:numPr>
          <w:ilvl w:val="0"/>
          <w:numId w:val="14"/>
        </w:numPr>
        <w:spacing w:before="120" w:after="160" w:line="259" w:lineRule="auto"/>
        <w:jc w:val="left"/>
        <w:rPr>
          <w:rFonts w:cstheme="minorHAnsi"/>
          <w:color w:val="000000" w:themeColor="text1"/>
          <w:sz w:val="22"/>
        </w:rPr>
      </w:pPr>
      <w:r w:rsidRPr="00BA5FC4">
        <w:rPr>
          <w:rFonts w:eastAsia="Times New Roman" w:cstheme="minorHAnsi"/>
          <w:sz w:val="22"/>
          <w:lang w:eastAsia="de-DE"/>
        </w:rPr>
        <w:t xml:space="preserve">Medical device owners or designees should train appropriate workforce members on the use of the medical device </w:t>
      </w:r>
      <w:del w:id="1215" w:author="Sai Praneetha Bhaskaruni" w:date="2022-03-24T11:50:00Z">
        <w:r w:rsidRPr="00BA5FC4" w:rsidDel="00CC49E8">
          <w:rPr>
            <w:rFonts w:eastAsia="Times New Roman" w:cstheme="minorHAnsi"/>
            <w:sz w:val="22"/>
            <w:lang w:eastAsia="de-DE"/>
          </w:rPr>
          <w:delText>to include</w:delText>
        </w:r>
      </w:del>
      <w:ins w:id="1216" w:author="Sai Praneetha Bhaskaruni" w:date="2022-03-24T11:50:00Z">
        <w:r w:rsidR="00CC49E8">
          <w:rPr>
            <w:rFonts w:eastAsia="Times New Roman" w:cstheme="minorHAnsi"/>
            <w:sz w:val="22"/>
            <w:lang w:eastAsia="de-DE"/>
          </w:rPr>
          <w:t>that address</w:t>
        </w:r>
      </w:ins>
      <w:r w:rsidRPr="00BA5FC4">
        <w:rPr>
          <w:rFonts w:eastAsia="Times New Roman" w:cstheme="minorHAnsi"/>
          <w:sz w:val="22"/>
          <w:lang w:eastAsia="de-DE"/>
        </w:rPr>
        <w:t xml:space="preserve"> any</w:t>
      </w:r>
      <w:r w:rsidRPr="00BA5FC4">
        <w:rPr>
          <w:rFonts w:cstheme="minorHAnsi"/>
          <w:color w:val="000000" w:themeColor="text1"/>
          <w:sz w:val="22"/>
        </w:rPr>
        <w:t xml:space="preserve"> issues/concerns related to its use.</w:t>
      </w:r>
    </w:p>
    <w:p w14:paraId="2F44188A" w14:textId="0059993D" w:rsidR="00275C89" w:rsidRPr="00CA58F3" w:rsidRDefault="00CD012C" w:rsidP="00275C89">
      <w:pPr>
        <w:spacing w:after="120"/>
        <w:ind w:left="129" w:hanging="14"/>
        <w:rPr>
          <w:i/>
          <w:sz w:val="22"/>
        </w:rPr>
      </w:pPr>
      <w:r>
        <w:rPr>
          <w:b/>
          <w:i/>
          <w:sz w:val="22"/>
        </w:rPr>
        <w:t>Recommendation for customer (HDO)</w:t>
      </w:r>
      <w:r w:rsidR="00275C89" w:rsidRPr="00CA58F3">
        <w:rPr>
          <w:b/>
          <w:i/>
          <w:sz w:val="22"/>
        </w:rPr>
        <w:t>:</w:t>
      </w:r>
      <w:r w:rsidR="00275C89" w:rsidRPr="00CA58F3">
        <w:t xml:space="preserve"> </w:t>
      </w:r>
      <w:ins w:id="1217" w:author="Sai Praneetha Bhaskaruni" w:date="2022-03-24T11:56:00Z">
        <w:r w:rsidR="00264018" w:rsidRPr="00264018">
          <w:rPr>
            <w:sz w:val="22"/>
            <w:szCs w:val="24"/>
            <w:rPrChange w:id="1218" w:author="Sai Praneetha Bhaskaruni" w:date="2022-03-24T11:57:00Z">
              <w:rPr/>
            </w:rPrChange>
          </w:rPr>
          <w:t xml:space="preserve">No need for the customer to be </w:t>
        </w:r>
      </w:ins>
      <w:ins w:id="1219" w:author="Sai Praneetha Bhaskaruni" w:date="2022-03-24T11:57:00Z">
        <w:r w:rsidR="00264018">
          <w:rPr>
            <w:sz w:val="22"/>
            <w:szCs w:val="24"/>
          </w:rPr>
          <w:t>responsible for</w:t>
        </w:r>
      </w:ins>
      <w:ins w:id="1220" w:author="Sai Praneetha Bhaskaruni" w:date="2022-03-24T11:58:00Z">
        <w:r w:rsidR="00264018">
          <w:rPr>
            <w:sz w:val="22"/>
            <w:szCs w:val="24"/>
          </w:rPr>
          <w:t xml:space="preserve"> </w:t>
        </w:r>
      </w:ins>
      <w:ins w:id="1221" w:author="Sai Praneetha Bhaskaruni" w:date="2022-03-24T11:56:00Z">
        <w:r w:rsidR="00264018" w:rsidRPr="00264018">
          <w:rPr>
            <w:sz w:val="22"/>
            <w:szCs w:val="24"/>
            <w:rPrChange w:id="1222" w:author="Sai Praneetha Bhaskaruni" w:date="2022-03-24T11:57:00Z">
              <w:rPr/>
            </w:rPrChange>
          </w:rPr>
          <w:t xml:space="preserve">the </w:t>
        </w:r>
      </w:ins>
      <w:ins w:id="1223" w:author="Sai Praneetha Bhaskaruni" w:date="2022-03-24T11:58:00Z">
        <w:r w:rsidR="00B023E6">
          <w:rPr>
            <w:sz w:val="22"/>
            <w:szCs w:val="24"/>
          </w:rPr>
          <w:t xml:space="preserve">reported </w:t>
        </w:r>
      </w:ins>
      <w:ins w:id="1224" w:author="Sai Praneetha Bhaskaruni" w:date="2022-03-24T11:56:00Z">
        <w:r w:rsidR="00264018" w:rsidRPr="00264018">
          <w:rPr>
            <w:sz w:val="22"/>
            <w:szCs w:val="24"/>
            <w:rPrChange w:id="1225" w:author="Sai Praneetha Bhaskaruni" w:date="2022-03-24T11:57:00Z">
              <w:rPr/>
            </w:rPrChange>
          </w:rPr>
          <w:t>incident</w:t>
        </w:r>
      </w:ins>
      <w:del w:id="1226" w:author="Sai Praneetha Bhaskaruni" w:date="2022-03-24T11:57:00Z">
        <w:r w:rsidR="00275C89" w:rsidRPr="00D43301" w:rsidDel="00264018">
          <w:delText>C</w:delText>
        </w:r>
        <w:r w:rsidR="00275C89" w:rsidRPr="00D43301" w:rsidDel="00264018">
          <w:rPr>
            <w:sz w:val="22"/>
          </w:rPr>
          <w:delText xml:space="preserve">ustomer </w:delText>
        </w:r>
      </w:del>
      <w:del w:id="1227" w:author="Sai Praneetha Bhaskaruni" w:date="2022-03-24T11:53:00Z">
        <w:r w:rsidR="003810C7" w:rsidRPr="00D43301" w:rsidDel="00D43301">
          <w:rPr>
            <w:sz w:val="22"/>
          </w:rPr>
          <w:delText>are</w:delText>
        </w:r>
      </w:del>
      <w:del w:id="1228" w:author="Sai Praneetha Bhaskaruni" w:date="2022-03-24T11:57:00Z">
        <w:r w:rsidR="003810C7" w:rsidDel="00264018">
          <w:rPr>
            <w:sz w:val="22"/>
          </w:rPr>
          <w:delText xml:space="preserve"> not </w:delText>
        </w:r>
        <w:r w:rsidR="00275C89" w:rsidRPr="000F24D0" w:rsidDel="00264018">
          <w:rPr>
            <w:sz w:val="22"/>
          </w:rPr>
          <w:delText xml:space="preserve">allowed to </w:delText>
        </w:r>
      </w:del>
      <w:del w:id="1229" w:author="Sai Praneetha Bhaskaruni" w:date="2022-03-24T11:55:00Z">
        <w:r w:rsidR="00275C89" w:rsidRPr="000F24D0" w:rsidDel="00264018">
          <w:rPr>
            <w:sz w:val="22"/>
          </w:rPr>
          <w:delText>access this component</w:delText>
        </w:r>
      </w:del>
      <w:r w:rsidR="00275C89">
        <w:rPr>
          <w:i/>
          <w:sz w:val="22"/>
        </w:rPr>
        <w:t>.</w:t>
      </w:r>
      <w:r w:rsidR="0023424E">
        <w:rPr>
          <w:i/>
          <w:sz w:val="22"/>
        </w:rPr>
        <w:t xml:space="preserve"> </w:t>
      </w:r>
      <w:r w:rsidR="0023424E" w:rsidRPr="0023424E">
        <w:rPr>
          <w:sz w:val="22"/>
        </w:rPr>
        <w:t xml:space="preserve">Please reach out to Stryker Customer Care for </w:t>
      </w:r>
      <w:r w:rsidR="0023424E">
        <w:rPr>
          <w:sz w:val="22"/>
        </w:rPr>
        <w:t xml:space="preserve">incident response. </w:t>
      </w:r>
      <w:r w:rsidR="00D24168" w:rsidRPr="00D24168">
        <w:rPr>
          <w:sz w:val="22"/>
        </w:rPr>
        <w:t xml:space="preserve">Whenever severe malware </w:t>
      </w:r>
      <w:r w:rsidR="003810C7">
        <w:rPr>
          <w:sz w:val="22"/>
        </w:rPr>
        <w:t>i</w:t>
      </w:r>
      <w:r w:rsidR="003810C7" w:rsidRPr="00D24168">
        <w:rPr>
          <w:sz w:val="22"/>
        </w:rPr>
        <w:t xml:space="preserve">s </w:t>
      </w:r>
      <w:r w:rsidR="00D24168" w:rsidRPr="00D24168">
        <w:rPr>
          <w:sz w:val="22"/>
        </w:rPr>
        <w:t>detected</w:t>
      </w:r>
      <w:ins w:id="1230" w:author="Sai Praneetha Bhaskaruni" w:date="2022-03-24T10:17:00Z">
        <w:r w:rsidR="00FE74A2">
          <w:rPr>
            <w:sz w:val="22"/>
          </w:rPr>
          <w:t>,</w:t>
        </w:r>
      </w:ins>
      <w:r w:rsidR="00D24168" w:rsidRPr="00D24168">
        <w:rPr>
          <w:sz w:val="22"/>
        </w:rPr>
        <w:t xml:space="preserve"> </w:t>
      </w:r>
      <w:r w:rsidR="00106899">
        <w:rPr>
          <w:sz w:val="22"/>
        </w:rPr>
        <w:t>it is</w:t>
      </w:r>
      <w:r w:rsidR="00D24168" w:rsidRPr="00D24168">
        <w:rPr>
          <w:sz w:val="22"/>
        </w:rPr>
        <w:t xml:space="preserve"> resolved by the </w:t>
      </w:r>
      <w:ins w:id="1231" w:author="Sai Praneetha Bhaskaruni" w:date="2022-03-24T11:59:00Z">
        <w:r w:rsidR="00481465">
          <w:rPr>
            <w:sz w:val="22"/>
          </w:rPr>
          <w:t>S</w:t>
        </w:r>
        <w:r w:rsidR="00365EA2">
          <w:rPr>
            <w:sz w:val="22"/>
          </w:rPr>
          <w:t xml:space="preserve">tryker </w:t>
        </w:r>
      </w:ins>
      <w:r w:rsidR="00D24168" w:rsidRPr="00A22198">
        <w:rPr>
          <w:sz w:val="22"/>
        </w:rPr>
        <w:t>service</w:t>
      </w:r>
      <w:r w:rsidR="00D24168" w:rsidRPr="00D24168">
        <w:rPr>
          <w:sz w:val="22"/>
        </w:rPr>
        <w:t xml:space="preserve"> engineer. </w:t>
      </w:r>
      <w:r w:rsidR="00106899">
        <w:rPr>
          <w:sz w:val="22"/>
        </w:rPr>
        <w:t>The c</w:t>
      </w:r>
      <w:r w:rsidR="00D24168" w:rsidRPr="00D24168">
        <w:rPr>
          <w:sz w:val="22"/>
        </w:rPr>
        <w:t xml:space="preserve">ustomer has to block few </w:t>
      </w:r>
      <w:r w:rsidR="00D24168" w:rsidRPr="00167413">
        <w:rPr>
          <w:sz w:val="22"/>
        </w:rPr>
        <w:t>IOCs and IOAs</w:t>
      </w:r>
      <w:r w:rsidR="00D24168" w:rsidRPr="00D24168">
        <w:rPr>
          <w:sz w:val="22"/>
        </w:rPr>
        <w:t xml:space="preserve"> </w:t>
      </w:r>
      <w:r w:rsidR="00106899">
        <w:rPr>
          <w:sz w:val="22"/>
        </w:rPr>
        <w:t>in</w:t>
      </w:r>
      <w:r w:rsidR="00106899" w:rsidRPr="00D24168">
        <w:rPr>
          <w:sz w:val="22"/>
        </w:rPr>
        <w:t xml:space="preserve"> </w:t>
      </w:r>
      <w:r w:rsidR="00D24168" w:rsidRPr="00D24168">
        <w:rPr>
          <w:sz w:val="22"/>
        </w:rPr>
        <w:t xml:space="preserve">their network devices. </w:t>
      </w:r>
      <w:r w:rsidR="00833A7A">
        <w:rPr>
          <w:sz w:val="22"/>
        </w:rPr>
        <w:t>The customer is h</w:t>
      </w:r>
      <w:r w:rsidR="00D24168" w:rsidRPr="00D24168">
        <w:rPr>
          <w:sz w:val="22"/>
        </w:rPr>
        <w:t xml:space="preserve">ighly </w:t>
      </w:r>
      <w:r w:rsidR="00833A7A">
        <w:rPr>
          <w:sz w:val="22"/>
        </w:rPr>
        <w:t>recommended to use</w:t>
      </w:r>
      <w:r w:rsidR="00D24168" w:rsidRPr="00D24168">
        <w:rPr>
          <w:sz w:val="22"/>
        </w:rPr>
        <w:t xml:space="preserve"> the network firewall. </w:t>
      </w:r>
      <w:r w:rsidR="00D24168" w:rsidRPr="00A22198">
        <w:rPr>
          <w:sz w:val="22"/>
        </w:rPr>
        <w:t>SmartMedic solution</w:t>
      </w:r>
      <w:r w:rsidR="00D24168" w:rsidRPr="00D24168">
        <w:rPr>
          <w:sz w:val="22"/>
        </w:rPr>
        <w:t xml:space="preserve"> should be behind </w:t>
      </w:r>
      <w:r w:rsidR="00833A7A">
        <w:rPr>
          <w:sz w:val="22"/>
        </w:rPr>
        <w:t xml:space="preserve">a </w:t>
      </w:r>
      <w:r w:rsidR="00D24168" w:rsidRPr="00D24168">
        <w:rPr>
          <w:sz w:val="22"/>
        </w:rPr>
        <w:t xml:space="preserve">stateful firewall. </w:t>
      </w:r>
      <w:r w:rsidR="00833A7A">
        <w:rPr>
          <w:sz w:val="22"/>
        </w:rPr>
        <w:t>The f</w:t>
      </w:r>
      <w:r w:rsidR="00D24168" w:rsidRPr="00D24168">
        <w:rPr>
          <w:sz w:val="22"/>
        </w:rPr>
        <w:t xml:space="preserve">irewall helps in preventing network access to devices. </w:t>
      </w:r>
      <w:r w:rsidR="00D24168" w:rsidRPr="00A22198">
        <w:rPr>
          <w:sz w:val="22"/>
        </w:rPr>
        <w:t>If properly</w:t>
      </w:r>
      <w:ins w:id="1232" w:author="Sai Praneetha Bhaskaruni" w:date="2022-03-24T11:59:00Z">
        <w:r w:rsidR="00B023E6" w:rsidRPr="00A22198">
          <w:rPr>
            <w:sz w:val="22"/>
            <w:rPrChange w:id="1233" w:author="Sai Praneetha Bhaskaruni" w:date="2022-03-24T12:00:00Z">
              <w:rPr>
                <w:sz w:val="22"/>
                <w:highlight w:val="yellow"/>
              </w:rPr>
            </w:rPrChange>
          </w:rPr>
          <w:t xml:space="preserve"> </w:t>
        </w:r>
      </w:ins>
      <w:del w:id="1234" w:author="Sai Praneetha Bhaskaruni" w:date="2022-03-24T11:59:00Z">
        <w:r w:rsidR="00D24168" w:rsidRPr="004E605C" w:rsidDel="00B023E6">
          <w:rPr>
            <w:sz w:val="22"/>
          </w:rPr>
          <w:delText xml:space="preserve"> used and </w:delText>
        </w:r>
      </w:del>
      <w:r w:rsidR="00D24168" w:rsidRPr="004E605C">
        <w:rPr>
          <w:sz w:val="22"/>
        </w:rPr>
        <w:t>configured</w:t>
      </w:r>
      <w:ins w:id="1235" w:author="Sai Praneetha Bhaskaruni" w:date="2022-03-24T11:59:00Z">
        <w:r w:rsidR="00B023E6">
          <w:rPr>
            <w:sz w:val="22"/>
          </w:rPr>
          <w:t xml:space="preserve"> and used,</w:t>
        </w:r>
      </w:ins>
      <w:r w:rsidR="00D24168" w:rsidRPr="00D24168">
        <w:rPr>
          <w:sz w:val="22"/>
        </w:rPr>
        <w:t xml:space="preserve"> it can lead to protected and reliable accessibility. It can help in prevention of unauthorized access and network connections against external threats, IP spoofing &amp; routing attacks and malicious packets</w:t>
      </w:r>
      <w:r w:rsidR="00D24168">
        <w:rPr>
          <w:sz w:val="22"/>
        </w:rPr>
        <w:t>.</w:t>
      </w:r>
    </w:p>
    <w:p w14:paraId="5C3FC5B1" w14:textId="77777777" w:rsidR="007A4D9C" w:rsidRDefault="007A4D9C" w:rsidP="00C335C4">
      <w:pPr>
        <w:spacing w:after="0"/>
        <w:ind w:left="129" w:hanging="14"/>
        <w:rPr>
          <w:sz w:val="22"/>
        </w:rPr>
      </w:pPr>
    </w:p>
    <w:p w14:paraId="1731D93C" w14:textId="47B6D147" w:rsidR="00BC3603" w:rsidRPr="00180992" w:rsidRDefault="00BC546B" w:rsidP="00960CBE">
      <w:pPr>
        <w:pStyle w:val="Heading1"/>
      </w:pPr>
      <w:bookmarkStart w:id="1236" w:name="_Toc108268257"/>
      <w:r>
        <w:rPr>
          <w:color w:val="FCC566"/>
          <w:sz w:val="40"/>
        </w:rPr>
        <w:t>08</w:t>
      </w:r>
      <w:r w:rsidR="00BC3603" w:rsidRPr="00180992">
        <w:rPr>
          <w:color w:val="FFCC66"/>
          <w:sz w:val="40"/>
        </w:rPr>
        <w:t xml:space="preserve"> </w:t>
      </w:r>
      <w:r w:rsidR="00BC3603" w:rsidRPr="007A4D9C">
        <w:t>Contingency Plan: Testing, Maintenance and Training</w:t>
      </w:r>
      <w:bookmarkEnd w:id="1236"/>
    </w:p>
    <w:p w14:paraId="15D8EE9F" w14:textId="0AEF4C16" w:rsidR="00BC3603" w:rsidRPr="00C11DBF" w:rsidRDefault="00BC3603" w:rsidP="00BC3603">
      <w:pPr>
        <w:shd w:val="clear" w:color="auto" w:fill="E7E6E6" w:themeFill="background2"/>
        <w:spacing w:after="0"/>
        <w:ind w:left="118"/>
        <w:rPr>
          <w:b/>
          <w:sz w:val="22"/>
        </w:rPr>
      </w:pPr>
      <w:r w:rsidRPr="00C11DBF">
        <w:rPr>
          <w:b/>
          <w:sz w:val="22"/>
        </w:rPr>
        <w:t>SmartMedic Solution Component</w:t>
      </w:r>
      <w:ins w:id="1237" w:author="Sai Praneetha Bhaskaruni" w:date="2022-03-24T10:29:00Z">
        <w:r w:rsidR="00E76957">
          <w:rPr>
            <w:b/>
            <w:sz w:val="22"/>
          </w:rPr>
          <w:t>s</w:t>
        </w:r>
      </w:ins>
      <w:r w:rsidRPr="00C11DBF">
        <w:rPr>
          <w:b/>
          <w:sz w:val="22"/>
        </w:rPr>
        <w:t>: Device</w:t>
      </w:r>
      <w:r w:rsidR="008E7DA8">
        <w:rPr>
          <w:b/>
          <w:sz w:val="22"/>
        </w:rPr>
        <w:t>, Tablet, Nurse Station Application and Wireless Network</w:t>
      </w:r>
    </w:p>
    <w:p w14:paraId="4434616B" w14:textId="17F1BCCD" w:rsidR="00BC3603" w:rsidRDefault="00BC3603" w:rsidP="00BC3603">
      <w:pPr>
        <w:spacing w:after="120"/>
        <w:ind w:left="129" w:hanging="14"/>
        <w:rPr>
          <w:sz w:val="22"/>
        </w:rPr>
      </w:pPr>
      <w:r w:rsidRPr="00CA58F3">
        <w:rPr>
          <w:b/>
          <w:i/>
          <w:sz w:val="22"/>
        </w:rPr>
        <w:t>Existing Security Features:</w:t>
      </w:r>
      <w:r>
        <w:rPr>
          <w:i/>
          <w:sz w:val="22"/>
        </w:rPr>
        <w:t xml:space="preserve"> </w:t>
      </w:r>
      <w:r w:rsidRPr="00BD544F">
        <w:rPr>
          <w:sz w:val="22"/>
        </w:rPr>
        <w:t xml:space="preserve">Only Stryker’s service engineer </w:t>
      </w:r>
      <w:r w:rsidR="00833A7A" w:rsidRPr="00BD544F">
        <w:rPr>
          <w:sz w:val="22"/>
        </w:rPr>
        <w:t xml:space="preserve">is </w:t>
      </w:r>
      <w:r w:rsidRPr="00BD544F">
        <w:rPr>
          <w:sz w:val="22"/>
        </w:rPr>
        <w:t xml:space="preserve">authorized to perform testing and maintenance </w:t>
      </w:r>
      <w:r w:rsidR="00833A7A" w:rsidRPr="00BD544F">
        <w:rPr>
          <w:sz w:val="22"/>
        </w:rPr>
        <w:t xml:space="preserve">of </w:t>
      </w:r>
      <w:r w:rsidRPr="00BD544F">
        <w:rPr>
          <w:sz w:val="22"/>
        </w:rPr>
        <w:t xml:space="preserve">the SmartMedic solutions component </w:t>
      </w:r>
      <w:ins w:id="1238" w:author="Sai Praneetha Bhaskaruni" w:date="2022-03-24T12:05:00Z">
        <w:r w:rsidR="0038228F">
          <w:rPr>
            <w:sz w:val="22"/>
          </w:rPr>
          <w:t>(</w:t>
        </w:r>
      </w:ins>
      <w:r w:rsidRPr="00BD544F">
        <w:rPr>
          <w:sz w:val="22"/>
        </w:rPr>
        <w:t>device</w:t>
      </w:r>
      <w:ins w:id="1239" w:author="Sai Praneetha Bhaskaruni" w:date="2022-03-24T12:05:00Z">
        <w:r w:rsidR="0038228F">
          <w:rPr>
            <w:sz w:val="22"/>
          </w:rPr>
          <w:t>,</w:t>
        </w:r>
      </w:ins>
      <w:ins w:id="1240" w:author="Sai Praneetha Bhaskaruni" w:date="2022-03-24T17:37:00Z">
        <w:r w:rsidR="008E5887">
          <w:rPr>
            <w:sz w:val="22"/>
          </w:rPr>
          <w:t xml:space="preserve"> </w:t>
        </w:r>
      </w:ins>
      <w:ins w:id="1241" w:author="Sai Praneetha Bhaskaruni" w:date="2022-03-24T12:05:00Z">
        <w:r w:rsidR="0038228F">
          <w:rPr>
            <w:sz w:val="22"/>
          </w:rPr>
          <w:t>tablet)</w:t>
        </w:r>
      </w:ins>
      <w:r w:rsidR="00833A7A" w:rsidRPr="00BD544F">
        <w:rPr>
          <w:sz w:val="22"/>
        </w:rPr>
        <w:t xml:space="preserve"> w</w:t>
      </w:r>
      <w:r w:rsidRPr="00BD544F">
        <w:rPr>
          <w:sz w:val="22"/>
        </w:rPr>
        <w:t>henever needed at the time of maintenance</w:t>
      </w:r>
      <w:r w:rsidRPr="00420F77">
        <w:rPr>
          <w:sz w:val="22"/>
        </w:rPr>
        <w:t>.</w:t>
      </w:r>
      <w:r w:rsidRPr="00275C89">
        <w:t xml:space="preserve"> </w:t>
      </w:r>
      <w:r w:rsidRPr="00275C89">
        <w:rPr>
          <w:sz w:val="22"/>
        </w:rPr>
        <w:t xml:space="preserve">When Stryker obtains vulnerability information through surveillance or other sources, an assessment of the vulnerability’s exploitability and impact </w:t>
      </w:r>
      <w:r w:rsidR="00833A7A">
        <w:rPr>
          <w:sz w:val="22"/>
        </w:rPr>
        <w:t xml:space="preserve">is </w:t>
      </w:r>
      <w:r w:rsidRPr="00275C89">
        <w:rPr>
          <w:sz w:val="22"/>
        </w:rPr>
        <w:t>conducted. Based upon the assessment Stryker determines if further actions are required like, providing security updates and/or providing communication to the customer in a timely manner. Vulnerability information may also be requested from Stryker at any time.</w:t>
      </w:r>
    </w:p>
    <w:p w14:paraId="5B756DDD" w14:textId="50D17925" w:rsidR="00C11DBF" w:rsidRDefault="00CD012C" w:rsidP="00E846E8">
      <w:pPr>
        <w:spacing w:after="120"/>
        <w:ind w:left="129" w:hanging="14"/>
        <w:rPr>
          <w:sz w:val="22"/>
        </w:rPr>
      </w:pPr>
      <w:r>
        <w:rPr>
          <w:b/>
          <w:i/>
          <w:sz w:val="22"/>
        </w:rPr>
        <w:t>Recommendation for customer (HDO)</w:t>
      </w:r>
      <w:r w:rsidR="00BC3603" w:rsidRPr="00CA58F3">
        <w:rPr>
          <w:b/>
          <w:i/>
          <w:sz w:val="22"/>
        </w:rPr>
        <w:t>:</w:t>
      </w:r>
      <w:r w:rsidR="00BC3603" w:rsidRPr="00CA58F3">
        <w:t xml:space="preserve"> </w:t>
      </w:r>
      <w:r w:rsidR="001B0076" w:rsidRPr="001B0076">
        <w:rPr>
          <w:sz w:val="22"/>
        </w:rPr>
        <w:t>Contingency planning and management (</w:t>
      </w:r>
      <w:del w:id="1242" w:author="Sai Praneetha Bhaskaruni" w:date="2022-07-08T17:19:00Z">
        <w:r w:rsidR="001B0076" w:rsidRPr="001B0076" w:rsidDel="005F11DC">
          <w:rPr>
            <w:sz w:val="22"/>
          </w:rPr>
          <w:delText>e.g</w:delText>
        </w:r>
      </w:del>
      <w:ins w:id="1243" w:author="Sai Praneetha Bhaskaruni" w:date="2022-07-08T17:20:00Z">
        <w:r w:rsidR="0064471F" w:rsidRPr="001B0076">
          <w:rPr>
            <w:sz w:val="22"/>
          </w:rPr>
          <w:t>e.g.,</w:t>
        </w:r>
      </w:ins>
      <w:del w:id="1244" w:author="Sai Praneetha Bhaskaruni" w:date="2022-03-24T10:25:00Z">
        <w:r w:rsidR="001B0076" w:rsidRPr="001B0076" w:rsidDel="007D6D24">
          <w:rPr>
            <w:sz w:val="22"/>
          </w:rPr>
          <w:delText>.</w:delText>
        </w:r>
      </w:del>
      <w:r w:rsidR="001B0076" w:rsidRPr="001B0076">
        <w:rPr>
          <w:sz w:val="22"/>
        </w:rPr>
        <w:t xml:space="preserve"> restoring a system or a network segment or certain applications) is a key responsibility of the </w:t>
      </w:r>
      <w:r w:rsidR="00E846E8" w:rsidRPr="001B0076">
        <w:rPr>
          <w:sz w:val="22"/>
        </w:rPr>
        <w:t>HDO’s IT</w:t>
      </w:r>
      <w:r w:rsidR="001B0076" w:rsidRPr="001B0076">
        <w:rPr>
          <w:sz w:val="22"/>
        </w:rPr>
        <w:t xml:space="preserve"> network management</w:t>
      </w:r>
      <w:r w:rsidR="00E846E8">
        <w:rPr>
          <w:sz w:val="22"/>
        </w:rPr>
        <w:t>.</w:t>
      </w:r>
    </w:p>
    <w:p w14:paraId="2A774B6F" w14:textId="4B19566B" w:rsidR="00E846E8" w:rsidRPr="00E846E8" w:rsidRDefault="00E846E8" w:rsidP="00E846E8">
      <w:pPr>
        <w:spacing w:after="120"/>
        <w:ind w:left="129" w:hanging="14"/>
        <w:rPr>
          <w:sz w:val="22"/>
        </w:rPr>
      </w:pPr>
      <w:r w:rsidRPr="00E846E8">
        <w:rPr>
          <w:sz w:val="22"/>
        </w:rPr>
        <w:t>If an unfortunate event happen</w:t>
      </w:r>
      <w:r w:rsidR="00344798">
        <w:rPr>
          <w:sz w:val="22"/>
        </w:rPr>
        <w:t>s</w:t>
      </w:r>
      <w:r w:rsidRPr="00E846E8">
        <w:rPr>
          <w:sz w:val="22"/>
        </w:rPr>
        <w:t xml:space="preserve"> wi</w:t>
      </w:r>
      <w:r w:rsidR="00A22982">
        <w:rPr>
          <w:sz w:val="22"/>
        </w:rPr>
        <w:t xml:space="preserve">th/without </w:t>
      </w:r>
      <w:del w:id="1245" w:author="Sai Praneetha Bhaskaruni" w:date="2022-03-24T12:04:00Z">
        <w:r w:rsidR="00A22982" w:rsidDel="000445E6">
          <w:rPr>
            <w:sz w:val="22"/>
          </w:rPr>
          <w:delText>uncertainty</w:delText>
        </w:r>
      </w:del>
      <w:ins w:id="1246" w:author="Sai Praneetha Bhaskaruni" w:date="2022-03-24T12:04:00Z">
        <w:r w:rsidR="000445E6">
          <w:rPr>
            <w:sz w:val="22"/>
          </w:rPr>
          <w:t>uncertainty,</w:t>
        </w:r>
      </w:ins>
      <w:r w:rsidR="00A22982">
        <w:rPr>
          <w:sz w:val="22"/>
        </w:rPr>
        <w:t xml:space="preserve"> then </w:t>
      </w:r>
      <w:r w:rsidRPr="00E846E8">
        <w:rPr>
          <w:sz w:val="22"/>
        </w:rPr>
        <w:t>HDO has to respond to such events</w:t>
      </w:r>
      <w:r w:rsidR="00A22982">
        <w:rPr>
          <w:sz w:val="22"/>
        </w:rPr>
        <w:t xml:space="preserve"> and maintain the HDO internal document for the same</w:t>
      </w:r>
      <w:r w:rsidRPr="00E846E8">
        <w:rPr>
          <w:sz w:val="22"/>
        </w:rPr>
        <w:t>.</w:t>
      </w:r>
    </w:p>
    <w:p w14:paraId="6FA37431" w14:textId="77777777" w:rsidR="00BC3603" w:rsidRDefault="00BC3603" w:rsidP="00BC3603">
      <w:pPr>
        <w:spacing w:after="0"/>
        <w:ind w:left="118"/>
        <w:rPr>
          <w:sz w:val="22"/>
        </w:rPr>
      </w:pPr>
    </w:p>
    <w:p w14:paraId="7274F2E9" w14:textId="19AD5F5F" w:rsidR="00BC3603" w:rsidRPr="00180992" w:rsidRDefault="00BC546B" w:rsidP="00960CBE">
      <w:pPr>
        <w:pStyle w:val="Heading1"/>
      </w:pPr>
      <w:bookmarkStart w:id="1247" w:name="_Toc108268258"/>
      <w:r>
        <w:rPr>
          <w:color w:val="FCC566"/>
          <w:sz w:val="40"/>
        </w:rPr>
        <w:t>09</w:t>
      </w:r>
      <w:r w:rsidR="00BC3603" w:rsidRPr="00180992">
        <w:rPr>
          <w:color w:val="FFCC66"/>
          <w:sz w:val="40"/>
        </w:rPr>
        <w:t xml:space="preserve"> </w:t>
      </w:r>
      <w:r w:rsidR="00BC3603" w:rsidRPr="008E7DA8">
        <w:t>Trustworthiness- CIA Triad &amp; Their Responsibilities</w:t>
      </w:r>
      <w:bookmarkEnd w:id="1247"/>
    </w:p>
    <w:p w14:paraId="56C28923" w14:textId="0B816C91" w:rsidR="00BC3603" w:rsidRPr="00C11DBF" w:rsidRDefault="00BC3603" w:rsidP="00BC3603">
      <w:pPr>
        <w:shd w:val="clear" w:color="auto" w:fill="E7E6E6" w:themeFill="background2"/>
        <w:spacing w:after="0"/>
        <w:ind w:left="118"/>
        <w:rPr>
          <w:b/>
          <w:sz w:val="22"/>
        </w:rPr>
      </w:pPr>
      <w:r w:rsidRPr="00C11DBF">
        <w:rPr>
          <w:b/>
          <w:sz w:val="22"/>
        </w:rPr>
        <w:t>SmartMedic Solution Component</w:t>
      </w:r>
      <w:ins w:id="1248" w:author="Sai Praneetha Bhaskaruni" w:date="2022-03-24T10:33:00Z">
        <w:r w:rsidR="0083659D">
          <w:rPr>
            <w:b/>
            <w:sz w:val="22"/>
          </w:rPr>
          <w:t>s</w:t>
        </w:r>
      </w:ins>
      <w:r w:rsidRPr="00C11DBF">
        <w:rPr>
          <w:b/>
          <w:sz w:val="22"/>
        </w:rPr>
        <w:t>: Device</w:t>
      </w:r>
      <w:r w:rsidR="00E968D1">
        <w:rPr>
          <w:b/>
          <w:sz w:val="22"/>
        </w:rPr>
        <w:t>, Tablet</w:t>
      </w:r>
      <w:r w:rsidR="00453CB9">
        <w:rPr>
          <w:b/>
          <w:sz w:val="22"/>
        </w:rPr>
        <w:t xml:space="preserve"> &amp; </w:t>
      </w:r>
      <w:r w:rsidR="00453CB9" w:rsidRPr="00453CB9">
        <w:rPr>
          <w:b/>
          <w:sz w:val="22"/>
        </w:rPr>
        <w:t>Nurse Station Application</w:t>
      </w:r>
    </w:p>
    <w:p w14:paraId="143E8CBC" w14:textId="0DCD6032" w:rsidR="00BC3603" w:rsidRDefault="00BC3603" w:rsidP="00BC3603">
      <w:pPr>
        <w:spacing w:after="120"/>
        <w:ind w:left="129" w:hanging="14"/>
        <w:rPr>
          <w:sz w:val="22"/>
        </w:rPr>
      </w:pPr>
      <w:r w:rsidRPr="00CA58F3">
        <w:rPr>
          <w:b/>
          <w:i/>
          <w:sz w:val="22"/>
        </w:rPr>
        <w:t>Existing Security Features:</w:t>
      </w:r>
      <w:r w:rsidR="00916BDB">
        <w:rPr>
          <w:b/>
          <w:i/>
          <w:sz w:val="22"/>
        </w:rPr>
        <w:t xml:space="preserve"> </w:t>
      </w:r>
      <w:r w:rsidR="00935AC3" w:rsidRPr="009B1F29">
        <w:rPr>
          <w:sz w:val="22"/>
        </w:rPr>
        <w:t>SmartMedic solution</w:t>
      </w:r>
      <w:r w:rsidR="00935AC3" w:rsidRPr="003E5BF1">
        <w:rPr>
          <w:sz w:val="22"/>
        </w:rPr>
        <w:t xml:space="preserve"> uses </w:t>
      </w:r>
      <w:r w:rsidR="00344798">
        <w:rPr>
          <w:sz w:val="22"/>
        </w:rPr>
        <w:t>a</w:t>
      </w:r>
      <w:r w:rsidR="00344798" w:rsidRPr="003E5BF1">
        <w:rPr>
          <w:sz w:val="22"/>
        </w:rPr>
        <w:t xml:space="preserve"> </w:t>
      </w:r>
      <w:r w:rsidR="00935AC3" w:rsidRPr="003E5BF1">
        <w:rPr>
          <w:sz w:val="22"/>
        </w:rPr>
        <w:t>strong</w:t>
      </w:r>
      <w:r w:rsidR="00344798">
        <w:rPr>
          <w:sz w:val="22"/>
        </w:rPr>
        <w:t>,</w:t>
      </w:r>
      <w:r w:rsidR="00935AC3" w:rsidRPr="003E5BF1">
        <w:rPr>
          <w:sz w:val="22"/>
        </w:rPr>
        <w:t xml:space="preserve"> secure communications protocol for </w:t>
      </w:r>
      <w:ins w:id="1249" w:author="Sai Praneetha Bhaskaruni" w:date="2022-03-24T12:10:00Z">
        <w:r w:rsidR="004D6878">
          <w:rPr>
            <w:sz w:val="22"/>
          </w:rPr>
          <w:t xml:space="preserve">reliable/safe </w:t>
        </w:r>
      </w:ins>
      <w:r w:rsidR="00935AC3" w:rsidRPr="003E5BF1">
        <w:rPr>
          <w:sz w:val="22"/>
        </w:rPr>
        <w:t>communicati</w:t>
      </w:r>
      <w:ins w:id="1250" w:author="Sai Praneetha Bhaskaruni" w:date="2022-03-24T12:08:00Z">
        <w:r w:rsidR="00380047">
          <w:rPr>
            <w:sz w:val="22"/>
          </w:rPr>
          <w:t>o</w:t>
        </w:r>
      </w:ins>
      <w:r w:rsidR="00935AC3" w:rsidRPr="003E5BF1">
        <w:rPr>
          <w:sz w:val="22"/>
        </w:rPr>
        <w:t>n</w:t>
      </w:r>
      <w:del w:id="1251" w:author="Sai Praneetha Bhaskaruni" w:date="2022-03-24T12:08:00Z">
        <w:r w:rsidR="00935AC3" w:rsidRPr="003E5BF1" w:rsidDel="00380047">
          <w:rPr>
            <w:sz w:val="22"/>
          </w:rPr>
          <w:delText>g</w:delText>
        </w:r>
      </w:del>
      <w:r w:rsidR="00935AC3" w:rsidRPr="003E5BF1">
        <w:rPr>
          <w:sz w:val="22"/>
        </w:rPr>
        <w:t xml:space="preserve"> among the components. The </w:t>
      </w:r>
      <w:ins w:id="1252" w:author="Sai Praneetha Bhaskaruni" w:date="2022-03-24T12:08:00Z">
        <w:r w:rsidR="004A5829">
          <w:rPr>
            <w:sz w:val="22"/>
          </w:rPr>
          <w:t>design</w:t>
        </w:r>
      </w:ins>
      <w:del w:id="1253" w:author="Sai Praneetha Bhaskaruni" w:date="2022-03-24T12:08:00Z">
        <w:r w:rsidR="00935AC3" w:rsidRPr="003E5BF1" w:rsidDel="004A5829">
          <w:rPr>
            <w:sz w:val="22"/>
          </w:rPr>
          <w:delText>ability</w:delText>
        </w:r>
      </w:del>
      <w:r w:rsidR="00935AC3" w:rsidRPr="003E5BF1">
        <w:rPr>
          <w:sz w:val="22"/>
        </w:rPr>
        <w:t xml:space="preserve"> of the </w:t>
      </w:r>
      <w:r w:rsidR="00935AC3" w:rsidRPr="0070430F">
        <w:rPr>
          <w:sz w:val="22"/>
        </w:rPr>
        <w:t>SmartMedic solution</w:t>
      </w:r>
      <w:r w:rsidR="00935AC3" w:rsidRPr="003E5BF1">
        <w:rPr>
          <w:sz w:val="22"/>
        </w:rPr>
        <w:t xml:space="preserve"> ensure</w:t>
      </w:r>
      <w:r w:rsidR="00344798">
        <w:rPr>
          <w:sz w:val="22"/>
        </w:rPr>
        <w:t>s</w:t>
      </w:r>
      <w:r w:rsidR="00935AC3" w:rsidRPr="003E5BF1">
        <w:rPr>
          <w:sz w:val="22"/>
        </w:rPr>
        <w:t xml:space="preserve"> the </w:t>
      </w:r>
      <w:ins w:id="1254" w:author="Sai Praneetha Bhaskaruni" w:date="2022-03-24T12:10:00Z">
        <w:r w:rsidR="001568FD">
          <w:rPr>
            <w:sz w:val="22"/>
          </w:rPr>
          <w:t>C</w:t>
        </w:r>
      </w:ins>
      <w:del w:id="1255" w:author="Sai Praneetha Bhaskaruni" w:date="2022-03-24T12:10:00Z">
        <w:r w:rsidR="00935AC3" w:rsidRPr="003E5BF1" w:rsidDel="001568FD">
          <w:rPr>
            <w:sz w:val="22"/>
          </w:rPr>
          <w:delText>c</w:delText>
        </w:r>
      </w:del>
      <w:r w:rsidR="00935AC3" w:rsidRPr="003E5BF1">
        <w:rPr>
          <w:sz w:val="22"/>
        </w:rPr>
        <w:t>onfidentiality</w:t>
      </w:r>
      <w:ins w:id="1256" w:author="Sai Praneetha Bhaskaruni" w:date="2022-03-24T12:09:00Z">
        <w:r w:rsidR="00E05FF2">
          <w:rPr>
            <w:sz w:val="22"/>
          </w:rPr>
          <w:t xml:space="preserve">, </w:t>
        </w:r>
      </w:ins>
      <w:ins w:id="1257" w:author="Sai Praneetha Bhaskaruni" w:date="2022-03-24T12:10:00Z">
        <w:r w:rsidR="001568FD">
          <w:rPr>
            <w:sz w:val="22"/>
          </w:rPr>
          <w:t>I</w:t>
        </w:r>
      </w:ins>
      <w:ins w:id="1258" w:author="Sai Praneetha Bhaskaruni" w:date="2022-03-24T12:09:00Z">
        <w:r w:rsidR="00E05FF2">
          <w:rPr>
            <w:sz w:val="22"/>
          </w:rPr>
          <w:t xml:space="preserve">ntegrity &amp; </w:t>
        </w:r>
      </w:ins>
      <w:ins w:id="1259" w:author="Sai Praneetha Bhaskaruni" w:date="2022-03-24T12:10:00Z">
        <w:r w:rsidR="001568FD">
          <w:rPr>
            <w:sz w:val="22"/>
          </w:rPr>
          <w:t>A</w:t>
        </w:r>
      </w:ins>
      <w:ins w:id="1260" w:author="Sai Praneetha Bhaskaruni" w:date="2022-03-24T12:09:00Z">
        <w:r w:rsidR="00E05FF2">
          <w:rPr>
            <w:sz w:val="22"/>
          </w:rPr>
          <w:t>vailability</w:t>
        </w:r>
      </w:ins>
      <w:r w:rsidR="00935AC3" w:rsidRPr="003E5BF1">
        <w:rPr>
          <w:sz w:val="22"/>
        </w:rPr>
        <w:t xml:space="preserve"> of transmitted sensitive information</w:t>
      </w:r>
      <w:r w:rsidR="00344798">
        <w:rPr>
          <w:sz w:val="22"/>
        </w:rPr>
        <w:t xml:space="preserve"> and t</w:t>
      </w:r>
      <w:r w:rsidR="00935AC3" w:rsidRPr="003E5BF1">
        <w:rPr>
          <w:sz w:val="22"/>
        </w:rPr>
        <w:t>ransmits sensitive data only via a point-to-point dedicated channel betwe</w:t>
      </w:r>
      <w:r w:rsidR="00935AC3">
        <w:rPr>
          <w:sz w:val="22"/>
        </w:rPr>
        <w:t>en SmartMedic device and</w:t>
      </w:r>
      <w:del w:id="1261" w:author="Sai Praneetha Bhaskaruni" w:date="2022-03-24T12:07:00Z">
        <w:r w:rsidR="00935AC3" w:rsidDel="0070430F">
          <w:rPr>
            <w:sz w:val="22"/>
          </w:rPr>
          <w:delText xml:space="preserve"> </w:delText>
        </w:r>
        <w:r w:rsidR="00344798" w:rsidDel="0070430F">
          <w:rPr>
            <w:sz w:val="22"/>
          </w:rPr>
          <w:delText>the</w:delText>
        </w:r>
      </w:del>
      <w:r w:rsidR="00344798">
        <w:rPr>
          <w:sz w:val="22"/>
        </w:rPr>
        <w:t xml:space="preserve"> </w:t>
      </w:r>
      <w:r w:rsidR="00935AC3">
        <w:rPr>
          <w:sz w:val="22"/>
        </w:rPr>
        <w:t>Tablet</w:t>
      </w:r>
      <w:r w:rsidR="00E968D1">
        <w:rPr>
          <w:sz w:val="22"/>
        </w:rPr>
        <w:t>,</w:t>
      </w:r>
      <w:ins w:id="1262" w:author="Sai Praneetha Bhaskaruni" w:date="2022-03-24T12:09:00Z">
        <w:r w:rsidR="004A5829">
          <w:rPr>
            <w:sz w:val="22"/>
          </w:rPr>
          <w:t xml:space="preserve"> </w:t>
        </w:r>
      </w:ins>
      <w:del w:id="1263" w:author="Sai Praneetha Bhaskaruni" w:date="2022-03-24T12:09:00Z">
        <w:r w:rsidR="00E968D1" w:rsidDel="004A5829">
          <w:rPr>
            <w:sz w:val="22"/>
          </w:rPr>
          <w:delText xml:space="preserve"> </w:delText>
        </w:r>
      </w:del>
      <w:del w:id="1264" w:author="Sai Praneetha Bhaskaruni" w:date="2022-03-24T12:08:00Z">
        <w:r w:rsidR="00344798" w:rsidDel="0070430F">
          <w:rPr>
            <w:sz w:val="22"/>
          </w:rPr>
          <w:delText>t</w:delText>
        </w:r>
      </w:del>
      <w:del w:id="1265" w:author="Sai Praneetha Bhaskaruni" w:date="2022-03-24T12:07:00Z">
        <w:r w:rsidR="00344798" w:rsidDel="0070430F">
          <w:rPr>
            <w:sz w:val="22"/>
          </w:rPr>
          <w:delText xml:space="preserve">he </w:delText>
        </w:r>
      </w:del>
      <w:r w:rsidR="00E968D1" w:rsidRPr="00E968D1">
        <w:rPr>
          <w:sz w:val="22"/>
        </w:rPr>
        <w:t xml:space="preserve">Tablet and </w:t>
      </w:r>
      <w:del w:id="1266" w:author="Sai Praneetha Bhaskaruni" w:date="2022-03-24T12:07:00Z">
        <w:r w:rsidR="00E968D1" w:rsidRPr="0070430F" w:rsidDel="009B1F29">
          <w:rPr>
            <w:sz w:val="22"/>
          </w:rPr>
          <w:delText xml:space="preserve">SmartMedic </w:delText>
        </w:r>
      </w:del>
      <w:ins w:id="1267" w:author="Sai Praneetha Bhaskaruni" w:date="2022-03-24T12:07:00Z">
        <w:r w:rsidR="009B1F29" w:rsidRPr="0070430F">
          <w:rPr>
            <w:sz w:val="22"/>
          </w:rPr>
          <w:t>S</w:t>
        </w:r>
        <w:r w:rsidR="009B1F29" w:rsidRPr="0070430F">
          <w:rPr>
            <w:sz w:val="22"/>
            <w:rPrChange w:id="1268" w:author="Sai Praneetha Bhaskaruni" w:date="2022-03-24T12:07:00Z">
              <w:rPr>
                <w:sz w:val="22"/>
                <w:highlight w:val="yellow"/>
              </w:rPr>
            </w:rPrChange>
          </w:rPr>
          <w:t>tryker</w:t>
        </w:r>
        <w:r w:rsidR="009B1F29" w:rsidRPr="0070430F">
          <w:rPr>
            <w:sz w:val="22"/>
          </w:rPr>
          <w:t xml:space="preserve"> </w:t>
        </w:r>
      </w:ins>
      <w:r w:rsidR="00E968D1" w:rsidRPr="0070430F">
        <w:rPr>
          <w:sz w:val="22"/>
        </w:rPr>
        <w:t>cloud</w:t>
      </w:r>
      <w:ins w:id="1269" w:author="Sai Praneetha Bhaskaruni" w:date="2022-03-24T12:07:00Z">
        <w:r w:rsidR="0070430F">
          <w:rPr>
            <w:sz w:val="22"/>
          </w:rPr>
          <w:t>,</w:t>
        </w:r>
      </w:ins>
      <w:r w:rsidR="00E968D1" w:rsidRPr="0070430F">
        <w:rPr>
          <w:sz w:val="22"/>
        </w:rPr>
        <w:t xml:space="preserve"> </w:t>
      </w:r>
      <w:del w:id="1270" w:author="Sai Praneetha Bhaskaruni" w:date="2022-03-24T12:07:00Z">
        <w:r w:rsidR="00E968D1" w:rsidRPr="0070430F" w:rsidDel="0070430F">
          <w:rPr>
            <w:sz w:val="22"/>
          </w:rPr>
          <w:delText>application &amp;</w:delText>
        </w:r>
      </w:del>
      <w:del w:id="1271" w:author="Sai Praneetha Bhaskaruni" w:date="2022-03-24T12:08:00Z">
        <w:r w:rsidR="00E968D1" w:rsidRPr="0070430F" w:rsidDel="004A5829">
          <w:rPr>
            <w:sz w:val="22"/>
          </w:rPr>
          <w:delText xml:space="preserve"> </w:delText>
        </w:r>
      </w:del>
      <w:del w:id="1272" w:author="Sai Praneetha Bhaskaruni" w:date="2022-03-24T12:07:00Z">
        <w:r w:rsidR="00E968D1" w:rsidRPr="0070430F" w:rsidDel="009B1F29">
          <w:rPr>
            <w:sz w:val="22"/>
          </w:rPr>
          <w:delText xml:space="preserve">SmartMedic </w:delText>
        </w:r>
      </w:del>
      <w:ins w:id="1273" w:author="Sai Praneetha Bhaskaruni" w:date="2022-03-24T12:07:00Z">
        <w:r w:rsidR="009B1F29" w:rsidRPr="0070430F">
          <w:rPr>
            <w:sz w:val="22"/>
          </w:rPr>
          <w:t>S</w:t>
        </w:r>
        <w:r w:rsidR="009B1F29" w:rsidRPr="0070430F">
          <w:rPr>
            <w:sz w:val="22"/>
            <w:rPrChange w:id="1274" w:author="Sai Praneetha Bhaskaruni" w:date="2022-03-24T12:07:00Z">
              <w:rPr>
                <w:sz w:val="22"/>
                <w:highlight w:val="yellow"/>
              </w:rPr>
            </w:rPrChange>
          </w:rPr>
          <w:t>tryker</w:t>
        </w:r>
        <w:r w:rsidR="009B1F29" w:rsidRPr="0070430F">
          <w:rPr>
            <w:sz w:val="22"/>
          </w:rPr>
          <w:t xml:space="preserve"> </w:t>
        </w:r>
      </w:ins>
      <w:ins w:id="1275" w:author="Sai Praneetha Bhaskaruni" w:date="2022-03-24T12:08:00Z">
        <w:r w:rsidR="0070430F">
          <w:rPr>
            <w:sz w:val="22"/>
          </w:rPr>
          <w:t>c</w:t>
        </w:r>
      </w:ins>
      <w:del w:id="1276" w:author="Sai Praneetha Bhaskaruni" w:date="2022-03-24T12:08:00Z">
        <w:r w:rsidR="00344798" w:rsidRPr="0070430F" w:rsidDel="0070430F">
          <w:rPr>
            <w:sz w:val="22"/>
          </w:rPr>
          <w:delText>C</w:delText>
        </w:r>
      </w:del>
      <w:r w:rsidR="00344798" w:rsidRPr="0070430F">
        <w:rPr>
          <w:sz w:val="22"/>
        </w:rPr>
        <w:t xml:space="preserve">loud </w:t>
      </w:r>
      <w:del w:id="1277" w:author="Sai Praneetha Bhaskaruni" w:date="2022-03-24T12:07:00Z">
        <w:r w:rsidR="00E968D1" w:rsidRPr="00370C9D" w:rsidDel="0070430F">
          <w:rPr>
            <w:sz w:val="22"/>
            <w:highlight w:val="yellow"/>
            <w:rPrChange w:id="1278" w:author="Sai Praneetha Bhaskaruni" w:date="2022-03-24T10:50:00Z">
              <w:rPr>
                <w:sz w:val="22"/>
              </w:rPr>
            </w:rPrChange>
          </w:rPr>
          <w:delText>application</w:delText>
        </w:r>
        <w:r w:rsidR="00E968D1" w:rsidRPr="00E968D1" w:rsidDel="0070430F">
          <w:rPr>
            <w:sz w:val="22"/>
          </w:rPr>
          <w:delText xml:space="preserve"> </w:delText>
        </w:r>
      </w:del>
      <w:r w:rsidR="00E968D1">
        <w:rPr>
          <w:sz w:val="22"/>
        </w:rPr>
        <w:t>and Nurse Station Application</w:t>
      </w:r>
      <w:r w:rsidR="00E968D1" w:rsidRPr="00530651">
        <w:rPr>
          <w:sz w:val="22"/>
        </w:rPr>
        <w:t>.</w:t>
      </w:r>
    </w:p>
    <w:p w14:paraId="1A04B1E4" w14:textId="20041755" w:rsidR="00BC3603" w:rsidRDefault="00CD012C" w:rsidP="00BC3603">
      <w:pPr>
        <w:spacing w:after="120"/>
        <w:ind w:left="129" w:hanging="14"/>
        <w:rPr>
          <w:sz w:val="22"/>
        </w:rPr>
      </w:pPr>
      <w:r>
        <w:rPr>
          <w:b/>
          <w:i/>
          <w:sz w:val="22"/>
        </w:rPr>
        <w:lastRenderedPageBreak/>
        <w:t>Recommendation for customer (HDO)</w:t>
      </w:r>
      <w:r w:rsidR="00BC3603" w:rsidRPr="00CA58F3">
        <w:rPr>
          <w:b/>
          <w:i/>
          <w:sz w:val="22"/>
        </w:rPr>
        <w:t>:</w:t>
      </w:r>
      <w:r w:rsidR="00BC3603" w:rsidRPr="00CA58F3">
        <w:t xml:space="preserve"> </w:t>
      </w:r>
      <w:r w:rsidR="00935AC3" w:rsidRPr="00935AC3">
        <w:rPr>
          <w:sz w:val="22"/>
        </w:rPr>
        <w:t>Stryker</w:t>
      </w:r>
      <w:del w:id="1279" w:author="Sai Praneetha Bhaskaruni" w:date="2022-03-24T12:11:00Z">
        <w:r w:rsidR="00935AC3" w:rsidRPr="00935AC3" w:rsidDel="0048496B">
          <w:rPr>
            <w:sz w:val="22"/>
          </w:rPr>
          <w:delText>’s</w:delText>
        </w:r>
      </w:del>
      <w:r w:rsidR="00935AC3" w:rsidRPr="00935AC3">
        <w:rPr>
          <w:sz w:val="22"/>
        </w:rPr>
        <w:t xml:space="preserve"> customer</w:t>
      </w:r>
      <w:ins w:id="1280" w:author="Sai Praneetha Bhaskaruni" w:date="2022-03-24T12:11:00Z">
        <w:r w:rsidR="0048496B">
          <w:rPr>
            <w:sz w:val="22"/>
          </w:rPr>
          <w:t xml:space="preserve"> (HDO)</w:t>
        </w:r>
      </w:ins>
      <w:del w:id="1281" w:author="Sai Praneetha Bhaskaruni" w:date="2022-03-24T12:11:00Z">
        <w:r w:rsidR="00935AC3" w:rsidRPr="00935AC3" w:rsidDel="0048496B">
          <w:rPr>
            <w:sz w:val="22"/>
          </w:rPr>
          <w:delText>s</w:delText>
        </w:r>
      </w:del>
      <w:r w:rsidR="00935AC3" w:rsidRPr="00935AC3">
        <w:rPr>
          <w:sz w:val="22"/>
        </w:rPr>
        <w:t xml:space="preserve"> </w:t>
      </w:r>
      <w:r w:rsidR="008439FB" w:rsidRPr="00935AC3">
        <w:rPr>
          <w:sz w:val="22"/>
        </w:rPr>
        <w:t>ha</w:t>
      </w:r>
      <w:r w:rsidR="008439FB">
        <w:rPr>
          <w:sz w:val="22"/>
        </w:rPr>
        <w:t>ve</w:t>
      </w:r>
      <w:r w:rsidR="008439FB" w:rsidRPr="00935AC3">
        <w:rPr>
          <w:sz w:val="22"/>
        </w:rPr>
        <w:t xml:space="preserve"> </w:t>
      </w:r>
      <w:r w:rsidR="00935AC3" w:rsidRPr="00935AC3">
        <w:rPr>
          <w:sz w:val="22"/>
        </w:rPr>
        <w:t xml:space="preserve">to </w:t>
      </w:r>
      <w:r w:rsidR="008439FB">
        <w:rPr>
          <w:sz w:val="22"/>
        </w:rPr>
        <w:t>en</w:t>
      </w:r>
      <w:r w:rsidR="00935AC3" w:rsidRPr="00935AC3">
        <w:rPr>
          <w:sz w:val="22"/>
        </w:rPr>
        <w:t xml:space="preserve">sure that SmartMedic Device </w:t>
      </w:r>
      <w:r w:rsidR="008439FB">
        <w:rPr>
          <w:sz w:val="22"/>
        </w:rPr>
        <w:t>i</w:t>
      </w:r>
      <w:r w:rsidR="008439FB" w:rsidRPr="00935AC3">
        <w:rPr>
          <w:sz w:val="22"/>
        </w:rPr>
        <w:t xml:space="preserve">s </w:t>
      </w:r>
      <w:r w:rsidR="00935AC3" w:rsidRPr="00935AC3">
        <w:rPr>
          <w:sz w:val="22"/>
        </w:rPr>
        <w:t xml:space="preserve">connected to the tablet and always </w:t>
      </w:r>
      <w:ins w:id="1282" w:author="Sai Praneetha Bhaskaruni" w:date="2022-03-24T12:15:00Z">
        <w:r w:rsidR="00872A62">
          <w:rPr>
            <w:sz w:val="22"/>
          </w:rPr>
          <w:t>accessible</w:t>
        </w:r>
        <w:r w:rsidR="00EB02CA">
          <w:rPr>
            <w:sz w:val="22"/>
          </w:rPr>
          <w:t>.</w:t>
        </w:r>
      </w:ins>
      <w:del w:id="1283" w:author="Sai Praneetha Bhaskaruni" w:date="2022-03-24T12:15:00Z">
        <w:r w:rsidR="00935AC3" w:rsidRPr="00872A62" w:rsidDel="00872A62">
          <w:rPr>
            <w:sz w:val="22"/>
          </w:rPr>
          <w:delText>up</w:delText>
        </w:r>
      </w:del>
      <w:r w:rsidR="00935AC3" w:rsidRPr="00872A62">
        <w:rPr>
          <w:sz w:val="22"/>
        </w:rPr>
        <w:t xml:space="preserve"> </w:t>
      </w:r>
      <w:del w:id="1284" w:author="Sai Praneetha Bhaskaruni" w:date="2022-03-24T12:15:00Z">
        <w:r w:rsidR="00935AC3" w:rsidRPr="00AD65DC" w:rsidDel="00872A62">
          <w:rPr>
            <w:sz w:val="22"/>
            <w:highlight w:val="yellow"/>
            <w:rPrChange w:id="1285" w:author="Sai Praneetha Bhaskaruni" w:date="2022-03-24T10:36:00Z">
              <w:rPr>
                <w:sz w:val="22"/>
              </w:rPr>
            </w:rPrChange>
          </w:rPr>
          <w:delText>&amp; running</w:delText>
        </w:r>
        <w:r w:rsidR="00916BDB" w:rsidRPr="00AD65DC" w:rsidDel="00872A62">
          <w:rPr>
            <w:i/>
            <w:sz w:val="22"/>
            <w:highlight w:val="yellow"/>
            <w:rPrChange w:id="1286" w:author="Sai Praneetha Bhaskaruni" w:date="2022-03-24T10:36:00Z">
              <w:rPr>
                <w:i/>
                <w:sz w:val="22"/>
              </w:rPr>
            </w:rPrChange>
          </w:rPr>
          <w:delText xml:space="preserve"> </w:delText>
        </w:r>
        <w:r w:rsidR="00916BDB" w:rsidRPr="00AD65DC" w:rsidDel="00872A62">
          <w:rPr>
            <w:sz w:val="22"/>
            <w:highlight w:val="yellow"/>
            <w:rPrChange w:id="1287" w:author="Sai Praneetha Bhaskaruni" w:date="2022-03-24T10:36:00Z">
              <w:rPr>
                <w:sz w:val="22"/>
              </w:rPr>
            </w:rPrChange>
          </w:rPr>
          <w:delText>and power</w:delText>
        </w:r>
        <w:r w:rsidR="008439FB" w:rsidRPr="00AD65DC" w:rsidDel="00872A62">
          <w:rPr>
            <w:sz w:val="22"/>
            <w:highlight w:val="yellow"/>
            <w:rPrChange w:id="1288" w:author="Sai Praneetha Bhaskaruni" w:date="2022-03-24T10:36:00Z">
              <w:rPr>
                <w:sz w:val="22"/>
              </w:rPr>
            </w:rPrChange>
          </w:rPr>
          <w:delText>ed</w:delText>
        </w:r>
        <w:r w:rsidR="00916BDB" w:rsidDel="00872A62">
          <w:rPr>
            <w:sz w:val="22"/>
          </w:rPr>
          <w:delText>,</w:delText>
        </w:r>
        <w:r w:rsidR="00916BDB" w:rsidDel="00EB02CA">
          <w:rPr>
            <w:sz w:val="22"/>
          </w:rPr>
          <w:delText xml:space="preserve"> </w:delText>
        </w:r>
      </w:del>
      <w:ins w:id="1289" w:author="Sai Praneetha Bhaskaruni" w:date="2022-03-24T12:15:00Z">
        <w:r w:rsidR="00EB02CA">
          <w:rPr>
            <w:sz w:val="22"/>
          </w:rPr>
          <w:t>H</w:t>
        </w:r>
      </w:ins>
      <w:del w:id="1290" w:author="Sai Praneetha Bhaskaruni" w:date="2022-03-24T12:15:00Z">
        <w:r w:rsidR="008439FB" w:rsidDel="00EB02CA">
          <w:rPr>
            <w:sz w:val="22"/>
          </w:rPr>
          <w:delText>h</w:delText>
        </w:r>
      </w:del>
      <w:r w:rsidR="008439FB">
        <w:rPr>
          <w:sz w:val="22"/>
        </w:rPr>
        <w:t xml:space="preserve">ence, making </w:t>
      </w:r>
      <w:r w:rsidR="00916BDB">
        <w:rPr>
          <w:sz w:val="22"/>
        </w:rPr>
        <w:t xml:space="preserve">it </w:t>
      </w:r>
      <w:r w:rsidR="008439FB">
        <w:rPr>
          <w:sz w:val="22"/>
        </w:rPr>
        <w:t xml:space="preserve">available </w:t>
      </w:r>
      <w:r w:rsidR="00916BDB">
        <w:rPr>
          <w:sz w:val="22"/>
        </w:rPr>
        <w:t>24x7</w:t>
      </w:r>
      <w:r w:rsidR="00E968D1">
        <w:rPr>
          <w:sz w:val="22"/>
        </w:rPr>
        <w:t xml:space="preserve">. </w:t>
      </w:r>
      <w:r w:rsidR="00916BDB" w:rsidRPr="00D0130A">
        <w:rPr>
          <w:sz w:val="22"/>
        </w:rPr>
        <w:t xml:space="preserve">All network connections </w:t>
      </w:r>
      <w:r w:rsidR="008439FB">
        <w:rPr>
          <w:sz w:val="22"/>
        </w:rPr>
        <w:t xml:space="preserve">are </w:t>
      </w:r>
      <w:r w:rsidR="00916BDB" w:rsidRPr="00D0130A">
        <w:rPr>
          <w:sz w:val="22"/>
        </w:rPr>
        <w:t>considered in determining appropriate security controls. The customer will provide the secure encrypted channel such as wireless connection like Wi-Fi (consider authentication protocols supported, such as WPA2 EAP-TLS) for the communication between the SmartMedic solution</w:t>
      </w:r>
      <w:del w:id="1291" w:author="Sai Praneetha Bhaskaruni" w:date="2022-03-24T12:16:00Z">
        <w:r w:rsidR="00916BDB" w:rsidRPr="00D0130A" w:rsidDel="00223984">
          <w:rPr>
            <w:sz w:val="22"/>
          </w:rPr>
          <w:delText>’s</w:delText>
        </w:r>
      </w:del>
      <w:r w:rsidR="00916BDB" w:rsidRPr="00D0130A">
        <w:rPr>
          <w:sz w:val="22"/>
        </w:rPr>
        <w:t xml:space="preserve"> components i.e.</w:t>
      </w:r>
      <w:ins w:id="1292" w:author="Sai Praneetha Bhaskaruni" w:date="2022-03-24T10:38:00Z">
        <w:r w:rsidR="00AD65DC">
          <w:rPr>
            <w:sz w:val="22"/>
          </w:rPr>
          <w:t>,</w:t>
        </w:r>
      </w:ins>
      <w:r w:rsidR="00916BDB" w:rsidRPr="00D0130A">
        <w:rPr>
          <w:sz w:val="22"/>
        </w:rPr>
        <w:t xml:space="preserve"> </w:t>
      </w:r>
      <w:r w:rsidR="00916BDB">
        <w:rPr>
          <w:sz w:val="22"/>
        </w:rPr>
        <w:t>Stryker C</w:t>
      </w:r>
      <w:r w:rsidR="00916BDB" w:rsidRPr="00D0130A">
        <w:rPr>
          <w:sz w:val="22"/>
        </w:rPr>
        <w:t>loud</w:t>
      </w:r>
      <w:r w:rsidR="00916BDB">
        <w:rPr>
          <w:sz w:val="22"/>
        </w:rPr>
        <w:t xml:space="preserve"> and </w:t>
      </w:r>
      <w:r w:rsidR="008439FB">
        <w:rPr>
          <w:sz w:val="22"/>
        </w:rPr>
        <w:t xml:space="preserve">Nurse </w:t>
      </w:r>
      <w:r w:rsidR="00916BDB">
        <w:rPr>
          <w:sz w:val="22"/>
        </w:rPr>
        <w:t>Station which will maintain the confidentiality. Stryker customer has to make sure that the SmartMedic Tablet is always connec</w:t>
      </w:r>
      <w:r w:rsidR="00453CB9">
        <w:rPr>
          <w:sz w:val="22"/>
        </w:rPr>
        <w:t>ted to the Internet and power.</w:t>
      </w:r>
      <w:r w:rsidR="00BC3603" w:rsidRPr="00CA58F3">
        <w:rPr>
          <w:sz w:val="22"/>
        </w:rPr>
        <w:t xml:space="preserve"> </w:t>
      </w:r>
      <w:r w:rsidR="00BC3603" w:rsidRPr="00530651">
        <w:rPr>
          <w:sz w:val="22"/>
        </w:rPr>
        <w:t xml:space="preserve">Stryker’s customer can access the Nurse Station web application using the </w:t>
      </w:r>
      <w:del w:id="1293" w:author="Sai Praneetha Bhaskaruni" w:date="2022-03-24T12:18:00Z">
        <w:r w:rsidR="00BC3603" w:rsidRPr="00530651" w:rsidDel="003F21F0">
          <w:rPr>
            <w:sz w:val="22"/>
          </w:rPr>
          <w:delText xml:space="preserve">credentials </w:delText>
        </w:r>
      </w:del>
      <w:ins w:id="1294" w:author="Sai Praneetha Bhaskaruni" w:date="2022-03-24T12:18:00Z">
        <w:r w:rsidR="003F21F0">
          <w:rPr>
            <w:sz w:val="22"/>
          </w:rPr>
          <w:t>unique id</w:t>
        </w:r>
        <w:r w:rsidR="003F21F0" w:rsidRPr="00530651">
          <w:rPr>
            <w:sz w:val="22"/>
          </w:rPr>
          <w:t xml:space="preserve"> </w:t>
        </w:r>
      </w:ins>
      <w:r w:rsidR="00BC3603" w:rsidRPr="00530651">
        <w:rPr>
          <w:sz w:val="22"/>
        </w:rPr>
        <w:t>provided by Stryker</w:t>
      </w:r>
      <w:r w:rsidR="00BC3603">
        <w:rPr>
          <w:sz w:val="22"/>
        </w:rPr>
        <w:t>.</w:t>
      </w:r>
      <w:r w:rsidR="00916BDB">
        <w:rPr>
          <w:sz w:val="22"/>
        </w:rPr>
        <w:t xml:space="preserve"> </w:t>
      </w:r>
      <w:r w:rsidR="008439FB">
        <w:rPr>
          <w:sz w:val="22"/>
        </w:rPr>
        <w:t>S</w:t>
      </w:r>
      <w:r w:rsidR="00916BDB">
        <w:rPr>
          <w:sz w:val="22"/>
        </w:rPr>
        <w:t>har</w:t>
      </w:r>
      <w:r w:rsidR="008439FB">
        <w:rPr>
          <w:sz w:val="22"/>
        </w:rPr>
        <w:t>ing of</w:t>
      </w:r>
      <w:del w:id="1295" w:author="Sai Praneetha Bhaskaruni" w:date="2022-03-25T15:23:00Z">
        <w:r w:rsidR="008439FB" w:rsidDel="00E02E43">
          <w:rPr>
            <w:sz w:val="22"/>
          </w:rPr>
          <w:delText xml:space="preserve"> </w:delText>
        </w:r>
      </w:del>
      <w:r w:rsidR="00916BDB">
        <w:rPr>
          <w:sz w:val="22"/>
        </w:rPr>
        <w:t xml:space="preserve"> personal credential</w:t>
      </w:r>
      <w:r w:rsidR="008439FB">
        <w:rPr>
          <w:sz w:val="22"/>
        </w:rPr>
        <w:t>s</w:t>
      </w:r>
      <w:r w:rsidR="00916BDB">
        <w:rPr>
          <w:sz w:val="22"/>
        </w:rPr>
        <w:t xml:space="preserve"> </w:t>
      </w:r>
      <w:r w:rsidR="008439FB">
        <w:rPr>
          <w:sz w:val="22"/>
        </w:rPr>
        <w:t xml:space="preserve">is not advised, in order </w:t>
      </w:r>
      <w:r w:rsidR="00916BDB">
        <w:rPr>
          <w:sz w:val="22"/>
        </w:rPr>
        <w:t>to maintain confidentiality.</w:t>
      </w:r>
    </w:p>
    <w:p w14:paraId="40125104" w14:textId="77777777" w:rsidR="007878F2" w:rsidRDefault="007878F2" w:rsidP="007878F2">
      <w:pPr>
        <w:spacing w:after="0"/>
        <w:ind w:left="118"/>
        <w:rPr>
          <w:sz w:val="22"/>
        </w:rPr>
      </w:pPr>
    </w:p>
    <w:p w14:paraId="366B3C17" w14:textId="74AE53D0" w:rsidR="007878F2" w:rsidRPr="00180992" w:rsidRDefault="00BC546B" w:rsidP="00960CBE">
      <w:pPr>
        <w:pStyle w:val="Heading1"/>
      </w:pPr>
      <w:bookmarkStart w:id="1296" w:name="_Toc108268259"/>
      <w:r>
        <w:rPr>
          <w:color w:val="FCC566"/>
          <w:sz w:val="40"/>
        </w:rPr>
        <w:t>10</w:t>
      </w:r>
      <w:r w:rsidR="007878F2" w:rsidRPr="00180992">
        <w:rPr>
          <w:color w:val="FFCC66"/>
          <w:sz w:val="40"/>
        </w:rPr>
        <w:t xml:space="preserve"> </w:t>
      </w:r>
      <w:r w:rsidR="00156074" w:rsidRPr="00BA5FC4">
        <w:t>System Maintenance</w:t>
      </w:r>
      <w:bookmarkEnd w:id="1296"/>
      <w:r w:rsidR="00156074">
        <w:t xml:space="preserve"> </w:t>
      </w:r>
    </w:p>
    <w:p w14:paraId="0580DF6F" w14:textId="2AD78E51" w:rsidR="007878F2" w:rsidRPr="00C11DBF" w:rsidRDefault="007878F2" w:rsidP="007878F2">
      <w:pPr>
        <w:shd w:val="clear" w:color="auto" w:fill="E7E6E6" w:themeFill="background2"/>
        <w:spacing w:after="0"/>
        <w:ind w:left="118"/>
        <w:rPr>
          <w:b/>
          <w:sz w:val="22"/>
        </w:rPr>
      </w:pPr>
      <w:r w:rsidRPr="00C11DBF">
        <w:rPr>
          <w:b/>
          <w:sz w:val="22"/>
        </w:rPr>
        <w:t>SmartMedic Solution Component</w:t>
      </w:r>
      <w:ins w:id="1297" w:author="Sai Praneetha Bhaskaruni" w:date="2022-03-24T12:18:00Z">
        <w:r w:rsidR="0072454F">
          <w:rPr>
            <w:b/>
            <w:sz w:val="22"/>
          </w:rPr>
          <w:t>s</w:t>
        </w:r>
      </w:ins>
      <w:r w:rsidRPr="00C11DBF">
        <w:rPr>
          <w:b/>
          <w:sz w:val="22"/>
        </w:rPr>
        <w:t>: Device</w:t>
      </w:r>
      <w:r w:rsidR="00E968D1">
        <w:rPr>
          <w:b/>
          <w:sz w:val="22"/>
        </w:rPr>
        <w:t xml:space="preserve"> and Tablet</w:t>
      </w:r>
    </w:p>
    <w:p w14:paraId="274C21C2" w14:textId="00C9B702" w:rsidR="007878F2" w:rsidRDefault="007878F2" w:rsidP="007878F2">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w:t>
      </w:r>
      <w:r w:rsidR="008439FB">
        <w:rPr>
          <w:sz w:val="22"/>
        </w:rPr>
        <w:t xml:space="preserve">is </w:t>
      </w:r>
      <w:r w:rsidRPr="00420F77">
        <w:rPr>
          <w:sz w:val="22"/>
        </w:rPr>
        <w:t xml:space="preserve">authorized </w:t>
      </w:r>
      <w:r>
        <w:rPr>
          <w:sz w:val="22"/>
        </w:rPr>
        <w:t>to perform testing and maintenance</w:t>
      </w:r>
      <w:r w:rsidRPr="00420F77">
        <w:rPr>
          <w:sz w:val="22"/>
        </w:rPr>
        <w:t xml:space="preserve"> </w:t>
      </w:r>
      <w:r w:rsidR="008439FB">
        <w:rPr>
          <w:sz w:val="22"/>
        </w:rPr>
        <w:t xml:space="preserve">of </w:t>
      </w:r>
      <w:r w:rsidRPr="00420F77">
        <w:rPr>
          <w:sz w:val="22"/>
        </w:rPr>
        <w:t>the SmartMedic solution</w:t>
      </w:r>
      <w:r w:rsidR="008439FB">
        <w:rPr>
          <w:sz w:val="22"/>
        </w:rPr>
        <w:t>’</w:t>
      </w:r>
      <w:r w:rsidRPr="00420F77">
        <w:rPr>
          <w:sz w:val="22"/>
        </w:rPr>
        <w:t xml:space="preserve">s component </w:t>
      </w:r>
      <w:r>
        <w:rPr>
          <w:sz w:val="22"/>
        </w:rPr>
        <w:t>device</w:t>
      </w:r>
      <w:r w:rsidR="008439FB">
        <w:rPr>
          <w:sz w:val="22"/>
        </w:rPr>
        <w:t>s, w</w:t>
      </w:r>
      <w:r w:rsidRPr="00420F77">
        <w:rPr>
          <w:sz w:val="22"/>
        </w:rPr>
        <w:t>henever needed</w:t>
      </w:r>
      <w:r w:rsidR="008439FB">
        <w:rPr>
          <w:sz w:val="22"/>
        </w:rPr>
        <w:t>,</w:t>
      </w:r>
      <w:r w:rsidRPr="00420F77">
        <w:rPr>
          <w:sz w:val="22"/>
        </w:rPr>
        <w:t xml:space="preserve"> at the time of maintenance.</w:t>
      </w:r>
      <w:r w:rsidR="00E968D1" w:rsidRPr="00E968D1">
        <w:t xml:space="preserve"> </w:t>
      </w:r>
      <w:r w:rsidR="00E968D1" w:rsidRPr="00E968D1">
        <w:rPr>
          <w:sz w:val="22"/>
        </w:rPr>
        <w:t>Smart</w:t>
      </w:r>
      <w:r w:rsidR="008439FB">
        <w:rPr>
          <w:sz w:val="22"/>
        </w:rPr>
        <w:t>M</w:t>
      </w:r>
      <w:r w:rsidR="00E968D1" w:rsidRPr="00E968D1">
        <w:rPr>
          <w:sz w:val="22"/>
        </w:rPr>
        <w:t xml:space="preserve">edic system maintenance </w:t>
      </w:r>
      <w:ins w:id="1298" w:author="Sai Praneetha Bhaskaruni" w:date="2022-03-24T12:19:00Z">
        <w:r w:rsidR="005C6286">
          <w:rPr>
            <w:sz w:val="22"/>
          </w:rPr>
          <w:t>can be</w:t>
        </w:r>
      </w:ins>
      <w:del w:id="1299" w:author="Sai Praneetha Bhaskaruni" w:date="2022-03-24T12:19:00Z">
        <w:r w:rsidR="00E968D1" w:rsidRPr="00E968D1" w:rsidDel="005C6286">
          <w:rPr>
            <w:sz w:val="22"/>
          </w:rPr>
          <w:delText>is</w:delText>
        </w:r>
      </w:del>
      <w:r w:rsidR="00E968D1" w:rsidRPr="00E968D1">
        <w:rPr>
          <w:sz w:val="22"/>
        </w:rPr>
        <w:t xml:space="preserve"> planned</w:t>
      </w:r>
      <w:del w:id="1300" w:author="Sai Praneetha Bhaskaruni" w:date="2022-03-24T12:19:00Z">
        <w:r w:rsidR="00E968D1" w:rsidRPr="00E968D1" w:rsidDel="005C6286">
          <w:rPr>
            <w:sz w:val="22"/>
          </w:rPr>
          <w:delText>/designed</w:delText>
        </w:r>
      </w:del>
      <w:r w:rsidR="00E968D1" w:rsidRPr="00E968D1">
        <w:rPr>
          <w:sz w:val="22"/>
        </w:rPr>
        <w:t xml:space="preserve"> &amp; </w:t>
      </w:r>
      <w:del w:id="1301" w:author="Sai Praneetha Bhaskaruni" w:date="2022-03-24T12:19:00Z">
        <w:r w:rsidR="00E968D1" w:rsidRPr="00E968D1" w:rsidDel="005C6286">
          <w:rPr>
            <w:sz w:val="22"/>
          </w:rPr>
          <w:delText xml:space="preserve">can be </w:delText>
        </w:r>
      </w:del>
      <w:r w:rsidR="00E968D1" w:rsidRPr="00E968D1">
        <w:rPr>
          <w:sz w:val="22"/>
        </w:rPr>
        <w:t>performed based on the component</w:t>
      </w:r>
      <w:ins w:id="1302" w:author="Sai Praneetha Bhaskaruni" w:date="2022-03-24T12:19:00Z">
        <w:r w:rsidR="00EE65B0">
          <w:rPr>
            <w:sz w:val="22"/>
          </w:rPr>
          <w:t xml:space="preserve">s </w:t>
        </w:r>
      </w:ins>
      <w:ins w:id="1303" w:author="Sai Praneetha Bhaskaruni" w:date="2022-03-24T12:20:00Z">
        <w:r w:rsidR="00EE65B0">
          <w:rPr>
            <w:sz w:val="22"/>
          </w:rPr>
          <w:t>and its functionality</w:t>
        </w:r>
      </w:ins>
      <w:r w:rsidR="00E968D1" w:rsidRPr="00E968D1">
        <w:rPr>
          <w:sz w:val="22"/>
        </w:rPr>
        <w:t xml:space="preserve"> in the </w:t>
      </w:r>
      <w:r w:rsidR="008439FB">
        <w:rPr>
          <w:sz w:val="22"/>
        </w:rPr>
        <w:t>S</w:t>
      </w:r>
      <w:r w:rsidR="008439FB" w:rsidRPr="00E968D1">
        <w:rPr>
          <w:sz w:val="22"/>
        </w:rPr>
        <w:t>mart</w:t>
      </w:r>
      <w:r w:rsidR="008439FB">
        <w:rPr>
          <w:sz w:val="22"/>
        </w:rPr>
        <w:t>M</w:t>
      </w:r>
      <w:r w:rsidR="00E968D1" w:rsidRPr="00E968D1">
        <w:rPr>
          <w:sz w:val="22"/>
        </w:rPr>
        <w:t>edic environment/platform.</w:t>
      </w:r>
    </w:p>
    <w:p w14:paraId="54EA2E44" w14:textId="42DEF473" w:rsidR="00BD11D3" w:rsidRPr="00CA58F3" w:rsidDel="00BD11D3" w:rsidRDefault="00CD012C" w:rsidP="00BD11D3">
      <w:pPr>
        <w:spacing w:after="120"/>
        <w:ind w:left="129" w:hanging="14"/>
        <w:rPr>
          <w:del w:id="1304" w:author="Sai Praneetha Bhaskaruni" w:date="2022-03-24T12:23:00Z"/>
          <w:moveTo w:id="1305" w:author="Sai Praneetha Bhaskaruni" w:date="2022-03-24T12:23:00Z"/>
          <w:i/>
          <w:sz w:val="22"/>
        </w:rPr>
      </w:pPr>
      <w:r>
        <w:rPr>
          <w:b/>
          <w:i/>
          <w:sz w:val="22"/>
        </w:rPr>
        <w:t>Recommendation for customer (HDO)</w:t>
      </w:r>
      <w:r w:rsidR="007878F2" w:rsidRPr="00CA58F3">
        <w:rPr>
          <w:b/>
          <w:i/>
          <w:sz w:val="22"/>
        </w:rPr>
        <w:t>:</w:t>
      </w:r>
      <w:r w:rsidR="007878F2" w:rsidRPr="00CA58F3">
        <w:t xml:space="preserve"> </w:t>
      </w:r>
      <w:ins w:id="1306" w:author="Sai Praneetha Bhaskaruni" w:date="2022-03-24T12:21:00Z">
        <w:r w:rsidR="00E8403D" w:rsidRPr="00E8403D">
          <w:rPr>
            <w:sz w:val="22"/>
            <w:szCs w:val="24"/>
            <w:rPrChange w:id="1307" w:author="Sai Praneetha Bhaskaruni" w:date="2022-03-24T12:22:00Z">
              <w:rPr/>
            </w:rPrChange>
          </w:rPr>
          <w:t xml:space="preserve">The </w:t>
        </w:r>
      </w:ins>
      <w:ins w:id="1308" w:author="Sai Praneetha Bhaskaruni" w:date="2022-03-24T12:22:00Z">
        <w:r w:rsidR="00E8403D" w:rsidRPr="00E8403D">
          <w:rPr>
            <w:sz w:val="22"/>
            <w:szCs w:val="24"/>
            <w:rPrChange w:id="1309" w:author="Sai Praneetha Bhaskaruni" w:date="2022-03-24T12:22:00Z">
              <w:rPr/>
            </w:rPrChange>
          </w:rPr>
          <w:t xml:space="preserve">required </w:t>
        </w:r>
      </w:ins>
      <w:ins w:id="1310" w:author="Sai Praneetha Bhaskaruni" w:date="2022-03-24T12:21:00Z">
        <w:r w:rsidR="00E8403D" w:rsidRPr="00E8403D">
          <w:rPr>
            <w:sz w:val="22"/>
            <w:szCs w:val="24"/>
            <w:rPrChange w:id="1311" w:author="Sai Praneetha Bhaskaruni" w:date="2022-03-24T12:22:00Z">
              <w:rPr/>
            </w:rPrChange>
          </w:rPr>
          <w:t>access and</w:t>
        </w:r>
      </w:ins>
      <w:ins w:id="1312" w:author="Sai Praneetha Bhaskaruni" w:date="2022-03-24T12:22:00Z">
        <w:r w:rsidR="006A4F19">
          <w:rPr>
            <w:sz w:val="22"/>
            <w:szCs w:val="24"/>
          </w:rPr>
          <w:t xml:space="preserve"> corresponding </w:t>
        </w:r>
      </w:ins>
      <w:ins w:id="1313" w:author="Sai Praneetha Bhaskaruni" w:date="2022-03-24T12:23:00Z">
        <w:r w:rsidR="006A4F19">
          <w:rPr>
            <w:sz w:val="22"/>
            <w:szCs w:val="24"/>
          </w:rPr>
          <w:t>maintenance</w:t>
        </w:r>
      </w:ins>
      <w:ins w:id="1314" w:author="Sai Praneetha Bhaskaruni" w:date="2022-03-24T12:21:00Z">
        <w:r w:rsidR="00E8403D" w:rsidRPr="00E8403D">
          <w:rPr>
            <w:sz w:val="22"/>
            <w:szCs w:val="24"/>
            <w:rPrChange w:id="1315" w:author="Sai Praneetha Bhaskaruni" w:date="2022-03-24T12:22:00Z">
              <w:rPr/>
            </w:rPrChange>
          </w:rPr>
          <w:t xml:space="preserve"> of the device</w:t>
        </w:r>
      </w:ins>
      <w:ins w:id="1316" w:author="Sai Praneetha Bhaskaruni" w:date="2022-03-25T15:29:00Z">
        <w:r w:rsidR="009713AF">
          <w:rPr>
            <w:sz w:val="22"/>
            <w:szCs w:val="24"/>
          </w:rPr>
          <w:t xml:space="preserve"> </w:t>
        </w:r>
      </w:ins>
      <w:ins w:id="1317" w:author="Sai Praneetha Bhaskaruni" w:date="2022-03-24T12:21:00Z">
        <w:r w:rsidR="00E8403D" w:rsidRPr="00E8403D">
          <w:rPr>
            <w:sz w:val="22"/>
            <w:szCs w:val="24"/>
            <w:rPrChange w:id="1318" w:author="Sai Praneetha Bhaskaruni" w:date="2022-03-24T12:22:00Z">
              <w:rPr/>
            </w:rPrChange>
          </w:rPr>
          <w:t>and tablet is not provided for HDO.</w:t>
        </w:r>
      </w:ins>
      <w:ins w:id="1319" w:author="Sai Praneetha Bhaskaruni" w:date="2022-03-24T12:23:00Z">
        <w:r w:rsidR="00BD11D3" w:rsidRPr="00BD11D3">
          <w:rPr>
            <w:sz w:val="22"/>
          </w:rPr>
          <w:t xml:space="preserve"> </w:t>
        </w:r>
      </w:ins>
      <w:moveToRangeStart w:id="1320" w:author="Sai Praneetha Bhaskaruni" w:date="2022-03-24T12:23:00Z" w:name="move99017017"/>
      <w:moveTo w:id="1321" w:author="Sai Praneetha Bhaskaruni" w:date="2022-03-24T12:23:00Z">
        <w:r w:rsidR="00BD11D3" w:rsidRPr="00E968D1">
          <w:rPr>
            <w:sz w:val="22"/>
          </w:rPr>
          <w:t>Please reach out to Stryker Customer Care for system maintenance</w:t>
        </w:r>
        <w:r w:rsidR="00BD11D3">
          <w:rPr>
            <w:sz w:val="22"/>
          </w:rPr>
          <w:t>.</w:t>
        </w:r>
      </w:moveTo>
    </w:p>
    <w:moveToRangeEnd w:id="1320"/>
    <w:p w14:paraId="2EB7DC81" w14:textId="70F5A088" w:rsidR="007878F2" w:rsidRPr="00CA58F3" w:rsidRDefault="007878F2">
      <w:pPr>
        <w:spacing w:after="120"/>
        <w:ind w:left="0" w:firstLine="0"/>
        <w:rPr>
          <w:i/>
          <w:sz w:val="22"/>
        </w:rPr>
        <w:pPrChange w:id="1322" w:author="Sai Praneetha Bhaskaruni" w:date="2022-03-24T12:23:00Z">
          <w:pPr>
            <w:spacing w:after="120"/>
            <w:ind w:left="129" w:hanging="14"/>
          </w:pPr>
        </w:pPrChange>
      </w:pPr>
      <w:del w:id="1323" w:author="Sai Praneetha Bhaskaruni" w:date="2022-03-24T12:23:00Z">
        <w:r w:rsidRPr="00E968D1" w:rsidDel="00BD11D3">
          <w:delText>C</w:delText>
        </w:r>
        <w:r w:rsidRPr="00E968D1" w:rsidDel="00BD11D3">
          <w:rPr>
            <w:sz w:val="22"/>
          </w:rPr>
          <w:delText>ustomer</w:delText>
        </w:r>
        <w:r w:rsidR="00832C6A" w:rsidDel="00BD11D3">
          <w:rPr>
            <w:sz w:val="22"/>
          </w:rPr>
          <w:delText>s</w:delText>
        </w:r>
        <w:r w:rsidRPr="00E968D1" w:rsidDel="00BD11D3">
          <w:rPr>
            <w:sz w:val="22"/>
          </w:rPr>
          <w:delText xml:space="preserve"> </w:delText>
        </w:r>
        <w:r w:rsidR="004F2B56" w:rsidDel="00BD11D3">
          <w:rPr>
            <w:sz w:val="22"/>
          </w:rPr>
          <w:delText>are not</w:delText>
        </w:r>
        <w:r w:rsidR="004F2B56" w:rsidRPr="00E968D1" w:rsidDel="00BD11D3">
          <w:rPr>
            <w:sz w:val="22"/>
          </w:rPr>
          <w:delText xml:space="preserve"> </w:delText>
        </w:r>
        <w:r w:rsidR="00E968D1" w:rsidRPr="00E968D1" w:rsidDel="00BD11D3">
          <w:rPr>
            <w:sz w:val="22"/>
          </w:rPr>
          <w:delText>allowed to access SmartMedic device and Tablet</w:delText>
        </w:r>
        <w:r w:rsidRPr="00E968D1" w:rsidDel="00BD11D3">
          <w:rPr>
            <w:sz w:val="22"/>
          </w:rPr>
          <w:delText xml:space="preserve"> component.</w:delText>
        </w:r>
        <w:r w:rsidR="00E968D1" w:rsidRPr="00E968D1" w:rsidDel="00BD11D3">
          <w:delText xml:space="preserve"> </w:delText>
        </w:r>
      </w:del>
      <w:moveFromRangeStart w:id="1324" w:author="Sai Praneetha Bhaskaruni" w:date="2022-03-24T12:23:00Z" w:name="move99017017"/>
      <w:moveFrom w:id="1325" w:author="Sai Praneetha Bhaskaruni" w:date="2022-03-24T12:23:00Z">
        <w:r w:rsidR="00E968D1" w:rsidRPr="00E968D1" w:rsidDel="00BD11D3">
          <w:rPr>
            <w:sz w:val="22"/>
          </w:rPr>
          <w:t>Please reach out to Stryker Customer Care for system maintenance</w:t>
        </w:r>
        <w:r w:rsidR="00E968D1" w:rsidDel="00BD11D3">
          <w:rPr>
            <w:sz w:val="22"/>
          </w:rPr>
          <w:t>.</w:t>
        </w:r>
      </w:moveFrom>
      <w:moveFromRangeEnd w:id="1324"/>
    </w:p>
    <w:p w14:paraId="76B5BFFD" w14:textId="77777777" w:rsidR="007878F2" w:rsidRPr="00C11DBF" w:rsidRDefault="007878F2" w:rsidP="007878F2">
      <w:pPr>
        <w:shd w:val="clear" w:color="auto" w:fill="E7E6E6" w:themeFill="background2"/>
        <w:spacing w:after="0"/>
        <w:ind w:left="118"/>
        <w:rPr>
          <w:b/>
          <w:sz w:val="22"/>
        </w:rPr>
      </w:pPr>
      <w:r w:rsidRPr="00C11DBF">
        <w:rPr>
          <w:b/>
          <w:sz w:val="22"/>
        </w:rPr>
        <w:t xml:space="preserve">SmartMedic: Nurse Station Application </w:t>
      </w:r>
    </w:p>
    <w:p w14:paraId="6E0DCE59" w14:textId="18B0327C" w:rsidR="007878F2" w:rsidRDefault="007878F2" w:rsidP="007878F2">
      <w:pPr>
        <w:spacing w:after="120"/>
        <w:ind w:left="129" w:hanging="14"/>
        <w:rPr>
          <w:sz w:val="22"/>
        </w:rPr>
      </w:pPr>
      <w:r w:rsidRPr="00530651">
        <w:rPr>
          <w:b/>
          <w:i/>
          <w:sz w:val="22"/>
        </w:rPr>
        <w:t>Existing Security Features:</w:t>
      </w:r>
      <w:r w:rsidRPr="00CA58F3">
        <w:rPr>
          <w:sz w:val="22"/>
        </w:rPr>
        <w:t xml:space="preserve"> </w:t>
      </w:r>
      <w:r w:rsidR="00C50743" w:rsidRPr="00C50743">
        <w:rPr>
          <w:sz w:val="22"/>
        </w:rPr>
        <w:t xml:space="preserve">When Stryker obtains vulnerability information through surveillance or other sources, an assessment of the vulnerability’s exploitability and impact </w:t>
      </w:r>
      <w:r w:rsidR="00E42579">
        <w:rPr>
          <w:sz w:val="22"/>
        </w:rPr>
        <w:t xml:space="preserve">is </w:t>
      </w:r>
      <w:r w:rsidR="00C50743" w:rsidRPr="00C50743">
        <w:rPr>
          <w:sz w:val="22"/>
        </w:rPr>
        <w:t>conducted. Based upon the assessment Stryker determines if further actions are required like, providing security updates and/or providing communication to the customer in a timely manner. Vulnerability information may also be requested from Stryker at any time</w:t>
      </w:r>
      <w:r w:rsidRPr="00530651">
        <w:rPr>
          <w:sz w:val="22"/>
        </w:rPr>
        <w:t>.</w:t>
      </w:r>
    </w:p>
    <w:p w14:paraId="1174BCD8" w14:textId="77777777" w:rsidR="00C335C4" w:rsidRPr="00CA58F3" w:rsidRDefault="00C335C4" w:rsidP="00C335C4">
      <w:pPr>
        <w:spacing w:after="0"/>
        <w:ind w:left="129" w:hanging="14"/>
        <w:rPr>
          <w:sz w:val="22"/>
        </w:rPr>
      </w:pPr>
    </w:p>
    <w:p w14:paraId="3E1BFC28" w14:textId="035D52D3" w:rsidR="007558B4" w:rsidRDefault="00BC546B" w:rsidP="00960CBE">
      <w:pPr>
        <w:pStyle w:val="Heading1"/>
      </w:pPr>
      <w:bookmarkStart w:id="1326" w:name="_Toc108268260"/>
      <w:r>
        <w:rPr>
          <w:color w:val="FCC566"/>
          <w:sz w:val="40"/>
        </w:rPr>
        <w:t>11</w:t>
      </w:r>
      <w:r w:rsidR="007558B4">
        <w:rPr>
          <w:color w:val="FCC566"/>
          <w:sz w:val="40"/>
        </w:rPr>
        <w:t xml:space="preserve"> </w:t>
      </w:r>
      <w:r w:rsidR="007558B4" w:rsidRPr="007558B4">
        <w:t>Configuration settings</w:t>
      </w:r>
      <w:bookmarkEnd w:id="1326"/>
    </w:p>
    <w:p w14:paraId="2392FD20" w14:textId="6B627448" w:rsidR="007558B4" w:rsidRDefault="001B0076" w:rsidP="001B0076">
      <w:pPr>
        <w:spacing w:after="120"/>
        <w:ind w:left="129" w:hanging="14"/>
        <w:rPr>
          <w:ins w:id="1327" w:author="Sai Praneetha Bhaskaruni" w:date="2022-03-24T16:33:00Z"/>
          <w:sz w:val="22"/>
        </w:rPr>
      </w:pPr>
      <w:r w:rsidRPr="001B0076">
        <w:rPr>
          <w:b/>
          <w:i/>
          <w:sz w:val="22"/>
        </w:rPr>
        <w:t xml:space="preserve">Recommendation for customer (HDO): </w:t>
      </w:r>
      <w:r w:rsidR="007558B4" w:rsidRPr="001B0076">
        <w:rPr>
          <w:sz w:val="22"/>
        </w:rPr>
        <w:t xml:space="preserve">HDOs responsibility - Configuration </w:t>
      </w:r>
      <w:r w:rsidRPr="001B0076">
        <w:rPr>
          <w:sz w:val="22"/>
        </w:rPr>
        <w:t>management</w:t>
      </w:r>
      <w:r w:rsidR="007558B4" w:rsidRPr="001B0076">
        <w:rPr>
          <w:sz w:val="22"/>
        </w:rPr>
        <w:t xml:space="preserve"> is the discipline of ensuring the integrity of HDOs networking IT configuration items (SW, HW, tools, procedures, etc.)</w:t>
      </w:r>
      <w:r w:rsidR="00E846E8">
        <w:rPr>
          <w:sz w:val="22"/>
        </w:rPr>
        <w:t>.</w:t>
      </w:r>
    </w:p>
    <w:p w14:paraId="3B13D183" w14:textId="4074F5CE" w:rsidR="006C714B" w:rsidRDefault="006C714B" w:rsidP="001B0076">
      <w:pPr>
        <w:spacing w:after="120"/>
        <w:ind w:left="129" w:hanging="14"/>
        <w:rPr>
          <w:sz w:val="22"/>
        </w:rPr>
      </w:pPr>
      <w:ins w:id="1328" w:author="Sai Praneetha Bhaskaruni" w:date="2022-03-24T16:33:00Z">
        <w:r w:rsidRPr="00420F77">
          <w:rPr>
            <w:sz w:val="22"/>
          </w:rPr>
          <w:t xml:space="preserve">Only Stryker’s service engineer </w:t>
        </w:r>
        <w:r>
          <w:t>ha</w:t>
        </w:r>
        <w:r>
          <w:rPr>
            <w:sz w:val="22"/>
          </w:rPr>
          <w:t xml:space="preserve">s </w:t>
        </w:r>
        <w:r w:rsidRPr="00420F77">
          <w:rPr>
            <w:sz w:val="22"/>
          </w:rPr>
          <w:t>authoriz</w:t>
        </w:r>
        <w:r>
          <w:t>ation</w:t>
        </w:r>
        <w:r w:rsidRPr="00420F77">
          <w:rPr>
            <w:sz w:val="22"/>
          </w:rPr>
          <w:t xml:space="preserve"> </w:t>
        </w:r>
        <w:r>
          <w:rPr>
            <w:sz w:val="22"/>
          </w:rPr>
          <w:t xml:space="preserve">to </w:t>
        </w:r>
        <w:r w:rsidRPr="00420F77">
          <w:rPr>
            <w:sz w:val="22"/>
          </w:rPr>
          <w:t>access the</w:t>
        </w:r>
        <w:r>
          <w:rPr>
            <w:sz w:val="22"/>
          </w:rPr>
          <w:t xml:space="preserve"> Smart</w:t>
        </w:r>
        <w:r>
          <w:t xml:space="preserve"> </w:t>
        </w:r>
        <w:r>
          <w:rPr>
            <w:sz w:val="22"/>
          </w:rPr>
          <w:t>Medic solution</w:t>
        </w:r>
        <w:r>
          <w:t>s</w:t>
        </w:r>
        <w:r>
          <w:rPr>
            <w:sz w:val="22"/>
          </w:rPr>
          <w:t xml:space="preserve"> component</w:t>
        </w:r>
        <w:r>
          <w:t>s (device, tablet)</w:t>
        </w:r>
        <w:r>
          <w:rPr>
            <w:sz w:val="22"/>
          </w:rPr>
          <w:t xml:space="preserve"> w</w:t>
        </w:r>
        <w:r w:rsidRPr="00420F77">
          <w:rPr>
            <w:sz w:val="22"/>
          </w:rPr>
          <w:t>henever needed</w:t>
        </w:r>
      </w:ins>
      <w:ins w:id="1329" w:author="Sai Praneetha Bhaskaruni" w:date="2022-03-24T16:34:00Z">
        <w:r>
          <w:rPr>
            <w:sz w:val="22"/>
          </w:rPr>
          <w:t xml:space="preserve"> </w:t>
        </w:r>
        <w:r w:rsidR="004C3300">
          <w:rPr>
            <w:sz w:val="22"/>
          </w:rPr>
          <w:t>to</w:t>
        </w:r>
        <w:r>
          <w:rPr>
            <w:sz w:val="22"/>
          </w:rPr>
          <w:t xml:space="preserve"> change the </w:t>
        </w:r>
      </w:ins>
      <w:ins w:id="1330" w:author="Sai Praneetha Bhaskaruni" w:date="2022-03-24T16:33:00Z">
        <w:r>
          <w:rPr>
            <w:sz w:val="22"/>
          </w:rPr>
          <w:t>configur</w:t>
        </w:r>
      </w:ins>
      <w:ins w:id="1331" w:author="Sai Praneetha Bhaskaruni" w:date="2022-03-24T16:34:00Z">
        <w:r>
          <w:rPr>
            <w:sz w:val="22"/>
          </w:rPr>
          <w:t>ation settings.</w:t>
        </w:r>
      </w:ins>
      <w:ins w:id="1332" w:author="Sai Praneetha Bhaskaruni" w:date="2022-03-24T16:37:00Z">
        <w:r w:rsidR="00BE0884">
          <w:rPr>
            <w:sz w:val="22"/>
          </w:rPr>
          <w:t xml:space="preserve"> </w:t>
        </w:r>
      </w:ins>
    </w:p>
    <w:p w14:paraId="32D70860" w14:textId="77777777" w:rsidR="00C60F1D" w:rsidRDefault="00E846E8" w:rsidP="001B0076">
      <w:pPr>
        <w:spacing w:after="120"/>
        <w:ind w:left="129" w:hanging="14"/>
        <w:rPr>
          <w:ins w:id="1333" w:author="Sai Praneetha Bhaskaruni" w:date="2022-03-24T16:38:00Z"/>
          <w:sz w:val="22"/>
        </w:rPr>
      </w:pPr>
      <w:r w:rsidRPr="00E846E8">
        <w:rPr>
          <w:sz w:val="22"/>
        </w:rPr>
        <w:t xml:space="preserve">HDO users are allowed to customize the </w:t>
      </w:r>
      <w:ins w:id="1334" w:author="Sai Praneetha Bhaskaruni" w:date="2022-03-24T16:38:00Z">
        <w:r w:rsidR="00C60F1D">
          <w:rPr>
            <w:sz w:val="22"/>
          </w:rPr>
          <w:t>following:</w:t>
        </w:r>
      </w:ins>
    </w:p>
    <w:p w14:paraId="6206B8C6" w14:textId="69870826" w:rsidR="009866FD" w:rsidRPr="009866FD" w:rsidRDefault="009866FD" w:rsidP="009866FD">
      <w:pPr>
        <w:pStyle w:val="ListParagraph"/>
        <w:numPr>
          <w:ilvl w:val="0"/>
          <w:numId w:val="26"/>
        </w:numPr>
        <w:spacing w:after="120"/>
        <w:rPr>
          <w:ins w:id="1335" w:author="Sai Praneetha Bhaskaruni" w:date="2022-03-24T16:39:00Z"/>
          <w:sz w:val="22"/>
        </w:rPr>
      </w:pPr>
      <w:ins w:id="1336" w:author="Sai Praneetha Bhaskaruni" w:date="2022-03-24T16:39:00Z">
        <w:r w:rsidRPr="009866FD">
          <w:rPr>
            <w:sz w:val="22"/>
          </w:rPr>
          <w:t>Wireless Access Point (</w:t>
        </w:r>
      </w:ins>
      <w:ins w:id="1337" w:author="Sai Praneetha Bhaskaruni" w:date="2022-07-08T14:14:00Z">
        <w:r w:rsidR="008123C2" w:rsidRPr="009866FD">
          <w:rPr>
            <w:sz w:val="22"/>
          </w:rPr>
          <w:t>Wi-Fi</w:t>
        </w:r>
      </w:ins>
      <w:ins w:id="1338" w:author="Sai Praneetha Bhaskaruni" w:date="2022-03-24T16:39:00Z">
        <w:r w:rsidRPr="009866FD">
          <w:rPr>
            <w:sz w:val="22"/>
          </w:rPr>
          <w:t>-AP)</w:t>
        </w:r>
        <w:r w:rsidR="0006579D">
          <w:rPr>
            <w:sz w:val="22"/>
          </w:rPr>
          <w:t>.</w:t>
        </w:r>
      </w:ins>
    </w:p>
    <w:p w14:paraId="3597B30E" w14:textId="4BA3D560" w:rsidR="009866FD" w:rsidRPr="009866FD" w:rsidRDefault="00C60F1D">
      <w:pPr>
        <w:pStyle w:val="ListParagraph"/>
        <w:numPr>
          <w:ilvl w:val="0"/>
          <w:numId w:val="26"/>
        </w:numPr>
        <w:spacing w:after="120"/>
        <w:rPr>
          <w:sz w:val="22"/>
          <w:rPrChange w:id="1339" w:author="Sai Praneetha Bhaskaruni" w:date="2022-03-24T16:39:00Z">
            <w:rPr/>
          </w:rPrChange>
        </w:rPr>
        <w:pPrChange w:id="1340" w:author="Sai Praneetha Bhaskaruni" w:date="2022-03-24T16:39:00Z">
          <w:pPr>
            <w:spacing w:after="120"/>
            <w:ind w:left="129" w:hanging="14"/>
          </w:pPr>
        </w:pPrChange>
      </w:pPr>
      <w:ins w:id="1341" w:author="Sai Praneetha Bhaskaruni" w:date="2022-03-24T16:38:00Z">
        <w:r>
          <w:rPr>
            <w:sz w:val="22"/>
          </w:rPr>
          <w:t>C</w:t>
        </w:r>
      </w:ins>
      <w:del w:id="1342" w:author="Sai Praneetha Bhaskaruni" w:date="2022-03-24T16:38:00Z">
        <w:r w:rsidR="00E846E8" w:rsidRPr="00C60F1D" w:rsidDel="00C60F1D">
          <w:rPr>
            <w:sz w:val="22"/>
            <w:rPrChange w:id="1343" w:author="Sai Praneetha Bhaskaruni" w:date="2022-03-24T16:38:00Z">
              <w:rPr/>
            </w:rPrChange>
          </w:rPr>
          <w:delText>c</w:delText>
        </w:r>
      </w:del>
      <w:r w:rsidR="00E846E8" w:rsidRPr="00C60F1D">
        <w:rPr>
          <w:sz w:val="22"/>
          <w:rPrChange w:id="1344" w:author="Sai Praneetha Bhaskaruni" w:date="2022-03-24T16:38:00Z">
            <w:rPr/>
          </w:rPrChange>
        </w:rPr>
        <w:t>onfigured logout time</w:t>
      </w:r>
      <w:ins w:id="1345" w:author="Sai Praneetha Bhaskaruni" w:date="2022-03-24T16:40:00Z">
        <w:r w:rsidR="005A456F">
          <w:rPr>
            <w:sz w:val="22"/>
          </w:rPr>
          <w:t xml:space="preserve"> for Nurse Station Application</w:t>
        </w:r>
      </w:ins>
      <w:r w:rsidR="00E846E8" w:rsidRPr="00C60F1D">
        <w:rPr>
          <w:sz w:val="22"/>
          <w:rPrChange w:id="1346" w:author="Sai Praneetha Bhaskaruni" w:date="2022-03-24T16:38:00Z">
            <w:rPr/>
          </w:rPrChange>
        </w:rPr>
        <w:t>.</w:t>
      </w:r>
    </w:p>
    <w:p w14:paraId="4D5C6C89" w14:textId="77777777" w:rsidR="001B0076" w:rsidRPr="007558B4" w:rsidRDefault="001B0076" w:rsidP="00960CBE">
      <w:pPr>
        <w:pStyle w:val="Heading1"/>
      </w:pPr>
    </w:p>
    <w:p w14:paraId="0BD57E26" w14:textId="37271FF6" w:rsidR="007558B4" w:rsidRDefault="00BC546B" w:rsidP="00960CBE">
      <w:pPr>
        <w:pStyle w:val="Heading1"/>
        <w:rPr>
          <w:ins w:id="1347" w:author="Sai Praneetha Bhaskaruni" w:date="2022-03-24T16:45:00Z"/>
        </w:rPr>
      </w:pPr>
      <w:bookmarkStart w:id="1348" w:name="_Toc108268261"/>
      <w:r>
        <w:rPr>
          <w:color w:val="FCC566"/>
          <w:sz w:val="40"/>
        </w:rPr>
        <w:t>12</w:t>
      </w:r>
      <w:r w:rsidR="007558B4">
        <w:rPr>
          <w:color w:val="FCC566"/>
          <w:sz w:val="40"/>
        </w:rPr>
        <w:t xml:space="preserve"> </w:t>
      </w:r>
      <w:r w:rsidR="007558B4" w:rsidRPr="007558B4">
        <w:t>System and information integrity</w:t>
      </w:r>
      <w:bookmarkEnd w:id="1348"/>
    </w:p>
    <w:p w14:paraId="2A2E3FDD" w14:textId="77777777" w:rsidR="003D6BE3" w:rsidRPr="002471F7" w:rsidDel="003D6BE3" w:rsidRDefault="003D6BE3" w:rsidP="003D6BE3">
      <w:pPr>
        <w:spacing w:after="120"/>
        <w:rPr>
          <w:del w:id="1349" w:author="Sai Praneetha Bhaskaruni" w:date="2022-03-24T16:45:00Z"/>
          <w:moveTo w:id="1350" w:author="Sai Praneetha Bhaskaruni" w:date="2022-03-24T16:45:00Z"/>
          <w:sz w:val="22"/>
        </w:rPr>
      </w:pPr>
      <w:moveToRangeStart w:id="1351" w:author="Sai Praneetha Bhaskaruni" w:date="2022-03-24T16:45:00Z" w:name="move99032728"/>
      <w:moveTo w:id="1352" w:author="Sai Praneetha Bhaskaruni" w:date="2022-03-24T16:45:00Z">
        <w:r w:rsidRPr="002471F7">
          <w:rPr>
            <w:sz w:val="22"/>
          </w:rPr>
          <w:t>Integrity is defined as guarding against improper information modification or destruction and includes ensuring information nonrepudiation and authenticity. It is the assertion that data can only be accessed or modified by authorized entities.</w:t>
        </w:r>
      </w:moveTo>
    </w:p>
    <w:moveToRangeEnd w:id="1351"/>
    <w:p w14:paraId="7301E154" w14:textId="77777777" w:rsidR="003D6BE3" w:rsidRDefault="003D6BE3">
      <w:pPr>
        <w:spacing w:after="120"/>
        <w:rPr>
          <w:ins w:id="1353" w:author="Sai Praneetha Bhaskaruni" w:date="2022-03-24T16:42:00Z"/>
        </w:rPr>
        <w:pPrChange w:id="1354" w:author="Sai Praneetha Bhaskaruni" w:date="2022-03-24T16:45:00Z">
          <w:pPr>
            <w:pStyle w:val="Heading1"/>
          </w:pPr>
        </w:pPrChange>
      </w:pPr>
    </w:p>
    <w:p w14:paraId="7B214A55" w14:textId="44B6AB34" w:rsidR="00096B48" w:rsidRPr="00096B48" w:rsidDel="000F0365" w:rsidRDefault="00096B48">
      <w:pPr>
        <w:shd w:val="clear" w:color="auto" w:fill="E7E6E6" w:themeFill="background2"/>
        <w:spacing w:after="0"/>
        <w:ind w:left="118"/>
        <w:rPr>
          <w:del w:id="1355" w:author="Sai Praneetha Bhaskaruni" w:date="2022-03-24T16:43:00Z"/>
          <w:sz w:val="22"/>
          <w:rPrChange w:id="1356" w:author="Sai Praneetha Bhaskaruni" w:date="2022-03-24T16:42:00Z">
            <w:rPr>
              <w:del w:id="1357" w:author="Sai Praneetha Bhaskaruni" w:date="2022-03-24T16:43:00Z"/>
            </w:rPr>
          </w:rPrChange>
        </w:rPr>
        <w:pPrChange w:id="1358" w:author="Sai Praneetha Bhaskaruni" w:date="2022-03-24T16:42:00Z">
          <w:pPr>
            <w:pStyle w:val="Heading1"/>
          </w:pPr>
        </w:pPrChange>
      </w:pPr>
    </w:p>
    <w:p w14:paraId="64DFC34C" w14:textId="5F7FBC53" w:rsidR="000F0365" w:rsidRDefault="001B0076" w:rsidP="000F0365">
      <w:pPr>
        <w:spacing w:after="120"/>
        <w:ind w:left="113" w:firstLine="0"/>
        <w:rPr>
          <w:ins w:id="1359" w:author="Sai Praneetha Bhaskaruni" w:date="2022-03-24T16:43:00Z"/>
          <w:sz w:val="22"/>
        </w:rPr>
      </w:pPr>
      <w:r w:rsidRPr="001B0076">
        <w:rPr>
          <w:b/>
          <w:i/>
          <w:sz w:val="22"/>
        </w:rPr>
        <w:t xml:space="preserve">Recommendation for customer (HDO): </w:t>
      </w:r>
      <w:r w:rsidR="00BC546B" w:rsidRPr="00BC546B">
        <w:rPr>
          <w:sz w:val="22"/>
        </w:rPr>
        <w:t>It is the HDO's responsibility to maintain the integrity for its IT systems</w:t>
      </w:r>
      <w:ins w:id="1360" w:author="Sai Praneetha Bhaskaruni" w:date="2022-03-24T16:43:00Z">
        <w:r w:rsidR="000F0365">
          <w:rPr>
            <w:sz w:val="22"/>
          </w:rPr>
          <w:t>.</w:t>
        </w:r>
      </w:ins>
      <w:del w:id="1361" w:author="Sai Praneetha Bhaskaruni" w:date="2022-03-24T16:43:00Z">
        <w:r w:rsidR="00BC546B" w:rsidRPr="00BC546B" w:rsidDel="000F0365">
          <w:rPr>
            <w:sz w:val="22"/>
          </w:rPr>
          <w:delText xml:space="preserve">. </w:delText>
        </w:r>
      </w:del>
    </w:p>
    <w:p w14:paraId="4268AC2C" w14:textId="3DE84D93" w:rsidR="000F0365" w:rsidRPr="00EE0D3E" w:rsidRDefault="000F0365">
      <w:pPr>
        <w:shd w:val="clear" w:color="auto" w:fill="E7E6E6" w:themeFill="background2"/>
        <w:spacing w:after="0"/>
        <w:ind w:left="118"/>
        <w:rPr>
          <w:ins w:id="1362" w:author="Sai Praneetha Bhaskaruni" w:date="2022-03-24T16:43:00Z"/>
          <w:b/>
          <w:sz w:val="22"/>
          <w:rPrChange w:id="1363" w:author="Sai Praneetha Bhaskaruni" w:date="2022-03-24T16:43:00Z">
            <w:rPr>
              <w:ins w:id="1364" w:author="Sai Praneetha Bhaskaruni" w:date="2022-03-24T16:43:00Z"/>
              <w:sz w:val="22"/>
            </w:rPr>
          </w:rPrChange>
        </w:rPr>
        <w:pPrChange w:id="1365" w:author="Sai Praneetha Bhaskaruni" w:date="2022-03-24T16:43:00Z">
          <w:pPr>
            <w:spacing w:after="120"/>
            <w:ind w:left="113" w:firstLine="0"/>
          </w:pPr>
        </w:pPrChange>
      </w:pPr>
      <w:ins w:id="1366" w:author="Sai Praneetha Bhaskaruni" w:date="2022-03-24T16:43:00Z">
        <w:r w:rsidRPr="00C11DBF">
          <w:rPr>
            <w:b/>
            <w:sz w:val="22"/>
          </w:rPr>
          <w:t>SmartMedic Solution Component</w:t>
        </w:r>
        <w:r>
          <w:rPr>
            <w:b/>
            <w:sz w:val="22"/>
          </w:rPr>
          <w:t>s</w:t>
        </w:r>
        <w:r w:rsidRPr="00C11DBF">
          <w:rPr>
            <w:b/>
            <w:sz w:val="22"/>
          </w:rPr>
          <w:t>: Device</w:t>
        </w:r>
        <w:r>
          <w:rPr>
            <w:b/>
            <w:sz w:val="22"/>
          </w:rPr>
          <w:t xml:space="preserve">, Tablet &amp; </w:t>
        </w:r>
        <w:r w:rsidRPr="00453CB9">
          <w:rPr>
            <w:b/>
            <w:sz w:val="22"/>
          </w:rPr>
          <w:t>Nurse Station Application</w:t>
        </w:r>
      </w:ins>
    </w:p>
    <w:p w14:paraId="1145D540" w14:textId="50C8A3B8" w:rsidR="001B0076" w:rsidDel="00546CF0" w:rsidRDefault="00BC546B" w:rsidP="00546CF0">
      <w:pPr>
        <w:spacing w:after="120"/>
        <w:rPr>
          <w:del w:id="1367" w:author="Sai Praneetha Bhaskaruni" w:date="2022-03-24T16:46:00Z"/>
          <w:sz w:val="22"/>
        </w:rPr>
      </w:pPr>
      <w:r w:rsidRPr="00BC546B">
        <w:rPr>
          <w:sz w:val="22"/>
        </w:rPr>
        <w:lastRenderedPageBreak/>
        <w:t xml:space="preserve">The Nurse Station application can be accessed through web interface on a system which is owned by the HDO. </w:t>
      </w:r>
      <w:r w:rsidR="00E42579">
        <w:rPr>
          <w:sz w:val="22"/>
        </w:rPr>
        <w:t xml:space="preserve">The </w:t>
      </w:r>
      <w:r w:rsidRPr="00BC546B">
        <w:rPr>
          <w:sz w:val="22"/>
        </w:rPr>
        <w:t xml:space="preserve">Tablet is already enclosed and hence tamper proof. </w:t>
      </w:r>
      <w:r w:rsidRPr="005C1504">
        <w:rPr>
          <w:sz w:val="22"/>
        </w:rPr>
        <w:t>Entry</w:t>
      </w:r>
      <w:r w:rsidRPr="00BC546B">
        <w:rPr>
          <w:sz w:val="22"/>
        </w:rPr>
        <w:t xml:space="preserve"> to the Tablet is only </w:t>
      </w:r>
      <w:r w:rsidR="00E42579">
        <w:rPr>
          <w:sz w:val="22"/>
        </w:rPr>
        <w:t xml:space="preserve">possible </w:t>
      </w:r>
      <w:r w:rsidRPr="00BC546B">
        <w:rPr>
          <w:sz w:val="22"/>
        </w:rPr>
        <w:t xml:space="preserve">for </w:t>
      </w:r>
      <w:r w:rsidR="00E42579">
        <w:rPr>
          <w:sz w:val="22"/>
        </w:rPr>
        <w:t xml:space="preserve">the </w:t>
      </w:r>
      <w:r w:rsidRPr="00BC546B">
        <w:rPr>
          <w:sz w:val="22"/>
        </w:rPr>
        <w:t xml:space="preserve">Stryker service </w:t>
      </w:r>
      <w:r w:rsidR="00E42579" w:rsidRPr="00BC546B">
        <w:rPr>
          <w:sz w:val="22"/>
        </w:rPr>
        <w:t>person</w:t>
      </w:r>
      <w:r w:rsidR="00E42579">
        <w:rPr>
          <w:sz w:val="22"/>
        </w:rPr>
        <w:t>nel</w:t>
      </w:r>
      <w:r w:rsidRPr="00BC546B">
        <w:rPr>
          <w:sz w:val="22"/>
        </w:rPr>
        <w:t>.</w:t>
      </w:r>
    </w:p>
    <w:p w14:paraId="3C3DB3DE" w14:textId="77777777" w:rsidR="00546CF0" w:rsidRDefault="00546CF0">
      <w:pPr>
        <w:spacing w:after="120"/>
        <w:rPr>
          <w:ins w:id="1368" w:author="Sai Praneetha Bhaskaruni" w:date="2022-03-24T16:46:00Z"/>
          <w:sz w:val="22"/>
        </w:rPr>
        <w:pPrChange w:id="1369" w:author="Sai Praneetha Bhaskaruni" w:date="2022-03-24T16:43:00Z">
          <w:pPr>
            <w:spacing w:after="120"/>
            <w:ind w:left="129" w:hanging="14"/>
          </w:pPr>
        </w:pPrChange>
      </w:pPr>
    </w:p>
    <w:p w14:paraId="390827A7" w14:textId="6CD55FC9" w:rsidR="00BC546B" w:rsidRPr="002471F7" w:rsidRDefault="00A5118F">
      <w:pPr>
        <w:spacing w:after="120"/>
        <w:rPr>
          <w:sz w:val="22"/>
        </w:rPr>
      </w:pPr>
      <w:del w:id="1370" w:author="Sai Praneetha Bhaskaruni" w:date="2022-03-24T16:46:00Z">
        <w:r w:rsidDel="00546CF0">
          <w:rPr>
            <w:sz w:val="22"/>
          </w:rPr>
          <w:delText>I</w:delText>
        </w:r>
        <w:r w:rsidR="002471F7" w:rsidRPr="002471F7" w:rsidDel="00546CF0">
          <w:rPr>
            <w:sz w:val="22"/>
          </w:rPr>
          <w:delText xml:space="preserve">nformation systems security relies on the practice of ensuring and maintaining the </w:delText>
        </w:r>
      </w:del>
      <w:del w:id="1371" w:author="Sai Praneetha Bhaskaruni" w:date="2022-03-24T15:01:00Z">
        <w:r w:rsidR="002471F7" w:rsidRPr="002471F7" w:rsidDel="00B37652">
          <w:rPr>
            <w:sz w:val="22"/>
          </w:rPr>
          <w:delText>c</w:delText>
        </w:r>
      </w:del>
      <w:del w:id="1372" w:author="Sai Praneetha Bhaskaruni" w:date="2022-03-24T16:46:00Z">
        <w:r w:rsidR="002471F7" w:rsidRPr="002471F7" w:rsidDel="00546CF0">
          <w:rPr>
            <w:sz w:val="22"/>
          </w:rPr>
          <w:delText xml:space="preserve">onfidentiality, </w:delText>
        </w:r>
      </w:del>
      <w:del w:id="1373" w:author="Sai Praneetha Bhaskaruni" w:date="2022-03-24T15:01:00Z">
        <w:r w:rsidR="002471F7" w:rsidRPr="002471F7" w:rsidDel="00B37652">
          <w:rPr>
            <w:sz w:val="22"/>
          </w:rPr>
          <w:delText>i</w:delText>
        </w:r>
      </w:del>
      <w:del w:id="1374" w:author="Sai Praneetha Bhaskaruni" w:date="2022-03-24T16:46:00Z">
        <w:r w:rsidR="002471F7" w:rsidRPr="002471F7" w:rsidDel="00546CF0">
          <w:rPr>
            <w:sz w:val="22"/>
          </w:rPr>
          <w:delText xml:space="preserve">ntegrity, and </w:delText>
        </w:r>
      </w:del>
      <w:del w:id="1375" w:author="Sai Praneetha Bhaskaruni" w:date="2022-03-24T15:01:00Z">
        <w:r w:rsidR="002471F7" w:rsidRPr="002471F7" w:rsidDel="00B37652">
          <w:rPr>
            <w:sz w:val="22"/>
          </w:rPr>
          <w:delText>a</w:delText>
        </w:r>
      </w:del>
      <w:del w:id="1376" w:author="Sai Praneetha Bhaskaruni" w:date="2022-03-24T16:46:00Z">
        <w:r w:rsidR="002471F7" w:rsidRPr="002471F7" w:rsidDel="00546CF0">
          <w:rPr>
            <w:sz w:val="22"/>
          </w:rPr>
          <w:delText xml:space="preserve">vailability of information systems and the data transmitted, processed, and/or stored on those systems. </w:delText>
        </w:r>
      </w:del>
      <w:moveFromRangeStart w:id="1377" w:author="Sai Praneetha Bhaskaruni" w:date="2022-03-24T16:45:00Z" w:name="move99032728"/>
      <w:moveFrom w:id="1378" w:author="Sai Praneetha Bhaskaruni" w:date="2022-03-24T16:45:00Z">
        <w:r w:rsidR="002471F7" w:rsidRPr="002471F7" w:rsidDel="003D6BE3">
          <w:rPr>
            <w:sz w:val="22"/>
          </w:rPr>
          <w:t>Integrity is defined as guarding against improper information modification or destruction and includes ensuring information nonrepudiation and authenticity. It is the assertion that data can only be accessed or modified by authorized entities.</w:t>
        </w:r>
      </w:moveFrom>
      <w:moveFromRangeEnd w:id="1377"/>
    </w:p>
    <w:p w14:paraId="18551F25" w14:textId="4099AC80" w:rsidR="007558B4" w:rsidRDefault="00BC546B" w:rsidP="00960CBE">
      <w:pPr>
        <w:pStyle w:val="Heading1"/>
      </w:pPr>
      <w:bookmarkStart w:id="1379" w:name="_Toc108268262"/>
      <w:r>
        <w:rPr>
          <w:color w:val="FCC566"/>
          <w:sz w:val="40"/>
        </w:rPr>
        <w:t>13</w:t>
      </w:r>
      <w:r w:rsidR="007558B4">
        <w:rPr>
          <w:color w:val="FCC566"/>
          <w:sz w:val="40"/>
        </w:rPr>
        <w:t xml:space="preserve"> </w:t>
      </w:r>
      <w:r w:rsidR="007558B4" w:rsidRPr="007558B4">
        <w:t>Malicious code protection</w:t>
      </w:r>
      <w:bookmarkEnd w:id="1379"/>
    </w:p>
    <w:p w14:paraId="625D2B9E" w14:textId="6306B1DF" w:rsidR="00A5118F" w:rsidRPr="00A5118F" w:rsidRDefault="00A5118F" w:rsidP="00A5118F">
      <w:pPr>
        <w:shd w:val="clear" w:color="auto" w:fill="E7E6E6" w:themeFill="background2"/>
        <w:spacing w:after="0"/>
        <w:ind w:left="118"/>
        <w:rPr>
          <w:b/>
          <w:sz w:val="22"/>
        </w:rPr>
      </w:pPr>
      <w:r w:rsidRPr="00C11DBF">
        <w:rPr>
          <w:b/>
          <w:sz w:val="22"/>
        </w:rPr>
        <w:t>SmartMedic Solution Component</w:t>
      </w:r>
      <w:ins w:id="1380" w:author="Sai Praneetha Bhaskaruni" w:date="2022-03-24T16:11:00Z">
        <w:r w:rsidR="00166379">
          <w:rPr>
            <w:b/>
            <w:sz w:val="22"/>
          </w:rPr>
          <w:t>s</w:t>
        </w:r>
      </w:ins>
      <w:r w:rsidRPr="00C11DBF">
        <w:rPr>
          <w:b/>
          <w:sz w:val="22"/>
        </w:rPr>
        <w:t>: Device</w:t>
      </w:r>
      <w:r w:rsidRPr="002404A6">
        <w:rPr>
          <w:b/>
          <w:sz w:val="22"/>
        </w:rPr>
        <w:t>, Tablet &amp; Nurse Station Application</w:t>
      </w:r>
    </w:p>
    <w:p w14:paraId="4879456F" w14:textId="67DFF599" w:rsidR="00A5118F" w:rsidRDefault="00A5118F" w:rsidP="006B0BE7">
      <w:pPr>
        <w:spacing w:after="120"/>
        <w:ind w:left="129" w:hanging="14"/>
        <w:rPr>
          <w:b/>
          <w:i/>
          <w:sz w:val="22"/>
        </w:rPr>
      </w:pPr>
      <w:r w:rsidRPr="00CA58F3">
        <w:rPr>
          <w:b/>
          <w:i/>
          <w:sz w:val="22"/>
        </w:rPr>
        <w:t>Existing Security Features:</w:t>
      </w:r>
      <w:r w:rsidRPr="00A5118F">
        <w:t xml:space="preserve"> </w:t>
      </w:r>
      <w:r w:rsidRPr="00A5118F">
        <w:rPr>
          <w:sz w:val="22"/>
        </w:rPr>
        <w:t>T</w:t>
      </w:r>
      <w:r w:rsidR="00E42579">
        <w:rPr>
          <w:sz w:val="22"/>
        </w:rPr>
        <w:t>he T</w:t>
      </w:r>
      <w:r w:rsidRPr="00A5118F">
        <w:rPr>
          <w:sz w:val="22"/>
        </w:rPr>
        <w:t xml:space="preserve">ablet is already enclosed and hence tamper proof. Entry to the Tablet is only </w:t>
      </w:r>
      <w:r w:rsidR="00E42579">
        <w:rPr>
          <w:sz w:val="22"/>
        </w:rPr>
        <w:t xml:space="preserve">possible </w:t>
      </w:r>
      <w:r w:rsidRPr="00A5118F">
        <w:rPr>
          <w:sz w:val="22"/>
        </w:rPr>
        <w:t xml:space="preserve">for </w:t>
      </w:r>
      <w:r w:rsidR="00E42579">
        <w:rPr>
          <w:sz w:val="22"/>
        </w:rPr>
        <w:t xml:space="preserve">the </w:t>
      </w:r>
      <w:r w:rsidRPr="00A5118F">
        <w:rPr>
          <w:sz w:val="22"/>
        </w:rPr>
        <w:t xml:space="preserve">Stryker service </w:t>
      </w:r>
      <w:r w:rsidR="00E42579" w:rsidRPr="00A5118F">
        <w:rPr>
          <w:sz w:val="22"/>
        </w:rPr>
        <w:t>person</w:t>
      </w:r>
      <w:r w:rsidR="00E42579">
        <w:rPr>
          <w:sz w:val="22"/>
        </w:rPr>
        <w:t>nel</w:t>
      </w:r>
      <w:r w:rsidRPr="00A5118F">
        <w:rPr>
          <w:sz w:val="22"/>
        </w:rPr>
        <w:t>.</w:t>
      </w:r>
      <w:r w:rsidRPr="00A5118F">
        <w:t xml:space="preserve"> </w:t>
      </w:r>
      <w:r w:rsidRPr="00A5118F">
        <w:rPr>
          <w:sz w:val="22"/>
        </w:rPr>
        <w:t xml:space="preserve">SmartMedic solution uses </w:t>
      </w:r>
      <w:r w:rsidR="00E42579">
        <w:rPr>
          <w:sz w:val="22"/>
        </w:rPr>
        <w:t>a</w:t>
      </w:r>
      <w:r w:rsidR="00E42579" w:rsidRPr="00A5118F">
        <w:rPr>
          <w:sz w:val="22"/>
        </w:rPr>
        <w:t xml:space="preserve"> </w:t>
      </w:r>
      <w:r w:rsidRPr="00A5118F">
        <w:rPr>
          <w:sz w:val="22"/>
        </w:rPr>
        <w:t xml:space="preserve">strong secure communications protocol for communicating among the components. The </w:t>
      </w:r>
      <w:del w:id="1381" w:author="Sai Praneetha Bhaskaruni" w:date="2022-03-24T16:48:00Z">
        <w:r w:rsidRPr="00A5118F" w:rsidDel="004433EC">
          <w:rPr>
            <w:sz w:val="22"/>
          </w:rPr>
          <w:delText xml:space="preserve">ability </w:delText>
        </w:r>
      </w:del>
      <w:ins w:id="1382" w:author="Sai Praneetha Bhaskaruni" w:date="2022-03-24T16:48:00Z">
        <w:r w:rsidR="004433EC">
          <w:rPr>
            <w:sz w:val="22"/>
          </w:rPr>
          <w:t>design</w:t>
        </w:r>
        <w:r w:rsidR="004433EC" w:rsidRPr="00A5118F">
          <w:rPr>
            <w:sz w:val="22"/>
          </w:rPr>
          <w:t xml:space="preserve"> </w:t>
        </w:r>
      </w:ins>
      <w:r w:rsidRPr="00A5118F">
        <w:rPr>
          <w:sz w:val="22"/>
        </w:rPr>
        <w:t>of the SmartMedic solution ensure</w:t>
      </w:r>
      <w:r w:rsidR="00E42579">
        <w:rPr>
          <w:sz w:val="22"/>
        </w:rPr>
        <w:t>s</w:t>
      </w:r>
      <w:r w:rsidRPr="00A5118F">
        <w:rPr>
          <w:sz w:val="22"/>
        </w:rPr>
        <w:t xml:space="preserve"> the confidentiality of transmitted sensitive information.</w:t>
      </w:r>
    </w:p>
    <w:p w14:paraId="01BFAD4D" w14:textId="4E94DC1A" w:rsidR="001B0076" w:rsidRDefault="001B0076" w:rsidP="006B0BE7">
      <w:pPr>
        <w:spacing w:after="120"/>
        <w:ind w:left="129" w:hanging="14"/>
        <w:rPr>
          <w:sz w:val="22"/>
        </w:rPr>
      </w:pPr>
      <w:r w:rsidRPr="001B0076">
        <w:rPr>
          <w:b/>
          <w:i/>
          <w:sz w:val="22"/>
        </w:rPr>
        <w:t xml:space="preserve">Recommendation for customer (HDO): </w:t>
      </w:r>
      <w:r w:rsidR="006B0BE7" w:rsidRPr="006B0BE7">
        <w:rPr>
          <w:sz w:val="22"/>
        </w:rPr>
        <w:t xml:space="preserve">It is the HDO's responsibility to maintain the integrity for its IT systems. The Nurse Station application can be accessed through web interface on a system which is owned by the HDO. </w:t>
      </w:r>
    </w:p>
    <w:p w14:paraId="237F72B2" w14:textId="1CD56FD4" w:rsidR="00C65F24" w:rsidRPr="00C65F24" w:rsidRDefault="00C65F24" w:rsidP="00C65F24">
      <w:pPr>
        <w:spacing w:after="120"/>
        <w:ind w:left="129" w:hanging="14"/>
        <w:rPr>
          <w:sz w:val="22"/>
        </w:rPr>
      </w:pPr>
      <w:r w:rsidRPr="00C65F24">
        <w:rPr>
          <w:sz w:val="22"/>
        </w:rPr>
        <w:t>Following these security practices</w:t>
      </w:r>
      <w:r w:rsidR="00E42579">
        <w:rPr>
          <w:sz w:val="22"/>
        </w:rPr>
        <w:t>,</w:t>
      </w:r>
      <w:r w:rsidRPr="00C65F24">
        <w:rPr>
          <w:sz w:val="22"/>
        </w:rPr>
        <w:t xml:space="preserve"> can help you reduce the risks associated with malicious code:</w:t>
      </w:r>
    </w:p>
    <w:p w14:paraId="58195360" w14:textId="5FDFFF92" w:rsidR="00C65F24" w:rsidRPr="00C65F24" w:rsidRDefault="00C65F24" w:rsidP="00C65F24">
      <w:pPr>
        <w:spacing w:after="120"/>
        <w:ind w:left="129" w:hanging="14"/>
        <w:rPr>
          <w:sz w:val="22"/>
        </w:rPr>
      </w:pPr>
      <w:r w:rsidRPr="00C65F24">
        <w:rPr>
          <w:b/>
          <w:sz w:val="22"/>
        </w:rPr>
        <w:t>Install and maintain antivirus software.</w:t>
      </w:r>
      <w:r w:rsidRPr="00C65F24">
        <w:rPr>
          <w:sz w:val="22"/>
        </w:rPr>
        <w:t xml:space="preserve"> Antivirus software recognizes malware and protects </w:t>
      </w:r>
      <w:ins w:id="1383" w:author="Sai Praneetha Bhaskaruni" w:date="2022-03-24T16:50:00Z">
        <w:r w:rsidR="00E315E7">
          <w:rPr>
            <w:sz w:val="22"/>
          </w:rPr>
          <w:t>the</w:t>
        </w:r>
      </w:ins>
      <w:del w:id="1384" w:author="Sai Praneetha Bhaskaruni" w:date="2022-03-24T16:50:00Z">
        <w:r w:rsidRPr="00C65F24" w:rsidDel="00E315E7">
          <w:rPr>
            <w:sz w:val="22"/>
          </w:rPr>
          <w:delText>your</w:delText>
        </w:r>
      </w:del>
      <w:r w:rsidRPr="00C65F24">
        <w:rPr>
          <w:sz w:val="22"/>
        </w:rPr>
        <w:t xml:space="preserve"> </w:t>
      </w:r>
      <w:del w:id="1385" w:author="Sai Praneetha Bhaskaruni" w:date="2022-03-24T16:49:00Z">
        <w:r w:rsidRPr="00C65F24" w:rsidDel="00ED017A">
          <w:rPr>
            <w:sz w:val="22"/>
          </w:rPr>
          <w:delText>compute</w:delText>
        </w:r>
      </w:del>
      <w:ins w:id="1386" w:author="Sai Praneetha Bhaskaruni" w:date="2022-03-24T16:49:00Z">
        <w:r w:rsidR="00ED017A">
          <w:rPr>
            <w:sz w:val="22"/>
          </w:rPr>
          <w:t>Nurse station hosting system</w:t>
        </w:r>
      </w:ins>
      <w:del w:id="1387" w:author="Sai Praneetha Bhaskaruni" w:date="2022-03-24T16:49:00Z">
        <w:r w:rsidRPr="00C65F24" w:rsidDel="00ED017A">
          <w:rPr>
            <w:sz w:val="22"/>
          </w:rPr>
          <w:delText>r</w:delText>
        </w:r>
      </w:del>
      <w:del w:id="1388" w:author="Sai Praneetha Bhaskaruni" w:date="2022-03-24T16:50:00Z">
        <w:r w:rsidRPr="00C65F24" w:rsidDel="00806D20">
          <w:rPr>
            <w:sz w:val="22"/>
          </w:rPr>
          <w:delText xml:space="preserve"> against it</w:delText>
        </w:r>
      </w:del>
      <w:r w:rsidRPr="00C65F24">
        <w:rPr>
          <w:sz w:val="22"/>
        </w:rPr>
        <w:t xml:space="preserve">. Installing antivirus software from a reputable vendor is an important step in preventing and detecting </w:t>
      </w:r>
      <w:r w:rsidRPr="00DA435B">
        <w:rPr>
          <w:sz w:val="22"/>
        </w:rPr>
        <w:t>infections.</w:t>
      </w:r>
      <w:r w:rsidRPr="00C65F24">
        <w:rPr>
          <w:sz w:val="22"/>
        </w:rPr>
        <w:t xml:space="preserve"> Always visit vendor sites directly rather than clicking on advertisements or email links. Because attackers are continually creating new viruses and other forms of malicious code, it is important to keep your antivirus software </w:t>
      </w:r>
      <w:del w:id="1389" w:author="Sai Praneetha Bhaskaruni" w:date="2022-03-24T15:13:00Z">
        <w:r w:rsidRPr="00C65F24" w:rsidDel="00C028C5">
          <w:rPr>
            <w:sz w:val="22"/>
          </w:rPr>
          <w:delText>up-to-date</w:delText>
        </w:r>
      </w:del>
      <w:ins w:id="1390" w:author="Sai Praneetha Bhaskaruni" w:date="2022-03-24T15:13:00Z">
        <w:r w:rsidR="00C028C5" w:rsidRPr="00C65F24">
          <w:rPr>
            <w:sz w:val="22"/>
          </w:rPr>
          <w:t>up to date</w:t>
        </w:r>
      </w:ins>
      <w:r w:rsidRPr="00C65F24">
        <w:rPr>
          <w:sz w:val="22"/>
        </w:rPr>
        <w:t>.</w:t>
      </w:r>
    </w:p>
    <w:p w14:paraId="5EA0619D" w14:textId="16402D3B" w:rsidR="00C65F24" w:rsidRPr="00C65F24" w:rsidRDefault="00C65F24" w:rsidP="00C65F24">
      <w:pPr>
        <w:spacing w:after="120"/>
        <w:ind w:left="129" w:hanging="14"/>
        <w:rPr>
          <w:sz w:val="22"/>
        </w:rPr>
      </w:pPr>
      <w:r w:rsidRPr="00C65F24">
        <w:rPr>
          <w:b/>
          <w:sz w:val="22"/>
        </w:rPr>
        <w:t>Use caution with links and attachments.</w:t>
      </w:r>
      <w:r w:rsidRPr="00C65F24">
        <w:rPr>
          <w:sz w:val="22"/>
        </w:rPr>
        <w:t xml:space="preserve"> Take appropriate precautions when using email and web browsers to reduce the risk of</w:t>
      </w:r>
      <w:del w:id="1391" w:author="Sai Praneetha Bhaskaruni" w:date="2022-03-24T16:51:00Z">
        <w:r w:rsidRPr="00C65F24" w:rsidDel="00AA747A">
          <w:rPr>
            <w:sz w:val="22"/>
          </w:rPr>
          <w:delText xml:space="preserve"> </w:delText>
        </w:r>
      </w:del>
      <w:ins w:id="1392" w:author="Sai Praneetha Bhaskaruni" w:date="2022-03-24T16:51:00Z">
        <w:r w:rsidR="00AA747A">
          <w:rPr>
            <w:sz w:val="22"/>
          </w:rPr>
          <w:t xml:space="preserve"> virus attacks</w:t>
        </w:r>
      </w:ins>
      <w:del w:id="1393" w:author="Sai Praneetha Bhaskaruni" w:date="2022-03-24T16:51:00Z">
        <w:r w:rsidRPr="00C65F24" w:rsidDel="00AA747A">
          <w:rPr>
            <w:sz w:val="22"/>
          </w:rPr>
          <w:delText xml:space="preserve">an </w:delText>
        </w:r>
        <w:r w:rsidRPr="00EC5F56" w:rsidDel="00AA747A">
          <w:rPr>
            <w:sz w:val="22"/>
            <w:highlight w:val="yellow"/>
            <w:rPrChange w:id="1394" w:author="Sai Praneetha Bhaskaruni" w:date="2022-03-24T15:16:00Z">
              <w:rPr>
                <w:sz w:val="22"/>
              </w:rPr>
            </w:rPrChange>
          </w:rPr>
          <w:delText>infection</w:delText>
        </w:r>
      </w:del>
      <w:r w:rsidRPr="00C65F24">
        <w:rPr>
          <w:sz w:val="22"/>
        </w:rPr>
        <w:t xml:space="preserve">. Be </w:t>
      </w:r>
      <w:r w:rsidRPr="00DA435B">
        <w:rPr>
          <w:sz w:val="22"/>
        </w:rPr>
        <w:t>wary</w:t>
      </w:r>
      <w:r w:rsidRPr="00C65F24">
        <w:rPr>
          <w:sz w:val="22"/>
        </w:rPr>
        <w:t xml:space="preserve"> of unsolicited email attachments and use caution when clicking on email links, even if they seem to </w:t>
      </w:r>
      <w:r>
        <w:rPr>
          <w:sz w:val="22"/>
        </w:rPr>
        <w:t xml:space="preserve">come from </w:t>
      </w:r>
      <w:del w:id="1395" w:author="Sai Praneetha Bhaskaruni" w:date="2022-07-08T14:14:00Z">
        <w:r w:rsidDel="000707AF">
          <w:rPr>
            <w:sz w:val="22"/>
          </w:rPr>
          <w:delText>people</w:delText>
        </w:r>
      </w:del>
      <w:ins w:id="1396" w:author="Sai Praneetha Bhaskaruni" w:date="2022-07-08T14:14:00Z">
        <w:r w:rsidR="000707AF">
          <w:rPr>
            <w:sz w:val="22"/>
          </w:rPr>
          <w:t>people,</w:t>
        </w:r>
      </w:ins>
      <w:r>
        <w:rPr>
          <w:sz w:val="22"/>
        </w:rPr>
        <w:t xml:space="preserve"> you</w:t>
      </w:r>
      <w:ins w:id="1397" w:author="Sai Praneetha Bhaskaruni" w:date="2022-03-24T16:52:00Z">
        <w:r w:rsidR="00165154">
          <w:rPr>
            <w:sz w:val="22"/>
          </w:rPr>
          <w:t xml:space="preserve"> are aware of</w:t>
        </w:r>
      </w:ins>
      <w:del w:id="1398" w:author="Sai Praneetha Bhaskaruni" w:date="2022-03-24T16:52:00Z">
        <w:r w:rsidDel="00165154">
          <w:rPr>
            <w:sz w:val="22"/>
          </w:rPr>
          <w:delText xml:space="preserve"> know</w:delText>
        </w:r>
      </w:del>
      <w:r>
        <w:rPr>
          <w:sz w:val="22"/>
        </w:rPr>
        <w:t>. (</w:t>
      </w:r>
      <w:r w:rsidRPr="00C65F24">
        <w:rPr>
          <w:sz w:val="22"/>
        </w:rPr>
        <w:t>Using Caution with Email Attachments)</w:t>
      </w:r>
    </w:p>
    <w:p w14:paraId="49CDB8C6" w14:textId="77777777" w:rsidR="00C65F24" w:rsidRPr="00C65F24" w:rsidRDefault="00C65F24" w:rsidP="00C65F24">
      <w:pPr>
        <w:spacing w:after="120"/>
        <w:ind w:left="129" w:hanging="14"/>
        <w:rPr>
          <w:sz w:val="22"/>
        </w:rPr>
      </w:pPr>
      <w:r w:rsidRPr="00C65F24">
        <w:rPr>
          <w:b/>
          <w:sz w:val="22"/>
        </w:rPr>
        <w:t>Block pop-up advertisements.</w:t>
      </w:r>
      <w:r w:rsidRPr="00C65F24">
        <w:rPr>
          <w:sz w:val="22"/>
        </w:rPr>
        <w:t xml:space="preserve"> Pop-up blockers disable windows that could potentially contain malicious code. Most browsers have a free feature that can be enabled to block pop-up advertisements.</w:t>
      </w:r>
    </w:p>
    <w:p w14:paraId="74365D9E" w14:textId="1469B556" w:rsidR="00C65F24" w:rsidRPr="00C65F24" w:rsidRDefault="00C65F24" w:rsidP="00C65F24">
      <w:pPr>
        <w:spacing w:after="120"/>
        <w:ind w:left="129" w:hanging="14"/>
        <w:rPr>
          <w:sz w:val="22"/>
        </w:rPr>
      </w:pPr>
      <w:r w:rsidRPr="00C65F24">
        <w:rPr>
          <w:b/>
          <w:sz w:val="22"/>
        </w:rPr>
        <w:t>Use an account with limited permissions.</w:t>
      </w:r>
      <w:r w:rsidRPr="00C65F24">
        <w:rPr>
          <w:sz w:val="22"/>
        </w:rPr>
        <w:t xml:space="preserve"> When navigating the web, it's a good security practice to use an account with limited permissions. If </w:t>
      </w:r>
      <w:ins w:id="1399" w:author="Sai Praneetha Bhaskaruni" w:date="2022-03-24T16:53:00Z">
        <w:r w:rsidR="00884017">
          <w:rPr>
            <w:sz w:val="22"/>
          </w:rPr>
          <w:t>the system got affected with virus</w:t>
        </w:r>
      </w:ins>
      <w:del w:id="1400" w:author="Sai Praneetha Bhaskaruni" w:date="2022-03-24T16:53:00Z">
        <w:r w:rsidRPr="00C65F24" w:rsidDel="00884017">
          <w:rPr>
            <w:sz w:val="22"/>
          </w:rPr>
          <w:delText>you do become infected</w:delText>
        </w:r>
      </w:del>
      <w:r w:rsidRPr="00C65F24">
        <w:rPr>
          <w:sz w:val="22"/>
        </w:rPr>
        <w:t>, restricted permissions keep the malicious code from spreading and escalating to an administrative account.</w:t>
      </w:r>
    </w:p>
    <w:p w14:paraId="64B2607F" w14:textId="10B56FBC" w:rsidR="00C65F24" w:rsidRPr="00C65F24" w:rsidRDefault="00C65F24" w:rsidP="00C65F24">
      <w:pPr>
        <w:spacing w:after="120"/>
        <w:ind w:left="129" w:hanging="14"/>
        <w:rPr>
          <w:sz w:val="22"/>
        </w:rPr>
      </w:pPr>
      <w:r w:rsidRPr="00C65F24">
        <w:rPr>
          <w:b/>
          <w:sz w:val="22"/>
        </w:rPr>
        <w:t xml:space="preserve">Disable external media </w:t>
      </w:r>
      <w:del w:id="1401" w:author="Sai Praneetha Bhaskaruni" w:date="2022-07-08T14:14:00Z">
        <w:r w:rsidRPr="00C65F24" w:rsidDel="00770BC7">
          <w:rPr>
            <w:b/>
            <w:sz w:val="22"/>
          </w:rPr>
          <w:delText>AutoRun</w:delText>
        </w:r>
      </w:del>
      <w:ins w:id="1402" w:author="Sai Praneetha Bhaskaruni" w:date="2022-07-08T14:14:00Z">
        <w:r w:rsidR="00770BC7" w:rsidRPr="00C65F24">
          <w:rPr>
            <w:b/>
            <w:sz w:val="22"/>
          </w:rPr>
          <w:t>Autorun</w:t>
        </w:r>
      </w:ins>
      <w:r w:rsidRPr="00C65F24">
        <w:rPr>
          <w:b/>
          <w:sz w:val="22"/>
        </w:rPr>
        <w:t xml:space="preserve"> and AutoPlay features.</w:t>
      </w:r>
      <w:r w:rsidRPr="00C65F24">
        <w:rPr>
          <w:sz w:val="22"/>
        </w:rPr>
        <w:t xml:space="preserve"> Disabling </w:t>
      </w:r>
      <w:del w:id="1403" w:author="Sai Praneetha Bhaskaruni" w:date="2022-07-08T14:14:00Z">
        <w:r w:rsidRPr="00C65F24" w:rsidDel="000707AF">
          <w:rPr>
            <w:sz w:val="22"/>
          </w:rPr>
          <w:delText>AutoRun</w:delText>
        </w:r>
      </w:del>
      <w:ins w:id="1404" w:author="Sai Praneetha Bhaskaruni" w:date="2022-07-08T14:14:00Z">
        <w:r w:rsidR="000707AF" w:rsidRPr="00C65F24">
          <w:rPr>
            <w:sz w:val="22"/>
          </w:rPr>
          <w:t>Autorun</w:t>
        </w:r>
      </w:ins>
      <w:r w:rsidRPr="00C65F24">
        <w:rPr>
          <w:sz w:val="22"/>
        </w:rPr>
        <w:t xml:space="preserve"> and AutoPlay features prevents external media infected with malicious code from automatically running on your </w:t>
      </w:r>
      <w:ins w:id="1405" w:author="Sai Praneetha Bhaskaruni" w:date="2022-03-24T16:54:00Z">
        <w:r w:rsidR="00906714">
          <w:rPr>
            <w:sz w:val="22"/>
          </w:rPr>
          <w:t>system</w:t>
        </w:r>
      </w:ins>
      <w:del w:id="1406" w:author="Sai Praneetha Bhaskaruni" w:date="2022-03-24T16:54:00Z">
        <w:r w:rsidRPr="00C65F24" w:rsidDel="00906714">
          <w:rPr>
            <w:sz w:val="22"/>
          </w:rPr>
          <w:delText>computer</w:delText>
        </w:r>
      </w:del>
      <w:r w:rsidRPr="00C65F24">
        <w:rPr>
          <w:sz w:val="22"/>
        </w:rPr>
        <w:t>.</w:t>
      </w:r>
    </w:p>
    <w:p w14:paraId="2A2CC9C5" w14:textId="2C4D12FC" w:rsidR="00C65F24" w:rsidRPr="00C65F24" w:rsidRDefault="00C65F24" w:rsidP="00C65F24">
      <w:pPr>
        <w:spacing w:after="120"/>
        <w:ind w:left="129" w:hanging="14"/>
        <w:rPr>
          <w:sz w:val="22"/>
        </w:rPr>
      </w:pPr>
      <w:r w:rsidRPr="00C65F24">
        <w:rPr>
          <w:b/>
          <w:sz w:val="22"/>
        </w:rPr>
        <w:t>Change your passwords.</w:t>
      </w:r>
      <w:r w:rsidRPr="00C65F24">
        <w:rPr>
          <w:sz w:val="22"/>
        </w:rPr>
        <w:t xml:space="preserve"> If you believe your </w:t>
      </w:r>
      <w:ins w:id="1407" w:author="Sai Praneetha Bhaskaruni" w:date="2022-03-24T16:54:00Z">
        <w:r w:rsidR="000916BA">
          <w:rPr>
            <w:sz w:val="22"/>
          </w:rPr>
          <w:t>system</w:t>
        </w:r>
      </w:ins>
      <w:del w:id="1408" w:author="Sai Praneetha Bhaskaruni" w:date="2022-03-24T16:54:00Z">
        <w:r w:rsidRPr="00C65F24" w:rsidDel="000916BA">
          <w:rPr>
            <w:sz w:val="22"/>
          </w:rPr>
          <w:delText>computer</w:delText>
        </w:r>
      </w:del>
      <w:r w:rsidRPr="00C65F24">
        <w:rPr>
          <w:sz w:val="22"/>
        </w:rPr>
        <w:t xml:space="preserve"> is infected, change your passwords. This includes any passwords for websites that may have been cached in your web browser. Create and use strong passwords, making them difficu</w:t>
      </w:r>
      <w:r>
        <w:rPr>
          <w:sz w:val="22"/>
        </w:rPr>
        <w:t xml:space="preserve">lt for attackers to guess. </w:t>
      </w:r>
      <w:r w:rsidRPr="000916BA">
        <w:rPr>
          <w:sz w:val="22"/>
        </w:rPr>
        <w:t>(Choosing and Protecting Passwords and Supplementing Passwords)</w:t>
      </w:r>
    </w:p>
    <w:p w14:paraId="1345580C" w14:textId="020614D8" w:rsidR="00C65F24" w:rsidRPr="00C65F24" w:rsidRDefault="00C65F24" w:rsidP="00C65F24">
      <w:pPr>
        <w:spacing w:after="120"/>
        <w:ind w:left="129" w:hanging="14"/>
        <w:rPr>
          <w:sz w:val="22"/>
        </w:rPr>
      </w:pPr>
      <w:r w:rsidRPr="00C65F24">
        <w:rPr>
          <w:b/>
          <w:sz w:val="22"/>
        </w:rPr>
        <w:t>Keep software updated.</w:t>
      </w:r>
      <w:r w:rsidRPr="00C65F24">
        <w:rPr>
          <w:sz w:val="22"/>
        </w:rPr>
        <w:t xml:space="preserve"> Install software patches on your </w:t>
      </w:r>
      <w:ins w:id="1409" w:author="Sai Praneetha Bhaskaruni" w:date="2022-03-24T16:55:00Z">
        <w:r w:rsidR="00D13A03">
          <w:rPr>
            <w:sz w:val="22"/>
          </w:rPr>
          <w:t>system</w:t>
        </w:r>
      </w:ins>
      <w:del w:id="1410" w:author="Sai Praneetha Bhaskaruni" w:date="2022-03-24T16:55:00Z">
        <w:r w:rsidRPr="00C65F24" w:rsidDel="00D13A03">
          <w:rPr>
            <w:sz w:val="22"/>
          </w:rPr>
          <w:delText>computer</w:delText>
        </w:r>
      </w:del>
      <w:r w:rsidRPr="00C65F24">
        <w:rPr>
          <w:sz w:val="22"/>
        </w:rPr>
        <w:t xml:space="preserve"> so attackers do not take advantage of known vulnerabilities. Consider enabling automat</w:t>
      </w:r>
      <w:r>
        <w:rPr>
          <w:sz w:val="22"/>
        </w:rPr>
        <w:t xml:space="preserve">ic updates, when available. </w:t>
      </w:r>
      <w:r w:rsidRPr="00786E4B">
        <w:rPr>
          <w:sz w:val="22"/>
        </w:rPr>
        <w:t>(Understanding Patches and Software Updates)</w:t>
      </w:r>
    </w:p>
    <w:p w14:paraId="664F70CA" w14:textId="57049D1C" w:rsidR="00C65F24" w:rsidRPr="00C65F24" w:rsidRDefault="00C65F24" w:rsidP="00C65F24">
      <w:pPr>
        <w:spacing w:after="120"/>
        <w:ind w:left="129" w:hanging="14"/>
        <w:rPr>
          <w:sz w:val="22"/>
        </w:rPr>
      </w:pPr>
      <w:r w:rsidRPr="00C65F24">
        <w:rPr>
          <w:b/>
          <w:sz w:val="22"/>
        </w:rPr>
        <w:t>Back up data</w:t>
      </w:r>
      <w:r w:rsidRPr="00C65F24">
        <w:rPr>
          <w:sz w:val="22"/>
        </w:rPr>
        <w:t xml:space="preserve">. Regularly back up your documents, photos, and important email messages to the cloud or to an external hard drive. In the event of an </w:t>
      </w:r>
      <w:del w:id="1411" w:author="Sai Praneetha Bhaskaruni" w:date="2022-03-24T16:55:00Z">
        <w:r w:rsidRPr="00C65F24" w:rsidDel="00786E4B">
          <w:rPr>
            <w:sz w:val="22"/>
          </w:rPr>
          <w:delText>infection</w:delText>
        </w:r>
      </w:del>
      <w:ins w:id="1412" w:author="Sai Praneetha Bhaskaruni" w:date="2022-03-24T16:55:00Z">
        <w:r w:rsidR="00786E4B">
          <w:rPr>
            <w:sz w:val="22"/>
          </w:rPr>
          <w:t>attack</w:t>
        </w:r>
      </w:ins>
      <w:r w:rsidRPr="00C65F24">
        <w:rPr>
          <w:sz w:val="22"/>
        </w:rPr>
        <w:t xml:space="preserve">, </w:t>
      </w:r>
      <w:ins w:id="1413" w:author="Sai Praneetha Bhaskaruni" w:date="2022-03-24T16:55:00Z">
        <w:r w:rsidR="00334E5B">
          <w:rPr>
            <w:sz w:val="22"/>
          </w:rPr>
          <w:t xml:space="preserve">then </w:t>
        </w:r>
      </w:ins>
      <w:r w:rsidRPr="00C65F24">
        <w:rPr>
          <w:sz w:val="22"/>
        </w:rPr>
        <w:t xml:space="preserve">your information </w:t>
      </w:r>
      <w:ins w:id="1414" w:author="Sai Praneetha Bhaskaruni" w:date="2022-03-24T16:56:00Z">
        <w:r w:rsidR="00B30930">
          <w:rPr>
            <w:sz w:val="22"/>
          </w:rPr>
          <w:t>won</w:t>
        </w:r>
        <w:r w:rsidR="0054542D">
          <w:rPr>
            <w:sz w:val="22"/>
          </w:rPr>
          <w:t>’</w:t>
        </w:r>
        <w:r w:rsidR="00B30930">
          <w:rPr>
            <w:sz w:val="22"/>
          </w:rPr>
          <w:t>t</w:t>
        </w:r>
      </w:ins>
      <w:del w:id="1415" w:author="Sai Praneetha Bhaskaruni" w:date="2022-03-24T16:56:00Z">
        <w:r w:rsidRPr="00C65F24" w:rsidDel="00B30930">
          <w:rPr>
            <w:sz w:val="22"/>
          </w:rPr>
          <w:delText>will not</w:delText>
        </w:r>
      </w:del>
      <w:r w:rsidRPr="00C65F24">
        <w:rPr>
          <w:sz w:val="22"/>
        </w:rPr>
        <w:t xml:space="preserve"> be los</w:t>
      </w:r>
      <w:ins w:id="1416" w:author="Sai Praneetha Bhaskaruni" w:date="2022-03-24T16:56:00Z">
        <w:r w:rsidR="00B30930">
          <w:rPr>
            <w:sz w:val="22"/>
          </w:rPr>
          <w:t>t</w:t>
        </w:r>
      </w:ins>
      <w:del w:id="1417" w:author="Sai Praneetha Bhaskaruni" w:date="2022-03-24T16:55:00Z">
        <w:r w:rsidRPr="00C65F24" w:rsidDel="00334E5B">
          <w:rPr>
            <w:sz w:val="22"/>
          </w:rPr>
          <w:delText>t</w:delText>
        </w:r>
      </w:del>
      <w:r w:rsidRPr="00C65F24">
        <w:rPr>
          <w:sz w:val="22"/>
        </w:rPr>
        <w:t>.</w:t>
      </w:r>
    </w:p>
    <w:p w14:paraId="10A6EA93" w14:textId="132D10ED" w:rsidR="00C65F24" w:rsidRPr="00C65F24" w:rsidRDefault="00C65F24" w:rsidP="00C65F24">
      <w:pPr>
        <w:spacing w:after="120"/>
        <w:ind w:left="129" w:hanging="14"/>
        <w:rPr>
          <w:sz w:val="22"/>
        </w:rPr>
      </w:pPr>
      <w:r w:rsidRPr="00C65F24">
        <w:rPr>
          <w:b/>
          <w:sz w:val="22"/>
        </w:rPr>
        <w:lastRenderedPageBreak/>
        <w:t>Install or enable a firewall</w:t>
      </w:r>
      <w:r w:rsidRPr="00C65F24">
        <w:rPr>
          <w:sz w:val="22"/>
        </w:rPr>
        <w:t xml:space="preserve">. Firewalls can prevent some types of </w:t>
      </w:r>
      <w:ins w:id="1418" w:author="Sai Praneetha Bhaskaruni" w:date="2022-03-24T16:58:00Z">
        <w:r w:rsidR="005E63B6">
          <w:rPr>
            <w:sz w:val="22"/>
          </w:rPr>
          <w:t xml:space="preserve">attacks </w:t>
        </w:r>
      </w:ins>
      <w:del w:id="1419" w:author="Sai Praneetha Bhaskaruni" w:date="2022-03-24T16:58:00Z">
        <w:r w:rsidRPr="00C65F24" w:rsidDel="005E63B6">
          <w:rPr>
            <w:sz w:val="22"/>
          </w:rPr>
          <w:delText xml:space="preserve">infection </w:delText>
        </w:r>
      </w:del>
      <w:r w:rsidRPr="00C65F24">
        <w:rPr>
          <w:sz w:val="22"/>
        </w:rPr>
        <w:t xml:space="preserve">by blocking malicious traffic before it enters your </w:t>
      </w:r>
      <w:ins w:id="1420" w:author="Sai Praneetha Bhaskaruni" w:date="2022-03-24T16:56:00Z">
        <w:r w:rsidR="004E0989">
          <w:rPr>
            <w:sz w:val="22"/>
          </w:rPr>
          <w:t>system</w:t>
        </w:r>
      </w:ins>
      <w:del w:id="1421" w:author="Sai Praneetha Bhaskaruni" w:date="2022-03-24T16:56:00Z">
        <w:r w:rsidRPr="00C65F24" w:rsidDel="004E0989">
          <w:rPr>
            <w:sz w:val="22"/>
          </w:rPr>
          <w:delText>computer</w:delText>
        </w:r>
      </w:del>
      <w:r w:rsidRPr="00C65F24">
        <w:rPr>
          <w:sz w:val="22"/>
        </w:rPr>
        <w:t>. Some operating systems include a firewall; if the operating system you are usi</w:t>
      </w:r>
      <w:r>
        <w:rPr>
          <w:sz w:val="22"/>
        </w:rPr>
        <w:t xml:space="preserve">ng includes one, enable it. </w:t>
      </w:r>
      <w:r w:rsidRPr="00786E4B">
        <w:rPr>
          <w:sz w:val="22"/>
        </w:rPr>
        <w:t>(Understanding Firewalls for Home and Small Office Use)</w:t>
      </w:r>
    </w:p>
    <w:p w14:paraId="6E81C02C" w14:textId="3E4BF036" w:rsidR="00C65F24" w:rsidRPr="00C65F24" w:rsidRDefault="00C65F24" w:rsidP="00C65F24">
      <w:pPr>
        <w:spacing w:after="120"/>
        <w:ind w:left="129" w:hanging="14"/>
        <w:rPr>
          <w:sz w:val="22"/>
        </w:rPr>
      </w:pPr>
      <w:r w:rsidRPr="00C65F24">
        <w:rPr>
          <w:b/>
          <w:sz w:val="22"/>
        </w:rPr>
        <w:t>Use anti-spyware tools.</w:t>
      </w:r>
      <w:r w:rsidRPr="00C65F24">
        <w:rPr>
          <w:sz w:val="22"/>
        </w:rPr>
        <w:t xml:space="preserve"> Spyware is a common virus source, but </w:t>
      </w:r>
      <w:ins w:id="1422" w:author="Sai Praneetha Bhaskaruni" w:date="2022-03-24T16:59:00Z">
        <w:r w:rsidR="005E63B6">
          <w:rPr>
            <w:sz w:val="22"/>
          </w:rPr>
          <w:t xml:space="preserve">the attacks </w:t>
        </w:r>
      </w:ins>
      <w:del w:id="1423" w:author="Sai Praneetha Bhaskaruni" w:date="2022-03-24T16:59:00Z">
        <w:r w:rsidRPr="00C65F24" w:rsidDel="005E63B6">
          <w:rPr>
            <w:sz w:val="22"/>
          </w:rPr>
          <w:delText xml:space="preserve">you </w:delText>
        </w:r>
      </w:del>
      <w:r w:rsidRPr="00C65F24">
        <w:rPr>
          <w:sz w:val="22"/>
        </w:rPr>
        <w:t xml:space="preserve">can </w:t>
      </w:r>
      <w:ins w:id="1424" w:author="Sai Praneetha Bhaskaruni" w:date="2022-03-24T16:59:00Z">
        <w:r w:rsidR="005E63B6">
          <w:rPr>
            <w:sz w:val="22"/>
          </w:rPr>
          <w:t xml:space="preserve">be </w:t>
        </w:r>
      </w:ins>
      <w:r w:rsidRPr="00C65F24">
        <w:rPr>
          <w:sz w:val="22"/>
        </w:rPr>
        <w:t>minimize</w:t>
      </w:r>
      <w:ins w:id="1425" w:author="Sai Praneetha Bhaskaruni" w:date="2022-03-24T16:59:00Z">
        <w:r w:rsidR="005E63B6">
          <w:rPr>
            <w:sz w:val="22"/>
          </w:rPr>
          <w:t>d</w:t>
        </w:r>
      </w:ins>
      <w:r w:rsidRPr="00C65F24">
        <w:rPr>
          <w:sz w:val="22"/>
        </w:rPr>
        <w:t xml:space="preserve"> </w:t>
      </w:r>
      <w:del w:id="1426" w:author="Sai Praneetha Bhaskaruni" w:date="2022-03-24T16:59:00Z">
        <w:r w:rsidRPr="00C65F24" w:rsidDel="005E63B6">
          <w:rPr>
            <w:sz w:val="22"/>
          </w:rPr>
          <w:delText xml:space="preserve">infections </w:delText>
        </w:r>
      </w:del>
      <w:r w:rsidRPr="00C65F24">
        <w:rPr>
          <w:sz w:val="22"/>
        </w:rPr>
        <w:t>by using a program that identifies and removes spyware. Most antivirus software includes an anti-spyware option; ensure you enable it.</w:t>
      </w:r>
    </w:p>
    <w:p w14:paraId="02B64FB9" w14:textId="71EFB8C1" w:rsidR="00C65F24" w:rsidRPr="00C65F24" w:rsidDel="00160455" w:rsidRDefault="00C65F24" w:rsidP="00C65F24">
      <w:pPr>
        <w:spacing w:after="120"/>
        <w:ind w:left="129" w:hanging="14"/>
        <w:rPr>
          <w:del w:id="1427" w:author="Sai Praneetha Bhaskaruni" w:date="2022-03-24T17:00:00Z"/>
          <w:sz w:val="22"/>
        </w:rPr>
      </w:pPr>
      <w:del w:id="1428" w:author="Sai Praneetha Bhaskaruni" w:date="2022-03-24T17:00:00Z">
        <w:r w:rsidRPr="00C65F24" w:rsidDel="00160455">
          <w:rPr>
            <w:b/>
            <w:sz w:val="22"/>
          </w:rPr>
          <w:delText>Monitor accounts.</w:delText>
        </w:r>
        <w:r w:rsidRPr="00C65F24" w:rsidDel="00160455">
          <w:rPr>
            <w:sz w:val="22"/>
          </w:rPr>
          <w:delText xml:space="preserve"> Look for any unauthorized use of, or unusual activity on your accounts—especially banking accounts. If you identify unauthorized or unusual activity, contact your account provider immediately.</w:delText>
        </w:r>
      </w:del>
    </w:p>
    <w:p w14:paraId="46DEE3AC" w14:textId="56282A0E" w:rsidR="00533772" w:rsidRPr="00533772" w:rsidRDefault="00C65F24" w:rsidP="00C65F24">
      <w:pPr>
        <w:spacing w:after="120"/>
        <w:ind w:left="129" w:hanging="14"/>
        <w:rPr>
          <w:sz w:val="22"/>
        </w:rPr>
      </w:pPr>
      <w:r w:rsidRPr="00C65F24">
        <w:rPr>
          <w:b/>
          <w:sz w:val="22"/>
        </w:rPr>
        <w:t>Avoid using public Wi-Fi.</w:t>
      </w:r>
      <w:r w:rsidRPr="00C65F24">
        <w:rPr>
          <w:sz w:val="22"/>
        </w:rPr>
        <w:t xml:space="preserve"> Unsecured public Wi-Fi may allow an attacker to intercept your device’s network traffic and gain access to your personal information.</w:t>
      </w:r>
    </w:p>
    <w:p w14:paraId="70C51DDF" w14:textId="77777777" w:rsidR="001B0076" w:rsidRPr="00360833" w:rsidRDefault="001B0076" w:rsidP="00960CBE">
      <w:pPr>
        <w:pStyle w:val="Heading1"/>
      </w:pPr>
    </w:p>
    <w:p w14:paraId="14988FC8" w14:textId="0349D094" w:rsidR="007558B4" w:rsidRDefault="00BC546B" w:rsidP="00960CBE">
      <w:pPr>
        <w:pStyle w:val="Heading1"/>
        <w:rPr>
          <w:ins w:id="1429" w:author="Sai Praneetha Bhaskaruni" w:date="2022-03-24T17:02:00Z"/>
        </w:rPr>
      </w:pPr>
      <w:bookmarkStart w:id="1430" w:name="_Toc108268263"/>
      <w:r>
        <w:rPr>
          <w:color w:val="FCC566"/>
          <w:sz w:val="40"/>
        </w:rPr>
        <w:t>14</w:t>
      </w:r>
      <w:r w:rsidR="007558B4">
        <w:rPr>
          <w:color w:val="FCC566"/>
          <w:sz w:val="40"/>
        </w:rPr>
        <w:t xml:space="preserve"> </w:t>
      </w:r>
      <w:r w:rsidR="007558B4" w:rsidRPr="007558B4">
        <w:t>Information system monitoring</w:t>
      </w:r>
      <w:bookmarkEnd w:id="1430"/>
    </w:p>
    <w:p w14:paraId="41D37942" w14:textId="6A2395DB" w:rsidR="00F33361" w:rsidRPr="00F33361" w:rsidRDefault="00F33361">
      <w:pPr>
        <w:spacing w:after="120"/>
        <w:ind w:left="129" w:hanging="14"/>
        <w:rPr>
          <w:sz w:val="22"/>
          <w:rPrChange w:id="1431" w:author="Sai Praneetha Bhaskaruni" w:date="2022-03-24T17:02:00Z">
            <w:rPr/>
          </w:rPrChange>
        </w:rPr>
        <w:pPrChange w:id="1432" w:author="Sai Praneetha Bhaskaruni" w:date="2022-03-24T17:02:00Z">
          <w:pPr>
            <w:pStyle w:val="Heading1"/>
          </w:pPr>
        </w:pPrChange>
      </w:pPr>
      <w:ins w:id="1433" w:author="Sai Praneetha Bhaskaruni" w:date="2022-03-24T17:02:00Z">
        <w:r>
          <w:rPr>
            <w:sz w:val="22"/>
          </w:rPr>
          <w:t>Information systems security relies on the practice of ensuring and maintaining the confidentiality, integrity, and availability of information systems and the data transmitted, processed, and/or stored on those systems.</w:t>
        </w:r>
      </w:ins>
    </w:p>
    <w:p w14:paraId="49F2426F" w14:textId="5BDA19DD" w:rsidR="001B0076" w:rsidRDefault="001B0076" w:rsidP="001B0076">
      <w:pPr>
        <w:spacing w:after="120"/>
        <w:ind w:left="129" w:hanging="14"/>
        <w:rPr>
          <w:ins w:id="1434" w:author="Sai Praneetha Bhaskaruni" w:date="2022-03-24T17:02:00Z"/>
          <w:sz w:val="22"/>
        </w:rPr>
      </w:pPr>
      <w:r w:rsidRPr="001B0076">
        <w:rPr>
          <w:b/>
          <w:i/>
          <w:sz w:val="22"/>
        </w:rPr>
        <w:t xml:space="preserve">Recommendation for customer (HDO): </w:t>
      </w:r>
      <w:r w:rsidR="002A6172" w:rsidRPr="002A6172">
        <w:rPr>
          <w:sz w:val="22"/>
        </w:rPr>
        <w:t xml:space="preserve">It is the HDO's responsibility to maintain the </w:t>
      </w:r>
      <w:r w:rsidR="002A6172" w:rsidRPr="004B4C0D">
        <w:rPr>
          <w:sz w:val="22"/>
        </w:rPr>
        <w:t>integrity</w:t>
      </w:r>
      <w:r w:rsidR="002A6172" w:rsidRPr="002A6172">
        <w:rPr>
          <w:sz w:val="22"/>
        </w:rPr>
        <w:t xml:space="preserve"> for its IT systems. The Nurse Station application can be accessed through web interface on a system which is owned by the HDO.</w:t>
      </w:r>
    </w:p>
    <w:p w14:paraId="591F1D62" w14:textId="5DF7B78F" w:rsidR="00F33361" w:rsidDel="00F33361" w:rsidRDefault="00F33361" w:rsidP="001B0076">
      <w:pPr>
        <w:spacing w:after="120"/>
        <w:ind w:left="129" w:hanging="14"/>
        <w:rPr>
          <w:del w:id="1435" w:author="Sai Praneetha Bhaskaruni" w:date="2022-03-24T17:02:00Z"/>
          <w:sz w:val="22"/>
        </w:rPr>
      </w:pPr>
    </w:p>
    <w:p w14:paraId="0EFD95F4" w14:textId="0982FD38" w:rsidR="00A87EE4" w:rsidRPr="00A87EE4" w:rsidRDefault="00A87EE4" w:rsidP="00A87EE4">
      <w:pPr>
        <w:pStyle w:val="ListParagraph"/>
        <w:numPr>
          <w:ilvl w:val="0"/>
          <w:numId w:val="25"/>
        </w:numPr>
        <w:spacing w:after="120"/>
        <w:rPr>
          <w:sz w:val="22"/>
        </w:rPr>
      </w:pPr>
      <w:r w:rsidRPr="00A87EE4">
        <w:rPr>
          <w:sz w:val="22"/>
        </w:rPr>
        <w:t xml:space="preserve">Monitor critical systems and networks for indicators of attacks, and unauthorized connections to critical information systems. </w:t>
      </w:r>
    </w:p>
    <w:p w14:paraId="73693EB9" w14:textId="695C569F" w:rsidR="00A87EE4" w:rsidRPr="00A87EE4" w:rsidRDefault="00A87EE4" w:rsidP="00A87EE4">
      <w:pPr>
        <w:pStyle w:val="ListParagraph"/>
        <w:numPr>
          <w:ilvl w:val="0"/>
          <w:numId w:val="25"/>
        </w:numPr>
        <w:spacing w:after="120"/>
        <w:rPr>
          <w:sz w:val="22"/>
        </w:rPr>
      </w:pPr>
      <w:r w:rsidRPr="00A87EE4">
        <w:rPr>
          <w:sz w:val="22"/>
        </w:rPr>
        <w:t>Assess identified indicators and report unauthorized activity to the Position of Authority and information system owner</w:t>
      </w:r>
      <w:r>
        <w:rPr>
          <w:sz w:val="22"/>
        </w:rPr>
        <w:t xml:space="preserve"> HDO</w:t>
      </w:r>
      <w:r w:rsidRPr="00A87EE4">
        <w:rPr>
          <w:sz w:val="22"/>
        </w:rPr>
        <w:t xml:space="preserve">. </w:t>
      </w:r>
    </w:p>
    <w:p w14:paraId="0F1D74F9" w14:textId="4F8788C1" w:rsidR="001B0076" w:rsidRPr="00A87EE4" w:rsidRDefault="00A87EE4" w:rsidP="00A87EE4">
      <w:pPr>
        <w:pStyle w:val="ListParagraph"/>
        <w:numPr>
          <w:ilvl w:val="0"/>
          <w:numId w:val="25"/>
        </w:numPr>
        <w:spacing w:after="120"/>
        <w:rPr>
          <w:sz w:val="22"/>
        </w:rPr>
      </w:pPr>
      <w:r w:rsidRPr="00A87EE4">
        <w:rPr>
          <w:sz w:val="22"/>
        </w:rPr>
        <w:t>Ensure the integrity of monitoring tools and the information obtained from those tools</w:t>
      </w:r>
      <w:r>
        <w:rPr>
          <w:sz w:val="22"/>
        </w:rPr>
        <w:t>.</w:t>
      </w:r>
    </w:p>
    <w:p w14:paraId="3B550EEE" w14:textId="327A949C" w:rsidR="007558B4" w:rsidRDefault="00BC546B" w:rsidP="00960CBE">
      <w:pPr>
        <w:pStyle w:val="Heading1"/>
      </w:pPr>
      <w:bookmarkStart w:id="1436" w:name="_Toc108268264"/>
      <w:r>
        <w:rPr>
          <w:color w:val="FCC566"/>
          <w:sz w:val="40"/>
        </w:rPr>
        <w:t>15</w:t>
      </w:r>
      <w:r w:rsidR="007558B4">
        <w:rPr>
          <w:color w:val="FCC566"/>
          <w:sz w:val="40"/>
        </w:rPr>
        <w:t xml:space="preserve"> </w:t>
      </w:r>
      <w:r w:rsidR="007558B4" w:rsidRPr="007558B4">
        <w:t>Information handling and retention</w:t>
      </w:r>
      <w:bookmarkEnd w:id="1436"/>
    </w:p>
    <w:p w14:paraId="195983F8" w14:textId="463604E8" w:rsidR="001B0076" w:rsidRPr="001B0076" w:rsidRDefault="00533772" w:rsidP="001B0076">
      <w:pPr>
        <w:spacing w:after="120"/>
        <w:ind w:left="129" w:hanging="14"/>
        <w:rPr>
          <w:b/>
          <w:i/>
          <w:sz w:val="22"/>
        </w:rPr>
      </w:pPr>
      <w:r w:rsidRPr="00CA58F3">
        <w:rPr>
          <w:b/>
          <w:i/>
          <w:sz w:val="22"/>
        </w:rPr>
        <w:t>Existing Security Features:</w:t>
      </w:r>
      <w:r>
        <w:rPr>
          <w:i/>
          <w:sz w:val="22"/>
        </w:rPr>
        <w:t xml:space="preserve"> </w:t>
      </w:r>
      <w:del w:id="1437" w:author="Sai Praneetha Bhaskaruni" w:date="2022-03-24T17:08:00Z">
        <w:r w:rsidR="00E846E8" w:rsidRPr="00E846E8" w:rsidDel="00AE2388">
          <w:rPr>
            <w:sz w:val="22"/>
          </w:rPr>
          <w:delText>H</w:delText>
        </w:r>
        <w:r w:rsidR="00E846E8" w:rsidRPr="00E846E8" w:rsidDel="0015441E">
          <w:rPr>
            <w:sz w:val="22"/>
          </w:rPr>
          <w:delText xml:space="preserve">ealth data </w:delText>
        </w:r>
        <w:r w:rsidR="00AA2471" w:rsidDel="0015441E">
          <w:rPr>
            <w:sz w:val="22"/>
          </w:rPr>
          <w:delText xml:space="preserve">is </w:delText>
        </w:r>
        <w:r w:rsidR="00E846E8" w:rsidRPr="00E846E8" w:rsidDel="0015441E">
          <w:rPr>
            <w:sz w:val="22"/>
          </w:rPr>
          <w:delText>retain</w:delText>
        </w:r>
        <w:r w:rsidR="00AA2471" w:rsidDel="0015441E">
          <w:rPr>
            <w:sz w:val="22"/>
          </w:rPr>
          <w:delText>ed</w:delText>
        </w:r>
        <w:r w:rsidR="00E846E8" w:rsidRPr="00E846E8" w:rsidDel="0015441E">
          <w:rPr>
            <w:sz w:val="22"/>
          </w:rPr>
          <w:delText xml:space="preserve"> in cloud</w:delText>
        </w:r>
        <w:r w:rsidDel="0015441E">
          <w:rPr>
            <w:sz w:val="22"/>
          </w:rPr>
          <w:delText xml:space="preserve">. </w:delText>
        </w:r>
      </w:del>
      <w:ins w:id="1438" w:author="Sai Praneetha Bhaskaruni" w:date="2022-03-24T17:08:00Z">
        <w:r w:rsidR="00A703F5">
          <w:rPr>
            <w:sz w:val="22"/>
          </w:rPr>
          <w:t xml:space="preserve">All the health data transferred from the Smart Medic device to cloud using the tablet. </w:t>
        </w:r>
        <w:r w:rsidR="0015441E">
          <w:rPr>
            <w:sz w:val="22"/>
          </w:rPr>
          <w:t>Accumulated h</w:t>
        </w:r>
        <w:r w:rsidR="0015441E" w:rsidRPr="00E846E8">
          <w:rPr>
            <w:sz w:val="22"/>
          </w:rPr>
          <w:t xml:space="preserve">ealth data </w:t>
        </w:r>
        <w:r w:rsidR="0015441E">
          <w:rPr>
            <w:sz w:val="22"/>
          </w:rPr>
          <w:t xml:space="preserve">is </w:t>
        </w:r>
        <w:r w:rsidR="0015441E" w:rsidRPr="00E846E8">
          <w:rPr>
            <w:sz w:val="22"/>
          </w:rPr>
          <w:t>retain</w:t>
        </w:r>
        <w:r w:rsidR="0015441E">
          <w:rPr>
            <w:sz w:val="22"/>
          </w:rPr>
          <w:t>ed</w:t>
        </w:r>
        <w:r w:rsidR="0015441E" w:rsidRPr="00E846E8">
          <w:rPr>
            <w:sz w:val="22"/>
          </w:rPr>
          <w:t xml:space="preserve"> in cloud</w:t>
        </w:r>
        <w:r w:rsidR="0015441E">
          <w:rPr>
            <w:sz w:val="22"/>
          </w:rPr>
          <w:t xml:space="preserve">. </w:t>
        </w:r>
      </w:ins>
      <w:r>
        <w:rPr>
          <w:sz w:val="22"/>
        </w:rPr>
        <w:t>Retention</w:t>
      </w:r>
      <w:del w:id="1439" w:author="Sai Praneetha Bhaskaruni" w:date="2022-03-24T17:09:00Z">
        <w:r w:rsidDel="00AC1E1D">
          <w:rPr>
            <w:sz w:val="22"/>
          </w:rPr>
          <w:delText>s</w:delText>
        </w:r>
      </w:del>
      <w:r>
        <w:rPr>
          <w:sz w:val="22"/>
        </w:rPr>
        <w:t xml:space="preserve"> policy for the data storage </w:t>
      </w:r>
      <w:r w:rsidR="00AA2471">
        <w:rPr>
          <w:sz w:val="22"/>
        </w:rPr>
        <w:t xml:space="preserve">is </w:t>
      </w:r>
      <w:r w:rsidR="002A6172">
        <w:rPr>
          <w:sz w:val="22"/>
        </w:rPr>
        <w:t>of 6 months.</w:t>
      </w:r>
      <w:r>
        <w:rPr>
          <w:sz w:val="22"/>
        </w:rPr>
        <w:t xml:space="preserve"> </w:t>
      </w:r>
      <w:ins w:id="1440" w:author="Sai Praneetha Bhaskaruni" w:date="2022-03-24T17:05:00Z">
        <w:r w:rsidR="00585FA0">
          <w:rPr>
            <w:sz w:val="22"/>
          </w:rPr>
          <w:t xml:space="preserve"> </w:t>
        </w:r>
      </w:ins>
    </w:p>
    <w:p w14:paraId="7653E68A" w14:textId="77777777" w:rsidR="007878F2" w:rsidRDefault="007878F2" w:rsidP="00C335C4">
      <w:pPr>
        <w:spacing w:after="0" w:line="240" w:lineRule="auto"/>
        <w:ind w:left="0" w:firstLine="0"/>
        <w:rPr>
          <w:sz w:val="22"/>
        </w:rPr>
      </w:pPr>
    </w:p>
    <w:p w14:paraId="728A9CD1" w14:textId="4EEA7E72" w:rsidR="007878F2" w:rsidRPr="00180992" w:rsidRDefault="00BC3E8E" w:rsidP="00960CBE">
      <w:pPr>
        <w:pStyle w:val="Heading1"/>
      </w:pPr>
      <w:bookmarkStart w:id="1441" w:name="_Toc108268265"/>
      <w:r>
        <w:rPr>
          <w:color w:val="FCC566"/>
          <w:sz w:val="40"/>
        </w:rPr>
        <w:t>1</w:t>
      </w:r>
      <w:r w:rsidR="00BC546B">
        <w:rPr>
          <w:color w:val="FCC566"/>
          <w:sz w:val="40"/>
        </w:rPr>
        <w:t>6</w:t>
      </w:r>
      <w:r w:rsidR="007878F2" w:rsidRPr="00180992">
        <w:rPr>
          <w:color w:val="FFCC66"/>
          <w:sz w:val="40"/>
        </w:rPr>
        <w:t xml:space="preserve"> </w:t>
      </w:r>
      <w:r w:rsidR="00156074" w:rsidRPr="00C50743">
        <w:t>Transmission confidentiality and integrity</w:t>
      </w:r>
      <w:bookmarkEnd w:id="1441"/>
    </w:p>
    <w:p w14:paraId="364F6A0D" w14:textId="6597D340" w:rsidR="007878F2" w:rsidRPr="00C11DBF" w:rsidRDefault="007878F2" w:rsidP="007878F2">
      <w:pPr>
        <w:shd w:val="clear" w:color="auto" w:fill="E7E6E6" w:themeFill="background2"/>
        <w:spacing w:after="0"/>
        <w:ind w:left="118"/>
        <w:rPr>
          <w:b/>
          <w:sz w:val="22"/>
        </w:rPr>
      </w:pPr>
      <w:r w:rsidRPr="00C11DBF">
        <w:rPr>
          <w:b/>
          <w:sz w:val="22"/>
        </w:rPr>
        <w:t>SmartMedic Solution Component</w:t>
      </w:r>
      <w:ins w:id="1442" w:author="Sai Praneetha Bhaskaruni" w:date="2022-03-24T16:11:00Z">
        <w:r w:rsidR="00BF65D5">
          <w:rPr>
            <w:b/>
            <w:sz w:val="22"/>
          </w:rPr>
          <w:t>s</w:t>
        </w:r>
      </w:ins>
      <w:r w:rsidRPr="00C11DBF">
        <w:rPr>
          <w:b/>
          <w:sz w:val="22"/>
        </w:rPr>
        <w:t>: Device</w:t>
      </w:r>
      <w:r w:rsidR="002404A6" w:rsidRPr="002404A6">
        <w:rPr>
          <w:b/>
          <w:sz w:val="22"/>
        </w:rPr>
        <w:t>, Tablet &amp; Nurse Station Application</w:t>
      </w:r>
    </w:p>
    <w:p w14:paraId="797009A2" w14:textId="32DCAD54" w:rsidR="007878F2" w:rsidRPr="003B7461" w:rsidRDefault="007878F2" w:rsidP="007878F2">
      <w:pPr>
        <w:spacing w:after="120"/>
        <w:ind w:left="129" w:hanging="14"/>
        <w:rPr>
          <w:sz w:val="22"/>
        </w:rPr>
      </w:pPr>
      <w:r w:rsidRPr="00CA58F3">
        <w:rPr>
          <w:b/>
          <w:i/>
          <w:sz w:val="22"/>
        </w:rPr>
        <w:t>Existing Security Features:</w:t>
      </w:r>
      <w:r>
        <w:rPr>
          <w:i/>
          <w:sz w:val="22"/>
        </w:rPr>
        <w:t xml:space="preserve"> </w:t>
      </w:r>
      <w:del w:id="1443" w:author="Sai Praneetha Bhaskaruni" w:date="2022-03-24T17:10:00Z">
        <w:r w:rsidR="003E5BF1" w:rsidRPr="003E5BF1" w:rsidDel="00E822D8">
          <w:rPr>
            <w:sz w:val="22"/>
          </w:rPr>
          <w:delText>T</w:delText>
        </w:r>
      </w:del>
      <w:ins w:id="1444" w:author="Sai Praneetha Bhaskaruni" w:date="2022-03-24T17:10:00Z">
        <w:r w:rsidR="00E822D8" w:rsidRPr="00BB0397">
          <w:rPr>
            <w:sz w:val="22"/>
          </w:rPr>
          <w:t>SmartMedic solution</w:t>
        </w:r>
        <w:r w:rsidR="00E822D8" w:rsidRPr="003E5BF1">
          <w:rPr>
            <w:sz w:val="22"/>
          </w:rPr>
          <w:t xml:space="preserve"> </w:t>
        </w:r>
        <w:r w:rsidR="00E822D8">
          <w:rPr>
            <w:sz w:val="22"/>
          </w:rPr>
          <w:t>platform t</w:t>
        </w:r>
      </w:ins>
      <w:r w:rsidR="003E5BF1" w:rsidRPr="003E5BF1">
        <w:rPr>
          <w:sz w:val="22"/>
        </w:rPr>
        <w:t>ransmits sensitive data only via a point-to-point dedicated channel betwe</w:t>
      </w:r>
      <w:r w:rsidR="003E5BF1">
        <w:rPr>
          <w:sz w:val="22"/>
        </w:rPr>
        <w:t>en SmartMedic device and Tablet</w:t>
      </w:r>
      <w:r w:rsidR="00BB0397">
        <w:rPr>
          <w:sz w:val="22"/>
        </w:rPr>
        <w:t xml:space="preserve">. </w:t>
      </w:r>
      <w:r w:rsidR="00BB0397" w:rsidRPr="00BB0397">
        <w:rPr>
          <w:sz w:val="22"/>
        </w:rPr>
        <w:t xml:space="preserve">The data at rest and data </w:t>
      </w:r>
      <w:r w:rsidR="00AA2471">
        <w:rPr>
          <w:sz w:val="22"/>
        </w:rPr>
        <w:t>in</w:t>
      </w:r>
      <w:r w:rsidR="00AA2471" w:rsidRPr="00BB0397">
        <w:rPr>
          <w:sz w:val="22"/>
        </w:rPr>
        <w:t xml:space="preserve"> </w:t>
      </w:r>
      <w:del w:id="1445" w:author="Sai Praneetha Bhaskaruni" w:date="2022-03-24T17:11:00Z">
        <w:r w:rsidR="00BB0397" w:rsidRPr="00BB0397" w:rsidDel="00E822D8">
          <w:rPr>
            <w:sz w:val="22"/>
          </w:rPr>
          <w:delText xml:space="preserve">motion </w:delText>
        </w:r>
      </w:del>
      <w:ins w:id="1446" w:author="Sai Praneetha Bhaskaruni" w:date="2022-03-24T17:11:00Z">
        <w:r w:rsidR="00E822D8">
          <w:rPr>
            <w:sz w:val="22"/>
          </w:rPr>
          <w:t>transit</w:t>
        </w:r>
        <w:r w:rsidR="00E822D8" w:rsidRPr="00BB0397">
          <w:rPr>
            <w:sz w:val="22"/>
          </w:rPr>
          <w:t xml:space="preserve"> </w:t>
        </w:r>
      </w:ins>
      <w:r w:rsidR="00AA2471">
        <w:rPr>
          <w:sz w:val="22"/>
        </w:rPr>
        <w:t xml:space="preserve">is </w:t>
      </w:r>
      <w:r w:rsidR="00BB0397" w:rsidRPr="00BB0397">
        <w:rPr>
          <w:sz w:val="22"/>
        </w:rPr>
        <w:t>encrypted using a strong encryption mechanism implemented within the SmartMedic solution, which safeguards the sensitive medical data</w:t>
      </w:r>
      <w:ins w:id="1447" w:author="Sai Praneetha Bhaskaruni" w:date="2022-03-24T17:12:00Z">
        <w:r w:rsidR="0095447F">
          <w:rPr>
            <w:sz w:val="22"/>
          </w:rPr>
          <w:t xml:space="preserve"> from unauthorized access</w:t>
        </w:r>
      </w:ins>
      <w:del w:id="1448" w:author="Sai Praneetha Bhaskaruni" w:date="2022-03-24T17:12:00Z">
        <w:r w:rsidR="00BB0397" w:rsidRPr="00BB0397" w:rsidDel="00E320C2">
          <w:rPr>
            <w:sz w:val="22"/>
          </w:rPr>
          <w:delText xml:space="preserve"> from </w:delText>
        </w:r>
        <w:r w:rsidR="00BB0397" w:rsidRPr="00F61C1D" w:rsidDel="00E320C2">
          <w:rPr>
            <w:sz w:val="22"/>
            <w:highlight w:val="yellow"/>
            <w:rPrChange w:id="1449" w:author="Sai Praneetha Bhaskaruni" w:date="2022-03-24T15:58:00Z">
              <w:rPr>
                <w:sz w:val="22"/>
              </w:rPr>
            </w:rPrChange>
          </w:rPr>
          <w:delText>prying eyes</w:delText>
        </w:r>
      </w:del>
      <w:r w:rsidR="00BB0397" w:rsidRPr="00BB0397">
        <w:rPr>
          <w:sz w:val="22"/>
        </w:rPr>
        <w:t xml:space="preserve">. </w:t>
      </w:r>
      <w:del w:id="1450" w:author="Sai Praneetha Bhaskaruni" w:date="2022-03-24T17:15:00Z">
        <w:r w:rsidR="00BB0397" w:rsidRPr="00BB0397" w:rsidDel="008B473D">
          <w:rPr>
            <w:sz w:val="22"/>
          </w:rPr>
          <w:delText xml:space="preserve">The ability of the device to ensure unauthorized access does not compromise the integrity and confidentiality of sensitive information stored on the device. </w:delText>
        </w:r>
      </w:del>
      <w:r w:rsidR="00BB0397" w:rsidRPr="00BB0397">
        <w:rPr>
          <w:sz w:val="22"/>
        </w:rPr>
        <w:t xml:space="preserve">SmartMedic solution will handle data integrity </w:t>
      </w:r>
      <w:r w:rsidR="00BB0397" w:rsidRPr="00055890">
        <w:rPr>
          <w:sz w:val="22"/>
        </w:rPr>
        <w:t>checking</w:t>
      </w:r>
      <w:r w:rsidR="00BB0397" w:rsidRPr="00BB0397">
        <w:rPr>
          <w:sz w:val="22"/>
        </w:rPr>
        <w:t xml:space="preserve"> mechanisms of </w:t>
      </w:r>
      <w:ins w:id="1451" w:author="Sai Praneetha Bhaskaruni" w:date="2022-03-24T17:17:00Z">
        <w:r w:rsidR="00561071">
          <w:rPr>
            <w:sz w:val="22"/>
          </w:rPr>
          <w:t>transmitted</w:t>
        </w:r>
      </w:ins>
      <w:del w:id="1452" w:author="Sai Praneetha Bhaskaruni" w:date="2022-03-24T17:17:00Z">
        <w:r w:rsidR="00BB0397" w:rsidRPr="00BB0397" w:rsidDel="00561071">
          <w:rPr>
            <w:sz w:val="22"/>
          </w:rPr>
          <w:delText>stored</w:delText>
        </w:r>
      </w:del>
      <w:r w:rsidR="00BB0397" w:rsidRPr="00BB0397">
        <w:rPr>
          <w:sz w:val="22"/>
        </w:rPr>
        <w:t xml:space="preserve"> health data. </w:t>
      </w:r>
      <w:r w:rsidR="00BB0397" w:rsidRPr="00691A12">
        <w:rPr>
          <w:sz w:val="22"/>
        </w:rPr>
        <w:t>C</w:t>
      </w:r>
      <w:r w:rsidR="00BB0397" w:rsidRPr="00BB0397">
        <w:rPr>
          <w:sz w:val="22"/>
        </w:rPr>
        <w:t>ustomer</w:t>
      </w:r>
      <w:ins w:id="1453" w:author="Sai Praneetha Bhaskaruni" w:date="2022-03-24T17:22:00Z">
        <w:r w:rsidR="00D40347">
          <w:rPr>
            <w:sz w:val="22"/>
          </w:rPr>
          <w:t xml:space="preserve"> (HDO)</w:t>
        </w:r>
      </w:ins>
      <w:r w:rsidR="00BB0397" w:rsidRPr="00BB0397">
        <w:rPr>
          <w:sz w:val="22"/>
        </w:rPr>
        <w:t xml:space="preserve"> only need</w:t>
      </w:r>
      <w:r w:rsidR="00AA2471">
        <w:rPr>
          <w:sz w:val="22"/>
        </w:rPr>
        <w:t>s</w:t>
      </w:r>
      <w:r w:rsidR="00BB0397" w:rsidRPr="00BB0397">
        <w:rPr>
          <w:sz w:val="22"/>
        </w:rPr>
        <w:t xml:space="preserve"> to provide the secure </w:t>
      </w:r>
      <w:ins w:id="1454" w:author="Sai Praneetha Bhaskaruni" w:date="2022-03-24T17:18:00Z">
        <w:r w:rsidR="00360020">
          <w:rPr>
            <w:sz w:val="22"/>
          </w:rPr>
          <w:t xml:space="preserve">interface </w:t>
        </w:r>
      </w:ins>
      <w:del w:id="1455" w:author="Sai Praneetha Bhaskaruni" w:date="2022-03-24T17:18:00Z">
        <w:r w:rsidR="00BB0397" w:rsidRPr="00BB0397" w:rsidDel="00360020">
          <w:rPr>
            <w:sz w:val="22"/>
          </w:rPr>
          <w:delText xml:space="preserve">encrypted channel </w:delText>
        </w:r>
      </w:del>
      <w:r w:rsidR="00BB0397" w:rsidRPr="00BB0397">
        <w:rPr>
          <w:sz w:val="22"/>
        </w:rPr>
        <w:t xml:space="preserve">for the communication between the SmartMedic solution’s </w:t>
      </w:r>
      <w:r w:rsidR="00C335C4" w:rsidRPr="00BB0397">
        <w:rPr>
          <w:sz w:val="22"/>
        </w:rPr>
        <w:t>components</w:t>
      </w:r>
      <w:r w:rsidR="00C335C4">
        <w:rPr>
          <w:sz w:val="22"/>
        </w:rPr>
        <w:t xml:space="preserve"> i.e.</w:t>
      </w:r>
      <w:ins w:id="1456" w:author="Sai Praneetha Bhaskaruni" w:date="2022-03-24T17:19:00Z">
        <w:r w:rsidR="00A85A8F">
          <w:rPr>
            <w:sz w:val="22"/>
          </w:rPr>
          <w:t>,</w:t>
        </w:r>
      </w:ins>
      <w:r w:rsidR="00C335C4">
        <w:rPr>
          <w:sz w:val="22"/>
        </w:rPr>
        <w:t xml:space="preserve"> </w:t>
      </w:r>
      <w:del w:id="1457" w:author="Sai Praneetha Bhaskaruni" w:date="2022-03-24T17:19:00Z">
        <w:r w:rsidR="00C335C4" w:rsidRPr="003B7461" w:rsidDel="003B7461">
          <w:rPr>
            <w:sz w:val="22"/>
          </w:rPr>
          <w:delText xml:space="preserve">SmartMedic </w:delText>
        </w:r>
      </w:del>
      <w:ins w:id="1458" w:author="Sai Praneetha Bhaskaruni" w:date="2022-03-24T17:19:00Z">
        <w:r w:rsidR="003B7461" w:rsidRPr="003B7461">
          <w:rPr>
            <w:sz w:val="22"/>
            <w:rPrChange w:id="1459" w:author="Sai Praneetha Bhaskaruni" w:date="2022-03-24T17:19:00Z">
              <w:rPr>
                <w:sz w:val="22"/>
                <w:highlight w:val="yellow"/>
              </w:rPr>
            </w:rPrChange>
          </w:rPr>
          <w:t xml:space="preserve">Stryker </w:t>
        </w:r>
      </w:ins>
      <w:r w:rsidR="00C335C4" w:rsidRPr="003B7461">
        <w:rPr>
          <w:sz w:val="22"/>
        </w:rPr>
        <w:t xml:space="preserve">cloud </w:t>
      </w:r>
      <w:del w:id="1460" w:author="Sai Praneetha Bhaskaruni" w:date="2022-03-24T17:19:00Z">
        <w:r w:rsidR="00C335C4" w:rsidRPr="00F61C1D" w:rsidDel="003B7461">
          <w:rPr>
            <w:sz w:val="22"/>
            <w:highlight w:val="yellow"/>
            <w:rPrChange w:id="1461" w:author="Sai Praneetha Bhaskaruni" w:date="2022-03-24T16:02:00Z">
              <w:rPr>
                <w:sz w:val="22"/>
              </w:rPr>
            </w:rPrChange>
          </w:rPr>
          <w:delText>application</w:delText>
        </w:r>
        <w:r w:rsidR="00BB0397" w:rsidRPr="00BB0397" w:rsidDel="003B7461">
          <w:rPr>
            <w:sz w:val="22"/>
          </w:rPr>
          <w:delText xml:space="preserve"> </w:delText>
        </w:r>
      </w:del>
      <w:r w:rsidR="00BB0397" w:rsidRPr="00BB0397">
        <w:rPr>
          <w:sz w:val="22"/>
        </w:rPr>
        <w:t xml:space="preserve">and the </w:t>
      </w:r>
      <w:r w:rsidR="00BB0397" w:rsidRPr="003B7461">
        <w:rPr>
          <w:sz w:val="22"/>
        </w:rPr>
        <w:t xml:space="preserve">Nurse </w:t>
      </w:r>
      <w:r w:rsidR="00C335C4" w:rsidRPr="003B7461">
        <w:rPr>
          <w:sz w:val="22"/>
        </w:rPr>
        <w:t>Station</w:t>
      </w:r>
      <w:r w:rsidR="00BB0397" w:rsidRPr="003B7461">
        <w:rPr>
          <w:sz w:val="22"/>
        </w:rPr>
        <w:t xml:space="preserve"> </w:t>
      </w:r>
      <w:ins w:id="1462" w:author="Sai Praneetha Bhaskaruni" w:date="2022-03-24T17:19:00Z">
        <w:r w:rsidR="003B7461">
          <w:rPr>
            <w:sz w:val="22"/>
          </w:rPr>
          <w:t>application</w:t>
        </w:r>
      </w:ins>
      <w:del w:id="1463" w:author="Sai Praneetha Bhaskaruni" w:date="2022-03-24T17:19:00Z">
        <w:r w:rsidR="00BB0397" w:rsidRPr="003B7461" w:rsidDel="003B7461">
          <w:rPr>
            <w:sz w:val="22"/>
          </w:rPr>
          <w:delText>user</w:delText>
        </w:r>
      </w:del>
      <w:r w:rsidR="00BB0397" w:rsidRPr="003B7461">
        <w:rPr>
          <w:sz w:val="22"/>
        </w:rPr>
        <w:t>.</w:t>
      </w:r>
    </w:p>
    <w:p w14:paraId="55523879" w14:textId="6FDECBFF" w:rsidR="007878F2" w:rsidRDefault="00CD012C" w:rsidP="00BB0397">
      <w:pPr>
        <w:spacing w:after="120"/>
        <w:ind w:left="129" w:hanging="14"/>
        <w:rPr>
          <w:sz w:val="22"/>
        </w:rPr>
      </w:pPr>
      <w:r>
        <w:rPr>
          <w:b/>
          <w:i/>
          <w:sz w:val="22"/>
        </w:rPr>
        <w:t>Recommendation for customer (HDO)</w:t>
      </w:r>
      <w:r w:rsidR="007878F2" w:rsidRPr="00CA58F3">
        <w:rPr>
          <w:b/>
          <w:i/>
          <w:sz w:val="22"/>
        </w:rPr>
        <w:t>:</w:t>
      </w:r>
      <w:r w:rsidR="007878F2" w:rsidRPr="00CA58F3">
        <w:t xml:space="preserve"> </w:t>
      </w:r>
      <w:ins w:id="1464" w:author="Sai Praneetha Bhaskaruni" w:date="2022-03-24T17:21:00Z">
        <w:r w:rsidR="00670407" w:rsidRPr="00670407">
          <w:rPr>
            <w:sz w:val="22"/>
            <w:rPrChange w:id="1465" w:author="Sai Praneetha Bhaskaruni" w:date="2022-03-24T17:21:00Z">
              <w:rPr/>
            </w:rPrChange>
          </w:rPr>
          <w:t>The access and management of the device and tablet is not provided for HDO</w:t>
        </w:r>
      </w:ins>
      <w:del w:id="1466" w:author="Sai Praneetha Bhaskaruni" w:date="2022-03-24T17:21:00Z">
        <w:r w:rsidR="00AA2471" w:rsidRPr="00670407" w:rsidDel="00670407">
          <w:rPr>
            <w:sz w:val="22"/>
            <w:highlight w:val="yellow"/>
            <w:rPrChange w:id="1467" w:author="Sai Praneetha Bhaskaruni" w:date="2022-03-24T17:21:00Z">
              <w:rPr>
                <w:sz w:val="22"/>
              </w:rPr>
            </w:rPrChange>
          </w:rPr>
          <w:delText xml:space="preserve">The customer is not </w:delText>
        </w:r>
        <w:r w:rsidR="002404A6" w:rsidRPr="00670407" w:rsidDel="00670407">
          <w:rPr>
            <w:sz w:val="22"/>
            <w:highlight w:val="yellow"/>
            <w:rPrChange w:id="1468" w:author="Sai Praneetha Bhaskaruni" w:date="2022-03-24T17:21:00Z">
              <w:rPr>
                <w:sz w:val="22"/>
              </w:rPr>
            </w:rPrChange>
          </w:rPr>
          <w:delText>allowed to access device and tablet</w:delText>
        </w:r>
        <w:r w:rsidR="007878F2" w:rsidRPr="00670407" w:rsidDel="00670407">
          <w:rPr>
            <w:sz w:val="22"/>
            <w:highlight w:val="yellow"/>
            <w:rPrChange w:id="1469" w:author="Sai Praneetha Bhaskaruni" w:date="2022-03-24T17:21:00Z">
              <w:rPr>
                <w:sz w:val="22"/>
              </w:rPr>
            </w:rPrChange>
          </w:rPr>
          <w:delText xml:space="preserve"> component</w:delText>
        </w:r>
      </w:del>
      <w:r w:rsidR="007878F2" w:rsidRPr="00670407">
        <w:rPr>
          <w:i/>
          <w:sz w:val="22"/>
        </w:rPr>
        <w:t>.</w:t>
      </w:r>
      <w:r w:rsidR="00C50743" w:rsidRPr="00670407">
        <w:rPr>
          <w:sz w:val="22"/>
          <w:szCs w:val="24"/>
          <w:rPrChange w:id="1470" w:author="Sai Praneetha Bhaskaruni" w:date="2022-03-24T17:21:00Z">
            <w:rPr/>
          </w:rPrChange>
        </w:rPr>
        <w:t xml:space="preserve"> </w:t>
      </w:r>
      <w:r w:rsidR="00AA2471">
        <w:rPr>
          <w:sz w:val="22"/>
        </w:rPr>
        <w:t xml:space="preserve">The </w:t>
      </w:r>
      <w:r w:rsidR="00AA2471" w:rsidRPr="000256C4">
        <w:rPr>
          <w:sz w:val="22"/>
        </w:rPr>
        <w:t>c</w:t>
      </w:r>
      <w:r w:rsidR="00AA2471" w:rsidRPr="00C50743">
        <w:rPr>
          <w:sz w:val="22"/>
        </w:rPr>
        <w:t xml:space="preserve">ustomer </w:t>
      </w:r>
      <w:ins w:id="1471" w:author="Sai Praneetha Bhaskaruni" w:date="2022-03-24T17:22:00Z">
        <w:r w:rsidR="00D40347">
          <w:rPr>
            <w:sz w:val="22"/>
          </w:rPr>
          <w:t xml:space="preserve">(HDO) </w:t>
        </w:r>
      </w:ins>
      <w:del w:id="1472" w:author="Sai Praneetha Bhaskaruni" w:date="2022-03-24T17:22:00Z">
        <w:r w:rsidR="00C50743" w:rsidRPr="00C50743" w:rsidDel="00D40347">
          <w:rPr>
            <w:sz w:val="22"/>
          </w:rPr>
          <w:delText xml:space="preserve">only </w:delText>
        </w:r>
      </w:del>
      <w:r w:rsidR="00C50743" w:rsidRPr="00C50743">
        <w:rPr>
          <w:sz w:val="22"/>
        </w:rPr>
        <w:t>need</w:t>
      </w:r>
      <w:r w:rsidR="00AA2471">
        <w:rPr>
          <w:sz w:val="22"/>
        </w:rPr>
        <w:t>s</w:t>
      </w:r>
      <w:r w:rsidR="00C50743" w:rsidRPr="00C50743">
        <w:rPr>
          <w:sz w:val="22"/>
        </w:rPr>
        <w:t xml:space="preserve"> to provide the secure </w:t>
      </w:r>
      <w:ins w:id="1473" w:author="Sai Praneetha Bhaskaruni" w:date="2022-03-24T17:22:00Z">
        <w:r w:rsidR="00D40347">
          <w:rPr>
            <w:sz w:val="22"/>
          </w:rPr>
          <w:t xml:space="preserve">interface </w:t>
        </w:r>
      </w:ins>
      <w:del w:id="1474" w:author="Sai Praneetha Bhaskaruni" w:date="2022-03-24T17:22:00Z">
        <w:r w:rsidR="00C50743" w:rsidRPr="00C50743" w:rsidDel="00D40347">
          <w:rPr>
            <w:sz w:val="22"/>
          </w:rPr>
          <w:delText xml:space="preserve">encrypted channel </w:delText>
        </w:r>
      </w:del>
      <w:r w:rsidR="00C50743" w:rsidRPr="00C50743">
        <w:rPr>
          <w:sz w:val="22"/>
        </w:rPr>
        <w:t xml:space="preserve">for communication between the SmartMedic solution’s component </w:t>
      </w:r>
      <w:r w:rsidR="00AA2471" w:rsidRPr="00C50743">
        <w:rPr>
          <w:sz w:val="22"/>
        </w:rPr>
        <w:t>i.e.,</w:t>
      </w:r>
      <w:r w:rsidR="00C50743" w:rsidRPr="00C50743">
        <w:rPr>
          <w:sz w:val="22"/>
        </w:rPr>
        <w:t xml:space="preserve"> the tablet and </w:t>
      </w:r>
      <w:ins w:id="1475" w:author="Sai Praneetha Bhaskaruni" w:date="2022-03-24T17:22:00Z">
        <w:r w:rsidR="00940504">
          <w:rPr>
            <w:sz w:val="22"/>
          </w:rPr>
          <w:t>Stryker</w:t>
        </w:r>
      </w:ins>
      <w:ins w:id="1476" w:author="Sai Praneetha Bhaskaruni" w:date="2022-03-24T17:23:00Z">
        <w:r w:rsidR="00397A56">
          <w:rPr>
            <w:sz w:val="22"/>
          </w:rPr>
          <w:t xml:space="preserve"> </w:t>
        </w:r>
      </w:ins>
      <w:del w:id="1477" w:author="Sai Praneetha Bhaskaruni" w:date="2022-03-24T17:22:00Z">
        <w:r w:rsidR="00BB0397" w:rsidRPr="00940504" w:rsidDel="00940504">
          <w:rPr>
            <w:sz w:val="22"/>
          </w:rPr>
          <w:delText xml:space="preserve">SmartMedic </w:delText>
        </w:r>
      </w:del>
      <w:r w:rsidR="00BB0397" w:rsidRPr="00940504">
        <w:rPr>
          <w:sz w:val="22"/>
        </w:rPr>
        <w:t>cloud</w:t>
      </w:r>
      <w:del w:id="1478" w:author="Sai Praneetha Bhaskaruni" w:date="2022-03-24T17:23:00Z">
        <w:r w:rsidR="00BB0397" w:rsidRPr="00940504" w:rsidDel="00940504">
          <w:rPr>
            <w:sz w:val="22"/>
          </w:rPr>
          <w:delText xml:space="preserve"> application</w:delText>
        </w:r>
      </w:del>
      <w:r w:rsidR="00C50743" w:rsidRPr="00940504">
        <w:rPr>
          <w:sz w:val="22"/>
        </w:rPr>
        <w:t>.</w:t>
      </w:r>
      <w:r w:rsidR="007878F2" w:rsidRPr="00CA58F3">
        <w:rPr>
          <w:sz w:val="22"/>
        </w:rPr>
        <w:t xml:space="preserve"> </w:t>
      </w:r>
      <w:r w:rsidR="00BB0397" w:rsidRPr="00D0130A">
        <w:rPr>
          <w:sz w:val="22"/>
        </w:rPr>
        <w:t>All</w:t>
      </w:r>
      <w:r w:rsidR="00D0130A" w:rsidRPr="00D0130A">
        <w:rPr>
          <w:sz w:val="22"/>
        </w:rPr>
        <w:t xml:space="preserve"> network connections </w:t>
      </w:r>
      <w:r w:rsidR="00AA2471">
        <w:rPr>
          <w:sz w:val="22"/>
        </w:rPr>
        <w:t xml:space="preserve">are </w:t>
      </w:r>
      <w:r w:rsidR="00D0130A" w:rsidRPr="00D0130A">
        <w:rPr>
          <w:sz w:val="22"/>
        </w:rPr>
        <w:t>considered in determining</w:t>
      </w:r>
      <w:r w:rsidR="00BB0397">
        <w:rPr>
          <w:sz w:val="22"/>
        </w:rPr>
        <w:t xml:space="preserve"> appropriate security controls </w:t>
      </w:r>
      <w:r w:rsidR="00D0130A" w:rsidRPr="00D0130A">
        <w:rPr>
          <w:sz w:val="22"/>
        </w:rPr>
        <w:t xml:space="preserve">like Wi-Fi (consider authentication protocols supported, such as WPA2 EAP-TLS) for the communication between the SmartMedic solution’s components </w:t>
      </w:r>
      <w:r w:rsidR="00AA2471" w:rsidRPr="00D0130A">
        <w:rPr>
          <w:sz w:val="22"/>
        </w:rPr>
        <w:t>i.e.,</w:t>
      </w:r>
      <w:r w:rsidR="00D0130A" w:rsidRPr="00D0130A">
        <w:rPr>
          <w:sz w:val="22"/>
        </w:rPr>
        <w:t xml:space="preserve"> </w:t>
      </w:r>
      <w:r w:rsidR="00D0130A">
        <w:rPr>
          <w:sz w:val="22"/>
        </w:rPr>
        <w:t>Stryker C</w:t>
      </w:r>
      <w:r w:rsidR="00D0130A" w:rsidRPr="00D0130A">
        <w:rPr>
          <w:sz w:val="22"/>
        </w:rPr>
        <w:t>loud</w:t>
      </w:r>
      <w:r w:rsidR="00D0130A">
        <w:rPr>
          <w:sz w:val="22"/>
        </w:rPr>
        <w:t xml:space="preserve"> and </w:t>
      </w:r>
      <w:r w:rsidR="00AA2471">
        <w:rPr>
          <w:sz w:val="22"/>
        </w:rPr>
        <w:t xml:space="preserve">the Nurse </w:t>
      </w:r>
      <w:r w:rsidR="00D0130A">
        <w:rPr>
          <w:sz w:val="22"/>
        </w:rPr>
        <w:t>Station</w:t>
      </w:r>
      <w:ins w:id="1479" w:author="Sai Praneetha Bhaskaruni" w:date="2022-03-24T17:23:00Z">
        <w:r w:rsidR="00F76DDE">
          <w:rPr>
            <w:sz w:val="22"/>
          </w:rPr>
          <w:t xml:space="preserve"> Application</w:t>
        </w:r>
      </w:ins>
      <w:r w:rsidR="007878F2">
        <w:rPr>
          <w:sz w:val="22"/>
        </w:rPr>
        <w:t>.</w:t>
      </w:r>
    </w:p>
    <w:p w14:paraId="7592FA33" w14:textId="77777777" w:rsidR="00D336F1" w:rsidRDefault="00D336F1" w:rsidP="00BC2B73">
      <w:pPr>
        <w:ind w:firstLine="0"/>
      </w:pPr>
    </w:p>
    <w:p w14:paraId="3AC460B2" w14:textId="0E6AF241" w:rsidR="00D336F1" w:rsidRPr="00180992" w:rsidRDefault="00BB0397" w:rsidP="00960CBE">
      <w:pPr>
        <w:pStyle w:val="Heading1"/>
      </w:pPr>
      <w:bookmarkStart w:id="1480" w:name="_Toc108268266"/>
      <w:r>
        <w:rPr>
          <w:color w:val="FCC566"/>
          <w:sz w:val="40"/>
        </w:rPr>
        <w:lastRenderedPageBreak/>
        <w:t>17</w:t>
      </w:r>
      <w:r w:rsidR="00D336F1" w:rsidRPr="00180992">
        <w:rPr>
          <w:color w:val="FFCC66"/>
          <w:sz w:val="40"/>
        </w:rPr>
        <w:t xml:space="preserve"> </w:t>
      </w:r>
      <w:r w:rsidR="00BC3E8E" w:rsidRPr="00536289">
        <w:t xml:space="preserve">Security </w:t>
      </w:r>
      <w:r w:rsidR="009D4859" w:rsidRPr="00536289">
        <w:t>Alerts, Advisories, and Directives</w:t>
      </w:r>
      <w:bookmarkEnd w:id="1480"/>
    </w:p>
    <w:p w14:paraId="15F64E76" w14:textId="75B89845"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1481" w:author="Sai Praneetha Bhaskaruni" w:date="2022-03-24T16:11:00Z">
        <w:r w:rsidR="00E160E5">
          <w:rPr>
            <w:b/>
            <w:sz w:val="22"/>
          </w:rPr>
          <w:t>s</w:t>
        </w:r>
      </w:ins>
      <w:r w:rsidRPr="00C11DBF">
        <w:rPr>
          <w:b/>
          <w:sz w:val="22"/>
        </w:rPr>
        <w:t>: Device</w:t>
      </w:r>
      <w:r w:rsidR="00073141" w:rsidRPr="00073141">
        <w:rPr>
          <w:b/>
          <w:sz w:val="22"/>
        </w:rPr>
        <w:t>, Tablet &amp; Nurse Station Application</w:t>
      </w:r>
    </w:p>
    <w:p w14:paraId="1AE307E9" w14:textId="1AEECB41" w:rsidR="00123A91" w:rsidRPr="00DE00BC" w:rsidRDefault="00D336F1" w:rsidP="00123A91">
      <w:pPr>
        <w:rPr>
          <w:ins w:id="1482" w:author="Sai Praneetha Bhaskaruni" w:date="2022-03-25T13:14:00Z"/>
          <w:sz w:val="22"/>
          <w:rPrChange w:id="1483" w:author="Sai Praneetha Bhaskaruni" w:date="2022-03-25T13:14:00Z">
            <w:rPr>
              <w:ins w:id="1484" w:author="Sai Praneetha Bhaskaruni" w:date="2022-03-25T13:14:00Z"/>
            </w:rPr>
          </w:rPrChange>
        </w:rPr>
      </w:pPr>
      <w:r w:rsidRPr="00CA58F3">
        <w:rPr>
          <w:b/>
          <w:i/>
          <w:sz w:val="22"/>
        </w:rPr>
        <w:t>Existing Security Features</w:t>
      </w:r>
      <w:r w:rsidR="000B3FEC">
        <w:rPr>
          <w:b/>
          <w:i/>
          <w:sz w:val="22"/>
        </w:rPr>
        <w:t xml:space="preserve">: </w:t>
      </w:r>
      <w:ins w:id="1485" w:author="Sai Praneetha Bhaskaruni" w:date="2022-03-25T13:14:00Z">
        <w:r w:rsidR="00123A91" w:rsidRPr="00DE00BC">
          <w:rPr>
            <w:sz w:val="22"/>
            <w:rPrChange w:id="1486" w:author="Sai Praneetha Bhaskaruni" w:date="2022-03-25T13:14:00Z">
              <w:rPr/>
            </w:rPrChange>
          </w:rPr>
          <w:t>No runtime alerts configured for SM platform</w:t>
        </w:r>
        <w:r w:rsidR="00DE00BC">
          <w:rPr>
            <w:sz w:val="22"/>
          </w:rPr>
          <w:t>.</w:t>
        </w:r>
        <w:r w:rsidR="00123A91" w:rsidRPr="00DE00BC">
          <w:rPr>
            <w:sz w:val="22"/>
            <w:rPrChange w:id="1487" w:author="Sai Praneetha Bhaskaruni" w:date="2022-03-25T13:14:00Z">
              <w:rPr/>
            </w:rPrChange>
          </w:rPr>
          <w:t xml:space="preserve"> </w:t>
        </w:r>
      </w:ins>
    </w:p>
    <w:p w14:paraId="12B33EED" w14:textId="31D2A0B4" w:rsidR="00123A91" w:rsidRPr="00DE00BC" w:rsidRDefault="00123A91" w:rsidP="00123A91">
      <w:pPr>
        <w:rPr>
          <w:ins w:id="1488" w:author="Sai Praneetha Bhaskaruni" w:date="2022-03-25T13:14:00Z"/>
          <w:sz w:val="22"/>
          <w:rPrChange w:id="1489" w:author="Sai Praneetha Bhaskaruni" w:date="2022-03-25T13:14:00Z">
            <w:rPr>
              <w:ins w:id="1490" w:author="Sai Praneetha Bhaskaruni" w:date="2022-03-25T13:14:00Z"/>
            </w:rPr>
          </w:rPrChange>
        </w:rPr>
      </w:pPr>
      <w:ins w:id="1491" w:author="Sai Praneetha Bhaskaruni" w:date="2022-03-25T13:14:00Z">
        <w:r w:rsidRPr="00DE00BC">
          <w:rPr>
            <w:sz w:val="22"/>
            <w:rPrChange w:id="1492" w:author="Sai Praneetha Bhaskaruni" w:date="2022-03-25T13:14:00Z">
              <w:rPr/>
            </w:rPrChange>
          </w:rPr>
          <w:t>S</w:t>
        </w:r>
        <w:r w:rsidR="00DE00BC">
          <w:rPr>
            <w:sz w:val="22"/>
          </w:rPr>
          <w:t>try</w:t>
        </w:r>
        <w:r w:rsidRPr="00DE00BC">
          <w:rPr>
            <w:sz w:val="22"/>
            <w:rPrChange w:id="1493" w:author="Sai Praneetha Bhaskaruni" w:date="2022-03-25T13:14:00Z">
              <w:rPr/>
            </w:rPrChange>
          </w:rPr>
          <w:t>k</w:t>
        </w:r>
        <w:r w:rsidR="00DE00BC">
          <w:rPr>
            <w:sz w:val="22"/>
          </w:rPr>
          <w:t>er</w:t>
        </w:r>
        <w:r w:rsidRPr="00DE00BC">
          <w:rPr>
            <w:sz w:val="22"/>
            <w:rPrChange w:id="1494" w:author="Sai Praneetha Bhaskaruni" w:date="2022-03-25T13:14:00Z">
              <w:rPr/>
            </w:rPrChange>
          </w:rPr>
          <w:t xml:space="preserve"> can be alerted </w:t>
        </w:r>
        <w:r w:rsidR="00DE00BC">
          <w:rPr>
            <w:sz w:val="22"/>
          </w:rPr>
          <w:t xml:space="preserve">for </w:t>
        </w:r>
        <w:r w:rsidRPr="00DE00BC">
          <w:rPr>
            <w:sz w:val="22"/>
            <w:rPrChange w:id="1495" w:author="Sai Praneetha Bhaskaruni" w:date="2022-03-25T13:14:00Z">
              <w:rPr/>
            </w:rPrChange>
          </w:rPr>
          <w:t>the following:</w:t>
        </w:r>
      </w:ins>
    </w:p>
    <w:p w14:paraId="0181D64E" w14:textId="77777777" w:rsidR="00123A91" w:rsidRPr="00DE00BC" w:rsidRDefault="00123A91" w:rsidP="00123A91">
      <w:pPr>
        <w:pStyle w:val="ListParagraph"/>
        <w:numPr>
          <w:ilvl w:val="0"/>
          <w:numId w:val="14"/>
        </w:numPr>
        <w:spacing w:before="120" w:after="160" w:line="259" w:lineRule="auto"/>
        <w:jc w:val="left"/>
        <w:rPr>
          <w:ins w:id="1496" w:author="Sai Praneetha Bhaskaruni" w:date="2022-03-25T13:14:00Z"/>
          <w:rFonts w:eastAsia="Times New Roman" w:cstheme="minorHAnsi"/>
          <w:sz w:val="22"/>
          <w:lang w:eastAsia="de-DE"/>
        </w:rPr>
      </w:pPr>
      <w:ins w:id="1497" w:author="Sai Praneetha Bhaskaruni" w:date="2022-03-25T13:14:00Z">
        <w:r w:rsidRPr="00DE00BC">
          <w:rPr>
            <w:rFonts w:eastAsia="Times New Roman" w:cstheme="minorHAnsi"/>
            <w:sz w:val="22"/>
            <w:lang w:eastAsia="de-DE"/>
          </w:rPr>
          <w:t>Any suspected/confirmed malware found on the system</w:t>
        </w:r>
      </w:ins>
    </w:p>
    <w:p w14:paraId="6D071765" w14:textId="77777777" w:rsidR="00123A91" w:rsidRPr="00DE00BC" w:rsidRDefault="00123A91" w:rsidP="00123A91">
      <w:pPr>
        <w:pStyle w:val="ListParagraph"/>
        <w:numPr>
          <w:ilvl w:val="0"/>
          <w:numId w:val="14"/>
        </w:numPr>
        <w:spacing w:before="120" w:after="160" w:line="259" w:lineRule="auto"/>
        <w:jc w:val="left"/>
        <w:rPr>
          <w:ins w:id="1498" w:author="Sai Praneetha Bhaskaruni" w:date="2022-03-25T13:14:00Z"/>
          <w:rFonts w:eastAsia="Times New Roman" w:cstheme="minorHAnsi"/>
          <w:sz w:val="22"/>
          <w:lang w:eastAsia="de-DE"/>
        </w:rPr>
      </w:pPr>
      <w:ins w:id="1499" w:author="Sai Praneetha Bhaskaruni" w:date="2022-03-25T13:14:00Z">
        <w:r w:rsidRPr="00DE00BC">
          <w:rPr>
            <w:rFonts w:eastAsia="Times New Roman" w:cstheme="minorHAnsi"/>
            <w:sz w:val="22"/>
            <w:lang w:eastAsia="de-DE"/>
          </w:rPr>
          <w:t>Any unexpected system behavior observed</w:t>
        </w:r>
      </w:ins>
    </w:p>
    <w:p w14:paraId="44196C36" w14:textId="77777777" w:rsidR="00123A91" w:rsidRPr="00DE00BC" w:rsidRDefault="00123A91" w:rsidP="00123A91">
      <w:pPr>
        <w:pStyle w:val="ListParagraph"/>
        <w:numPr>
          <w:ilvl w:val="0"/>
          <w:numId w:val="14"/>
        </w:numPr>
        <w:spacing w:before="120" w:after="160" w:line="259" w:lineRule="auto"/>
        <w:jc w:val="left"/>
        <w:rPr>
          <w:ins w:id="1500" w:author="Sai Praneetha Bhaskaruni" w:date="2022-03-25T13:14:00Z"/>
          <w:rFonts w:eastAsia="Times New Roman" w:cstheme="minorHAnsi"/>
          <w:sz w:val="22"/>
          <w:lang w:eastAsia="de-DE"/>
        </w:rPr>
      </w:pPr>
      <w:ins w:id="1501" w:author="Sai Praneetha Bhaskaruni" w:date="2022-03-25T13:14:00Z">
        <w:r w:rsidRPr="00DE00BC">
          <w:rPr>
            <w:rFonts w:eastAsia="Times New Roman" w:cstheme="minorHAnsi"/>
            <w:sz w:val="22"/>
            <w:lang w:eastAsia="de-DE"/>
          </w:rPr>
          <w:t>Any suspected misuse of the device (can confirm through logs)</w:t>
        </w:r>
      </w:ins>
    </w:p>
    <w:p w14:paraId="1E593600" w14:textId="77777777" w:rsidR="00123A91" w:rsidRPr="00DE00BC" w:rsidRDefault="00123A91" w:rsidP="00123A91">
      <w:pPr>
        <w:pStyle w:val="ListParagraph"/>
        <w:numPr>
          <w:ilvl w:val="0"/>
          <w:numId w:val="14"/>
        </w:numPr>
        <w:spacing w:before="120" w:after="160" w:line="259" w:lineRule="auto"/>
        <w:jc w:val="left"/>
        <w:rPr>
          <w:ins w:id="1502" w:author="Sai Praneetha Bhaskaruni" w:date="2022-03-25T13:14:00Z"/>
          <w:rFonts w:eastAsia="Times New Roman" w:cstheme="minorHAnsi"/>
          <w:sz w:val="22"/>
          <w:lang w:eastAsia="de-DE"/>
        </w:rPr>
      </w:pPr>
      <w:ins w:id="1503" w:author="Sai Praneetha Bhaskaruni" w:date="2022-03-25T13:14:00Z">
        <w:r w:rsidRPr="00DE00BC">
          <w:rPr>
            <w:rFonts w:eastAsia="Times New Roman" w:cstheme="minorHAnsi"/>
            <w:sz w:val="22"/>
            <w:lang w:eastAsia="de-DE"/>
          </w:rPr>
          <w:t>Incorporated methods detect that any data inappropriately accessed or copied from the device</w:t>
        </w:r>
      </w:ins>
    </w:p>
    <w:p w14:paraId="5F79646E" w14:textId="77777777" w:rsidR="00123A91" w:rsidRPr="00DE00BC" w:rsidRDefault="00123A91" w:rsidP="00123A91">
      <w:pPr>
        <w:pStyle w:val="ListParagraph"/>
        <w:numPr>
          <w:ilvl w:val="0"/>
          <w:numId w:val="14"/>
        </w:numPr>
        <w:spacing w:before="120" w:after="160" w:line="259" w:lineRule="auto"/>
        <w:jc w:val="left"/>
        <w:rPr>
          <w:ins w:id="1504" w:author="Sai Praneetha Bhaskaruni" w:date="2022-03-25T13:14:00Z"/>
          <w:rFonts w:eastAsia="Times New Roman" w:cstheme="minorHAnsi"/>
          <w:sz w:val="22"/>
          <w:lang w:eastAsia="de-DE"/>
        </w:rPr>
      </w:pPr>
      <w:ins w:id="1505" w:author="Sai Praneetha Bhaskaruni" w:date="2022-03-25T13:14:00Z">
        <w:r w:rsidRPr="00DE00BC">
          <w:rPr>
            <w:rFonts w:eastAsia="Times New Roman" w:cstheme="minorHAnsi"/>
            <w:sz w:val="22"/>
            <w:lang w:eastAsia="de-DE"/>
          </w:rPr>
          <w:t>From the report of forensic inspection of the device</w:t>
        </w:r>
      </w:ins>
    </w:p>
    <w:p w14:paraId="4F0EC646" w14:textId="6A53A9DC" w:rsidR="00123A91" w:rsidRPr="00DE00BC" w:rsidRDefault="006A3400" w:rsidP="00123A91">
      <w:pPr>
        <w:rPr>
          <w:ins w:id="1506" w:author="Sai Praneetha Bhaskaruni" w:date="2022-03-25T13:14:00Z"/>
          <w:sz w:val="22"/>
          <w:rPrChange w:id="1507" w:author="Sai Praneetha Bhaskaruni" w:date="2022-03-25T13:14:00Z">
            <w:rPr>
              <w:ins w:id="1508" w:author="Sai Praneetha Bhaskaruni" w:date="2022-03-25T13:14:00Z"/>
            </w:rPr>
          </w:rPrChange>
        </w:rPr>
      </w:pPr>
      <w:ins w:id="1509" w:author="Sai Praneetha Bhaskaruni" w:date="2022-03-25T13:14:00Z">
        <w:r>
          <w:rPr>
            <w:sz w:val="22"/>
          </w:rPr>
          <w:t>For</w:t>
        </w:r>
        <w:r w:rsidR="00123A91" w:rsidRPr="00DE00BC">
          <w:rPr>
            <w:sz w:val="22"/>
            <w:rPrChange w:id="1510" w:author="Sai Praneetha Bhaskaruni" w:date="2022-03-25T13:14:00Z">
              <w:rPr/>
            </w:rPrChange>
          </w:rPr>
          <w:t xml:space="preserve"> any reported vulnerability in the product, the Stryker follows the practice of issuing security advisory along with the corresponding directives.</w:t>
        </w:r>
      </w:ins>
    </w:p>
    <w:p w14:paraId="3F4FBDA6" w14:textId="04D93E01" w:rsidR="00D336F1" w:rsidDel="00123A91" w:rsidRDefault="000B3FEC" w:rsidP="00D336F1">
      <w:pPr>
        <w:spacing w:after="120"/>
        <w:ind w:left="129" w:hanging="14"/>
        <w:rPr>
          <w:del w:id="1511" w:author="Sai Praneetha Bhaskaruni" w:date="2022-03-25T13:14:00Z"/>
          <w:sz w:val="22"/>
        </w:rPr>
      </w:pPr>
      <w:del w:id="1512" w:author="Sai Praneetha Bhaskaruni" w:date="2022-03-25T13:14:00Z">
        <w:r w:rsidRPr="000B3FEC" w:rsidDel="00123A91">
          <w:rPr>
            <w:sz w:val="22"/>
          </w:rPr>
          <w:delText xml:space="preserve">The standalone SmartMedic Device by default contains </w:delText>
        </w:r>
        <w:r w:rsidRPr="006149D4" w:rsidDel="00123A91">
          <w:rPr>
            <w:sz w:val="22"/>
            <w:highlight w:val="yellow"/>
            <w:rPrChange w:id="1513" w:author="Sai Praneetha Bhaskaruni" w:date="2022-03-24T16:13:00Z">
              <w:rPr>
                <w:sz w:val="22"/>
              </w:rPr>
            </w:rPrChange>
          </w:rPr>
          <w:delText>any</w:delText>
        </w:r>
        <w:r w:rsidRPr="000B3FEC" w:rsidDel="00123A91">
          <w:rPr>
            <w:sz w:val="22"/>
          </w:rPr>
          <w:delText xml:space="preserve"> malware detection functionality</w:delText>
        </w:r>
        <w:r w:rsidR="0025484A" w:rsidDel="00123A91">
          <w:rPr>
            <w:sz w:val="22"/>
          </w:rPr>
          <w:delText>, as</w:delText>
        </w:r>
        <w:r w:rsidRPr="000B3FEC" w:rsidDel="00123A91">
          <w:rPr>
            <w:sz w:val="22"/>
          </w:rPr>
          <w:delText xml:space="preserve"> the malware detection is crucial with malware’s prevalence because it functions as an early warning system </w:delText>
        </w:r>
        <w:r w:rsidRPr="00DF4EEE" w:rsidDel="00123A91">
          <w:rPr>
            <w:sz w:val="22"/>
            <w:highlight w:val="yellow"/>
            <w:rPrChange w:id="1514" w:author="Sai Praneetha Bhaskaruni" w:date="2022-03-24T16:17:00Z">
              <w:rPr>
                <w:sz w:val="22"/>
              </w:rPr>
            </w:rPrChange>
          </w:rPr>
          <w:delText>for the computer secure</w:delText>
        </w:r>
        <w:r w:rsidRPr="000B3FEC" w:rsidDel="00123A91">
          <w:rPr>
            <w:sz w:val="22"/>
          </w:rPr>
          <w:delText xml:space="preserve"> regarding malware and cyberattacks. It keeps hackers out of the computer and prevents the information from being compromised. Only Stryker Technical Team </w:delText>
        </w:r>
        <w:r w:rsidR="0025484A" w:rsidDel="00123A91">
          <w:rPr>
            <w:sz w:val="22"/>
          </w:rPr>
          <w:delText xml:space="preserve">is </w:delText>
        </w:r>
        <w:r w:rsidRPr="000B3FEC" w:rsidDel="00123A91">
          <w:rPr>
            <w:sz w:val="22"/>
          </w:rPr>
          <w:delText>authorized to repair or resolve issue</w:delText>
        </w:r>
        <w:r w:rsidR="0025484A" w:rsidDel="00123A91">
          <w:rPr>
            <w:sz w:val="22"/>
          </w:rPr>
          <w:delText>s</w:delText>
        </w:r>
        <w:r w:rsidRPr="000B3FEC" w:rsidDel="00123A91">
          <w:rPr>
            <w:sz w:val="22"/>
          </w:rPr>
          <w:delText xml:space="preserve"> whenever severe malware </w:delText>
        </w:r>
        <w:r w:rsidR="0025484A" w:rsidDel="00123A91">
          <w:rPr>
            <w:sz w:val="22"/>
          </w:rPr>
          <w:delText>is</w:delText>
        </w:r>
        <w:r w:rsidRPr="000B3FEC" w:rsidDel="00123A91">
          <w:rPr>
            <w:sz w:val="22"/>
          </w:rPr>
          <w:delText xml:space="preserve"> detected</w:delText>
        </w:r>
        <w:r w:rsidR="00D336F1" w:rsidRPr="000B3FEC" w:rsidDel="00123A91">
          <w:rPr>
            <w:sz w:val="22"/>
          </w:rPr>
          <w:delText>.</w:delText>
        </w:r>
      </w:del>
    </w:p>
    <w:p w14:paraId="712B6F5B" w14:textId="67F7A56E" w:rsidR="00D336F1" w:rsidRPr="00CA58F3" w:rsidDel="00521022" w:rsidRDefault="00CD012C">
      <w:pPr>
        <w:spacing w:after="120"/>
        <w:ind w:left="129" w:hanging="14"/>
        <w:rPr>
          <w:del w:id="1515" w:author="Sai Praneetha Bhaskaruni" w:date="2022-03-25T13:15:00Z"/>
          <w:i/>
          <w:sz w:val="22"/>
        </w:rPr>
      </w:pPr>
      <w:r>
        <w:rPr>
          <w:b/>
          <w:i/>
          <w:sz w:val="22"/>
        </w:rPr>
        <w:t>Recommendation for customer (HDO)</w:t>
      </w:r>
      <w:r w:rsidR="00D336F1" w:rsidRPr="00CA58F3">
        <w:rPr>
          <w:b/>
          <w:i/>
          <w:sz w:val="22"/>
        </w:rPr>
        <w:t>:</w:t>
      </w:r>
      <w:del w:id="1516" w:author="Sai Praneetha Bhaskaruni" w:date="2022-03-25T12:56:00Z">
        <w:r w:rsidR="00D336F1" w:rsidRPr="00CA58F3" w:rsidDel="00464E52">
          <w:delText xml:space="preserve"> </w:delText>
        </w:r>
        <w:r w:rsidR="0025484A" w:rsidRPr="00980FE7" w:rsidDel="00464E52">
          <w:rPr>
            <w:highlight w:val="yellow"/>
            <w:rPrChange w:id="1517" w:author="Sai Praneetha Bhaskaruni" w:date="2022-03-24T16:17:00Z">
              <w:rPr/>
            </w:rPrChange>
          </w:rPr>
          <w:delText>The c</w:delText>
        </w:r>
        <w:r w:rsidR="0025484A" w:rsidRPr="00980FE7" w:rsidDel="00464E52">
          <w:rPr>
            <w:sz w:val="22"/>
            <w:highlight w:val="yellow"/>
            <w:rPrChange w:id="1518" w:author="Sai Praneetha Bhaskaruni" w:date="2022-03-24T16:17:00Z">
              <w:rPr>
                <w:sz w:val="22"/>
              </w:rPr>
            </w:rPrChange>
          </w:rPr>
          <w:delText xml:space="preserve">ustomer is not </w:delText>
        </w:r>
        <w:r w:rsidR="00D336F1" w:rsidRPr="00980FE7" w:rsidDel="00464E52">
          <w:rPr>
            <w:sz w:val="22"/>
            <w:highlight w:val="yellow"/>
            <w:rPrChange w:id="1519" w:author="Sai Praneetha Bhaskaruni" w:date="2022-03-24T16:17:00Z">
              <w:rPr>
                <w:sz w:val="22"/>
              </w:rPr>
            </w:rPrChange>
          </w:rPr>
          <w:delText>allowed to access this component</w:delText>
        </w:r>
        <w:r w:rsidR="00D336F1" w:rsidDel="00464E52">
          <w:rPr>
            <w:i/>
            <w:sz w:val="22"/>
          </w:rPr>
          <w:delText>.</w:delText>
        </w:r>
      </w:del>
      <w:r w:rsidR="00536289" w:rsidRPr="00536289">
        <w:rPr>
          <w:sz w:val="22"/>
        </w:rPr>
        <w:t xml:space="preserve"> </w:t>
      </w:r>
      <w:ins w:id="1520" w:author="Sai Praneetha Bhaskaruni" w:date="2022-03-25T13:15:00Z">
        <w:r w:rsidR="004A2E7E" w:rsidRPr="000B3FEC">
          <w:rPr>
            <w:sz w:val="22"/>
          </w:rPr>
          <w:t xml:space="preserve">Any </w:t>
        </w:r>
        <w:r w:rsidR="004A2E7E" w:rsidRPr="008D391F">
          <w:rPr>
            <w:sz w:val="22"/>
          </w:rPr>
          <w:t>potential security vulnerabilities</w:t>
        </w:r>
        <w:r w:rsidR="004A2E7E" w:rsidRPr="000B3FEC">
          <w:rPr>
            <w:sz w:val="22"/>
          </w:rPr>
          <w:t xml:space="preserve"> </w:t>
        </w:r>
        <w:r w:rsidR="004A2E7E">
          <w:rPr>
            <w:sz w:val="22"/>
          </w:rPr>
          <w:t xml:space="preserve">that the </w:t>
        </w:r>
        <w:r w:rsidR="004A2E7E" w:rsidRPr="000B3FEC">
          <w:rPr>
            <w:sz w:val="22"/>
          </w:rPr>
          <w:t xml:space="preserve">customer </w:t>
        </w:r>
        <w:r w:rsidR="004A2E7E" w:rsidRPr="008D391F">
          <w:rPr>
            <w:sz w:val="22"/>
          </w:rPr>
          <w:t>may become aware</w:t>
        </w:r>
        <w:r w:rsidR="004A2E7E" w:rsidRPr="000B3FEC">
          <w:rPr>
            <w:sz w:val="22"/>
          </w:rPr>
          <w:t xml:space="preserve"> of </w:t>
        </w:r>
        <w:r w:rsidR="004A2E7E" w:rsidRPr="008D391F">
          <w:rPr>
            <w:sz w:val="22"/>
          </w:rPr>
          <w:t>with regard to</w:t>
        </w:r>
        <w:r w:rsidR="004A2E7E" w:rsidRPr="000B3FEC">
          <w:rPr>
            <w:sz w:val="22"/>
          </w:rPr>
          <w:t xml:space="preserve"> </w:t>
        </w:r>
        <w:r w:rsidR="004A2E7E">
          <w:rPr>
            <w:sz w:val="22"/>
          </w:rPr>
          <w:t xml:space="preserve">the </w:t>
        </w:r>
        <w:r w:rsidR="004A2E7E" w:rsidRPr="000B3FEC">
          <w:rPr>
            <w:sz w:val="22"/>
          </w:rPr>
          <w:t xml:space="preserve">SmartMedic </w:t>
        </w:r>
        <w:r w:rsidR="004A2E7E" w:rsidRPr="008D391F">
          <w:rPr>
            <w:sz w:val="22"/>
          </w:rPr>
          <w:t>platform components must be communicated to Stryker customer care</w:t>
        </w:r>
        <w:r w:rsidR="004A2E7E" w:rsidRPr="000B3FEC">
          <w:rPr>
            <w:sz w:val="22"/>
          </w:rPr>
          <w:t xml:space="preserve"> and the same will be handled through the post market complaints management process </w:t>
        </w:r>
        <w:r w:rsidR="004A2E7E">
          <w:rPr>
            <w:sz w:val="22"/>
          </w:rPr>
          <w:t>for</w:t>
        </w:r>
        <w:r w:rsidR="004A2E7E" w:rsidRPr="000B3FEC">
          <w:rPr>
            <w:sz w:val="22"/>
          </w:rPr>
          <w:t xml:space="preserve"> assessment and required actions including any updates needed for the customers</w:t>
        </w:r>
        <w:r w:rsidR="004A2E7E">
          <w:rPr>
            <w:sz w:val="22"/>
          </w:rPr>
          <w:t>.</w:t>
        </w:r>
      </w:ins>
      <w:del w:id="1521" w:author="Sai Praneetha Bhaskaruni" w:date="2022-03-25T13:15:00Z">
        <w:r w:rsidR="00536289" w:rsidRPr="00536289" w:rsidDel="004A2E7E">
          <w:rPr>
            <w:sz w:val="22"/>
          </w:rPr>
          <w:delText xml:space="preserve">Please reach out to Stryker Customer Care </w:delText>
        </w:r>
        <w:r w:rsidR="00536289" w:rsidDel="004A2E7E">
          <w:rPr>
            <w:sz w:val="22"/>
          </w:rPr>
          <w:delText>for security Alert</w:delText>
        </w:r>
        <w:r w:rsidR="0025484A" w:rsidDel="004A2E7E">
          <w:rPr>
            <w:sz w:val="22"/>
          </w:rPr>
          <w:delText>, w</w:delText>
        </w:r>
        <w:r w:rsidR="00536289" w:rsidRPr="00536289" w:rsidDel="004A2E7E">
          <w:rPr>
            <w:sz w:val="22"/>
          </w:rPr>
          <w:delText xml:space="preserve">henever severe malware </w:delText>
        </w:r>
        <w:r w:rsidR="0025484A" w:rsidDel="004A2E7E">
          <w:rPr>
            <w:sz w:val="22"/>
          </w:rPr>
          <w:delText>is</w:delText>
        </w:r>
        <w:r w:rsidR="00536289" w:rsidRPr="00536289" w:rsidDel="004A2E7E">
          <w:rPr>
            <w:sz w:val="22"/>
          </w:rPr>
          <w:delText xml:space="preserve"> detected and </w:delText>
        </w:r>
        <w:r w:rsidR="0025484A" w:rsidDel="004A2E7E">
          <w:rPr>
            <w:sz w:val="22"/>
          </w:rPr>
          <w:delText xml:space="preserve">get it </w:delText>
        </w:r>
        <w:r w:rsidR="00536289" w:rsidRPr="00536289" w:rsidDel="004A2E7E">
          <w:rPr>
            <w:sz w:val="22"/>
          </w:rPr>
          <w:delText xml:space="preserve">resolved by the </w:delText>
        </w:r>
        <w:r w:rsidR="00536289" w:rsidRPr="00980FE7" w:rsidDel="004A2E7E">
          <w:rPr>
            <w:sz w:val="22"/>
            <w:highlight w:val="yellow"/>
            <w:rPrChange w:id="1522" w:author="Sai Praneetha Bhaskaruni" w:date="2022-03-24T16:18:00Z">
              <w:rPr>
                <w:sz w:val="22"/>
              </w:rPr>
            </w:rPrChange>
          </w:rPr>
          <w:delText>service</w:delText>
        </w:r>
        <w:r w:rsidR="00536289" w:rsidRPr="00536289" w:rsidDel="004A2E7E">
          <w:rPr>
            <w:sz w:val="22"/>
          </w:rPr>
          <w:delText xml:space="preserve"> engineer.</w:delText>
        </w:r>
        <w:r w:rsidR="00536289" w:rsidRPr="00536289" w:rsidDel="00521022">
          <w:rPr>
            <w:sz w:val="22"/>
          </w:rPr>
          <w:delText xml:space="preserve"> Customer has to block few </w:delText>
        </w:r>
        <w:r w:rsidR="00536289" w:rsidRPr="00980FE7" w:rsidDel="00521022">
          <w:rPr>
            <w:sz w:val="22"/>
            <w:highlight w:val="yellow"/>
            <w:rPrChange w:id="1523" w:author="Sai Praneetha Bhaskaruni" w:date="2022-03-24T16:18:00Z">
              <w:rPr>
                <w:sz w:val="22"/>
              </w:rPr>
            </w:rPrChange>
          </w:rPr>
          <w:delText>IOCs and IOAs</w:delText>
        </w:r>
        <w:r w:rsidR="00536289" w:rsidRPr="00536289" w:rsidDel="00521022">
          <w:rPr>
            <w:sz w:val="22"/>
          </w:rPr>
          <w:delText xml:space="preserve"> </w:delText>
        </w:r>
        <w:r w:rsidR="003A5B27" w:rsidDel="00521022">
          <w:rPr>
            <w:sz w:val="22"/>
          </w:rPr>
          <w:delText>in</w:delText>
        </w:r>
        <w:r w:rsidR="003A5B27" w:rsidRPr="00536289" w:rsidDel="00521022">
          <w:rPr>
            <w:sz w:val="22"/>
          </w:rPr>
          <w:delText xml:space="preserve"> </w:delText>
        </w:r>
        <w:r w:rsidR="00536289" w:rsidRPr="00536289" w:rsidDel="00521022">
          <w:rPr>
            <w:sz w:val="22"/>
          </w:rPr>
          <w:delText xml:space="preserve">their network devices. </w:delText>
        </w:r>
        <w:r w:rsidR="003A5B27" w:rsidDel="00521022">
          <w:rPr>
            <w:sz w:val="22"/>
          </w:rPr>
          <w:delText>It is h</w:delText>
        </w:r>
        <w:r w:rsidR="00536289" w:rsidRPr="00536289" w:rsidDel="00521022">
          <w:rPr>
            <w:sz w:val="22"/>
          </w:rPr>
          <w:delText xml:space="preserve">ighly </w:delText>
        </w:r>
        <w:r w:rsidR="008229B2" w:rsidDel="00521022">
          <w:rPr>
            <w:sz w:val="22"/>
          </w:rPr>
          <w:delText>r</w:delText>
        </w:r>
        <w:r w:rsidR="003A5B27" w:rsidDel="00521022">
          <w:rPr>
            <w:sz w:val="22"/>
          </w:rPr>
          <w:delText xml:space="preserve">ecommended that the </w:delText>
        </w:r>
        <w:r w:rsidDel="00521022">
          <w:rPr>
            <w:sz w:val="22"/>
          </w:rPr>
          <w:delText>customer (HDO)</w:delText>
        </w:r>
        <w:r w:rsidR="00536289" w:rsidRPr="00536289" w:rsidDel="00521022">
          <w:rPr>
            <w:sz w:val="22"/>
          </w:rPr>
          <w:delText xml:space="preserve"> </w:delText>
        </w:r>
        <w:r w:rsidR="003A5B27" w:rsidDel="00521022">
          <w:rPr>
            <w:sz w:val="22"/>
          </w:rPr>
          <w:delText>should use</w:delText>
        </w:r>
        <w:r w:rsidR="00536289" w:rsidRPr="00536289" w:rsidDel="00521022">
          <w:rPr>
            <w:sz w:val="22"/>
          </w:rPr>
          <w:delText xml:space="preserve"> network firewall. SmartMedic solution should be behind stateful firewall. Firewall helps in preventing network access to devices. </w:delText>
        </w:r>
        <w:r w:rsidR="00536289" w:rsidRPr="00980FE7" w:rsidDel="00521022">
          <w:rPr>
            <w:sz w:val="22"/>
            <w:highlight w:val="yellow"/>
            <w:rPrChange w:id="1524" w:author="Sai Praneetha Bhaskaruni" w:date="2022-03-24T16:18:00Z">
              <w:rPr>
                <w:sz w:val="22"/>
              </w:rPr>
            </w:rPrChange>
          </w:rPr>
          <w:delText>If properly used and configured</w:delText>
        </w:r>
        <w:r w:rsidR="00536289" w:rsidRPr="00536289" w:rsidDel="00521022">
          <w:rPr>
            <w:sz w:val="22"/>
          </w:rPr>
          <w:delText xml:space="preserve"> it can lead to protected and reliable accessibility. It can help in prevention of unauthorized access and network connections against external threats, IP spoofing &amp; routing attacks and malicious packets</w:delText>
        </w:r>
        <w:r w:rsidR="008229B2" w:rsidDel="00521022">
          <w:rPr>
            <w:sz w:val="22"/>
          </w:rPr>
          <w:delText>.</w:delText>
        </w:r>
      </w:del>
    </w:p>
    <w:p w14:paraId="62905060" w14:textId="34597C05" w:rsidR="00D336F1" w:rsidDel="004A2E7E" w:rsidRDefault="00D336F1">
      <w:pPr>
        <w:spacing w:after="120"/>
        <w:ind w:left="129" w:hanging="14"/>
        <w:rPr>
          <w:del w:id="1525" w:author="Sai Praneetha Bhaskaruni" w:date="2022-03-25T13:15:00Z"/>
          <w:sz w:val="22"/>
        </w:rPr>
      </w:pPr>
      <w:del w:id="1526" w:author="Sai Praneetha Bhaskaruni" w:date="2022-03-25T13:15:00Z">
        <w:r w:rsidRPr="00530651" w:rsidDel="00521022">
          <w:rPr>
            <w:sz w:val="22"/>
          </w:rPr>
          <w:delText xml:space="preserve">Stryker’s customer can access the Nurse Station web application using the </w:delText>
        </w:r>
        <w:r w:rsidRPr="00980FE7" w:rsidDel="00521022">
          <w:rPr>
            <w:sz w:val="22"/>
            <w:highlight w:val="yellow"/>
            <w:rPrChange w:id="1527" w:author="Sai Praneetha Bhaskaruni" w:date="2022-03-24T16:19:00Z">
              <w:rPr>
                <w:sz w:val="22"/>
              </w:rPr>
            </w:rPrChange>
          </w:rPr>
          <w:delText>credentials</w:delText>
        </w:r>
        <w:r w:rsidRPr="00530651" w:rsidDel="00521022">
          <w:rPr>
            <w:sz w:val="22"/>
          </w:rPr>
          <w:delText xml:space="preserve"> provided by Stryker</w:delText>
        </w:r>
        <w:r w:rsidDel="00521022">
          <w:rPr>
            <w:sz w:val="22"/>
          </w:rPr>
          <w:delText>.</w:delText>
        </w:r>
        <w:r w:rsidR="00536289" w:rsidDel="00521022">
          <w:rPr>
            <w:sz w:val="22"/>
          </w:rPr>
          <w:delText xml:space="preserve"> </w:delText>
        </w:r>
      </w:del>
    </w:p>
    <w:p w14:paraId="544A6717" w14:textId="77777777" w:rsidR="00073141" w:rsidRDefault="00073141" w:rsidP="004A2E7E">
      <w:pPr>
        <w:spacing w:after="120"/>
        <w:ind w:left="129" w:hanging="14"/>
      </w:pPr>
    </w:p>
    <w:p w14:paraId="2E5CCD3A" w14:textId="6265E156" w:rsidR="00D336F1" w:rsidRPr="00180992" w:rsidRDefault="00BB0397" w:rsidP="00960CBE">
      <w:pPr>
        <w:pStyle w:val="Heading1"/>
      </w:pPr>
      <w:bookmarkStart w:id="1528" w:name="_Toc108268267"/>
      <w:r>
        <w:rPr>
          <w:color w:val="FCC566"/>
          <w:sz w:val="40"/>
        </w:rPr>
        <w:t>18</w:t>
      </w:r>
      <w:r w:rsidR="00D336F1" w:rsidRPr="00180992">
        <w:rPr>
          <w:color w:val="FFCC66"/>
          <w:sz w:val="40"/>
        </w:rPr>
        <w:t xml:space="preserve"> </w:t>
      </w:r>
      <w:r w:rsidR="009D4859" w:rsidRPr="000B3FEC">
        <w:t>Flaw remediation &amp; Vulnerability Management</w:t>
      </w:r>
      <w:bookmarkEnd w:id="1528"/>
      <w:r w:rsidR="009D4859">
        <w:t xml:space="preserve"> </w:t>
      </w:r>
    </w:p>
    <w:p w14:paraId="022AAE05" w14:textId="45B677D1"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1529" w:author="Sai Praneetha Bhaskaruni" w:date="2022-03-24T16:11:00Z">
        <w:r w:rsidR="00E160E5">
          <w:rPr>
            <w:b/>
            <w:sz w:val="22"/>
          </w:rPr>
          <w:t>s</w:t>
        </w:r>
      </w:ins>
      <w:r w:rsidRPr="00C11DBF">
        <w:rPr>
          <w:b/>
          <w:sz w:val="22"/>
        </w:rPr>
        <w:t>: Device</w:t>
      </w:r>
      <w:r w:rsidR="00073141" w:rsidRPr="00073141">
        <w:rPr>
          <w:b/>
          <w:sz w:val="22"/>
        </w:rPr>
        <w:t>, Tablet &amp; Nurse Station Application</w:t>
      </w:r>
    </w:p>
    <w:p w14:paraId="73A12F77" w14:textId="61A13BAE" w:rsidR="00D336F1" w:rsidRDefault="00D336F1" w:rsidP="00D336F1">
      <w:pPr>
        <w:spacing w:after="120"/>
        <w:ind w:left="129" w:hanging="14"/>
        <w:rPr>
          <w:sz w:val="22"/>
        </w:rPr>
      </w:pPr>
      <w:r w:rsidRPr="00CA58F3">
        <w:rPr>
          <w:b/>
          <w:i/>
          <w:sz w:val="22"/>
        </w:rPr>
        <w:t>Existing Security Features:</w:t>
      </w:r>
      <w:r>
        <w:rPr>
          <w:i/>
          <w:sz w:val="22"/>
        </w:rPr>
        <w:t xml:space="preserve"> </w:t>
      </w:r>
      <w:ins w:id="1530" w:author="Sai Praneetha Bhaskaruni" w:date="2022-03-25T12:48:00Z">
        <w:r w:rsidR="005F2590" w:rsidRPr="00676F6A">
          <w:rPr>
            <w:sz w:val="22"/>
          </w:rPr>
          <w:t>Stryker had performed the system and application security testing a</w:t>
        </w:r>
        <w:r w:rsidR="005F2590">
          <w:rPr>
            <w:sz w:val="22"/>
          </w:rPr>
          <w:t>long with</w:t>
        </w:r>
        <w:r w:rsidR="005F2590" w:rsidRPr="00676F6A">
          <w:rPr>
            <w:sz w:val="22"/>
          </w:rPr>
          <w:t xml:space="preserve"> secur</w:t>
        </w:r>
        <w:r w:rsidR="005F2590">
          <w:rPr>
            <w:sz w:val="22"/>
          </w:rPr>
          <w:t xml:space="preserve">e </w:t>
        </w:r>
        <w:r w:rsidR="005F2590" w:rsidRPr="00676F6A">
          <w:rPr>
            <w:sz w:val="22"/>
          </w:rPr>
          <w:t>code review</w:t>
        </w:r>
        <w:r w:rsidR="005F2590">
          <w:rPr>
            <w:sz w:val="22"/>
          </w:rPr>
          <w:t xml:space="preserve"> </w:t>
        </w:r>
        <w:r w:rsidR="005F2590" w:rsidRPr="00676F6A">
          <w:rPr>
            <w:sz w:val="22"/>
          </w:rPr>
          <w:t xml:space="preserve">of SmartMedic </w:t>
        </w:r>
        <w:r w:rsidR="005F2590">
          <w:rPr>
            <w:sz w:val="22"/>
          </w:rPr>
          <w:t>platform components</w:t>
        </w:r>
        <w:r w:rsidR="003163E2">
          <w:rPr>
            <w:sz w:val="22"/>
          </w:rPr>
          <w:t>.</w:t>
        </w:r>
        <w:r w:rsidR="005F2590" w:rsidRPr="000B3FEC">
          <w:rPr>
            <w:sz w:val="22"/>
          </w:rPr>
          <w:t xml:space="preserve"> </w:t>
        </w:r>
      </w:ins>
      <w:r w:rsidR="000B3FEC" w:rsidRPr="000B3FEC">
        <w:rPr>
          <w:sz w:val="22"/>
        </w:rPr>
        <w:t xml:space="preserve">When Stryker obtains vulnerability information through surveillance or other sources, an assessment of the vulnerability’s exploitability and impact </w:t>
      </w:r>
      <w:r w:rsidR="00842126">
        <w:rPr>
          <w:sz w:val="22"/>
        </w:rPr>
        <w:t xml:space="preserve">is </w:t>
      </w:r>
      <w:r w:rsidR="000B3FEC" w:rsidRPr="000B3FEC">
        <w:rPr>
          <w:sz w:val="22"/>
        </w:rPr>
        <w:t>conducted. Based upon the assessment Stryker determines if further actions are required like, providing security updates and/or providing communication to the customer in a timely manner. Vulnerability information may also be requested from Stryker at any time.</w:t>
      </w:r>
    </w:p>
    <w:p w14:paraId="09A6D40E" w14:textId="12702201" w:rsidR="00D336F1" w:rsidRPr="000B3FEC" w:rsidRDefault="00CD012C" w:rsidP="00D336F1">
      <w:pPr>
        <w:spacing w:after="120"/>
        <w:ind w:left="129" w:hanging="14"/>
        <w:rPr>
          <w:sz w:val="22"/>
        </w:rPr>
      </w:pPr>
      <w:r>
        <w:rPr>
          <w:b/>
          <w:i/>
          <w:sz w:val="22"/>
        </w:rPr>
        <w:t>Recommendation for customer (HDO)</w:t>
      </w:r>
      <w:r w:rsidR="00D336F1" w:rsidRPr="00CA58F3">
        <w:rPr>
          <w:b/>
          <w:i/>
          <w:sz w:val="22"/>
        </w:rPr>
        <w:t>:</w:t>
      </w:r>
      <w:del w:id="1531" w:author="Sai Praneetha Bhaskaruni" w:date="2022-03-25T12:44:00Z">
        <w:r w:rsidR="00D336F1" w:rsidRPr="00CA58F3" w:rsidDel="00675C95">
          <w:delText xml:space="preserve"> </w:delText>
        </w:r>
        <w:r w:rsidR="00842126" w:rsidRPr="003B150B" w:rsidDel="00675C95">
          <w:rPr>
            <w:highlight w:val="yellow"/>
            <w:rPrChange w:id="1532" w:author="Sai Praneetha Bhaskaruni" w:date="2022-03-24T16:20:00Z">
              <w:rPr/>
            </w:rPrChange>
          </w:rPr>
          <w:delText xml:space="preserve">The </w:delText>
        </w:r>
        <w:r w:rsidR="00842126" w:rsidRPr="00AE557C" w:rsidDel="00675C95">
          <w:rPr>
            <w:sz w:val="22"/>
            <w:szCs w:val="24"/>
            <w:highlight w:val="yellow"/>
            <w:rPrChange w:id="1533" w:author="Sai Praneetha Bhaskaruni" w:date="2022-03-24T17:27:00Z">
              <w:rPr/>
            </w:rPrChange>
          </w:rPr>
          <w:delText>c</w:delText>
        </w:r>
        <w:r w:rsidR="00D336F1" w:rsidRPr="003B150B" w:rsidDel="00675C95">
          <w:rPr>
            <w:sz w:val="22"/>
            <w:highlight w:val="yellow"/>
            <w:rPrChange w:id="1534" w:author="Sai Praneetha Bhaskaruni" w:date="2022-03-24T16:20:00Z">
              <w:rPr>
                <w:sz w:val="22"/>
              </w:rPr>
            </w:rPrChange>
          </w:rPr>
          <w:delText xml:space="preserve">ustomer </w:delText>
        </w:r>
        <w:r w:rsidR="00842126" w:rsidRPr="003B150B" w:rsidDel="00675C95">
          <w:rPr>
            <w:sz w:val="22"/>
            <w:highlight w:val="yellow"/>
            <w:rPrChange w:id="1535" w:author="Sai Praneetha Bhaskaruni" w:date="2022-03-24T16:20:00Z">
              <w:rPr>
                <w:sz w:val="22"/>
              </w:rPr>
            </w:rPrChange>
          </w:rPr>
          <w:delText xml:space="preserve">is not </w:delText>
        </w:r>
        <w:r w:rsidR="00D336F1" w:rsidRPr="003B150B" w:rsidDel="00675C95">
          <w:rPr>
            <w:sz w:val="22"/>
            <w:highlight w:val="yellow"/>
            <w:rPrChange w:id="1536" w:author="Sai Praneetha Bhaskaruni" w:date="2022-03-24T16:20:00Z">
              <w:rPr>
                <w:sz w:val="22"/>
              </w:rPr>
            </w:rPrChange>
          </w:rPr>
          <w:delText>allowed to access this component</w:delText>
        </w:r>
        <w:r w:rsidR="00D336F1" w:rsidDel="00675C95">
          <w:rPr>
            <w:i/>
            <w:sz w:val="22"/>
          </w:rPr>
          <w:delText>.</w:delText>
        </w:r>
      </w:del>
      <w:r w:rsidR="000B3FEC">
        <w:rPr>
          <w:i/>
          <w:sz w:val="22"/>
        </w:rPr>
        <w:t xml:space="preserve"> </w:t>
      </w:r>
      <w:r w:rsidR="000B3FEC" w:rsidRPr="000B3FEC">
        <w:rPr>
          <w:sz w:val="22"/>
        </w:rPr>
        <w:t xml:space="preserve">Any </w:t>
      </w:r>
      <w:r w:rsidR="000B3FEC" w:rsidRPr="00C058E9">
        <w:rPr>
          <w:sz w:val="22"/>
        </w:rPr>
        <w:t>potential security vulnerabilities</w:t>
      </w:r>
      <w:r w:rsidR="000B3FEC" w:rsidRPr="000B3FEC">
        <w:rPr>
          <w:sz w:val="22"/>
        </w:rPr>
        <w:t xml:space="preserve"> </w:t>
      </w:r>
      <w:r w:rsidR="00842126">
        <w:rPr>
          <w:sz w:val="22"/>
        </w:rPr>
        <w:t xml:space="preserve">that the </w:t>
      </w:r>
      <w:r w:rsidR="000B3FEC" w:rsidRPr="000B3FEC">
        <w:rPr>
          <w:sz w:val="22"/>
        </w:rPr>
        <w:t xml:space="preserve">customer </w:t>
      </w:r>
      <w:r w:rsidR="000B3FEC" w:rsidRPr="00C058E9">
        <w:rPr>
          <w:sz w:val="22"/>
        </w:rPr>
        <w:t>may become aware</w:t>
      </w:r>
      <w:r w:rsidR="000B3FEC" w:rsidRPr="000B3FEC">
        <w:rPr>
          <w:sz w:val="22"/>
        </w:rPr>
        <w:t xml:space="preserve"> of </w:t>
      </w:r>
      <w:r w:rsidR="00842126" w:rsidRPr="00C058E9">
        <w:rPr>
          <w:sz w:val="22"/>
        </w:rPr>
        <w:t xml:space="preserve">with regard </w:t>
      </w:r>
      <w:r w:rsidR="000B3FEC" w:rsidRPr="00C058E9">
        <w:rPr>
          <w:sz w:val="22"/>
        </w:rPr>
        <w:t>to</w:t>
      </w:r>
      <w:r w:rsidR="000B3FEC" w:rsidRPr="000B3FEC">
        <w:rPr>
          <w:sz w:val="22"/>
        </w:rPr>
        <w:t xml:space="preserve"> </w:t>
      </w:r>
      <w:r w:rsidR="00842126">
        <w:rPr>
          <w:sz w:val="22"/>
        </w:rPr>
        <w:t xml:space="preserve">the </w:t>
      </w:r>
      <w:r w:rsidR="000B3FEC" w:rsidRPr="000B3FEC">
        <w:rPr>
          <w:sz w:val="22"/>
        </w:rPr>
        <w:t xml:space="preserve">SmartMedic </w:t>
      </w:r>
      <w:del w:id="1537" w:author="Sai Praneetha Bhaskaruni" w:date="2022-03-25T12:44:00Z">
        <w:r w:rsidR="000B3FEC" w:rsidRPr="00206323" w:rsidDel="007A61D6">
          <w:rPr>
            <w:sz w:val="22"/>
          </w:rPr>
          <w:delText xml:space="preserve">Device </w:delText>
        </w:r>
      </w:del>
      <w:ins w:id="1538" w:author="Sai Praneetha Bhaskaruni" w:date="2022-03-25T12:44:00Z">
        <w:r w:rsidR="007A61D6" w:rsidRPr="00206323">
          <w:rPr>
            <w:sz w:val="22"/>
            <w:rPrChange w:id="1539" w:author="Sai Praneetha Bhaskaruni" w:date="2022-03-25T12:45:00Z">
              <w:rPr>
                <w:sz w:val="22"/>
                <w:highlight w:val="yellow"/>
              </w:rPr>
            </w:rPrChange>
          </w:rPr>
          <w:t>platform components</w:t>
        </w:r>
        <w:r w:rsidR="007A61D6" w:rsidRPr="00206323">
          <w:rPr>
            <w:sz w:val="22"/>
          </w:rPr>
          <w:t xml:space="preserve"> </w:t>
        </w:r>
      </w:ins>
      <w:r w:rsidR="000B3FEC" w:rsidRPr="00206323">
        <w:rPr>
          <w:sz w:val="22"/>
        </w:rPr>
        <w:t>must be communicated to Stryker customer care</w:t>
      </w:r>
      <w:r w:rsidR="000B3FEC" w:rsidRPr="000B3FEC">
        <w:rPr>
          <w:sz w:val="22"/>
        </w:rPr>
        <w:t xml:space="preserve"> and the same will be handled through the post market complaints management process </w:t>
      </w:r>
      <w:r w:rsidR="00842126">
        <w:rPr>
          <w:sz w:val="22"/>
        </w:rPr>
        <w:t>for</w:t>
      </w:r>
      <w:r w:rsidR="000B3FEC" w:rsidRPr="000B3FEC">
        <w:rPr>
          <w:sz w:val="22"/>
        </w:rPr>
        <w:t xml:space="preserve"> assessment and required actions including any updates needed for the customers</w:t>
      </w:r>
      <w:r w:rsidR="00842126">
        <w:rPr>
          <w:sz w:val="22"/>
        </w:rPr>
        <w:t>.</w:t>
      </w:r>
    </w:p>
    <w:p w14:paraId="7C131E38" w14:textId="07571585" w:rsidR="00D336F1" w:rsidDel="00A6421A" w:rsidRDefault="00D336F1" w:rsidP="000B3FEC">
      <w:pPr>
        <w:spacing w:after="0"/>
        <w:ind w:left="129" w:hanging="14"/>
        <w:rPr>
          <w:del w:id="1540" w:author="Sai Praneetha Bhaskaruni" w:date="2022-03-25T12:45:00Z"/>
          <w:sz w:val="22"/>
        </w:rPr>
      </w:pPr>
      <w:del w:id="1541" w:author="Sai Praneetha Bhaskaruni" w:date="2022-03-25T12:45:00Z">
        <w:r w:rsidRPr="00530651" w:rsidDel="00A6421A">
          <w:rPr>
            <w:sz w:val="22"/>
          </w:rPr>
          <w:delText xml:space="preserve">Stryker’s customer can access the Nurse Station web application using the </w:delText>
        </w:r>
      </w:del>
      <w:del w:id="1542" w:author="Sai Praneetha Bhaskaruni" w:date="2022-03-25T12:44:00Z">
        <w:r w:rsidRPr="00530651" w:rsidDel="00675C95">
          <w:rPr>
            <w:sz w:val="22"/>
          </w:rPr>
          <w:delText xml:space="preserve">credentials </w:delText>
        </w:r>
      </w:del>
      <w:del w:id="1543" w:author="Sai Praneetha Bhaskaruni" w:date="2022-03-25T12:45:00Z">
        <w:r w:rsidRPr="00530651" w:rsidDel="00A6421A">
          <w:rPr>
            <w:sz w:val="22"/>
          </w:rPr>
          <w:delText>provided by Stryker</w:delText>
        </w:r>
        <w:r w:rsidDel="00A6421A">
          <w:rPr>
            <w:sz w:val="22"/>
          </w:rPr>
          <w:delText>.</w:delText>
        </w:r>
        <w:r w:rsidR="000B3FEC" w:rsidDel="00A6421A">
          <w:rPr>
            <w:sz w:val="22"/>
          </w:rPr>
          <w:delText xml:space="preserve"> </w:delText>
        </w:r>
      </w:del>
    </w:p>
    <w:p w14:paraId="61BAF702" w14:textId="5826B2AD" w:rsidR="00D336F1" w:rsidRDefault="00D336F1" w:rsidP="00BC2B73">
      <w:pPr>
        <w:ind w:firstLine="0"/>
      </w:pPr>
    </w:p>
    <w:p w14:paraId="75814795" w14:textId="10D02C68" w:rsidR="00D336F1" w:rsidRPr="00180992" w:rsidRDefault="00BB0397" w:rsidP="00960CBE">
      <w:pPr>
        <w:pStyle w:val="Heading1"/>
      </w:pPr>
      <w:bookmarkStart w:id="1544" w:name="_Toc108268268"/>
      <w:r>
        <w:rPr>
          <w:color w:val="FCC566"/>
          <w:sz w:val="40"/>
        </w:rPr>
        <w:t>19</w:t>
      </w:r>
      <w:r w:rsidR="00D336F1" w:rsidRPr="00180992">
        <w:rPr>
          <w:color w:val="FFCC66"/>
          <w:sz w:val="40"/>
        </w:rPr>
        <w:t xml:space="preserve"> </w:t>
      </w:r>
      <w:r w:rsidR="009D4859" w:rsidRPr="000B3FEC">
        <w:t>Cyber Security Product Upgrades</w:t>
      </w:r>
      <w:bookmarkEnd w:id="1544"/>
    </w:p>
    <w:p w14:paraId="5F47D499" w14:textId="59F38D2B"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1545" w:author="Sai Praneetha Bhaskaruni" w:date="2022-03-24T16:12:00Z">
        <w:r w:rsidR="0088084E">
          <w:rPr>
            <w:b/>
            <w:sz w:val="22"/>
          </w:rPr>
          <w:t>s</w:t>
        </w:r>
      </w:ins>
      <w:r w:rsidRPr="00C11DBF">
        <w:rPr>
          <w:b/>
          <w:sz w:val="22"/>
        </w:rPr>
        <w:t>: Device</w:t>
      </w:r>
      <w:r w:rsidR="00073141">
        <w:rPr>
          <w:b/>
          <w:sz w:val="22"/>
        </w:rPr>
        <w:t xml:space="preserve"> and Tablet</w:t>
      </w:r>
    </w:p>
    <w:p w14:paraId="4A25392E" w14:textId="4FDBD997" w:rsidR="00D336F1" w:rsidRDefault="00D336F1" w:rsidP="00D336F1">
      <w:pPr>
        <w:spacing w:after="120"/>
        <w:ind w:left="129" w:hanging="14"/>
        <w:rPr>
          <w:sz w:val="22"/>
        </w:rPr>
      </w:pPr>
      <w:r w:rsidRPr="00CA58F3">
        <w:rPr>
          <w:b/>
          <w:i/>
          <w:sz w:val="22"/>
        </w:rPr>
        <w:t>Existing Security Features:</w:t>
      </w:r>
      <w:r>
        <w:rPr>
          <w:i/>
          <w:sz w:val="22"/>
        </w:rPr>
        <w:t xml:space="preserve"> </w:t>
      </w:r>
      <w:r w:rsidR="000B3FEC" w:rsidRPr="000B3FEC">
        <w:rPr>
          <w:sz w:val="22"/>
        </w:rPr>
        <w:t xml:space="preserve">The </w:t>
      </w:r>
      <w:ins w:id="1546" w:author="Sai Praneetha Bhaskaruni" w:date="2022-03-25T12:41:00Z">
        <w:r w:rsidR="0045319A">
          <w:rPr>
            <w:sz w:val="22"/>
          </w:rPr>
          <w:t xml:space="preserve">Smart Medic </w:t>
        </w:r>
      </w:ins>
      <w:del w:id="1547" w:author="Sai Praneetha Bhaskaruni" w:date="2022-03-25T12:41:00Z">
        <w:r w:rsidR="000B3FEC" w:rsidRPr="000B3FEC" w:rsidDel="003D318A">
          <w:rPr>
            <w:sz w:val="22"/>
          </w:rPr>
          <w:delText>Device</w:delText>
        </w:r>
      </w:del>
      <w:ins w:id="1548" w:author="Sai Praneetha Bhaskaruni" w:date="2022-03-25T12:41:00Z">
        <w:r w:rsidR="003D318A">
          <w:rPr>
            <w:sz w:val="22"/>
          </w:rPr>
          <w:t xml:space="preserve">platform </w:t>
        </w:r>
        <w:r w:rsidR="0045319A">
          <w:rPr>
            <w:sz w:val="22"/>
          </w:rPr>
          <w:t>components</w:t>
        </w:r>
      </w:ins>
      <w:r w:rsidR="000B3FEC" w:rsidRPr="000B3FEC">
        <w:rPr>
          <w:sz w:val="22"/>
        </w:rPr>
        <w:t xml:space="preserve"> does not have any updates installation policy implemented. Hence, the users </w:t>
      </w:r>
      <w:ins w:id="1549" w:author="Sai Praneetha Bhaskaruni" w:date="2022-03-25T12:42:00Z">
        <w:r w:rsidR="00121959">
          <w:rPr>
            <w:sz w:val="22"/>
          </w:rPr>
          <w:t xml:space="preserve">doesn’t </w:t>
        </w:r>
      </w:ins>
      <w:del w:id="1550" w:author="Sai Praneetha Bhaskaruni" w:date="2022-03-25T12:42:00Z">
        <w:r w:rsidR="000B3FEC" w:rsidRPr="000B3FEC" w:rsidDel="00121959">
          <w:rPr>
            <w:sz w:val="22"/>
          </w:rPr>
          <w:delText xml:space="preserve">will not </w:delText>
        </w:r>
      </w:del>
      <w:r w:rsidR="000B3FEC" w:rsidRPr="000B3FEC">
        <w:rPr>
          <w:sz w:val="22"/>
        </w:rPr>
        <w:t>get any</w:t>
      </w:r>
      <w:ins w:id="1551" w:author="Sai Praneetha Bhaskaruni" w:date="2022-03-25T12:42:00Z">
        <w:r w:rsidR="00A25720">
          <w:rPr>
            <w:sz w:val="22"/>
          </w:rPr>
          <w:t xml:space="preserve"> notification of </w:t>
        </w:r>
      </w:ins>
      <w:del w:id="1552" w:author="Sai Praneetha Bhaskaruni" w:date="2022-03-25T12:42:00Z">
        <w:r w:rsidR="000B3FEC" w:rsidRPr="000B3FEC" w:rsidDel="00A25720">
          <w:rPr>
            <w:sz w:val="22"/>
          </w:rPr>
          <w:delText xml:space="preserve"> </w:delText>
        </w:r>
      </w:del>
      <w:r w:rsidR="000B3FEC" w:rsidRPr="000B3FEC">
        <w:rPr>
          <w:sz w:val="22"/>
        </w:rPr>
        <w:t xml:space="preserve">online updates. If Stryker identifies any potential vulnerabilities, which require an update at the customer site, a new version of the solution will </w:t>
      </w:r>
      <w:r w:rsidR="00BD1EA5">
        <w:rPr>
          <w:sz w:val="22"/>
        </w:rPr>
        <w:t xml:space="preserve">be </w:t>
      </w:r>
      <w:r w:rsidR="000B3FEC" w:rsidRPr="000B3FEC">
        <w:rPr>
          <w:sz w:val="22"/>
        </w:rPr>
        <w:t xml:space="preserve">released, and customers will </w:t>
      </w:r>
      <w:r w:rsidR="00BD1EA5">
        <w:rPr>
          <w:sz w:val="22"/>
        </w:rPr>
        <w:t xml:space="preserve">be </w:t>
      </w:r>
      <w:r w:rsidR="000B3FEC" w:rsidRPr="000B3FEC">
        <w:rPr>
          <w:sz w:val="22"/>
        </w:rPr>
        <w:t xml:space="preserve">informed about the action to be taken at their end. </w:t>
      </w:r>
      <w:bookmarkStart w:id="1553" w:name="_Hlk99040381"/>
      <w:r w:rsidR="000B3FEC" w:rsidRPr="000B3FEC">
        <w:rPr>
          <w:sz w:val="22"/>
        </w:rPr>
        <w:t xml:space="preserve">SmartMedic solutions contain malware protection embedded within </w:t>
      </w:r>
      <w:r w:rsidR="00BD1EA5">
        <w:rPr>
          <w:sz w:val="22"/>
        </w:rPr>
        <w:t xml:space="preserve">the </w:t>
      </w:r>
      <w:r w:rsidR="000B3FEC" w:rsidRPr="000B3FEC">
        <w:rPr>
          <w:sz w:val="22"/>
        </w:rPr>
        <w:t>SmartMedic tablet.</w:t>
      </w:r>
      <w:bookmarkEnd w:id="1553"/>
      <w:r w:rsidR="000B3FEC" w:rsidRPr="000B3FEC">
        <w:rPr>
          <w:sz w:val="22"/>
        </w:rPr>
        <w:t xml:space="preserve"> </w:t>
      </w:r>
      <w:r w:rsidR="00BD1EA5">
        <w:rPr>
          <w:sz w:val="22"/>
        </w:rPr>
        <w:t xml:space="preserve">The </w:t>
      </w:r>
      <w:r w:rsidR="000B3FEC" w:rsidRPr="000B3FEC">
        <w:rPr>
          <w:sz w:val="22"/>
        </w:rPr>
        <w:t xml:space="preserve">Tablet also contains authorized service to install patches or software updates. Stryker has </w:t>
      </w:r>
      <w:r w:rsidR="00BD1EA5">
        <w:rPr>
          <w:sz w:val="22"/>
        </w:rPr>
        <w:t xml:space="preserve">the </w:t>
      </w:r>
      <w:r w:rsidR="000B3FEC" w:rsidRPr="000B3FEC">
        <w:rPr>
          <w:sz w:val="22"/>
        </w:rPr>
        <w:t xml:space="preserve">ability to recover after damage or destruction of device data, </w:t>
      </w:r>
      <w:r w:rsidR="00E21A18">
        <w:rPr>
          <w:sz w:val="22"/>
        </w:rPr>
        <w:t xml:space="preserve">and </w:t>
      </w:r>
      <w:r w:rsidR="000B3FEC" w:rsidRPr="000B3FEC">
        <w:rPr>
          <w:sz w:val="22"/>
        </w:rPr>
        <w:t>configuration information</w:t>
      </w:r>
      <w:r w:rsidR="000B3FEC">
        <w:rPr>
          <w:sz w:val="22"/>
        </w:rPr>
        <w:t>.</w:t>
      </w:r>
    </w:p>
    <w:p w14:paraId="1FE2B415" w14:textId="6713F0F2" w:rsidR="00993912" w:rsidRDefault="00CD012C" w:rsidP="00993912">
      <w:pPr>
        <w:spacing w:after="120"/>
        <w:ind w:left="129" w:hanging="14"/>
        <w:rPr>
          <w:ins w:id="1554" w:author="Sai Praneetha Bhaskaruni" w:date="2022-03-25T12:40:00Z"/>
          <w:sz w:val="22"/>
        </w:rPr>
      </w:pPr>
      <w:r>
        <w:rPr>
          <w:b/>
          <w:i/>
          <w:sz w:val="22"/>
        </w:rPr>
        <w:t>Recommendation for customer (HDO)</w:t>
      </w:r>
      <w:r w:rsidR="00D336F1" w:rsidRPr="00CA58F3">
        <w:rPr>
          <w:b/>
          <w:i/>
          <w:sz w:val="22"/>
        </w:rPr>
        <w:t>:</w:t>
      </w:r>
      <w:r w:rsidR="00D336F1" w:rsidRPr="00CA58F3">
        <w:t xml:space="preserve"> </w:t>
      </w:r>
      <w:ins w:id="1555" w:author="Sai Praneetha Bhaskaruni" w:date="2022-03-25T12:40:00Z">
        <w:r w:rsidR="00993912" w:rsidRPr="008D391F">
          <w:rPr>
            <w:sz w:val="22"/>
            <w:szCs w:val="24"/>
          </w:rPr>
          <w:t xml:space="preserve">Any information regarding </w:t>
        </w:r>
        <w:r w:rsidR="00993912">
          <w:rPr>
            <w:sz w:val="22"/>
            <w:szCs w:val="24"/>
          </w:rPr>
          <w:t>cyber security product upgrades</w:t>
        </w:r>
        <w:r w:rsidR="00993912" w:rsidRPr="008D391F">
          <w:rPr>
            <w:sz w:val="22"/>
            <w:szCs w:val="24"/>
          </w:rPr>
          <w:t xml:space="preserve"> can be requested from Stryker.</w:t>
        </w:r>
        <w:r w:rsidR="00993912">
          <w:t xml:space="preserve"> </w:t>
        </w:r>
      </w:ins>
    </w:p>
    <w:p w14:paraId="110F82FD" w14:textId="7FFFCE8D" w:rsidR="00D336F1" w:rsidRPr="00CA58F3" w:rsidDel="00993912" w:rsidRDefault="00E21A18" w:rsidP="00D336F1">
      <w:pPr>
        <w:spacing w:after="120"/>
        <w:ind w:left="129" w:hanging="14"/>
        <w:rPr>
          <w:del w:id="1556" w:author="Sai Praneetha Bhaskaruni" w:date="2022-03-25T12:40:00Z"/>
          <w:i/>
          <w:sz w:val="22"/>
        </w:rPr>
      </w:pPr>
      <w:del w:id="1557" w:author="Sai Praneetha Bhaskaruni" w:date="2022-03-25T12:40:00Z">
        <w:r w:rsidDel="00993912">
          <w:delText>The c</w:delText>
        </w:r>
        <w:r w:rsidRPr="000F24D0" w:rsidDel="00993912">
          <w:rPr>
            <w:sz w:val="22"/>
          </w:rPr>
          <w:delText>ustomer</w:delText>
        </w:r>
        <w:r w:rsidDel="00993912">
          <w:rPr>
            <w:sz w:val="22"/>
          </w:rPr>
          <w:delText xml:space="preserve"> is not </w:delText>
        </w:r>
        <w:r w:rsidR="00D336F1" w:rsidRPr="000F24D0" w:rsidDel="00993912">
          <w:rPr>
            <w:sz w:val="22"/>
          </w:rPr>
          <w:delText>allowed to access this component</w:delText>
        </w:r>
        <w:r w:rsidR="00D336F1" w:rsidDel="00993912">
          <w:rPr>
            <w:i/>
            <w:sz w:val="22"/>
          </w:rPr>
          <w:delText>.</w:delText>
        </w:r>
      </w:del>
    </w:p>
    <w:p w14:paraId="0C4E7A74" w14:textId="77777777" w:rsidR="00D336F1" w:rsidRDefault="00D336F1">
      <w:pPr>
        <w:spacing w:after="120"/>
        <w:ind w:left="129" w:hanging="14"/>
        <w:pPrChange w:id="1558" w:author="Sai Praneetha Bhaskaruni" w:date="2022-03-25T12:40:00Z">
          <w:pPr>
            <w:ind w:firstLine="0"/>
          </w:pPr>
        </w:pPrChange>
      </w:pPr>
    </w:p>
    <w:p w14:paraId="5DBB401F" w14:textId="5993F8D5" w:rsidR="00D336F1" w:rsidRPr="00180992" w:rsidRDefault="00BC546B" w:rsidP="00960CBE">
      <w:pPr>
        <w:pStyle w:val="Heading1"/>
      </w:pPr>
      <w:bookmarkStart w:id="1559" w:name="_Toc108268269"/>
      <w:r>
        <w:rPr>
          <w:color w:val="FCC566"/>
          <w:sz w:val="40"/>
        </w:rPr>
        <w:t>2</w:t>
      </w:r>
      <w:r w:rsidR="00BB0397">
        <w:rPr>
          <w:color w:val="FCC566"/>
          <w:sz w:val="40"/>
        </w:rPr>
        <w:t>0</w:t>
      </w:r>
      <w:r w:rsidR="00D336F1" w:rsidRPr="00180992">
        <w:rPr>
          <w:color w:val="FFCC66"/>
          <w:sz w:val="40"/>
        </w:rPr>
        <w:t xml:space="preserve"> </w:t>
      </w:r>
      <w:bookmarkStart w:id="1560" w:name="_Hlk99040420"/>
      <w:r w:rsidR="009D4859" w:rsidRPr="009D4859">
        <w:t>Security Program Integration</w:t>
      </w:r>
      <w:bookmarkEnd w:id="1559"/>
      <w:bookmarkEnd w:id="1560"/>
    </w:p>
    <w:p w14:paraId="212EC73D" w14:textId="45638768"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1561" w:author="Sai Praneetha Bhaskaruni" w:date="2022-03-25T10:04:00Z">
        <w:r w:rsidR="00581ED3">
          <w:rPr>
            <w:b/>
            <w:sz w:val="22"/>
          </w:rPr>
          <w:t>s</w:t>
        </w:r>
      </w:ins>
      <w:r w:rsidRPr="00C11DBF">
        <w:rPr>
          <w:b/>
          <w:sz w:val="22"/>
        </w:rPr>
        <w:t>: Device</w:t>
      </w:r>
      <w:r w:rsidR="00CC1180">
        <w:rPr>
          <w:b/>
          <w:sz w:val="22"/>
        </w:rPr>
        <w:t xml:space="preserve">, </w:t>
      </w:r>
      <w:r w:rsidR="00CC1180" w:rsidRPr="00CC1180">
        <w:rPr>
          <w:b/>
          <w:sz w:val="22"/>
        </w:rPr>
        <w:t>Tablet</w:t>
      </w:r>
      <w:r w:rsidR="00CC1180">
        <w:rPr>
          <w:b/>
          <w:sz w:val="22"/>
        </w:rPr>
        <w:t xml:space="preserve"> &amp; </w:t>
      </w:r>
      <w:r w:rsidR="00CC1180" w:rsidRPr="00CC1180">
        <w:rPr>
          <w:b/>
          <w:sz w:val="22"/>
        </w:rPr>
        <w:t>Nurse Station Application</w:t>
      </w:r>
    </w:p>
    <w:p w14:paraId="20DC7ECF" w14:textId="77777777" w:rsidR="00CE6E66" w:rsidRDefault="00D336F1" w:rsidP="00D336F1">
      <w:pPr>
        <w:spacing w:after="120"/>
        <w:ind w:left="129" w:hanging="14"/>
        <w:rPr>
          <w:ins w:id="1562" w:author="Sai Praneetha Bhaskaruni" w:date="2022-03-25T10:57:00Z"/>
          <w:sz w:val="22"/>
        </w:rPr>
      </w:pPr>
      <w:r w:rsidRPr="00CA58F3">
        <w:rPr>
          <w:b/>
          <w:i/>
          <w:sz w:val="22"/>
        </w:rPr>
        <w:lastRenderedPageBreak/>
        <w:t>Existing Security Features:</w:t>
      </w:r>
      <w:r>
        <w:rPr>
          <w:i/>
          <w:sz w:val="22"/>
        </w:rPr>
        <w:t xml:space="preserve"> </w:t>
      </w:r>
      <w:r w:rsidR="00F922A0" w:rsidRPr="00F922A0">
        <w:rPr>
          <w:sz w:val="22"/>
        </w:rPr>
        <w:t xml:space="preserve">Stryker will take care of the security program integration, </w:t>
      </w:r>
      <w:ins w:id="1563" w:author="Sai Praneetha Bhaskaruni" w:date="2022-03-25T10:50:00Z">
        <w:r w:rsidR="00F93A5F">
          <w:rPr>
            <w:sz w:val="22"/>
          </w:rPr>
          <w:t>design &amp; code validation</w:t>
        </w:r>
      </w:ins>
      <w:del w:id="1564" w:author="Sai Praneetha Bhaskaruni" w:date="2022-03-25T10:50:00Z">
        <w:r w:rsidR="00F922A0" w:rsidRPr="00F922A0" w:rsidDel="00F93A5F">
          <w:rPr>
            <w:sz w:val="22"/>
          </w:rPr>
          <w:delText>scanning</w:delText>
        </w:r>
      </w:del>
      <w:r w:rsidR="00F922A0" w:rsidRPr="00F922A0">
        <w:rPr>
          <w:sz w:val="22"/>
        </w:rPr>
        <w:t>, security testing, and vulnerability management of SmartMedic</w:t>
      </w:r>
      <w:ins w:id="1565" w:author="Sai Praneetha Bhaskaruni" w:date="2022-03-25T10:57:00Z">
        <w:r w:rsidR="00CE6E66">
          <w:rPr>
            <w:sz w:val="22"/>
          </w:rPr>
          <w:t xml:space="preserve"> </w:t>
        </w:r>
      </w:ins>
      <w:del w:id="1566" w:author="Sai Praneetha Bhaskaruni" w:date="2022-03-25T10:56:00Z">
        <w:r w:rsidR="00F922A0" w:rsidRPr="00F922A0" w:rsidDel="00CE6E66">
          <w:rPr>
            <w:sz w:val="22"/>
          </w:rPr>
          <w:delText xml:space="preserve"> </w:delText>
        </w:r>
      </w:del>
      <w:ins w:id="1567" w:author="Sai Praneetha Bhaskaruni" w:date="2022-03-25T10:56:00Z">
        <w:r w:rsidR="00CE6E66">
          <w:rPr>
            <w:sz w:val="22"/>
          </w:rPr>
          <w:t>platform</w:t>
        </w:r>
      </w:ins>
      <w:del w:id="1568" w:author="Sai Praneetha Bhaskaruni" w:date="2022-03-25T10:56:00Z">
        <w:r w:rsidR="00F922A0" w:rsidRPr="00F922A0" w:rsidDel="00CE6E66">
          <w:rPr>
            <w:sz w:val="22"/>
          </w:rPr>
          <w:delText>solution</w:delText>
        </w:r>
        <w:r w:rsidR="00F922A0" w:rsidDel="00CE6E66">
          <w:rPr>
            <w:sz w:val="22"/>
          </w:rPr>
          <w:delText xml:space="preserve"> for</w:delText>
        </w:r>
        <w:r w:rsidR="00F922A0" w:rsidRPr="00F922A0" w:rsidDel="00CE6E66">
          <w:rPr>
            <w:sz w:val="22"/>
          </w:rPr>
          <w:delText xml:space="preserve"> this component</w:delText>
        </w:r>
      </w:del>
      <w:r w:rsidRPr="00275C89">
        <w:rPr>
          <w:sz w:val="22"/>
        </w:rPr>
        <w:t>.</w:t>
      </w:r>
      <w:ins w:id="1569" w:author="Sai Praneetha Bhaskaruni" w:date="2022-03-25T10:50:00Z">
        <w:r w:rsidR="00ED251B">
          <w:rPr>
            <w:sz w:val="22"/>
          </w:rPr>
          <w:t xml:space="preserve"> </w:t>
        </w:r>
      </w:ins>
    </w:p>
    <w:p w14:paraId="416404B6" w14:textId="13E731B3" w:rsidR="00D336F1" w:rsidRDefault="00ED251B" w:rsidP="00D336F1">
      <w:pPr>
        <w:spacing w:after="120"/>
        <w:ind w:left="129" w:hanging="14"/>
        <w:rPr>
          <w:ins w:id="1570" w:author="Sai Praneetha Bhaskaruni" w:date="2022-03-25T10:50:00Z"/>
          <w:sz w:val="22"/>
        </w:rPr>
      </w:pPr>
      <w:ins w:id="1571" w:author="Sai Praneetha Bhaskaruni" w:date="2022-03-25T10:50:00Z">
        <w:r>
          <w:rPr>
            <w:sz w:val="22"/>
          </w:rPr>
          <w:t>In addition to this,</w:t>
        </w:r>
      </w:ins>
    </w:p>
    <w:p w14:paraId="27C2A1F4" w14:textId="5CB4C860" w:rsidR="00ED251B" w:rsidRPr="00DC055D" w:rsidRDefault="00ED251B" w:rsidP="00ED251B">
      <w:pPr>
        <w:rPr>
          <w:ins w:id="1572" w:author="Sai Praneetha Bhaskaruni" w:date="2022-03-25T10:50:00Z"/>
          <w:sz w:val="22"/>
          <w:rPrChange w:id="1573" w:author="Sai Praneetha Bhaskaruni" w:date="2022-03-25T10:51:00Z">
            <w:rPr>
              <w:ins w:id="1574" w:author="Sai Praneetha Bhaskaruni" w:date="2022-03-25T10:50:00Z"/>
            </w:rPr>
          </w:rPrChange>
        </w:rPr>
      </w:pPr>
      <w:ins w:id="1575" w:author="Sai Praneetha Bhaskaruni" w:date="2022-03-25T10:50:00Z">
        <w:r w:rsidRPr="00DC055D">
          <w:rPr>
            <w:sz w:val="22"/>
            <w:rPrChange w:id="1576" w:author="Sai Praneetha Bhaskaruni" w:date="2022-03-25T10:51:00Z">
              <w:rPr/>
            </w:rPrChange>
          </w:rPr>
          <w:t>1</w:t>
        </w:r>
      </w:ins>
      <w:ins w:id="1577" w:author="Sai Praneetha Bhaskaruni" w:date="2022-03-25T10:51:00Z">
        <w:r w:rsidR="00DC055D" w:rsidRPr="00DC055D">
          <w:rPr>
            <w:sz w:val="22"/>
            <w:rPrChange w:id="1578" w:author="Sai Praneetha Bhaskaruni" w:date="2022-03-25T10:51:00Z">
              <w:rPr/>
            </w:rPrChange>
          </w:rPr>
          <w:t>.</w:t>
        </w:r>
      </w:ins>
      <w:ins w:id="1579" w:author="Sai Praneetha Bhaskaruni" w:date="2022-03-25T10:50:00Z">
        <w:r w:rsidRPr="00DC055D">
          <w:rPr>
            <w:sz w:val="22"/>
            <w:rPrChange w:id="1580" w:author="Sai Praneetha Bhaskaruni" w:date="2022-03-25T10:51:00Z">
              <w:rPr/>
            </w:rPrChange>
          </w:rPr>
          <w:t xml:space="preserve"> Stryke</w:t>
        </w:r>
      </w:ins>
      <w:ins w:id="1581" w:author="Sai Praneetha Bhaskaruni" w:date="2022-03-25T10:51:00Z">
        <w:r w:rsidR="00DC055D" w:rsidRPr="00DC055D">
          <w:rPr>
            <w:sz w:val="22"/>
            <w:rPrChange w:id="1582" w:author="Sai Praneetha Bhaskaruni" w:date="2022-03-25T10:51:00Z">
              <w:rPr/>
            </w:rPrChange>
          </w:rPr>
          <w:t>r</w:t>
        </w:r>
      </w:ins>
      <w:ins w:id="1583" w:author="Sai Praneetha Bhaskaruni" w:date="2022-03-25T10:50:00Z">
        <w:r w:rsidRPr="00DC055D">
          <w:rPr>
            <w:sz w:val="22"/>
            <w:rPrChange w:id="1584" w:author="Sai Praneetha Bhaskaruni" w:date="2022-03-25T10:51:00Z">
              <w:rPr/>
            </w:rPrChange>
          </w:rPr>
          <w:t xml:space="preserve"> has established QMS procedures and trainings for security and safety to be considered during the design &amp; development and post market surveillance of any </w:t>
        </w:r>
      </w:ins>
      <w:ins w:id="1585" w:author="Sai Praneetha Bhaskaruni" w:date="2022-03-25T10:52:00Z">
        <w:r w:rsidR="004042AA">
          <w:rPr>
            <w:sz w:val="22"/>
          </w:rPr>
          <w:t>software</w:t>
        </w:r>
      </w:ins>
      <w:ins w:id="1586" w:author="Sai Praneetha Bhaskaruni" w:date="2022-03-25T10:50:00Z">
        <w:r w:rsidRPr="00DC055D">
          <w:rPr>
            <w:sz w:val="22"/>
            <w:rPrChange w:id="1587" w:author="Sai Praneetha Bhaskaruni" w:date="2022-03-25T10:51:00Z">
              <w:rPr/>
            </w:rPrChange>
          </w:rPr>
          <w:t xml:space="preserve"> driven Medical Device from S</w:t>
        </w:r>
      </w:ins>
      <w:ins w:id="1588" w:author="Sai Praneetha Bhaskaruni" w:date="2022-03-25T10:51:00Z">
        <w:r w:rsidR="00DC055D" w:rsidRPr="00DC055D">
          <w:rPr>
            <w:sz w:val="22"/>
            <w:rPrChange w:id="1589" w:author="Sai Praneetha Bhaskaruni" w:date="2022-03-25T10:51:00Z">
              <w:rPr/>
            </w:rPrChange>
          </w:rPr>
          <w:t>tryker</w:t>
        </w:r>
      </w:ins>
      <w:ins w:id="1590" w:author="Sai Praneetha Bhaskaruni" w:date="2022-03-25T10:50:00Z">
        <w:r w:rsidRPr="00DC055D">
          <w:rPr>
            <w:sz w:val="22"/>
            <w:rPrChange w:id="1591" w:author="Sai Praneetha Bhaskaruni" w:date="2022-03-25T10:51:00Z">
              <w:rPr/>
            </w:rPrChange>
          </w:rPr>
          <w:t>. These procedures include the specification of roles &amp; responsibilities.</w:t>
        </w:r>
      </w:ins>
    </w:p>
    <w:p w14:paraId="70CBD68B" w14:textId="4B62AD64" w:rsidR="00ED251B" w:rsidRPr="00DC055D" w:rsidRDefault="00ED251B" w:rsidP="00ED251B">
      <w:pPr>
        <w:rPr>
          <w:ins w:id="1592" w:author="Sai Praneetha Bhaskaruni" w:date="2022-03-25T10:50:00Z"/>
          <w:sz w:val="22"/>
          <w:rPrChange w:id="1593" w:author="Sai Praneetha Bhaskaruni" w:date="2022-03-25T10:51:00Z">
            <w:rPr>
              <w:ins w:id="1594" w:author="Sai Praneetha Bhaskaruni" w:date="2022-03-25T10:50:00Z"/>
            </w:rPr>
          </w:rPrChange>
        </w:rPr>
      </w:pPr>
      <w:ins w:id="1595" w:author="Sai Praneetha Bhaskaruni" w:date="2022-03-25T10:50:00Z">
        <w:r w:rsidRPr="00DC055D">
          <w:rPr>
            <w:sz w:val="22"/>
            <w:rPrChange w:id="1596" w:author="Sai Praneetha Bhaskaruni" w:date="2022-03-25T10:51:00Z">
              <w:rPr/>
            </w:rPrChange>
          </w:rPr>
          <w:t>2</w:t>
        </w:r>
      </w:ins>
      <w:ins w:id="1597" w:author="Sai Praneetha Bhaskaruni" w:date="2022-03-25T10:51:00Z">
        <w:r w:rsidR="00DC055D" w:rsidRPr="00DC055D">
          <w:rPr>
            <w:sz w:val="22"/>
            <w:rPrChange w:id="1598" w:author="Sai Praneetha Bhaskaruni" w:date="2022-03-25T10:51:00Z">
              <w:rPr/>
            </w:rPrChange>
          </w:rPr>
          <w:t>.</w:t>
        </w:r>
        <w:r w:rsidR="004042AA">
          <w:rPr>
            <w:sz w:val="22"/>
          </w:rPr>
          <w:t xml:space="preserve"> </w:t>
        </w:r>
      </w:ins>
      <w:ins w:id="1599" w:author="Sai Praneetha Bhaskaruni" w:date="2022-03-25T10:53:00Z">
        <w:r w:rsidR="0056333E">
          <w:rPr>
            <w:sz w:val="22"/>
          </w:rPr>
          <w:t>Product</w:t>
        </w:r>
      </w:ins>
      <w:ins w:id="1600" w:author="Sai Praneetha Bhaskaruni" w:date="2022-03-25T10:50:00Z">
        <w:r w:rsidRPr="00DC055D">
          <w:rPr>
            <w:sz w:val="22"/>
            <w:rPrChange w:id="1601" w:author="Sai Praneetha Bhaskaruni" w:date="2022-03-25T10:51:00Z">
              <w:rPr/>
            </w:rPrChange>
          </w:rPr>
          <w:t xml:space="preserve"> security planning: The PSSA, the security architecture and the PS risk analysis define </w:t>
        </w:r>
      </w:ins>
      <w:ins w:id="1602" w:author="Sai Praneetha Bhaskaruni" w:date="2022-03-25T10:54:00Z">
        <w:r w:rsidR="00E37EFD">
          <w:rPr>
            <w:sz w:val="22"/>
          </w:rPr>
          <w:t>product</w:t>
        </w:r>
      </w:ins>
      <w:ins w:id="1603" w:author="Sai Praneetha Bhaskaruni" w:date="2022-03-25T10:50:00Z">
        <w:r w:rsidRPr="00DC055D">
          <w:rPr>
            <w:sz w:val="22"/>
            <w:rPrChange w:id="1604" w:author="Sai Praneetha Bhaskaruni" w:date="2022-03-25T10:51:00Z">
              <w:rPr/>
            </w:rPrChange>
          </w:rPr>
          <w:t xml:space="preserve"> specific security controls which shall be implemented in the </w:t>
        </w:r>
      </w:ins>
      <w:ins w:id="1605" w:author="Sai Praneetha Bhaskaruni" w:date="2022-03-25T10:54:00Z">
        <w:r w:rsidR="00E37EFD">
          <w:rPr>
            <w:sz w:val="22"/>
          </w:rPr>
          <w:t>Smart Medic platform</w:t>
        </w:r>
      </w:ins>
      <w:ins w:id="1606" w:author="Sai Praneetha Bhaskaruni" w:date="2022-03-25T10:50:00Z">
        <w:r w:rsidRPr="00DC055D">
          <w:rPr>
            <w:sz w:val="22"/>
            <w:rPrChange w:id="1607" w:author="Sai Praneetha Bhaskaruni" w:date="2022-03-25T10:51:00Z">
              <w:rPr/>
            </w:rPrChange>
          </w:rPr>
          <w:t xml:space="preserve"> and </w:t>
        </w:r>
      </w:ins>
      <w:ins w:id="1608" w:author="Sai Praneetha Bhaskaruni" w:date="2022-03-25T10:54:00Z">
        <w:r w:rsidR="00214C7D">
          <w:rPr>
            <w:sz w:val="22"/>
          </w:rPr>
          <w:t xml:space="preserve">to be </w:t>
        </w:r>
      </w:ins>
      <w:ins w:id="1609" w:author="Sai Praneetha Bhaskaruni" w:date="2022-03-25T10:50:00Z">
        <w:r w:rsidRPr="00DC055D">
          <w:rPr>
            <w:sz w:val="22"/>
            <w:rPrChange w:id="1610" w:author="Sai Praneetha Bhaskaruni" w:date="2022-03-25T10:51:00Z">
              <w:rPr/>
            </w:rPrChange>
          </w:rPr>
          <w:t>considered in accompanying material (</w:t>
        </w:r>
      </w:ins>
      <w:ins w:id="1611" w:author="Sai Praneetha Bhaskaruni" w:date="2022-07-08T17:22:00Z">
        <w:r w:rsidR="00E41F5C" w:rsidRPr="00DC055D">
          <w:rPr>
            <w:sz w:val="22"/>
          </w:rPr>
          <w:t>e.g.,</w:t>
        </w:r>
      </w:ins>
      <w:ins w:id="1612" w:author="Sai Praneetha Bhaskaruni" w:date="2022-03-25T10:50:00Z">
        <w:r w:rsidRPr="00DC055D">
          <w:rPr>
            <w:sz w:val="22"/>
            <w:rPrChange w:id="1613" w:author="Sai Praneetha Bhaskaruni" w:date="2022-03-25T10:51:00Z">
              <w:rPr/>
            </w:rPrChange>
          </w:rPr>
          <w:t xml:space="preserve"> service manual)</w:t>
        </w:r>
      </w:ins>
      <w:ins w:id="1614" w:author="Sai Praneetha Bhaskaruni" w:date="2022-03-25T10:51:00Z">
        <w:r w:rsidR="00DC055D">
          <w:rPr>
            <w:sz w:val="22"/>
          </w:rPr>
          <w:t>.</w:t>
        </w:r>
      </w:ins>
    </w:p>
    <w:p w14:paraId="4E0B6F88" w14:textId="3C499910" w:rsidR="00ED251B" w:rsidRDefault="00ED251B">
      <w:pPr>
        <w:rPr>
          <w:sz w:val="22"/>
        </w:rPr>
        <w:pPrChange w:id="1615" w:author="Sai Praneetha Bhaskaruni" w:date="2022-03-25T15:27:00Z">
          <w:pPr>
            <w:spacing w:after="120"/>
            <w:ind w:left="129" w:hanging="14"/>
          </w:pPr>
        </w:pPrChange>
      </w:pPr>
      <w:ins w:id="1616" w:author="Sai Praneetha Bhaskaruni" w:date="2022-03-25T10:50:00Z">
        <w:r w:rsidRPr="00DC055D">
          <w:rPr>
            <w:sz w:val="22"/>
            <w:rPrChange w:id="1617" w:author="Sai Praneetha Bhaskaruni" w:date="2022-03-25T10:51:00Z">
              <w:rPr/>
            </w:rPrChange>
          </w:rPr>
          <w:t>3</w:t>
        </w:r>
      </w:ins>
      <w:ins w:id="1618" w:author="Sai Praneetha Bhaskaruni" w:date="2022-03-25T10:51:00Z">
        <w:r w:rsidR="00DC055D" w:rsidRPr="00DC055D">
          <w:rPr>
            <w:sz w:val="22"/>
            <w:rPrChange w:id="1619" w:author="Sai Praneetha Bhaskaruni" w:date="2022-03-25T10:51:00Z">
              <w:rPr/>
            </w:rPrChange>
          </w:rPr>
          <w:t>.</w:t>
        </w:r>
      </w:ins>
      <w:ins w:id="1620" w:author="Sai Praneetha Bhaskaruni" w:date="2022-03-25T10:50:00Z">
        <w:r w:rsidRPr="00DC055D">
          <w:rPr>
            <w:sz w:val="22"/>
            <w:rPrChange w:id="1621" w:author="Sai Praneetha Bhaskaruni" w:date="2022-03-25T10:51:00Z">
              <w:rPr/>
            </w:rPrChange>
          </w:rPr>
          <w:t xml:space="preserve"> Customer specific provisions: The SOM establishes application specific security controls and guidance to be considered by the HDO for </w:t>
        </w:r>
      </w:ins>
      <w:ins w:id="1622" w:author="Sai Praneetha Bhaskaruni" w:date="2022-03-25T10:55:00Z">
        <w:r w:rsidR="00512AB3">
          <w:rPr>
            <w:sz w:val="22"/>
          </w:rPr>
          <w:t>the</w:t>
        </w:r>
      </w:ins>
      <w:ins w:id="1623" w:author="Sai Praneetha Bhaskaruni" w:date="2022-03-25T10:50:00Z">
        <w:r w:rsidRPr="00DC055D">
          <w:rPr>
            <w:sz w:val="22"/>
            <w:rPrChange w:id="1624" w:author="Sai Praneetha Bhaskaruni" w:date="2022-03-25T10:51:00Z">
              <w:rPr/>
            </w:rPrChange>
          </w:rPr>
          <w:t xml:space="preserve"> security program planning purposes</w:t>
        </w:r>
      </w:ins>
      <w:ins w:id="1625" w:author="Sai Praneetha Bhaskaruni" w:date="2022-03-25T10:51:00Z">
        <w:r w:rsidR="00DC055D">
          <w:rPr>
            <w:sz w:val="22"/>
          </w:rPr>
          <w:t>.</w:t>
        </w:r>
      </w:ins>
    </w:p>
    <w:p w14:paraId="35159CCC" w14:textId="1440C377" w:rsidR="00D336F1" w:rsidRDefault="00CD012C" w:rsidP="00D336F1">
      <w:pPr>
        <w:spacing w:after="120"/>
        <w:ind w:left="129" w:hanging="14"/>
        <w:rPr>
          <w:sz w:val="22"/>
        </w:rPr>
      </w:pPr>
      <w:r>
        <w:rPr>
          <w:b/>
          <w:i/>
          <w:sz w:val="22"/>
        </w:rPr>
        <w:t>Recommendation for customer (HDO)</w:t>
      </w:r>
      <w:r w:rsidR="00D336F1" w:rsidRPr="00CA58F3">
        <w:rPr>
          <w:b/>
          <w:i/>
          <w:sz w:val="22"/>
        </w:rPr>
        <w:t>:</w:t>
      </w:r>
      <w:r w:rsidR="00D336F1" w:rsidRPr="00CA58F3">
        <w:t xml:space="preserve"> </w:t>
      </w:r>
      <w:ins w:id="1626" w:author="Sai Praneetha Bhaskaruni" w:date="2022-03-25T10:59:00Z">
        <w:r w:rsidR="009405C7" w:rsidRPr="009405C7">
          <w:rPr>
            <w:sz w:val="22"/>
            <w:szCs w:val="24"/>
            <w:rPrChange w:id="1627" w:author="Sai Praneetha Bhaskaruni" w:date="2022-03-25T11:01:00Z">
              <w:rPr/>
            </w:rPrChange>
          </w:rPr>
          <w:t>Any</w:t>
        </w:r>
      </w:ins>
      <w:ins w:id="1628" w:author="Sai Praneetha Bhaskaruni" w:date="2022-03-25T11:00:00Z">
        <w:r w:rsidR="009405C7" w:rsidRPr="009405C7">
          <w:rPr>
            <w:sz w:val="22"/>
            <w:szCs w:val="24"/>
            <w:rPrChange w:id="1629" w:author="Sai Praneetha Bhaskaruni" w:date="2022-03-25T11:01:00Z">
              <w:rPr/>
            </w:rPrChange>
          </w:rPr>
          <w:t xml:space="preserve"> info</w:t>
        </w:r>
      </w:ins>
      <w:ins w:id="1630" w:author="Sai Praneetha Bhaskaruni" w:date="2022-03-25T11:01:00Z">
        <w:r w:rsidR="009405C7" w:rsidRPr="009405C7">
          <w:rPr>
            <w:sz w:val="22"/>
            <w:szCs w:val="24"/>
            <w:rPrChange w:id="1631" w:author="Sai Praneetha Bhaskaruni" w:date="2022-03-25T11:01:00Z">
              <w:rPr/>
            </w:rPrChange>
          </w:rPr>
          <w:t>rmation</w:t>
        </w:r>
      </w:ins>
      <w:ins w:id="1632" w:author="Sai Praneetha Bhaskaruni" w:date="2022-03-25T11:00:00Z">
        <w:r w:rsidR="009405C7" w:rsidRPr="009405C7">
          <w:rPr>
            <w:sz w:val="22"/>
            <w:szCs w:val="24"/>
            <w:rPrChange w:id="1633" w:author="Sai Praneetha Bhaskaruni" w:date="2022-03-25T11:01:00Z">
              <w:rPr/>
            </w:rPrChange>
          </w:rPr>
          <w:t xml:space="preserve"> regarding Security </w:t>
        </w:r>
      </w:ins>
      <w:ins w:id="1634" w:author="Sai Praneetha Bhaskaruni" w:date="2022-03-25T11:01:00Z">
        <w:r w:rsidR="009405C7" w:rsidRPr="009405C7">
          <w:rPr>
            <w:sz w:val="22"/>
            <w:szCs w:val="24"/>
            <w:rPrChange w:id="1635" w:author="Sai Praneetha Bhaskaruni" w:date="2022-03-25T11:01:00Z">
              <w:rPr/>
            </w:rPrChange>
          </w:rPr>
          <w:t xml:space="preserve">Program Integration </w:t>
        </w:r>
      </w:ins>
      <w:ins w:id="1636" w:author="Sai Praneetha Bhaskaruni" w:date="2022-03-25T11:00:00Z">
        <w:r w:rsidR="009405C7" w:rsidRPr="009405C7">
          <w:rPr>
            <w:sz w:val="22"/>
            <w:szCs w:val="24"/>
            <w:rPrChange w:id="1637" w:author="Sai Praneetha Bhaskaruni" w:date="2022-03-25T11:01:00Z">
              <w:rPr/>
            </w:rPrChange>
          </w:rPr>
          <w:t>can be requested from Stryker.</w:t>
        </w:r>
        <w:r w:rsidR="009405C7">
          <w:t xml:space="preserve"> </w:t>
        </w:r>
      </w:ins>
      <w:del w:id="1638" w:author="Sai Praneetha Bhaskaruni" w:date="2022-03-25T10:59:00Z">
        <w:r w:rsidR="0039434D" w:rsidDel="009405C7">
          <w:delText>T</w:delText>
        </w:r>
      </w:del>
      <w:del w:id="1639" w:author="Sai Praneetha Bhaskaruni" w:date="2022-03-25T11:01:00Z">
        <w:r w:rsidR="0039434D" w:rsidDel="009405C7">
          <w:delText>he c</w:delText>
        </w:r>
        <w:r w:rsidR="0039434D" w:rsidRPr="000F24D0" w:rsidDel="009405C7">
          <w:rPr>
            <w:sz w:val="22"/>
          </w:rPr>
          <w:delText>ustomer</w:delText>
        </w:r>
        <w:r w:rsidR="0039434D" w:rsidDel="009405C7">
          <w:rPr>
            <w:sz w:val="22"/>
          </w:rPr>
          <w:delText xml:space="preserve"> is not </w:delText>
        </w:r>
        <w:r w:rsidR="00D336F1" w:rsidRPr="000F24D0" w:rsidDel="009405C7">
          <w:rPr>
            <w:sz w:val="22"/>
          </w:rPr>
          <w:delText>allowed to access this component</w:delText>
        </w:r>
        <w:r w:rsidR="00D336F1" w:rsidDel="009405C7">
          <w:rPr>
            <w:i/>
            <w:sz w:val="22"/>
          </w:rPr>
          <w:delText>.</w:delText>
        </w:r>
        <w:r w:rsidR="00F922A0" w:rsidDel="009405C7">
          <w:rPr>
            <w:i/>
            <w:sz w:val="22"/>
          </w:rPr>
          <w:delText xml:space="preserve"> </w:delText>
        </w:r>
        <w:r w:rsidR="00F922A0" w:rsidRPr="00CC1180" w:rsidDel="006F64E4">
          <w:rPr>
            <w:sz w:val="22"/>
          </w:rPr>
          <w:delText>Please reach out to Stryker Customer Care for security program integration</w:delText>
        </w:r>
        <w:r w:rsidR="0039434D" w:rsidDel="006F64E4">
          <w:rPr>
            <w:sz w:val="22"/>
          </w:rPr>
          <w:delText>.</w:delText>
        </w:r>
      </w:del>
    </w:p>
    <w:p w14:paraId="54A2D645" w14:textId="77777777" w:rsidR="009B05B1" w:rsidRPr="00CC1180" w:rsidRDefault="009B05B1" w:rsidP="009B05B1">
      <w:pPr>
        <w:spacing w:after="0"/>
        <w:ind w:left="129" w:hanging="14"/>
        <w:rPr>
          <w:sz w:val="22"/>
        </w:rPr>
      </w:pPr>
    </w:p>
    <w:p w14:paraId="756923D0" w14:textId="79A77A5B" w:rsidR="00D336F1" w:rsidRPr="00180992" w:rsidRDefault="00BC546B" w:rsidP="00960CBE">
      <w:pPr>
        <w:pStyle w:val="Heading1"/>
      </w:pPr>
      <w:bookmarkStart w:id="1640" w:name="_Toc108268270"/>
      <w:r>
        <w:rPr>
          <w:color w:val="FCC566"/>
          <w:sz w:val="40"/>
        </w:rPr>
        <w:t>2</w:t>
      </w:r>
      <w:r w:rsidR="00BB0397">
        <w:rPr>
          <w:color w:val="FCC566"/>
          <w:sz w:val="40"/>
        </w:rPr>
        <w:t>1</w:t>
      </w:r>
      <w:r w:rsidR="00D336F1" w:rsidRPr="00180992">
        <w:rPr>
          <w:color w:val="FFCC66"/>
          <w:sz w:val="40"/>
        </w:rPr>
        <w:t xml:space="preserve"> </w:t>
      </w:r>
      <w:r w:rsidR="009D4859" w:rsidRPr="009D4859">
        <w:t>Secure Decommissioning</w:t>
      </w:r>
      <w:bookmarkEnd w:id="1640"/>
    </w:p>
    <w:p w14:paraId="747F9BED" w14:textId="3EE242D4"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1641" w:author="Sai Praneetha Bhaskaruni" w:date="2022-03-25T10:04:00Z">
        <w:r w:rsidR="00E214C7">
          <w:rPr>
            <w:b/>
            <w:sz w:val="22"/>
          </w:rPr>
          <w:t>s</w:t>
        </w:r>
      </w:ins>
      <w:r w:rsidRPr="00C11DBF">
        <w:rPr>
          <w:b/>
          <w:sz w:val="22"/>
        </w:rPr>
        <w:t>: Device</w:t>
      </w:r>
      <w:r w:rsidR="0098472B">
        <w:rPr>
          <w:b/>
          <w:sz w:val="22"/>
        </w:rPr>
        <w:t xml:space="preserve"> and Tablet</w:t>
      </w:r>
    </w:p>
    <w:p w14:paraId="26F9EDAE" w14:textId="5F22F03C" w:rsidR="00D336F1" w:rsidRPr="008423E6" w:rsidRDefault="00CD012C" w:rsidP="00D336F1">
      <w:pPr>
        <w:spacing w:after="120"/>
        <w:ind w:left="129" w:hanging="14"/>
        <w:rPr>
          <w:iCs/>
          <w:sz w:val="22"/>
          <w:rPrChange w:id="1642" w:author="Sai Praneetha Bhaskaruni" w:date="2022-03-25T11:09:00Z">
            <w:rPr>
              <w:i/>
              <w:sz w:val="22"/>
            </w:rPr>
          </w:rPrChange>
        </w:rPr>
      </w:pPr>
      <w:r>
        <w:rPr>
          <w:b/>
          <w:i/>
          <w:sz w:val="22"/>
        </w:rPr>
        <w:t>Recommendation for customer (HDO)</w:t>
      </w:r>
      <w:r w:rsidR="00D336F1" w:rsidRPr="00CA58F3">
        <w:rPr>
          <w:b/>
          <w:i/>
          <w:sz w:val="22"/>
        </w:rPr>
        <w:t>:</w:t>
      </w:r>
      <w:ins w:id="1643" w:author="Sai Praneetha Bhaskaruni" w:date="2022-03-25T11:04:00Z">
        <w:r w:rsidR="00890190">
          <w:t xml:space="preserve"> </w:t>
        </w:r>
      </w:ins>
      <w:del w:id="1644" w:author="Sai Praneetha Bhaskaruni" w:date="2022-03-25T11:04:00Z">
        <w:r w:rsidR="00D336F1" w:rsidRPr="00CA58F3" w:rsidDel="00890190">
          <w:delText xml:space="preserve"> </w:delText>
        </w:r>
      </w:del>
      <w:r w:rsidR="00802104" w:rsidRPr="00802104">
        <w:rPr>
          <w:sz w:val="22"/>
        </w:rPr>
        <w:t>Please reach out to Stryker Customer Care for secured decommissioning</w:t>
      </w:r>
      <w:ins w:id="1645" w:author="Sai Praneetha Bhaskaruni" w:date="2022-03-25T11:04:00Z">
        <w:r w:rsidR="00890190">
          <w:rPr>
            <w:sz w:val="22"/>
          </w:rPr>
          <w:t xml:space="preserve"> of Stryker owned Smart Medic components</w:t>
        </w:r>
      </w:ins>
      <w:ins w:id="1646" w:author="Sai Praneetha Bhaskaruni" w:date="2022-03-25T11:05:00Z">
        <w:r w:rsidR="00E26F4E">
          <w:rPr>
            <w:sz w:val="22"/>
          </w:rPr>
          <w:t xml:space="preserve"> such as (Smart Medic device, tablet)</w:t>
        </w:r>
      </w:ins>
      <w:r w:rsidR="00D336F1">
        <w:rPr>
          <w:i/>
          <w:sz w:val="22"/>
        </w:rPr>
        <w:t>.</w:t>
      </w:r>
      <w:ins w:id="1647" w:author="Sai Praneetha Bhaskaruni" w:date="2022-03-25T11:08:00Z">
        <w:r w:rsidR="008423E6">
          <w:rPr>
            <w:i/>
            <w:sz w:val="22"/>
          </w:rPr>
          <w:t xml:space="preserve"> </w:t>
        </w:r>
        <w:r w:rsidR="008423E6" w:rsidRPr="008423E6">
          <w:rPr>
            <w:iCs/>
            <w:sz w:val="22"/>
            <w:rPrChange w:id="1648" w:author="Sai Praneetha Bhaskaruni" w:date="2022-03-25T11:09:00Z">
              <w:rPr>
                <w:i/>
                <w:sz w:val="22"/>
              </w:rPr>
            </w:rPrChange>
          </w:rPr>
          <w:t>Components owned by HDO should follow the HDO IT</w:t>
        </w:r>
      </w:ins>
      <w:ins w:id="1649" w:author="Sai Praneetha Bhaskaruni" w:date="2022-03-25T11:09:00Z">
        <w:r w:rsidR="008423E6" w:rsidRPr="008423E6">
          <w:rPr>
            <w:iCs/>
            <w:sz w:val="22"/>
            <w:rPrChange w:id="1650" w:author="Sai Praneetha Bhaskaruni" w:date="2022-03-25T11:09:00Z">
              <w:rPr>
                <w:i/>
                <w:sz w:val="22"/>
              </w:rPr>
            </w:rPrChange>
          </w:rPr>
          <w:t xml:space="preserve"> policies for secure decommissioning.</w:t>
        </w:r>
      </w:ins>
    </w:p>
    <w:p w14:paraId="5AF85A46" w14:textId="62136097" w:rsidR="009D4859" w:rsidRDefault="009D4859" w:rsidP="00BC2B73">
      <w:pPr>
        <w:ind w:firstLine="0"/>
      </w:pPr>
    </w:p>
    <w:p w14:paraId="35BE448D" w14:textId="0F6E6FAD" w:rsidR="00E846E8" w:rsidRPr="00180992" w:rsidRDefault="009B05B1" w:rsidP="00960CBE">
      <w:pPr>
        <w:pStyle w:val="Heading1"/>
      </w:pPr>
      <w:bookmarkStart w:id="1651" w:name="_Toc97177312"/>
      <w:bookmarkStart w:id="1652" w:name="_Toc108268271"/>
      <w:r>
        <w:rPr>
          <w:color w:val="FCC566"/>
          <w:sz w:val="40"/>
        </w:rPr>
        <w:t>22</w:t>
      </w:r>
      <w:r w:rsidR="00E846E8" w:rsidRPr="00180992">
        <w:rPr>
          <w:color w:val="FFCC66"/>
          <w:sz w:val="40"/>
        </w:rPr>
        <w:t xml:space="preserve"> </w:t>
      </w:r>
      <w:r w:rsidR="00E846E8" w:rsidRPr="00373223">
        <w:t>Cryptographic Protection &amp; Management</w:t>
      </w:r>
      <w:bookmarkEnd w:id="1651"/>
      <w:bookmarkEnd w:id="1652"/>
    </w:p>
    <w:p w14:paraId="648C3529" w14:textId="086D9190" w:rsidR="00E846E8" w:rsidRPr="00C11DBF" w:rsidRDefault="00E846E8" w:rsidP="00E846E8">
      <w:pPr>
        <w:shd w:val="clear" w:color="auto" w:fill="E7E6E6" w:themeFill="background2"/>
        <w:spacing w:after="0"/>
        <w:ind w:left="118"/>
        <w:rPr>
          <w:b/>
          <w:sz w:val="22"/>
        </w:rPr>
      </w:pPr>
      <w:r w:rsidRPr="00C11DBF">
        <w:rPr>
          <w:b/>
          <w:sz w:val="22"/>
        </w:rPr>
        <w:t>SmartMedic Solution Component</w:t>
      </w:r>
      <w:ins w:id="1653" w:author="Sai Praneetha Bhaskaruni" w:date="2022-03-25T10:05:00Z">
        <w:r w:rsidR="00E929B7">
          <w:rPr>
            <w:b/>
            <w:sz w:val="22"/>
          </w:rPr>
          <w:t>s</w:t>
        </w:r>
      </w:ins>
      <w:r w:rsidRPr="00C11DBF">
        <w:rPr>
          <w:b/>
          <w:sz w:val="22"/>
        </w:rPr>
        <w:t>: Device</w:t>
      </w:r>
      <w:r>
        <w:rPr>
          <w:b/>
          <w:sz w:val="22"/>
        </w:rPr>
        <w:t xml:space="preserve">, Tablet and </w:t>
      </w:r>
      <w:r w:rsidRPr="00E846E8">
        <w:rPr>
          <w:b/>
          <w:sz w:val="22"/>
        </w:rPr>
        <w:t>Nurse Station Application</w:t>
      </w:r>
    </w:p>
    <w:p w14:paraId="3D6C9F9C" w14:textId="6E81E1C3" w:rsidR="009E3DCF" w:rsidRDefault="00E846E8">
      <w:pPr>
        <w:rPr>
          <w:sz w:val="22"/>
        </w:rPr>
        <w:pPrChange w:id="1654" w:author="Sai Praneetha Bhaskaruni" w:date="2022-03-25T15:27:00Z">
          <w:pPr>
            <w:spacing w:after="120"/>
            <w:ind w:left="129" w:hanging="14"/>
          </w:pPr>
        </w:pPrChange>
      </w:pPr>
      <w:r w:rsidRPr="00CA58F3">
        <w:rPr>
          <w:b/>
          <w:i/>
          <w:sz w:val="22"/>
        </w:rPr>
        <w:t>Existing Security Features:</w:t>
      </w:r>
      <w:r>
        <w:rPr>
          <w:i/>
          <w:sz w:val="22"/>
        </w:rPr>
        <w:t xml:space="preserve"> </w:t>
      </w:r>
      <w:ins w:id="1655" w:author="Sai Praneetha Bhaskaruni" w:date="2022-03-25T11:15:00Z">
        <w:r w:rsidR="00E30CD1" w:rsidRPr="00567DD4">
          <w:rPr>
            <w:sz w:val="22"/>
          </w:rPr>
          <w:t>Stryker owned Smart Medic components such as (Smart Medic device, tablet)</w:t>
        </w:r>
        <w:r w:rsidR="00E30CD1" w:rsidRPr="00567DD4">
          <w:rPr>
            <w:i/>
            <w:sz w:val="22"/>
          </w:rPr>
          <w:t xml:space="preserve"> </w:t>
        </w:r>
      </w:ins>
      <w:ins w:id="1656" w:author="Sai Praneetha Bhaskaruni" w:date="2022-03-25T11:14:00Z">
        <w:r w:rsidR="004579A7" w:rsidRPr="00567DD4">
          <w:rPr>
            <w:sz w:val="22"/>
            <w:rPrChange w:id="1657" w:author="Sai Praneetha Bhaskaruni" w:date="2022-03-25T11:31:00Z">
              <w:rPr/>
            </w:rPrChange>
          </w:rPr>
          <w:t xml:space="preserve">&amp; </w:t>
        </w:r>
      </w:ins>
      <w:ins w:id="1658" w:author="Sai Praneetha Bhaskaruni" w:date="2022-03-25T11:15:00Z">
        <w:r w:rsidR="00B50831" w:rsidRPr="00550E2F">
          <w:rPr>
            <w:sz w:val="22"/>
          </w:rPr>
          <w:t>HD</w:t>
        </w:r>
      </w:ins>
      <w:ins w:id="1659" w:author="Sai Praneetha Bhaskaruni" w:date="2022-03-25T11:16:00Z">
        <w:r w:rsidR="00B50831" w:rsidRPr="00167413">
          <w:rPr>
            <w:sz w:val="22"/>
          </w:rPr>
          <w:t xml:space="preserve">O </w:t>
        </w:r>
      </w:ins>
      <w:ins w:id="1660" w:author="Sai Praneetha Bhaskaruni" w:date="2022-03-25T11:14:00Z">
        <w:r w:rsidR="00136059" w:rsidRPr="00167413">
          <w:rPr>
            <w:sz w:val="22"/>
          </w:rPr>
          <w:t xml:space="preserve">components </w:t>
        </w:r>
        <w:r w:rsidR="004579A7" w:rsidRPr="00567DD4">
          <w:rPr>
            <w:sz w:val="22"/>
            <w:rPrChange w:id="1661" w:author="Sai Praneetha Bhaskaruni" w:date="2022-03-25T11:31:00Z">
              <w:rPr/>
            </w:rPrChange>
          </w:rPr>
          <w:t>(</w:t>
        </w:r>
      </w:ins>
      <w:ins w:id="1662" w:author="Sai Praneetha Bhaskaruni" w:date="2022-03-25T11:16:00Z">
        <w:r w:rsidR="00B50831" w:rsidRPr="00550E2F">
          <w:rPr>
            <w:sz w:val="22"/>
          </w:rPr>
          <w:t>NSA system</w:t>
        </w:r>
      </w:ins>
      <w:ins w:id="1663" w:author="Sai Praneetha Bhaskaruni" w:date="2022-03-25T11:14:00Z">
        <w:r w:rsidR="004579A7" w:rsidRPr="00567DD4">
          <w:rPr>
            <w:sz w:val="22"/>
            <w:rPrChange w:id="1664" w:author="Sai Praneetha Bhaskaruni" w:date="2022-03-25T11:31:00Z">
              <w:rPr/>
            </w:rPrChange>
          </w:rPr>
          <w:t xml:space="preserve">, Wi-Fi Access Point) both employ cryptographic </w:t>
        </w:r>
      </w:ins>
      <w:ins w:id="1665" w:author="Sai Praneetha Bhaskaruni" w:date="2022-03-25T11:18:00Z">
        <w:r w:rsidR="00AF019A" w:rsidRPr="00550E2F">
          <w:rPr>
            <w:sz w:val="22"/>
          </w:rPr>
          <w:t>protection</w:t>
        </w:r>
      </w:ins>
      <w:ins w:id="1666" w:author="Sai Praneetha Bhaskaruni" w:date="2022-03-25T11:14:00Z">
        <w:r w:rsidR="004579A7" w:rsidRPr="00567DD4">
          <w:rPr>
            <w:sz w:val="22"/>
            <w:rPrChange w:id="1667" w:author="Sai Praneetha Bhaskaruni" w:date="2022-03-25T11:31:00Z">
              <w:rPr/>
            </w:rPrChange>
          </w:rPr>
          <w:t xml:space="preserve">. </w:t>
        </w:r>
      </w:ins>
      <w:ins w:id="1668" w:author="Sai Praneetha Bhaskaruni" w:date="2022-03-25T11:36:00Z">
        <w:r w:rsidR="006334EF">
          <w:rPr>
            <w:sz w:val="22"/>
          </w:rPr>
          <w:t>S</w:t>
        </w:r>
      </w:ins>
      <w:ins w:id="1669" w:author="Sai Praneetha Bhaskaruni" w:date="2022-03-25T11:17:00Z">
        <w:r w:rsidR="003C5230" w:rsidRPr="00567DD4">
          <w:rPr>
            <w:sz w:val="22"/>
            <w:rPrChange w:id="1670" w:author="Sai Praneetha Bhaskaruni" w:date="2022-03-25T11:31:00Z">
              <w:rPr/>
            </w:rPrChange>
          </w:rPr>
          <w:t>mart medic device &amp; tablet</w:t>
        </w:r>
      </w:ins>
      <w:ins w:id="1671" w:author="Sai Praneetha Bhaskaruni" w:date="2022-03-25T11:21:00Z">
        <w:r w:rsidR="001C336C" w:rsidRPr="00550E2F">
          <w:rPr>
            <w:sz w:val="22"/>
          </w:rPr>
          <w:t xml:space="preserve"> are desig</w:t>
        </w:r>
      </w:ins>
      <w:ins w:id="1672" w:author="Sai Praneetha Bhaskaruni" w:date="2022-03-25T11:37:00Z">
        <w:r w:rsidR="00B273C6">
          <w:rPr>
            <w:sz w:val="22"/>
          </w:rPr>
          <w:t>ned</w:t>
        </w:r>
      </w:ins>
      <w:ins w:id="1673" w:author="Sai Praneetha Bhaskaruni" w:date="2022-03-25T11:21:00Z">
        <w:r w:rsidR="001C336C" w:rsidRPr="00550E2F">
          <w:rPr>
            <w:sz w:val="22"/>
          </w:rPr>
          <w:t xml:space="preserve"> such that </w:t>
        </w:r>
      </w:ins>
      <w:ins w:id="1674" w:author="Sai Praneetha Bhaskaruni" w:date="2022-03-25T14:41:00Z">
        <w:r w:rsidR="004427F8">
          <w:rPr>
            <w:sz w:val="22"/>
          </w:rPr>
          <w:t>S</w:t>
        </w:r>
      </w:ins>
      <w:ins w:id="1675" w:author="Sai Praneetha Bhaskaruni" w:date="2022-03-25T11:22:00Z">
        <w:r w:rsidR="00357872" w:rsidRPr="00550E2F">
          <w:rPr>
            <w:sz w:val="22"/>
          </w:rPr>
          <w:t>tr</w:t>
        </w:r>
      </w:ins>
      <w:ins w:id="1676" w:author="Sai Praneetha Bhaskaruni" w:date="2022-03-25T11:21:00Z">
        <w:r w:rsidR="001C336C" w:rsidRPr="00167413">
          <w:rPr>
            <w:sz w:val="22"/>
          </w:rPr>
          <w:t>yk</w:t>
        </w:r>
      </w:ins>
      <w:ins w:id="1677" w:author="Sai Praneetha Bhaskaruni" w:date="2022-03-25T11:22:00Z">
        <w:r w:rsidR="00357872" w:rsidRPr="00167413">
          <w:rPr>
            <w:sz w:val="22"/>
          </w:rPr>
          <w:t>er</w:t>
        </w:r>
      </w:ins>
      <w:ins w:id="1678" w:author="Sai Praneetha Bhaskaruni" w:date="2022-03-25T11:21:00Z">
        <w:r w:rsidR="001C336C" w:rsidRPr="00167413">
          <w:rPr>
            <w:sz w:val="22"/>
          </w:rPr>
          <w:t xml:space="preserve"> made/auth</w:t>
        </w:r>
      </w:ins>
      <w:ins w:id="1679" w:author="Sai Praneetha Bhaskaruni" w:date="2022-03-25T11:22:00Z">
        <w:r w:rsidR="001C336C" w:rsidRPr="00164113">
          <w:rPr>
            <w:sz w:val="22"/>
          </w:rPr>
          <w:t>enticated (HDO)</w:t>
        </w:r>
      </w:ins>
      <w:ins w:id="1680" w:author="Sai Praneetha Bhaskaruni" w:date="2022-03-25T11:21:00Z">
        <w:r w:rsidR="001C336C" w:rsidRPr="006249E5">
          <w:rPr>
            <w:sz w:val="22"/>
          </w:rPr>
          <w:t xml:space="preserve"> can </w:t>
        </w:r>
      </w:ins>
      <w:ins w:id="1681" w:author="Sai Praneetha Bhaskaruni" w:date="2022-03-25T11:37:00Z">
        <w:r w:rsidR="00B273C6">
          <w:rPr>
            <w:sz w:val="22"/>
          </w:rPr>
          <w:t xml:space="preserve">only </w:t>
        </w:r>
      </w:ins>
      <w:ins w:id="1682" w:author="Sai Praneetha Bhaskaruni" w:date="2022-03-25T11:21:00Z">
        <w:r w:rsidR="001C336C" w:rsidRPr="00550E2F">
          <w:rPr>
            <w:sz w:val="22"/>
          </w:rPr>
          <w:t xml:space="preserve">establish communication </w:t>
        </w:r>
      </w:ins>
      <w:ins w:id="1683" w:author="Sai Praneetha Bhaskaruni" w:date="2022-03-25T11:37:00Z">
        <w:r w:rsidR="00B273C6">
          <w:rPr>
            <w:sz w:val="22"/>
          </w:rPr>
          <w:t>with</w:t>
        </w:r>
      </w:ins>
      <w:ins w:id="1684" w:author="Sai Praneetha Bhaskaruni" w:date="2022-03-25T11:22:00Z">
        <w:r w:rsidR="001C336C" w:rsidRPr="00550E2F">
          <w:rPr>
            <w:sz w:val="22"/>
          </w:rPr>
          <w:t xml:space="preserve"> them</w:t>
        </w:r>
      </w:ins>
      <w:ins w:id="1685" w:author="Sai Praneetha Bhaskaruni" w:date="2022-03-25T11:17:00Z">
        <w:r w:rsidR="007B77A4" w:rsidRPr="00167413">
          <w:rPr>
            <w:sz w:val="22"/>
          </w:rPr>
          <w:t>.</w:t>
        </w:r>
        <w:r w:rsidR="00AF019A" w:rsidRPr="00167413">
          <w:rPr>
            <w:sz w:val="22"/>
          </w:rPr>
          <w:t xml:space="preserve"> </w:t>
        </w:r>
      </w:ins>
      <w:ins w:id="1686" w:author="Sai Praneetha Bhaskaruni" w:date="2022-03-25T11:23:00Z">
        <w:r w:rsidR="00F762DF" w:rsidRPr="00167413">
          <w:rPr>
            <w:sz w:val="22"/>
          </w:rPr>
          <w:t>S</w:t>
        </w:r>
      </w:ins>
      <w:ins w:id="1687" w:author="Sai Praneetha Bhaskaruni" w:date="2022-03-25T11:22:00Z">
        <w:r w:rsidR="00357872" w:rsidRPr="00567DD4">
          <w:rPr>
            <w:sz w:val="22"/>
            <w:rPrChange w:id="1688" w:author="Sai Praneetha Bhaskaruni" w:date="2022-03-25T11:31:00Z">
              <w:rPr/>
            </w:rPrChange>
          </w:rPr>
          <w:t xml:space="preserve">ensitive data, such as crypto </w:t>
        </w:r>
      </w:ins>
      <w:ins w:id="1689" w:author="Sai Praneetha Bhaskaruni" w:date="2022-03-25T11:23:00Z">
        <w:r w:rsidR="00F762DF" w:rsidRPr="00550E2F">
          <w:rPr>
            <w:sz w:val="22"/>
          </w:rPr>
          <w:t>elements</w:t>
        </w:r>
      </w:ins>
      <w:ins w:id="1690" w:author="Sai Praneetha Bhaskaruni" w:date="2022-03-25T11:22:00Z">
        <w:r w:rsidR="00357872" w:rsidRPr="00567DD4">
          <w:rPr>
            <w:sz w:val="22"/>
            <w:rPrChange w:id="1691" w:author="Sai Praneetha Bhaskaruni" w:date="2022-03-25T11:31:00Z">
              <w:rPr/>
            </w:rPrChange>
          </w:rPr>
          <w:t xml:space="preserve"> (keys, tokens, certificates)</w:t>
        </w:r>
      </w:ins>
      <w:ins w:id="1692" w:author="Sai Praneetha Bhaskaruni" w:date="2022-03-25T11:24:00Z">
        <w:r w:rsidR="00C44E93" w:rsidRPr="00550E2F">
          <w:rPr>
            <w:sz w:val="22"/>
          </w:rPr>
          <w:t xml:space="preserve"> are secured with cryptographic protection.</w:t>
        </w:r>
      </w:ins>
      <w:ins w:id="1693" w:author="Sai Praneetha Bhaskaruni" w:date="2022-03-25T11:31:00Z">
        <w:r w:rsidR="00A60B45" w:rsidRPr="00167413">
          <w:rPr>
            <w:sz w:val="22"/>
          </w:rPr>
          <w:t xml:space="preserve"> </w:t>
        </w:r>
        <w:r w:rsidR="00A60B45" w:rsidRPr="00567DD4">
          <w:rPr>
            <w:sz w:val="22"/>
            <w:rPrChange w:id="1694" w:author="Sai Praneetha Bhaskaruni" w:date="2022-03-25T11:31:00Z">
              <w:rPr/>
            </w:rPrChange>
          </w:rPr>
          <w:t xml:space="preserve">HDO </w:t>
        </w:r>
      </w:ins>
      <w:ins w:id="1695" w:author="Sai Praneetha Bhaskaruni" w:date="2022-03-25T14:41:00Z">
        <w:r w:rsidR="000A1A34" w:rsidRPr="00567DD4">
          <w:rPr>
            <w:sz w:val="22"/>
          </w:rPr>
          <w:t>Wi-Fi</w:t>
        </w:r>
      </w:ins>
      <w:ins w:id="1696" w:author="Sai Praneetha Bhaskaruni" w:date="2022-03-25T11:31:00Z">
        <w:r w:rsidR="00A60B45" w:rsidRPr="00567DD4">
          <w:rPr>
            <w:sz w:val="22"/>
            <w:rPrChange w:id="1697" w:author="Sai Praneetha Bhaskaruni" w:date="2022-03-25T11:31:00Z">
              <w:rPr/>
            </w:rPrChange>
          </w:rPr>
          <w:t xml:space="preserve"> access point, used in secure communication channel protected along with </w:t>
        </w:r>
      </w:ins>
      <w:ins w:id="1698" w:author="Sai Praneetha Bhaskaruni" w:date="2022-03-25T11:40:00Z">
        <w:r w:rsidR="00E26E58">
          <w:rPr>
            <w:sz w:val="22"/>
          </w:rPr>
          <w:t xml:space="preserve">secured </w:t>
        </w:r>
      </w:ins>
      <w:ins w:id="1699" w:author="Sai Praneetha Bhaskaruni" w:date="2022-03-25T11:31:00Z">
        <w:r w:rsidR="00A60B45" w:rsidRPr="00567DD4">
          <w:rPr>
            <w:sz w:val="22"/>
            <w:rPrChange w:id="1700" w:author="Sai Praneetha Bhaskaruni" w:date="2022-03-25T11:31:00Z">
              <w:rPr/>
            </w:rPrChange>
          </w:rPr>
          <w:t xml:space="preserve">authentication credentials. Hence, </w:t>
        </w:r>
        <w:r w:rsidR="00A60B45" w:rsidRPr="00567DD4">
          <w:rPr>
            <w:sz w:val="22"/>
          </w:rPr>
          <w:t xml:space="preserve">communication between the SmartMedic solution’s component i.e., the Device &amp; Tablet, the Tablet &amp; </w:t>
        </w:r>
        <w:r w:rsidR="00A60B45" w:rsidRPr="005E6EAE">
          <w:rPr>
            <w:sz w:val="22"/>
            <w:rPrChange w:id="1701" w:author="Sai Praneetha Bhaskaruni" w:date="2022-03-25T11:35:00Z">
              <w:rPr>
                <w:sz w:val="22"/>
                <w:highlight w:val="yellow"/>
              </w:rPr>
            </w:rPrChange>
          </w:rPr>
          <w:t>S</w:t>
        </w:r>
        <w:r w:rsidR="00A60B45" w:rsidRPr="005E6EAE">
          <w:rPr>
            <w:sz w:val="22"/>
            <w:rPrChange w:id="1702" w:author="Sai Praneetha Bhaskaruni" w:date="2022-03-25T11:35:00Z">
              <w:rPr>
                <w:highlight w:val="yellow"/>
              </w:rPr>
            </w:rPrChange>
          </w:rPr>
          <w:t>tryker</w:t>
        </w:r>
        <w:r w:rsidR="00A60B45" w:rsidRPr="005E6EAE">
          <w:rPr>
            <w:sz w:val="22"/>
            <w:rPrChange w:id="1703" w:author="Sai Praneetha Bhaskaruni" w:date="2022-03-25T11:35:00Z">
              <w:rPr>
                <w:sz w:val="22"/>
                <w:highlight w:val="yellow"/>
              </w:rPr>
            </w:rPrChange>
          </w:rPr>
          <w:t xml:space="preserve"> Cloud</w:t>
        </w:r>
        <w:r w:rsidR="00A60B45" w:rsidRPr="00567DD4">
          <w:rPr>
            <w:sz w:val="22"/>
          </w:rPr>
          <w:t xml:space="preserve">, </w:t>
        </w:r>
        <w:r w:rsidR="00A60B45" w:rsidRPr="005E6EAE">
          <w:rPr>
            <w:sz w:val="22"/>
            <w:rPrChange w:id="1704" w:author="Sai Praneetha Bhaskaruni" w:date="2022-03-25T11:35:00Z">
              <w:rPr>
                <w:sz w:val="22"/>
                <w:highlight w:val="yellow"/>
              </w:rPr>
            </w:rPrChange>
          </w:rPr>
          <w:t>S</w:t>
        </w:r>
        <w:r w:rsidR="00A60B45" w:rsidRPr="005E6EAE">
          <w:rPr>
            <w:sz w:val="22"/>
            <w:rPrChange w:id="1705" w:author="Sai Praneetha Bhaskaruni" w:date="2022-03-25T11:35:00Z">
              <w:rPr>
                <w:highlight w:val="yellow"/>
              </w:rPr>
            </w:rPrChange>
          </w:rPr>
          <w:t>tryker</w:t>
        </w:r>
        <w:r w:rsidR="00A60B45" w:rsidRPr="005E6EAE">
          <w:rPr>
            <w:sz w:val="22"/>
            <w:rPrChange w:id="1706" w:author="Sai Praneetha Bhaskaruni" w:date="2022-03-25T11:35:00Z">
              <w:rPr>
                <w:sz w:val="22"/>
                <w:highlight w:val="yellow"/>
              </w:rPr>
            </w:rPrChange>
          </w:rPr>
          <w:t xml:space="preserve"> Cloud </w:t>
        </w:r>
        <w:r w:rsidR="00A60B45" w:rsidRPr="00567DD4">
          <w:rPr>
            <w:sz w:val="22"/>
          </w:rPr>
          <w:t>&amp; the Nurse Station Application</w:t>
        </w:r>
        <w:r w:rsidR="00A60B45" w:rsidRPr="00567DD4">
          <w:rPr>
            <w:sz w:val="22"/>
            <w:rPrChange w:id="1707" w:author="Sai Praneetha Bhaskaruni" w:date="2022-03-25T11:31:00Z">
              <w:rPr/>
            </w:rPrChange>
          </w:rPr>
          <w:t xml:space="preserve"> can be cryptographically protected.</w:t>
        </w:r>
      </w:ins>
      <w:del w:id="1708" w:author="Sai Praneetha Bhaskaruni" w:date="2022-03-25T11:13:00Z">
        <w:r w:rsidRPr="00E36D00" w:rsidDel="004579A7">
          <w:rPr>
            <w:sz w:val="22"/>
          </w:rPr>
          <w:delText xml:space="preserve">The data at rest </w:delText>
        </w:r>
        <w:r w:rsidR="002C109E" w:rsidDel="004579A7">
          <w:rPr>
            <w:sz w:val="22"/>
          </w:rPr>
          <w:delText xml:space="preserve">is </w:delText>
        </w:r>
        <w:r w:rsidRPr="00E36D00" w:rsidDel="004579A7">
          <w:rPr>
            <w:sz w:val="22"/>
          </w:rPr>
          <w:delText xml:space="preserve">encrypted using a strong encryption mechanism implemented within the SmartMedic solution, which safeguards the sensitive medical data from </w:delText>
        </w:r>
        <w:r w:rsidRPr="00425B12" w:rsidDel="004579A7">
          <w:rPr>
            <w:sz w:val="22"/>
            <w:highlight w:val="yellow"/>
            <w:rPrChange w:id="1709" w:author="Sai Praneetha Bhaskaruni" w:date="2022-03-25T10:06:00Z">
              <w:rPr>
                <w:sz w:val="22"/>
              </w:rPr>
            </w:rPrChange>
          </w:rPr>
          <w:delText>prying eyes</w:delText>
        </w:r>
        <w:r w:rsidRPr="00E36D00" w:rsidDel="004579A7">
          <w:rPr>
            <w:sz w:val="22"/>
          </w:rPr>
          <w:delText xml:space="preserve">. The ability of the device to ensure unauthorized access does not compromise the integrity and confidentiality of sensitive information stored on the device. SmartMedic solution will handle data integrity checking mechanisms of stored health data. </w:delText>
        </w:r>
        <w:r w:rsidR="002C109E" w:rsidDel="004579A7">
          <w:rPr>
            <w:sz w:val="22"/>
          </w:rPr>
          <w:delText>The c</w:delText>
        </w:r>
        <w:r w:rsidR="002C109E" w:rsidRPr="00E36D00" w:rsidDel="004579A7">
          <w:rPr>
            <w:sz w:val="22"/>
          </w:rPr>
          <w:delText xml:space="preserve">ustomer </w:delText>
        </w:r>
        <w:r w:rsidRPr="00E36D00" w:rsidDel="004579A7">
          <w:rPr>
            <w:sz w:val="22"/>
          </w:rPr>
          <w:delText>only need</w:delText>
        </w:r>
        <w:r w:rsidR="002C109E" w:rsidDel="004579A7">
          <w:rPr>
            <w:sz w:val="22"/>
          </w:rPr>
          <w:delText>s</w:delText>
        </w:r>
        <w:r w:rsidRPr="00E36D00" w:rsidDel="004579A7">
          <w:rPr>
            <w:sz w:val="22"/>
          </w:rPr>
          <w:delText xml:space="preserve"> to provide the secure encrypted channel for the communication between the SmartMedic solu</w:delText>
        </w:r>
        <w:r w:rsidDel="004579A7">
          <w:rPr>
            <w:sz w:val="22"/>
          </w:rPr>
          <w:delText xml:space="preserve">tion’s component </w:delText>
        </w:r>
        <w:r w:rsidR="002C109E" w:rsidDel="004579A7">
          <w:rPr>
            <w:sz w:val="22"/>
          </w:rPr>
          <w:delText>i.e.,</w:delText>
        </w:r>
        <w:r w:rsidDel="004579A7">
          <w:rPr>
            <w:sz w:val="22"/>
          </w:rPr>
          <w:delText xml:space="preserve"> the </w:delText>
        </w:r>
        <w:r w:rsidR="002C109E" w:rsidDel="004579A7">
          <w:rPr>
            <w:sz w:val="22"/>
          </w:rPr>
          <w:delText>D</w:delText>
        </w:r>
        <w:r w:rsidDel="004579A7">
          <w:rPr>
            <w:sz w:val="22"/>
          </w:rPr>
          <w:delText>evice</w:delText>
        </w:r>
        <w:r w:rsidR="0024252A" w:rsidDel="004579A7">
          <w:rPr>
            <w:sz w:val="22"/>
          </w:rPr>
          <w:delText xml:space="preserve"> &amp;</w:delText>
        </w:r>
        <w:r w:rsidRPr="00E36D00" w:rsidDel="004579A7">
          <w:rPr>
            <w:sz w:val="22"/>
          </w:rPr>
          <w:delText xml:space="preserve"> </w:delText>
        </w:r>
        <w:r w:rsidR="002C109E" w:rsidDel="004579A7">
          <w:rPr>
            <w:sz w:val="22"/>
          </w:rPr>
          <w:delText>Tablet</w:delText>
        </w:r>
        <w:r w:rsidR="0024252A" w:rsidDel="004579A7">
          <w:rPr>
            <w:sz w:val="22"/>
          </w:rPr>
          <w:delText xml:space="preserve">, the </w:delText>
        </w:r>
        <w:r w:rsidR="002C109E" w:rsidDel="004579A7">
          <w:rPr>
            <w:sz w:val="22"/>
          </w:rPr>
          <w:delText xml:space="preserve">Tablet </w:delText>
        </w:r>
        <w:r w:rsidR="0024252A" w:rsidDel="004579A7">
          <w:rPr>
            <w:sz w:val="22"/>
          </w:rPr>
          <w:delText>&amp;</w:delText>
        </w:r>
        <w:r w:rsidR="0024252A" w:rsidRPr="0024252A" w:rsidDel="004579A7">
          <w:rPr>
            <w:sz w:val="22"/>
          </w:rPr>
          <w:delText xml:space="preserve"> </w:delText>
        </w:r>
        <w:r w:rsidR="0024252A" w:rsidRPr="000034DA" w:rsidDel="004579A7">
          <w:rPr>
            <w:sz w:val="22"/>
            <w:highlight w:val="yellow"/>
            <w:rPrChange w:id="1710" w:author="Sai Praneetha Bhaskaruni" w:date="2022-03-25T10:08:00Z">
              <w:rPr>
                <w:sz w:val="22"/>
              </w:rPr>
            </w:rPrChange>
          </w:rPr>
          <w:delText>SmartMedic Cloud Application</w:delText>
        </w:r>
        <w:r w:rsidR="009D28D9" w:rsidDel="004579A7">
          <w:rPr>
            <w:sz w:val="22"/>
          </w:rPr>
          <w:delText xml:space="preserve">, </w:delText>
        </w:r>
        <w:r w:rsidR="009D28D9" w:rsidRPr="000034DA" w:rsidDel="004579A7">
          <w:rPr>
            <w:sz w:val="22"/>
            <w:highlight w:val="yellow"/>
            <w:rPrChange w:id="1711" w:author="Sai Praneetha Bhaskaruni" w:date="2022-03-25T10:08:00Z">
              <w:rPr>
                <w:sz w:val="22"/>
              </w:rPr>
            </w:rPrChange>
          </w:rPr>
          <w:delText>SmartMedic Cloud Application</w:delText>
        </w:r>
        <w:r w:rsidR="009D28D9" w:rsidDel="004579A7">
          <w:rPr>
            <w:sz w:val="22"/>
          </w:rPr>
          <w:delText xml:space="preserve"> </w:delText>
        </w:r>
      </w:del>
      <w:del w:id="1712" w:author="Sai Praneetha Bhaskaruni" w:date="2022-03-25T10:08:00Z">
        <w:r w:rsidR="009D28D9" w:rsidDel="000034DA">
          <w:rPr>
            <w:sz w:val="22"/>
          </w:rPr>
          <w:delText>and</w:delText>
        </w:r>
      </w:del>
      <w:del w:id="1713" w:author="Sai Praneetha Bhaskaruni" w:date="2022-03-25T11:13:00Z">
        <w:r w:rsidR="009D28D9" w:rsidDel="004579A7">
          <w:rPr>
            <w:sz w:val="22"/>
          </w:rPr>
          <w:delText xml:space="preserve"> the Nurse </w:delText>
        </w:r>
        <w:r w:rsidR="002C109E" w:rsidDel="004579A7">
          <w:rPr>
            <w:sz w:val="22"/>
          </w:rPr>
          <w:delText xml:space="preserve">Station </w:delText>
        </w:r>
        <w:r w:rsidR="009D28D9" w:rsidDel="004579A7">
          <w:rPr>
            <w:sz w:val="22"/>
          </w:rPr>
          <w:delText>Application</w:delText>
        </w:r>
        <w:r w:rsidR="009D28D9" w:rsidRPr="009D28D9" w:rsidDel="004579A7">
          <w:rPr>
            <w:sz w:val="22"/>
          </w:rPr>
          <w:delText>.</w:delText>
        </w:r>
      </w:del>
    </w:p>
    <w:p w14:paraId="668F95C1" w14:textId="77392D5B" w:rsidR="00E53596" w:rsidRDefault="009D28D9" w:rsidP="00E53596">
      <w:pPr>
        <w:spacing w:after="120"/>
        <w:ind w:left="129" w:hanging="14"/>
        <w:rPr>
          <w:ins w:id="1714" w:author="Sai Praneetha Bhaskaruni" w:date="2022-03-25T11:32:00Z"/>
          <w:sz w:val="22"/>
        </w:rPr>
      </w:pPr>
      <w:r w:rsidRPr="00CA58F3">
        <w:rPr>
          <w:b/>
          <w:i/>
          <w:sz w:val="22"/>
        </w:rPr>
        <w:t>Recommended for the Stryker’s customers:</w:t>
      </w:r>
      <w:r w:rsidRPr="00CA58F3">
        <w:t xml:space="preserve"> </w:t>
      </w:r>
    </w:p>
    <w:p w14:paraId="15547E76" w14:textId="58D41A10" w:rsidR="009D28D9" w:rsidRDefault="002C109E">
      <w:pPr>
        <w:spacing w:after="120"/>
        <w:ind w:left="113" w:firstLine="0"/>
        <w:rPr>
          <w:ins w:id="1715" w:author="Sai Praneetha Bhaskaruni" w:date="2022-03-25T11:33:00Z"/>
          <w:sz w:val="22"/>
        </w:rPr>
        <w:pPrChange w:id="1716" w:author="Sai Praneetha Bhaskaruni" w:date="2022-03-25T11:34:00Z">
          <w:pPr>
            <w:spacing w:after="120"/>
            <w:ind w:left="129" w:hanging="14"/>
          </w:pPr>
        </w:pPrChange>
      </w:pPr>
      <w:del w:id="1717" w:author="Sai Praneetha Bhaskaruni" w:date="2022-03-25T11:32:00Z">
        <w:r w:rsidRPr="00E53596" w:rsidDel="00E53596">
          <w:rPr>
            <w:sz w:val="22"/>
          </w:rPr>
          <w:delText xml:space="preserve">The customer is not </w:delText>
        </w:r>
        <w:r w:rsidR="009D28D9" w:rsidRPr="00E53596" w:rsidDel="00E53596">
          <w:rPr>
            <w:sz w:val="22"/>
          </w:rPr>
          <w:delText xml:space="preserve">allowed to access SmartMedic </w:delText>
        </w:r>
        <w:r w:rsidRPr="00E53596" w:rsidDel="00E53596">
          <w:rPr>
            <w:sz w:val="22"/>
          </w:rPr>
          <w:delText xml:space="preserve">Device </w:delText>
        </w:r>
        <w:r w:rsidR="009D28D9" w:rsidRPr="00E53596" w:rsidDel="00E53596">
          <w:rPr>
            <w:sz w:val="22"/>
          </w:rPr>
          <w:delText>and Tablet component</w:delText>
        </w:r>
        <w:r w:rsidR="009D28D9" w:rsidRPr="00E53596" w:rsidDel="00E53596">
          <w:rPr>
            <w:i/>
            <w:sz w:val="22"/>
          </w:rPr>
          <w:delText>.</w:delText>
        </w:r>
        <w:r w:rsidR="009D28D9" w:rsidDel="00E53596">
          <w:rPr>
            <w:sz w:val="22"/>
          </w:rPr>
          <w:delText xml:space="preserve"> </w:delText>
        </w:r>
      </w:del>
      <w:r w:rsidR="009D28D9" w:rsidRPr="00373223">
        <w:rPr>
          <w:sz w:val="22"/>
        </w:rPr>
        <w:t xml:space="preserve">All </w:t>
      </w:r>
      <w:ins w:id="1718" w:author="Sai Praneetha Bhaskaruni" w:date="2022-03-25T11:34:00Z">
        <w:r w:rsidR="006265EF">
          <w:rPr>
            <w:sz w:val="22"/>
          </w:rPr>
          <w:t xml:space="preserve">HDO </w:t>
        </w:r>
      </w:ins>
      <w:r w:rsidR="009D28D9" w:rsidRPr="00373223">
        <w:rPr>
          <w:sz w:val="22"/>
        </w:rPr>
        <w:t xml:space="preserve">network connections </w:t>
      </w:r>
      <w:del w:id="1719" w:author="Sai Praneetha Bhaskaruni" w:date="2022-03-25T11:34:00Z">
        <w:r w:rsidDel="006265EF">
          <w:rPr>
            <w:sz w:val="22"/>
          </w:rPr>
          <w:delText xml:space="preserve">are </w:delText>
        </w:r>
      </w:del>
      <w:ins w:id="1720" w:author="Sai Praneetha Bhaskaruni" w:date="2022-03-25T11:34:00Z">
        <w:r w:rsidR="006265EF">
          <w:rPr>
            <w:sz w:val="22"/>
          </w:rPr>
          <w:t xml:space="preserve">should be </w:t>
        </w:r>
      </w:ins>
      <w:r w:rsidR="009D28D9" w:rsidRPr="00373223">
        <w:rPr>
          <w:sz w:val="22"/>
        </w:rPr>
        <w:t>considered in determining appropriate</w:t>
      </w:r>
      <w:r w:rsidR="009D28D9">
        <w:rPr>
          <w:sz w:val="22"/>
        </w:rPr>
        <w:t xml:space="preserve"> security controls. The HDO</w:t>
      </w:r>
      <w:r w:rsidR="009D28D9" w:rsidRPr="00373223">
        <w:rPr>
          <w:sz w:val="22"/>
        </w:rPr>
        <w:t xml:space="preserve"> </w:t>
      </w:r>
      <w:del w:id="1721" w:author="Sai Praneetha Bhaskaruni" w:date="2022-03-25T11:33:00Z">
        <w:r w:rsidR="009D28D9" w:rsidRPr="00373223" w:rsidDel="006265EF">
          <w:rPr>
            <w:sz w:val="22"/>
          </w:rPr>
          <w:delText xml:space="preserve">will </w:delText>
        </w:r>
      </w:del>
      <w:ins w:id="1722" w:author="Sai Praneetha Bhaskaruni" w:date="2022-03-25T11:33:00Z">
        <w:r w:rsidR="006265EF">
          <w:rPr>
            <w:sz w:val="22"/>
          </w:rPr>
          <w:t>has to</w:t>
        </w:r>
        <w:r w:rsidR="006265EF" w:rsidRPr="00373223">
          <w:rPr>
            <w:sz w:val="22"/>
          </w:rPr>
          <w:t xml:space="preserve"> </w:t>
        </w:r>
      </w:ins>
      <w:r w:rsidR="009D28D9" w:rsidRPr="00373223">
        <w:rPr>
          <w:sz w:val="22"/>
        </w:rPr>
        <w:t>provide the secure encrypted channel such as wireless connection like Wi-Fi (consider authentication protocols supported, such as WPA2 EAP-TLS) for the communication between the SmartMedic solution’s components i.e.</w:t>
      </w:r>
      <w:ins w:id="1723" w:author="Sai Praneetha Bhaskaruni" w:date="2022-03-25T10:15:00Z">
        <w:r w:rsidR="00E46163">
          <w:rPr>
            <w:sz w:val="22"/>
          </w:rPr>
          <w:t>,</w:t>
        </w:r>
      </w:ins>
      <w:r w:rsidR="009D28D9" w:rsidRPr="00373223">
        <w:rPr>
          <w:sz w:val="22"/>
        </w:rPr>
        <w:t xml:space="preserve"> the </w:t>
      </w:r>
      <w:ins w:id="1724" w:author="Sai Praneetha Bhaskaruni" w:date="2022-03-25T10:15:00Z">
        <w:r w:rsidR="000C3A22">
          <w:rPr>
            <w:sz w:val="22"/>
          </w:rPr>
          <w:t>t</w:t>
        </w:r>
      </w:ins>
      <w:r w:rsidR="009D28D9" w:rsidRPr="00373223">
        <w:rPr>
          <w:sz w:val="22"/>
        </w:rPr>
        <w:t>ablet and Stryker cloud</w:t>
      </w:r>
      <w:ins w:id="1725" w:author="Sai Praneetha Bhaskaruni" w:date="2022-03-25T11:35:00Z">
        <w:r w:rsidR="005E6EAE">
          <w:rPr>
            <w:sz w:val="22"/>
          </w:rPr>
          <w:t>.</w:t>
        </w:r>
      </w:ins>
    </w:p>
    <w:p w14:paraId="48F7576B" w14:textId="11A058A9" w:rsidR="006265EF" w:rsidRPr="00373223" w:rsidRDefault="006265EF">
      <w:pPr>
        <w:spacing w:after="120"/>
        <w:ind w:left="129" w:hanging="14"/>
        <w:rPr>
          <w:sz w:val="22"/>
        </w:rPr>
      </w:pPr>
      <w:ins w:id="1726" w:author="Sai Praneetha Bhaskaruni" w:date="2022-03-25T11:33:00Z">
        <w:r w:rsidRPr="008D391F">
          <w:rPr>
            <w:sz w:val="22"/>
            <w:szCs w:val="24"/>
          </w:rPr>
          <w:t xml:space="preserve">Any information regarding </w:t>
        </w:r>
        <w:r>
          <w:rPr>
            <w:sz w:val="22"/>
            <w:szCs w:val="24"/>
          </w:rPr>
          <w:t xml:space="preserve">cryptographic protection </w:t>
        </w:r>
        <w:r w:rsidRPr="008D391F">
          <w:rPr>
            <w:sz w:val="22"/>
            <w:szCs w:val="24"/>
          </w:rPr>
          <w:t>can be requested from Stryker.</w:t>
        </w:r>
        <w:r>
          <w:t xml:space="preserve"> </w:t>
        </w:r>
      </w:ins>
    </w:p>
    <w:p w14:paraId="22EE2D00" w14:textId="5A69A93A" w:rsidR="009D4859" w:rsidRDefault="009D4859" w:rsidP="00BC2B73">
      <w:pPr>
        <w:ind w:firstLine="0"/>
      </w:pPr>
    </w:p>
    <w:p w14:paraId="0F20A0E9" w14:textId="20C8FA81" w:rsidR="009D4859" w:rsidRPr="00180992" w:rsidRDefault="00BC546B" w:rsidP="00960CBE">
      <w:pPr>
        <w:pStyle w:val="Heading1"/>
      </w:pPr>
      <w:bookmarkStart w:id="1727" w:name="_Toc108268272"/>
      <w:r>
        <w:rPr>
          <w:color w:val="FCC566"/>
          <w:sz w:val="40"/>
        </w:rPr>
        <w:t>2</w:t>
      </w:r>
      <w:r w:rsidR="00BB0397">
        <w:rPr>
          <w:color w:val="FCC566"/>
          <w:sz w:val="40"/>
        </w:rPr>
        <w:t>3</w:t>
      </w:r>
      <w:r w:rsidR="009D4859" w:rsidRPr="00180992">
        <w:rPr>
          <w:color w:val="FFCC66"/>
          <w:sz w:val="40"/>
        </w:rPr>
        <w:t xml:space="preserve"> </w:t>
      </w:r>
      <w:r w:rsidR="009D4859" w:rsidRPr="009D4859">
        <w:t>Malware Detection/Protection</w:t>
      </w:r>
      <w:bookmarkEnd w:id="1727"/>
    </w:p>
    <w:p w14:paraId="02FA837C" w14:textId="77777777" w:rsidR="009D4859" w:rsidRPr="00C11DBF" w:rsidRDefault="009D4859" w:rsidP="009D4859">
      <w:pPr>
        <w:shd w:val="clear" w:color="auto" w:fill="E7E6E6" w:themeFill="background2"/>
        <w:spacing w:after="0"/>
        <w:ind w:left="118"/>
        <w:rPr>
          <w:b/>
          <w:sz w:val="22"/>
        </w:rPr>
      </w:pPr>
      <w:r w:rsidRPr="00C11DBF">
        <w:rPr>
          <w:b/>
          <w:sz w:val="22"/>
        </w:rPr>
        <w:t xml:space="preserve">SmartMedic: Tablet </w:t>
      </w:r>
    </w:p>
    <w:p w14:paraId="03626215" w14:textId="377B3F54" w:rsidR="00537DF9" w:rsidRPr="00550E2F" w:rsidRDefault="009D4859">
      <w:pPr>
        <w:rPr>
          <w:sz w:val="22"/>
          <w:szCs w:val="24"/>
        </w:rPr>
        <w:pPrChange w:id="1728" w:author="Sai Praneetha Bhaskaruni" w:date="2022-03-25T15:28:00Z">
          <w:pPr>
            <w:spacing w:after="120"/>
            <w:ind w:left="129" w:hanging="14"/>
          </w:pPr>
        </w:pPrChange>
      </w:pPr>
      <w:r w:rsidRPr="00CA58F3">
        <w:rPr>
          <w:b/>
          <w:i/>
          <w:sz w:val="22"/>
        </w:rPr>
        <w:t>Existing Security Features:</w:t>
      </w:r>
      <w:r>
        <w:rPr>
          <w:i/>
          <w:sz w:val="22"/>
        </w:rPr>
        <w:t xml:space="preserve"> </w:t>
      </w:r>
      <w:r w:rsidR="00907A2E" w:rsidRPr="00907A2E">
        <w:rPr>
          <w:sz w:val="22"/>
        </w:rPr>
        <w:t xml:space="preserve">The </w:t>
      </w:r>
      <w:r w:rsidR="00907A2E" w:rsidRPr="00773097">
        <w:rPr>
          <w:sz w:val="22"/>
        </w:rPr>
        <w:t>standalone</w:t>
      </w:r>
      <w:r w:rsidR="00907A2E" w:rsidRPr="00907A2E">
        <w:rPr>
          <w:sz w:val="22"/>
        </w:rPr>
        <w:t xml:space="preserve"> SmartMedic </w:t>
      </w:r>
      <w:ins w:id="1729" w:author="Sai Praneetha Bhaskaruni" w:date="2022-03-25T11:49:00Z">
        <w:r w:rsidR="00773097">
          <w:rPr>
            <w:sz w:val="22"/>
          </w:rPr>
          <w:t>tablet</w:t>
        </w:r>
      </w:ins>
      <w:del w:id="1730" w:author="Sai Praneetha Bhaskaruni" w:date="2022-03-25T11:49:00Z">
        <w:r w:rsidR="00907A2E" w:rsidRPr="00907A2E" w:rsidDel="00773097">
          <w:rPr>
            <w:sz w:val="22"/>
          </w:rPr>
          <w:delText>Device</w:delText>
        </w:r>
      </w:del>
      <w:r w:rsidR="00907A2E" w:rsidRPr="00907A2E">
        <w:rPr>
          <w:sz w:val="22"/>
        </w:rPr>
        <w:t xml:space="preserve"> by default contains</w:t>
      </w:r>
      <w:del w:id="1731" w:author="Sai Praneetha Bhaskaruni" w:date="2022-03-25T11:50:00Z">
        <w:r w:rsidR="00907A2E" w:rsidRPr="00907A2E" w:rsidDel="007C2354">
          <w:rPr>
            <w:sz w:val="22"/>
          </w:rPr>
          <w:delText xml:space="preserve"> any</w:delText>
        </w:r>
      </w:del>
      <w:ins w:id="1732" w:author="Sai Praneetha Bhaskaruni" w:date="2022-03-25T11:50:00Z">
        <w:r w:rsidR="007C2354">
          <w:rPr>
            <w:sz w:val="22"/>
          </w:rPr>
          <w:t xml:space="preserve"> </w:t>
        </w:r>
      </w:ins>
      <w:del w:id="1733" w:author="Sai Praneetha Bhaskaruni" w:date="2022-03-25T11:50:00Z">
        <w:r w:rsidR="00907A2E" w:rsidRPr="00907A2E" w:rsidDel="007C2354">
          <w:rPr>
            <w:sz w:val="22"/>
          </w:rPr>
          <w:delText xml:space="preserve"> </w:delText>
        </w:r>
      </w:del>
      <w:r w:rsidR="00907A2E" w:rsidRPr="00907A2E">
        <w:rPr>
          <w:sz w:val="22"/>
        </w:rPr>
        <w:t>malware detection functionality</w:t>
      </w:r>
      <w:r w:rsidR="002C109E">
        <w:rPr>
          <w:sz w:val="22"/>
        </w:rPr>
        <w:t>, as</w:t>
      </w:r>
      <w:r w:rsidR="00907A2E" w:rsidRPr="00907A2E">
        <w:rPr>
          <w:sz w:val="22"/>
        </w:rPr>
        <w:t xml:space="preserve"> the malware detection is crucial </w:t>
      </w:r>
      <w:ins w:id="1734" w:author="Sai Praneetha Bhaskaruni" w:date="2022-03-25T15:40:00Z">
        <w:r w:rsidR="00785D7C">
          <w:rPr>
            <w:sz w:val="22"/>
          </w:rPr>
          <w:t xml:space="preserve">as attackers exploiting the system in multiple ways and </w:t>
        </w:r>
        <w:r w:rsidR="00785D7C">
          <w:rPr>
            <w:sz w:val="22"/>
          </w:rPr>
          <w:lastRenderedPageBreak/>
          <w:t>hence</w:t>
        </w:r>
        <w:r w:rsidR="00785D7C" w:rsidRPr="00907A2E">
          <w:rPr>
            <w:sz w:val="22"/>
          </w:rPr>
          <w:t xml:space="preserve"> it </w:t>
        </w:r>
        <w:r w:rsidR="00785D7C">
          <w:rPr>
            <w:sz w:val="22"/>
          </w:rPr>
          <w:t>can serve</w:t>
        </w:r>
        <w:r w:rsidR="00785D7C" w:rsidRPr="00907A2E">
          <w:rPr>
            <w:sz w:val="22"/>
          </w:rPr>
          <w:t xml:space="preserve"> as an early warning </w:t>
        </w:r>
        <w:r w:rsidR="00785D7C">
          <w:rPr>
            <w:sz w:val="22"/>
          </w:rPr>
          <w:t xml:space="preserve">to </w:t>
        </w:r>
        <w:r w:rsidR="00785D7C" w:rsidRPr="00907A2E">
          <w:rPr>
            <w:sz w:val="22"/>
          </w:rPr>
          <w:t>the</w:t>
        </w:r>
        <w:r w:rsidR="00785D7C" w:rsidRPr="008D391F">
          <w:rPr>
            <w:sz w:val="22"/>
          </w:rPr>
          <w:t xml:space="preserve"> system</w:t>
        </w:r>
        <w:r w:rsidR="00785D7C" w:rsidRPr="00907A2E">
          <w:rPr>
            <w:sz w:val="22"/>
          </w:rPr>
          <w:t xml:space="preserve"> regarding cyberattacks</w:t>
        </w:r>
      </w:ins>
      <w:del w:id="1735" w:author="Sai Praneetha Bhaskaruni" w:date="2022-03-25T15:40:00Z">
        <w:r w:rsidR="00907A2E" w:rsidRPr="00907A2E" w:rsidDel="00785D7C">
          <w:rPr>
            <w:sz w:val="22"/>
          </w:rPr>
          <w:delText xml:space="preserve">with malware’s prevalence </w:delText>
        </w:r>
      </w:del>
      <w:del w:id="1736" w:author="Sai Praneetha Bhaskaruni" w:date="2022-03-25T11:50:00Z">
        <w:r w:rsidR="00907A2E" w:rsidRPr="00907A2E" w:rsidDel="00BC1354">
          <w:rPr>
            <w:sz w:val="22"/>
          </w:rPr>
          <w:delText xml:space="preserve">because </w:delText>
        </w:r>
      </w:del>
      <w:del w:id="1737" w:author="Sai Praneetha Bhaskaruni" w:date="2022-03-25T15:40:00Z">
        <w:r w:rsidR="00907A2E" w:rsidRPr="00907A2E" w:rsidDel="00785D7C">
          <w:rPr>
            <w:sz w:val="22"/>
          </w:rPr>
          <w:delText xml:space="preserve">it functions as an early warning </w:delText>
        </w:r>
      </w:del>
      <w:del w:id="1738" w:author="Sai Praneetha Bhaskaruni" w:date="2022-03-25T11:49:00Z">
        <w:r w:rsidR="00907A2E" w:rsidRPr="00907A2E" w:rsidDel="00773097">
          <w:rPr>
            <w:sz w:val="22"/>
          </w:rPr>
          <w:delText xml:space="preserve">system </w:delText>
        </w:r>
      </w:del>
      <w:del w:id="1739" w:author="Sai Praneetha Bhaskaruni" w:date="2022-03-25T15:40:00Z">
        <w:r w:rsidR="00907A2E" w:rsidRPr="00907A2E" w:rsidDel="00785D7C">
          <w:rPr>
            <w:sz w:val="22"/>
          </w:rPr>
          <w:delText xml:space="preserve">for the </w:delText>
        </w:r>
      </w:del>
      <w:del w:id="1740" w:author="Sai Praneetha Bhaskaruni" w:date="2022-03-25T11:49:00Z">
        <w:r w:rsidR="00907A2E" w:rsidRPr="00F93A5F" w:rsidDel="00773097">
          <w:rPr>
            <w:sz w:val="22"/>
            <w:highlight w:val="yellow"/>
            <w:rPrChange w:id="1741" w:author="Sai Praneetha Bhaskaruni" w:date="2022-03-25T10:46:00Z">
              <w:rPr>
                <w:sz w:val="22"/>
              </w:rPr>
            </w:rPrChange>
          </w:rPr>
          <w:delText>computer secure</w:delText>
        </w:r>
        <w:r w:rsidR="00907A2E" w:rsidRPr="00907A2E" w:rsidDel="00773097">
          <w:rPr>
            <w:sz w:val="22"/>
          </w:rPr>
          <w:delText xml:space="preserve"> regarding</w:delText>
        </w:r>
      </w:del>
      <w:del w:id="1742" w:author="Sai Praneetha Bhaskaruni" w:date="2022-03-25T11:50:00Z">
        <w:r w:rsidR="00907A2E" w:rsidRPr="00907A2E" w:rsidDel="00773097">
          <w:rPr>
            <w:sz w:val="22"/>
          </w:rPr>
          <w:delText xml:space="preserve"> </w:delText>
        </w:r>
      </w:del>
      <w:del w:id="1743" w:author="Sai Praneetha Bhaskaruni" w:date="2022-03-25T15:40:00Z">
        <w:r w:rsidR="00907A2E" w:rsidRPr="00907A2E" w:rsidDel="00785D7C">
          <w:rPr>
            <w:sz w:val="22"/>
          </w:rPr>
          <w:delText>malware and cyberattacks</w:delText>
        </w:r>
      </w:del>
      <w:r w:rsidR="00907A2E" w:rsidRPr="00907A2E">
        <w:rPr>
          <w:sz w:val="22"/>
        </w:rPr>
        <w:t xml:space="preserve">. </w:t>
      </w:r>
      <w:del w:id="1744" w:author="Sai Praneetha Bhaskaruni" w:date="2022-03-25T11:51:00Z">
        <w:r w:rsidR="00907A2E" w:rsidRPr="00907A2E" w:rsidDel="00EC659A">
          <w:rPr>
            <w:sz w:val="22"/>
          </w:rPr>
          <w:delText xml:space="preserve">It keeps hackers out of the </w:delText>
        </w:r>
      </w:del>
      <w:del w:id="1745" w:author="Sai Praneetha Bhaskaruni" w:date="2022-03-25T11:47:00Z">
        <w:r w:rsidR="00907A2E" w:rsidRPr="00F93A5F" w:rsidDel="000A4D74">
          <w:rPr>
            <w:sz w:val="22"/>
            <w:highlight w:val="yellow"/>
            <w:rPrChange w:id="1746" w:author="Sai Praneetha Bhaskaruni" w:date="2022-03-25T10:47:00Z">
              <w:rPr>
                <w:sz w:val="22"/>
              </w:rPr>
            </w:rPrChange>
          </w:rPr>
          <w:delText>computer</w:delText>
        </w:r>
        <w:r w:rsidR="00907A2E" w:rsidRPr="00907A2E" w:rsidDel="000A4D74">
          <w:rPr>
            <w:sz w:val="22"/>
          </w:rPr>
          <w:delText xml:space="preserve"> </w:delText>
        </w:r>
      </w:del>
      <w:del w:id="1747" w:author="Sai Praneetha Bhaskaruni" w:date="2022-03-25T11:51:00Z">
        <w:r w:rsidR="00907A2E" w:rsidRPr="00907A2E" w:rsidDel="00EC659A">
          <w:rPr>
            <w:sz w:val="22"/>
          </w:rPr>
          <w:delText xml:space="preserve">and prevents the information from being compromised. </w:delText>
        </w:r>
      </w:del>
      <w:r w:rsidR="00907A2E" w:rsidRPr="00907A2E">
        <w:rPr>
          <w:sz w:val="22"/>
        </w:rPr>
        <w:t xml:space="preserve">Only Stryker Technical Team </w:t>
      </w:r>
      <w:r w:rsidR="002C109E">
        <w:rPr>
          <w:sz w:val="22"/>
        </w:rPr>
        <w:t xml:space="preserve">is </w:t>
      </w:r>
      <w:r w:rsidR="00907A2E" w:rsidRPr="00907A2E">
        <w:rPr>
          <w:sz w:val="22"/>
        </w:rPr>
        <w:t>authorized to repair or resolve issue</w:t>
      </w:r>
      <w:r w:rsidR="002C109E">
        <w:rPr>
          <w:sz w:val="22"/>
        </w:rPr>
        <w:t>s</w:t>
      </w:r>
      <w:r w:rsidR="00907A2E" w:rsidRPr="00907A2E">
        <w:rPr>
          <w:sz w:val="22"/>
        </w:rPr>
        <w:t xml:space="preserve"> whenever severe malware </w:t>
      </w:r>
      <w:r w:rsidR="002C109E">
        <w:rPr>
          <w:sz w:val="22"/>
        </w:rPr>
        <w:t>is</w:t>
      </w:r>
      <w:r w:rsidR="00907A2E" w:rsidRPr="00907A2E">
        <w:rPr>
          <w:sz w:val="22"/>
        </w:rPr>
        <w:t xml:space="preserve"> </w:t>
      </w:r>
      <w:ins w:id="1748" w:author="Sai Praneetha Bhaskaruni" w:date="2022-03-25T11:51:00Z">
        <w:r w:rsidR="00EC659A">
          <w:rPr>
            <w:sz w:val="22"/>
          </w:rPr>
          <w:t>repor</w:t>
        </w:r>
      </w:ins>
      <w:del w:id="1749" w:author="Sai Praneetha Bhaskaruni" w:date="2022-03-25T11:51:00Z">
        <w:r w:rsidR="00907A2E" w:rsidRPr="00907A2E" w:rsidDel="00EC659A">
          <w:rPr>
            <w:sz w:val="22"/>
          </w:rPr>
          <w:delText>detec</w:delText>
        </w:r>
      </w:del>
      <w:r w:rsidR="00907A2E" w:rsidRPr="00907A2E">
        <w:rPr>
          <w:sz w:val="22"/>
        </w:rPr>
        <w:t>ted</w:t>
      </w:r>
      <w:r w:rsidRPr="00420F77">
        <w:rPr>
          <w:sz w:val="22"/>
        </w:rPr>
        <w:t>.</w:t>
      </w:r>
      <w:ins w:id="1750" w:author="Sai Praneetha Bhaskaruni" w:date="2022-03-25T11:53:00Z">
        <w:r w:rsidR="003F15BA">
          <w:t xml:space="preserve"> </w:t>
        </w:r>
      </w:ins>
    </w:p>
    <w:p w14:paraId="66D6E2AC" w14:textId="3D76C49D" w:rsidR="003D4100" w:rsidRPr="00550E2F" w:rsidRDefault="00CD012C">
      <w:pPr>
        <w:spacing w:after="120"/>
        <w:ind w:left="113" w:firstLine="0"/>
        <w:rPr>
          <w:ins w:id="1751" w:author="Sai Praneetha Bhaskaruni" w:date="2022-03-25T11:54:00Z"/>
          <w:sz w:val="22"/>
        </w:rPr>
        <w:pPrChange w:id="1752" w:author="Sai Praneetha Bhaskaruni" w:date="2022-03-25T11:54:00Z">
          <w:pPr/>
        </w:pPrChange>
      </w:pPr>
      <w:r>
        <w:rPr>
          <w:b/>
          <w:i/>
          <w:sz w:val="22"/>
        </w:rPr>
        <w:t>Recommendation for customer (HDO)</w:t>
      </w:r>
      <w:r w:rsidR="009D4859" w:rsidRPr="00CA58F3">
        <w:rPr>
          <w:b/>
          <w:i/>
          <w:sz w:val="22"/>
        </w:rPr>
        <w:t>:</w:t>
      </w:r>
      <w:r w:rsidR="009D4859" w:rsidRPr="00CA58F3">
        <w:t xml:space="preserve"> </w:t>
      </w:r>
      <w:ins w:id="1753" w:author="Sai Praneetha Bhaskaruni" w:date="2022-03-25T11:54:00Z">
        <w:r w:rsidR="003D4100" w:rsidRPr="008D391F">
          <w:rPr>
            <w:sz w:val="22"/>
            <w:szCs w:val="24"/>
          </w:rPr>
          <w:t>Customer (HDO) needs to provide the malware protection for NSA system.</w:t>
        </w:r>
        <w:r w:rsidR="00554C2F">
          <w:rPr>
            <w:sz w:val="22"/>
            <w:szCs w:val="24"/>
          </w:rPr>
          <w:t xml:space="preserve"> </w:t>
        </w:r>
      </w:ins>
    </w:p>
    <w:p w14:paraId="26BCB9B5" w14:textId="39AB8261" w:rsidR="009D4859" w:rsidDel="00554C2F" w:rsidRDefault="009D4859">
      <w:pPr>
        <w:spacing w:after="120"/>
        <w:ind w:left="113" w:firstLine="0"/>
        <w:rPr>
          <w:del w:id="1754" w:author="Sai Praneetha Bhaskaruni" w:date="2022-03-25T11:54:00Z"/>
          <w:sz w:val="22"/>
        </w:rPr>
        <w:pPrChange w:id="1755" w:author="Sai Praneetha Bhaskaruni" w:date="2022-03-25T11:54:00Z">
          <w:pPr>
            <w:spacing w:after="120"/>
            <w:ind w:left="129" w:hanging="14"/>
          </w:pPr>
        </w:pPrChange>
      </w:pPr>
      <w:del w:id="1756" w:author="Sai Praneetha Bhaskaruni" w:date="2022-03-25T11:54:00Z">
        <w:r w:rsidRPr="00F93A5F" w:rsidDel="003D4100">
          <w:rPr>
            <w:sz w:val="22"/>
            <w:highlight w:val="yellow"/>
            <w:rPrChange w:id="1757" w:author="Sai Praneetha Bhaskaruni" w:date="2022-03-25T10:47:00Z">
              <w:rPr>
                <w:sz w:val="22"/>
              </w:rPr>
            </w:rPrChange>
          </w:rPr>
          <w:delText xml:space="preserve">Customer </w:delText>
        </w:r>
        <w:r w:rsidR="002C109E" w:rsidRPr="00F93A5F" w:rsidDel="003D4100">
          <w:rPr>
            <w:sz w:val="22"/>
            <w:highlight w:val="yellow"/>
            <w:rPrChange w:id="1758" w:author="Sai Praneetha Bhaskaruni" w:date="2022-03-25T10:47:00Z">
              <w:rPr>
                <w:sz w:val="22"/>
              </w:rPr>
            </w:rPrChange>
          </w:rPr>
          <w:delText xml:space="preserve">is not </w:delText>
        </w:r>
        <w:r w:rsidRPr="00F93A5F" w:rsidDel="003D4100">
          <w:rPr>
            <w:sz w:val="22"/>
            <w:highlight w:val="yellow"/>
            <w:rPrChange w:id="1759" w:author="Sai Praneetha Bhaskaruni" w:date="2022-03-25T10:47:00Z">
              <w:rPr>
                <w:sz w:val="22"/>
              </w:rPr>
            </w:rPrChange>
          </w:rPr>
          <w:delText>allowed to access this component</w:delText>
        </w:r>
        <w:r w:rsidDel="00554C2F">
          <w:rPr>
            <w:i/>
            <w:sz w:val="22"/>
          </w:rPr>
          <w:delText>.</w:delText>
        </w:r>
        <w:r w:rsidR="00907A2E" w:rsidRPr="00907A2E" w:rsidDel="00554C2F">
          <w:delText xml:space="preserve"> </w:delText>
        </w:r>
        <w:r w:rsidR="00907A2E" w:rsidRPr="00907A2E" w:rsidDel="00554C2F">
          <w:rPr>
            <w:sz w:val="22"/>
          </w:rPr>
          <w:delText xml:space="preserve">Whenever severe malware </w:delText>
        </w:r>
        <w:r w:rsidR="008229B2" w:rsidDel="00554C2F">
          <w:rPr>
            <w:sz w:val="22"/>
          </w:rPr>
          <w:delText>is</w:delText>
        </w:r>
        <w:r w:rsidR="008229B2" w:rsidRPr="00907A2E" w:rsidDel="00554C2F">
          <w:rPr>
            <w:sz w:val="22"/>
          </w:rPr>
          <w:delText xml:space="preserve"> </w:delText>
        </w:r>
        <w:r w:rsidR="00907A2E" w:rsidRPr="00907A2E" w:rsidDel="00554C2F">
          <w:rPr>
            <w:sz w:val="22"/>
          </w:rPr>
          <w:delText xml:space="preserve">detected </w:delText>
        </w:r>
        <w:r w:rsidR="008229B2" w:rsidDel="00554C2F">
          <w:rPr>
            <w:sz w:val="22"/>
          </w:rPr>
          <w:delText>get it</w:delText>
        </w:r>
        <w:r w:rsidR="00907A2E" w:rsidRPr="00907A2E" w:rsidDel="00554C2F">
          <w:rPr>
            <w:sz w:val="22"/>
          </w:rPr>
          <w:delText xml:space="preserve"> resolved by the service engineer. Customer has to block </w:delText>
        </w:r>
      </w:del>
      <w:del w:id="1760" w:author="Sai Praneetha Bhaskaruni" w:date="2022-03-25T10:16:00Z">
        <w:r w:rsidR="00907A2E" w:rsidRPr="00907A2E" w:rsidDel="00EB0EFC">
          <w:rPr>
            <w:sz w:val="22"/>
          </w:rPr>
          <w:delText xml:space="preserve"> </w:delText>
        </w:r>
      </w:del>
      <w:del w:id="1761" w:author="Sai Praneetha Bhaskaruni" w:date="2022-03-25T11:54:00Z">
        <w:r w:rsidR="00907A2E" w:rsidRPr="00907A2E" w:rsidDel="00554C2F">
          <w:rPr>
            <w:sz w:val="22"/>
          </w:rPr>
          <w:delText xml:space="preserve">few IOCs and IOAs </w:delText>
        </w:r>
        <w:r w:rsidR="008229B2" w:rsidDel="00554C2F">
          <w:rPr>
            <w:sz w:val="22"/>
          </w:rPr>
          <w:delText>in</w:delText>
        </w:r>
        <w:r w:rsidR="008229B2" w:rsidRPr="00907A2E" w:rsidDel="00554C2F">
          <w:rPr>
            <w:sz w:val="22"/>
          </w:rPr>
          <w:delText xml:space="preserve"> </w:delText>
        </w:r>
        <w:r w:rsidR="00907A2E" w:rsidRPr="00907A2E" w:rsidDel="00554C2F">
          <w:rPr>
            <w:sz w:val="22"/>
          </w:rPr>
          <w:delText xml:space="preserve">their network devices. </w:delText>
        </w:r>
        <w:r w:rsidR="008229B2" w:rsidDel="00554C2F">
          <w:rPr>
            <w:sz w:val="22"/>
          </w:rPr>
          <w:delText>It is h</w:delText>
        </w:r>
        <w:r w:rsidR="008229B2" w:rsidRPr="00907A2E" w:rsidDel="00554C2F">
          <w:rPr>
            <w:sz w:val="22"/>
          </w:rPr>
          <w:delText xml:space="preserve">ighly </w:delText>
        </w:r>
        <w:r w:rsidR="008229B2" w:rsidDel="00554C2F">
          <w:rPr>
            <w:sz w:val="22"/>
          </w:rPr>
          <w:delText xml:space="preserve">recommended that the </w:delText>
        </w:r>
        <w:r w:rsidR="00CD012C" w:rsidDel="00554C2F">
          <w:rPr>
            <w:sz w:val="22"/>
          </w:rPr>
          <w:delText>customer (HDO)</w:delText>
        </w:r>
        <w:r w:rsidR="00907A2E" w:rsidRPr="00907A2E" w:rsidDel="00554C2F">
          <w:rPr>
            <w:sz w:val="22"/>
          </w:rPr>
          <w:delText xml:space="preserve"> </w:delText>
        </w:r>
        <w:r w:rsidR="008229B2" w:rsidDel="00554C2F">
          <w:rPr>
            <w:sz w:val="22"/>
          </w:rPr>
          <w:delText>should use</w:delText>
        </w:r>
        <w:r w:rsidR="00907A2E" w:rsidRPr="00907A2E" w:rsidDel="00554C2F">
          <w:rPr>
            <w:sz w:val="22"/>
          </w:rPr>
          <w:delText xml:space="preserve"> network firewall. SmartMedic solution should be behind stateful firewall. </w:delText>
        </w:r>
        <w:r w:rsidR="00E722DC" w:rsidDel="00554C2F">
          <w:rPr>
            <w:sz w:val="22"/>
          </w:rPr>
          <w:delText>The f</w:delText>
        </w:r>
        <w:r w:rsidR="00E722DC" w:rsidRPr="00907A2E" w:rsidDel="00554C2F">
          <w:rPr>
            <w:sz w:val="22"/>
          </w:rPr>
          <w:delText xml:space="preserve">irewall </w:delText>
        </w:r>
        <w:r w:rsidR="00907A2E" w:rsidRPr="00907A2E" w:rsidDel="00554C2F">
          <w:rPr>
            <w:sz w:val="22"/>
          </w:rPr>
          <w:delText>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delText>
        </w:r>
        <w:r w:rsidR="008229B2" w:rsidDel="00554C2F">
          <w:rPr>
            <w:sz w:val="22"/>
          </w:rPr>
          <w:delText>.</w:delText>
        </w:r>
      </w:del>
    </w:p>
    <w:p w14:paraId="7AABAA28" w14:textId="77777777" w:rsidR="008229B2" w:rsidRPr="00CA58F3" w:rsidRDefault="008229B2" w:rsidP="009D4859">
      <w:pPr>
        <w:spacing w:after="120"/>
        <w:ind w:left="129" w:hanging="14"/>
        <w:rPr>
          <w:i/>
          <w:sz w:val="22"/>
        </w:rPr>
      </w:pPr>
    </w:p>
    <w:p w14:paraId="3A5F3249" w14:textId="77777777" w:rsidR="009D4859" w:rsidRPr="00C11DBF" w:rsidRDefault="009D4859" w:rsidP="009D4859">
      <w:pPr>
        <w:shd w:val="clear" w:color="auto" w:fill="E7E6E6" w:themeFill="background2"/>
        <w:spacing w:after="0"/>
        <w:ind w:left="118"/>
        <w:rPr>
          <w:b/>
          <w:sz w:val="22"/>
        </w:rPr>
      </w:pPr>
      <w:r w:rsidRPr="00C11DBF">
        <w:rPr>
          <w:b/>
          <w:sz w:val="22"/>
        </w:rPr>
        <w:t xml:space="preserve">SmartMedic: Communication Network: </w:t>
      </w:r>
    </w:p>
    <w:p w14:paraId="1FB1A57B" w14:textId="5BE9A183" w:rsidR="009D4859" w:rsidRDefault="00CD012C" w:rsidP="009D4859">
      <w:pPr>
        <w:ind w:firstLine="0"/>
      </w:pPr>
      <w:r>
        <w:rPr>
          <w:b/>
          <w:i/>
          <w:sz w:val="22"/>
        </w:rPr>
        <w:t>Recommendation for customer (HDO)</w:t>
      </w:r>
      <w:r w:rsidR="009D4859" w:rsidRPr="00530651">
        <w:rPr>
          <w:b/>
          <w:i/>
          <w:sz w:val="22"/>
        </w:rPr>
        <w:t>:</w:t>
      </w:r>
      <w:r w:rsidR="009D4859" w:rsidRPr="00CA58F3">
        <w:rPr>
          <w:sz w:val="22"/>
        </w:rPr>
        <w:t xml:space="preserve"> </w:t>
      </w:r>
      <w:r w:rsidR="00907A2E" w:rsidRPr="00907A2E">
        <w:rPr>
          <w:sz w:val="22"/>
        </w:rPr>
        <w:t xml:space="preserve">Whenever severe malware has been detected </w:t>
      </w:r>
      <w:r w:rsidR="008229B2">
        <w:rPr>
          <w:sz w:val="22"/>
        </w:rPr>
        <w:t>it is</w:t>
      </w:r>
      <w:r w:rsidR="00907A2E" w:rsidRPr="00907A2E">
        <w:rPr>
          <w:sz w:val="22"/>
        </w:rPr>
        <w:t xml:space="preserve"> resolved by the service engineer. Customer has to block few IOCs and IOAs </w:t>
      </w:r>
      <w:r w:rsidR="008229B2">
        <w:rPr>
          <w:sz w:val="22"/>
        </w:rPr>
        <w:t>in</w:t>
      </w:r>
      <w:r w:rsidR="008229B2" w:rsidRPr="00907A2E">
        <w:rPr>
          <w:sz w:val="22"/>
        </w:rPr>
        <w:t xml:space="preserve"> </w:t>
      </w:r>
      <w:r w:rsidR="00907A2E" w:rsidRPr="00907A2E">
        <w:rPr>
          <w:sz w:val="22"/>
        </w:rPr>
        <w:t xml:space="preserve">their network devices. </w:t>
      </w:r>
      <w:r w:rsidR="008229B2">
        <w:rPr>
          <w:sz w:val="22"/>
        </w:rPr>
        <w:t>It is h</w:t>
      </w:r>
      <w:r w:rsidR="008229B2" w:rsidRPr="00907A2E">
        <w:rPr>
          <w:sz w:val="22"/>
        </w:rPr>
        <w:t xml:space="preserve">ighly </w:t>
      </w:r>
      <w:r w:rsidR="008229B2">
        <w:rPr>
          <w:sz w:val="22"/>
        </w:rPr>
        <w:t>recommended that the customer (HDO)</w:t>
      </w:r>
      <w:r w:rsidR="008229B2" w:rsidRPr="00907A2E">
        <w:rPr>
          <w:sz w:val="22"/>
        </w:rPr>
        <w:t xml:space="preserve"> </w:t>
      </w:r>
      <w:r w:rsidR="008229B2">
        <w:rPr>
          <w:sz w:val="22"/>
        </w:rPr>
        <w:t>should use</w:t>
      </w:r>
      <w:r w:rsidR="008229B2" w:rsidRPr="00907A2E">
        <w:rPr>
          <w:sz w:val="22"/>
        </w:rPr>
        <w:t xml:space="preserve"> network firewall.</w:t>
      </w:r>
      <w:r w:rsidR="00907A2E" w:rsidRPr="00907A2E">
        <w:rPr>
          <w:sz w:val="22"/>
        </w:rPr>
        <w:t xml:space="preserve"> SmartMedic solution should be behind stateful firewall. </w:t>
      </w:r>
      <w:r w:rsidR="00E722DC">
        <w:rPr>
          <w:sz w:val="22"/>
        </w:rPr>
        <w:t>The f</w:t>
      </w:r>
      <w:r w:rsidR="00E722DC" w:rsidRPr="00907A2E">
        <w:rPr>
          <w:sz w:val="22"/>
        </w:rPr>
        <w:t xml:space="preserve">irewall </w:t>
      </w:r>
      <w:r w:rsidR="00907A2E" w:rsidRPr="00907A2E">
        <w:rPr>
          <w:sz w:val="22"/>
        </w:rPr>
        <w:t>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r w:rsidR="00660562">
        <w:rPr>
          <w:sz w:val="22"/>
        </w:rPr>
        <w:t>.</w:t>
      </w:r>
    </w:p>
    <w:p w14:paraId="228E0724" w14:textId="15DE67F7" w:rsidR="009D4859" w:rsidRDefault="009D4859" w:rsidP="00BC2B73">
      <w:pPr>
        <w:ind w:firstLine="0"/>
      </w:pPr>
    </w:p>
    <w:p w14:paraId="7692E2DD" w14:textId="338EE7CD" w:rsidR="009D4859" w:rsidRPr="00180992" w:rsidRDefault="00BC546B" w:rsidP="00960CBE">
      <w:pPr>
        <w:pStyle w:val="Heading1"/>
      </w:pPr>
      <w:bookmarkStart w:id="1762" w:name="_Toc108268273"/>
      <w:r>
        <w:rPr>
          <w:color w:val="FCC566"/>
          <w:sz w:val="40"/>
        </w:rPr>
        <w:t>2</w:t>
      </w:r>
      <w:r w:rsidR="00BB0397">
        <w:rPr>
          <w:color w:val="FCC566"/>
          <w:sz w:val="40"/>
        </w:rPr>
        <w:t>4</w:t>
      </w:r>
      <w:r w:rsidR="009D4859" w:rsidRPr="00180992">
        <w:rPr>
          <w:color w:val="FFCC66"/>
          <w:sz w:val="40"/>
        </w:rPr>
        <w:t xml:space="preserve"> </w:t>
      </w:r>
      <w:r w:rsidR="00672B7E" w:rsidRPr="00672B7E">
        <w:t>Roadmap for Third Party Components in Device Life Cycle</w:t>
      </w:r>
      <w:bookmarkEnd w:id="1762"/>
    </w:p>
    <w:p w14:paraId="7C53C72D" w14:textId="6015F929" w:rsidR="009D4859" w:rsidRPr="00C11DBF" w:rsidRDefault="009D4859" w:rsidP="009D4859">
      <w:pPr>
        <w:shd w:val="clear" w:color="auto" w:fill="E7E6E6" w:themeFill="background2"/>
        <w:spacing w:after="0"/>
        <w:ind w:left="118"/>
        <w:rPr>
          <w:b/>
          <w:sz w:val="22"/>
        </w:rPr>
      </w:pPr>
      <w:r w:rsidRPr="00C11DBF">
        <w:rPr>
          <w:b/>
          <w:sz w:val="22"/>
        </w:rPr>
        <w:t>SmartMedic Solution Component</w:t>
      </w:r>
      <w:ins w:id="1763" w:author="Sai Praneetha Bhaskaruni" w:date="2022-03-25T10:05:00Z">
        <w:r w:rsidR="00364E05">
          <w:rPr>
            <w:b/>
            <w:sz w:val="22"/>
          </w:rPr>
          <w:t>s</w:t>
        </w:r>
      </w:ins>
      <w:r w:rsidRPr="00C11DBF">
        <w:rPr>
          <w:b/>
          <w:sz w:val="22"/>
        </w:rPr>
        <w:t>: Device</w:t>
      </w:r>
      <w:r w:rsidR="0060199F">
        <w:rPr>
          <w:b/>
          <w:sz w:val="22"/>
        </w:rPr>
        <w:t xml:space="preserve"> and Tablet</w:t>
      </w:r>
    </w:p>
    <w:p w14:paraId="50E66FF3" w14:textId="27AD81E8" w:rsidR="009D4859" w:rsidRDefault="009D4859" w:rsidP="009D4859">
      <w:pPr>
        <w:spacing w:after="120"/>
        <w:ind w:left="129" w:hanging="14"/>
        <w:rPr>
          <w:sz w:val="22"/>
        </w:rPr>
      </w:pPr>
      <w:r w:rsidRPr="00CA58F3">
        <w:rPr>
          <w:b/>
          <w:i/>
          <w:sz w:val="22"/>
        </w:rPr>
        <w:t>Existing Security Features:</w:t>
      </w:r>
      <w:r>
        <w:rPr>
          <w:i/>
          <w:sz w:val="22"/>
        </w:rPr>
        <w:t xml:space="preserve"> </w:t>
      </w:r>
      <w:r w:rsidR="00907A2E" w:rsidRPr="00907A2E">
        <w:rPr>
          <w:sz w:val="22"/>
        </w:rPr>
        <w:t xml:space="preserve">Stryker has evaluated third -party components as per the requirement identified and adequate actions </w:t>
      </w:r>
      <w:r w:rsidR="00660562">
        <w:rPr>
          <w:sz w:val="22"/>
        </w:rPr>
        <w:t xml:space="preserve">have been </w:t>
      </w:r>
      <w:r w:rsidR="00907A2E" w:rsidRPr="00907A2E">
        <w:rPr>
          <w:sz w:val="22"/>
        </w:rPr>
        <w:t xml:space="preserve">implemented in </w:t>
      </w:r>
      <w:r w:rsidR="00660562">
        <w:rPr>
          <w:sz w:val="22"/>
        </w:rPr>
        <w:t xml:space="preserve">the </w:t>
      </w:r>
      <w:ins w:id="1764" w:author="Sai Praneetha Bhaskaruni" w:date="2022-03-25T11:57:00Z">
        <w:r w:rsidR="00430D0C">
          <w:rPr>
            <w:sz w:val="22"/>
          </w:rPr>
          <w:t>complete Smart Medic platform</w:t>
        </w:r>
      </w:ins>
      <w:del w:id="1765" w:author="Sai Praneetha Bhaskaruni" w:date="2022-03-25T11:56:00Z">
        <w:r w:rsidR="00907A2E" w:rsidRPr="00907A2E" w:rsidDel="00430D0C">
          <w:rPr>
            <w:sz w:val="22"/>
          </w:rPr>
          <w:delText>application</w:delText>
        </w:r>
      </w:del>
      <w:r w:rsidR="00907A2E" w:rsidRPr="00907A2E">
        <w:rPr>
          <w:sz w:val="22"/>
        </w:rPr>
        <w:t>. Stryker will be evaluating high-risk third-party components periodically and communicate to customers for any updates required during the product lifecycle</w:t>
      </w:r>
      <w:r w:rsidRPr="00275C89">
        <w:rPr>
          <w:sz w:val="22"/>
        </w:rPr>
        <w:t>.</w:t>
      </w:r>
    </w:p>
    <w:p w14:paraId="3361AAAC" w14:textId="1E7FA640" w:rsidR="009D4859" w:rsidRPr="008328CE" w:rsidRDefault="00CD012C">
      <w:pPr>
        <w:spacing w:after="120"/>
        <w:ind w:left="129" w:hanging="14"/>
        <w:rPr>
          <w:sz w:val="22"/>
          <w:rPrChange w:id="1766" w:author="Sai Praneetha Bhaskaruni" w:date="2022-03-25T11:59:00Z">
            <w:rPr>
              <w:i/>
              <w:sz w:val="22"/>
            </w:rPr>
          </w:rPrChange>
        </w:rPr>
      </w:pPr>
      <w:r>
        <w:rPr>
          <w:b/>
          <w:i/>
          <w:sz w:val="22"/>
        </w:rPr>
        <w:t>Recommendation for customer (HDO)</w:t>
      </w:r>
      <w:r w:rsidR="009D4859" w:rsidRPr="00CA58F3">
        <w:rPr>
          <w:b/>
          <w:i/>
          <w:sz w:val="22"/>
        </w:rPr>
        <w:t>:</w:t>
      </w:r>
      <w:r w:rsidR="009D4859" w:rsidRPr="00CA58F3">
        <w:t xml:space="preserve"> </w:t>
      </w:r>
      <w:ins w:id="1767" w:author="Sai Praneetha Bhaskaruni" w:date="2022-03-25T11:59:00Z">
        <w:r w:rsidR="00ED2450" w:rsidRPr="00550E2F">
          <w:rPr>
            <w:sz w:val="22"/>
          </w:rPr>
          <w:t xml:space="preserve">Any information regarding </w:t>
        </w:r>
        <w:r w:rsidR="00ED2450" w:rsidRPr="00331164">
          <w:rPr>
            <w:sz w:val="22"/>
            <w:rPrChange w:id="1768" w:author="Sai Praneetha Bhaskaruni" w:date="2022-03-25T11:59:00Z">
              <w:rPr/>
            </w:rPrChange>
          </w:rPr>
          <w:t>Roadmap for Third Party Components in Device Life Cycle</w:t>
        </w:r>
        <w:r w:rsidR="00ED2450" w:rsidRPr="00550E2F">
          <w:rPr>
            <w:sz w:val="22"/>
          </w:rPr>
          <w:t xml:space="preserve"> can be requested from Stryker.</w:t>
        </w:r>
      </w:ins>
      <w:del w:id="1769" w:author="Sai Praneetha Bhaskaruni" w:date="2022-03-25T11:59:00Z">
        <w:r w:rsidR="009D4859" w:rsidDel="00ED2450">
          <w:delText>C</w:delText>
        </w:r>
        <w:r w:rsidR="009D4859" w:rsidRPr="000F24D0" w:rsidDel="00ED2450">
          <w:rPr>
            <w:sz w:val="22"/>
          </w:rPr>
          <w:delText>ustomer</w:delText>
        </w:r>
        <w:r w:rsidR="009D4859" w:rsidDel="00ED2450">
          <w:rPr>
            <w:sz w:val="22"/>
          </w:rPr>
          <w:delText xml:space="preserve"> </w:delText>
        </w:r>
        <w:r w:rsidR="00660562" w:rsidDel="00ED2450">
          <w:rPr>
            <w:sz w:val="22"/>
          </w:rPr>
          <w:delText xml:space="preserve">is not </w:delText>
        </w:r>
        <w:r w:rsidR="009D4859" w:rsidRPr="000F24D0" w:rsidDel="00ED2450">
          <w:rPr>
            <w:sz w:val="22"/>
          </w:rPr>
          <w:delText>allowed to access this component</w:delText>
        </w:r>
        <w:r w:rsidR="009D4859" w:rsidDel="00ED2450">
          <w:rPr>
            <w:i/>
            <w:sz w:val="22"/>
          </w:rPr>
          <w:delText>.</w:delText>
        </w:r>
      </w:del>
    </w:p>
    <w:p w14:paraId="6B0B845C" w14:textId="54D58637" w:rsidR="009D4859" w:rsidRDefault="009D4859" w:rsidP="00BC2B73">
      <w:pPr>
        <w:ind w:firstLine="0"/>
      </w:pPr>
    </w:p>
    <w:p w14:paraId="4C5BFB41" w14:textId="777651E6" w:rsidR="009D4859" w:rsidRPr="00180992" w:rsidRDefault="00BC546B" w:rsidP="00960CBE">
      <w:pPr>
        <w:pStyle w:val="Heading1"/>
      </w:pPr>
      <w:bookmarkStart w:id="1770" w:name="_Toc108268274"/>
      <w:r>
        <w:rPr>
          <w:color w:val="FCC566"/>
          <w:sz w:val="40"/>
        </w:rPr>
        <w:t>2</w:t>
      </w:r>
      <w:r w:rsidR="00BB0397">
        <w:rPr>
          <w:color w:val="FCC566"/>
          <w:sz w:val="40"/>
        </w:rPr>
        <w:t>5</w:t>
      </w:r>
      <w:r w:rsidR="009D4859" w:rsidRPr="00180992">
        <w:rPr>
          <w:color w:val="FFCC66"/>
          <w:sz w:val="40"/>
        </w:rPr>
        <w:t xml:space="preserve"> </w:t>
      </w:r>
      <w:r w:rsidR="00672B7E" w:rsidRPr="00672B7E">
        <w:t>Health Data Storage Confidentiality</w:t>
      </w:r>
      <w:bookmarkEnd w:id="1770"/>
    </w:p>
    <w:p w14:paraId="5327295C" w14:textId="1DA7750A" w:rsidR="009D4859" w:rsidRPr="00C11DBF" w:rsidRDefault="009D4859" w:rsidP="009D4859">
      <w:pPr>
        <w:shd w:val="clear" w:color="auto" w:fill="E7E6E6" w:themeFill="background2"/>
        <w:spacing w:after="0"/>
        <w:ind w:left="118"/>
        <w:rPr>
          <w:b/>
          <w:sz w:val="22"/>
        </w:rPr>
      </w:pPr>
      <w:r w:rsidRPr="00C11DBF">
        <w:rPr>
          <w:b/>
          <w:sz w:val="22"/>
        </w:rPr>
        <w:t xml:space="preserve">SmartMedic: Tablet </w:t>
      </w:r>
      <w:r w:rsidR="00B26EF8">
        <w:rPr>
          <w:b/>
          <w:sz w:val="22"/>
        </w:rPr>
        <w:t xml:space="preserve">and </w:t>
      </w:r>
      <w:r w:rsidR="00B26EF8" w:rsidRPr="00C11DBF">
        <w:rPr>
          <w:b/>
          <w:sz w:val="22"/>
        </w:rPr>
        <w:t>Nurse Station Application</w:t>
      </w:r>
    </w:p>
    <w:p w14:paraId="128BA142" w14:textId="50CB1920" w:rsidR="00F26623" w:rsidRPr="008D391F" w:rsidDel="00DD654A" w:rsidRDefault="009D4859">
      <w:pPr>
        <w:spacing w:after="120"/>
        <w:ind w:left="129" w:hanging="14"/>
        <w:rPr>
          <w:del w:id="1771" w:author="Sai Praneetha Bhaskaruni" w:date="2022-03-25T12:08:00Z"/>
          <w:moveTo w:id="1772" w:author="Sai Praneetha Bhaskaruni" w:date="2022-03-25T12:05:00Z"/>
          <w:sz w:val="24"/>
          <w:szCs w:val="24"/>
        </w:rPr>
      </w:pPr>
      <w:r w:rsidRPr="00CA58F3">
        <w:rPr>
          <w:b/>
          <w:i/>
          <w:sz w:val="22"/>
        </w:rPr>
        <w:t>Existing Security Features:</w:t>
      </w:r>
      <w:r>
        <w:rPr>
          <w:i/>
          <w:sz w:val="22"/>
        </w:rPr>
        <w:t xml:space="preserve"> </w:t>
      </w:r>
      <w:ins w:id="1773" w:author="Sai Praneetha Bhaskaruni" w:date="2022-03-25T12:04:00Z">
        <w:r w:rsidR="005733E7">
          <w:rPr>
            <w:sz w:val="22"/>
            <w:szCs w:val="24"/>
          </w:rPr>
          <w:t>Smart Medic platform has weight &amp; position considered as health data.</w:t>
        </w:r>
      </w:ins>
      <w:ins w:id="1774" w:author="Sai Praneetha Bhaskaruni" w:date="2022-03-25T12:05:00Z">
        <w:r w:rsidR="005733E7">
          <w:rPr>
            <w:sz w:val="22"/>
            <w:szCs w:val="24"/>
          </w:rPr>
          <w:t xml:space="preserve"> </w:t>
        </w:r>
        <w:r w:rsidR="005733E7">
          <w:rPr>
            <w:sz w:val="22"/>
          </w:rPr>
          <w:t xml:space="preserve">Patient </w:t>
        </w:r>
        <w:r w:rsidR="005733E7" w:rsidRPr="008D391F">
          <w:rPr>
            <w:sz w:val="22"/>
            <w:szCs w:val="24"/>
          </w:rPr>
          <w:t xml:space="preserve">details are anonymized and mapped to patient id and </w:t>
        </w:r>
      </w:ins>
      <w:ins w:id="1775" w:author="Sai Praneetha Bhaskaruni" w:date="2022-03-25T12:06:00Z">
        <w:r w:rsidR="007D42FB">
          <w:rPr>
            <w:sz w:val="22"/>
            <w:szCs w:val="24"/>
          </w:rPr>
          <w:t xml:space="preserve">using </w:t>
        </w:r>
      </w:ins>
      <w:ins w:id="1776" w:author="Sai Praneetha Bhaskaruni" w:date="2022-03-25T12:05:00Z">
        <w:r w:rsidR="005733E7" w:rsidRPr="008D391F">
          <w:rPr>
            <w:sz w:val="22"/>
            <w:szCs w:val="24"/>
          </w:rPr>
          <w:t xml:space="preserve">that </w:t>
        </w:r>
      </w:ins>
      <w:ins w:id="1777" w:author="Sai Praneetha Bhaskaruni" w:date="2022-03-25T12:06:00Z">
        <w:r w:rsidR="007D42FB" w:rsidRPr="008D391F">
          <w:rPr>
            <w:sz w:val="22"/>
            <w:szCs w:val="24"/>
          </w:rPr>
          <w:t xml:space="preserve">patient </w:t>
        </w:r>
        <w:r w:rsidR="007D42FB">
          <w:rPr>
            <w:sz w:val="22"/>
            <w:szCs w:val="24"/>
          </w:rPr>
          <w:t xml:space="preserve">personal </w:t>
        </w:r>
        <w:r w:rsidR="007D42FB" w:rsidRPr="008D391F">
          <w:rPr>
            <w:sz w:val="22"/>
            <w:szCs w:val="24"/>
          </w:rPr>
          <w:t xml:space="preserve">details </w:t>
        </w:r>
      </w:ins>
      <w:ins w:id="1778" w:author="Sai Praneetha Bhaskaruni" w:date="2022-03-25T12:05:00Z">
        <w:r w:rsidR="005733E7" w:rsidRPr="008D391F">
          <w:rPr>
            <w:sz w:val="22"/>
            <w:szCs w:val="24"/>
          </w:rPr>
          <w:t>can</w:t>
        </w:r>
        <w:r w:rsidR="005733E7">
          <w:rPr>
            <w:sz w:val="22"/>
            <w:szCs w:val="24"/>
          </w:rPr>
          <w:t>’t</w:t>
        </w:r>
        <w:r w:rsidR="005733E7" w:rsidRPr="008D391F">
          <w:rPr>
            <w:sz w:val="22"/>
            <w:szCs w:val="24"/>
          </w:rPr>
          <w:t xml:space="preserve"> be retrieved.</w:t>
        </w:r>
        <w:r w:rsidR="005733E7">
          <w:rPr>
            <w:sz w:val="22"/>
            <w:szCs w:val="24"/>
          </w:rPr>
          <w:t xml:space="preserve"> </w:t>
        </w:r>
      </w:ins>
      <w:moveToRangeStart w:id="1779" w:author="Sai Praneetha Bhaskaruni" w:date="2022-03-25T12:05:00Z" w:name="move99102325"/>
      <w:moveTo w:id="1780" w:author="Sai Praneetha Bhaskaruni" w:date="2022-03-25T12:05:00Z">
        <w:r w:rsidR="00F26623" w:rsidRPr="00A0310B">
          <w:rPr>
            <w:sz w:val="22"/>
          </w:rPr>
          <w:t xml:space="preserve">The data at rest </w:t>
        </w:r>
        <w:r w:rsidR="00F26623">
          <w:rPr>
            <w:sz w:val="22"/>
          </w:rPr>
          <w:t xml:space="preserve">is </w:t>
        </w:r>
        <w:r w:rsidR="00F26623" w:rsidRPr="00A0310B">
          <w:rPr>
            <w:sz w:val="22"/>
          </w:rPr>
          <w:t>encrypted using a strong encryption mechanism implemented within the SmartMedic solution, which safeguards the sensitive medical data from</w:t>
        </w:r>
      </w:moveTo>
      <w:ins w:id="1781" w:author="Sai Praneetha Bhaskaruni" w:date="2022-03-25T12:07:00Z">
        <w:r w:rsidR="00414BC1">
          <w:rPr>
            <w:sz w:val="22"/>
          </w:rPr>
          <w:t xml:space="preserve"> </w:t>
        </w:r>
      </w:ins>
      <w:moveTo w:id="1782" w:author="Sai Praneetha Bhaskaruni" w:date="2022-03-25T12:05:00Z">
        <w:del w:id="1783" w:author="Sai Praneetha Bhaskaruni" w:date="2022-03-25T12:07:00Z">
          <w:r w:rsidR="00F26623" w:rsidRPr="00A0310B" w:rsidDel="00414BC1">
            <w:rPr>
              <w:sz w:val="22"/>
            </w:rPr>
            <w:delText xml:space="preserve"> </w:delText>
          </w:r>
        </w:del>
      </w:moveTo>
      <w:ins w:id="1784" w:author="Sai Praneetha Bhaskaruni" w:date="2022-03-25T12:07:00Z">
        <w:r w:rsidR="00414BC1">
          <w:rPr>
            <w:sz w:val="22"/>
          </w:rPr>
          <w:t>unauthorized access</w:t>
        </w:r>
      </w:ins>
      <w:moveTo w:id="1785" w:author="Sai Praneetha Bhaskaruni" w:date="2022-03-25T12:05:00Z">
        <w:del w:id="1786" w:author="Sai Praneetha Bhaskaruni" w:date="2022-03-25T12:07:00Z">
          <w:r w:rsidR="00F26623" w:rsidRPr="00A0310B" w:rsidDel="00414BC1">
            <w:rPr>
              <w:sz w:val="22"/>
            </w:rPr>
            <w:delText>prying eyes</w:delText>
          </w:r>
        </w:del>
        <w:r w:rsidR="00F26623" w:rsidRPr="00A0310B">
          <w:rPr>
            <w:sz w:val="22"/>
          </w:rPr>
          <w:t xml:space="preserve">. </w:t>
        </w:r>
        <w:del w:id="1787" w:author="Sai Praneetha Bhaskaruni" w:date="2022-03-25T12:08:00Z">
          <w:r w:rsidR="00F26623" w:rsidRPr="00A0310B" w:rsidDel="00DD654A">
            <w:rPr>
              <w:sz w:val="22"/>
            </w:rPr>
            <w:delText>The ability of the device to ensure unauthorized access does not compromise the integrity and confidentiality of sensitive information stored on the device</w:delText>
          </w:r>
          <w:r w:rsidR="00F26623" w:rsidRPr="00420F77" w:rsidDel="00DD654A">
            <w:rPr>
              <w:sz w:val="22"/>
            </w:rPr>
            <w:delText>.</w:delText>
          </w:r>
          <w:r w:rsidR="00F26623" w:rsidDel="00DD654A">
            <w:rPr>
              <w:sz w:val="22"/>
            </w:rPr>
            <w:delText xml:space="preserve"> </w:delText>
          </w:r>
        </w:del>
      </w:moveTo>
    </w:p>
    <w:moveToRangeEnd w:id="1779"/>
    <w:p w14:paraId="6D5B6E65" w14:textId="35747C23" w:rsidR="005733E7" w:rsidRPr="008D391F" w:rsidRDefault="005733E7">
      <w:pPr>
        <w:spacing w:after="120"/>
        <w:ind w:left="129" w:hanging="14"/>
        <w:rPr>
          <w:ins w:id="1788" w:author="Sai Praneetha Bhaskaruni" w:date="2022-03-25T12:05:00Z"/>
          <w:sz w:val="24"/>
          <w:szCs w:val="24"/>
        </w:rPr>
      </w:pPr>
    </w:p>
    <w:p w14:paraId="77378DEE" w14:textId="1EED5968" w:rsidR="00E701E7" w:rsidRPr="00D04165" w:rsidDel="00F26623" w:rsidRDefault="00A0310B">
      <w:pPr>
        <w:spacing w:after="120"/>
        <w:ind w:left="129" w:hanging="14"/>
        <w:rPr>
          <w:moveFrom w:id="1789" w:author="Sai Praneetha Bhaskaruni" w:date="2022-03-25T12:05:00Z"/>
          <w:sz w:val="24"/>
          <w:szCs w:val="24"/>
          <w:rPrChange w:id="1790" w:author="Sai Praneetha Bhaskaruni" w:date="2022-03-25T12:01:00Z">
            <w:rPr>
              <w:moveFrom w:id="1791" w:author="Sai Praneetha Bhaskaruni" w:date="2022-03-25T12:05:00Z"/>
              <w:sz w:val="22"/>
            </w:rPr>
          </w:rPrChange>
        </w:rPr>
      </w:pPr>
      <w:moveFromRangeStart w:id="1792" w:author="Sai Praneetha Bhaskaruni" w:date="2022-03-25T12:05:00Z" w:name="move99102325"/>
      <w:moveFrom w:id="1793" w:author="Sai Praneetha Bhaskaruni" w:date="2022-03-25T12:05:00Z">
        <w:r w:rsidRPr="00A0310B" w:rsidDel="00F26623">
          <w:rPr>
            <w:sz w:val="22"/>
          </w:rPr>
          <w:t xml:space="preserve">The data at rest </w:t>
        </w:r>
        <w:r w:rsidR="00660562" w:rsidDel="00F26623">
          <w:rPr>
            <w:sz w:val="22"/>
          </w:rPr>
          <w:t xml:space="preserve">is </w:t>
        </w:r>
        <w:r w:rsidRPr="00A0310B" w:rsidDel="00F26623">
          <w:rPr>
            <w:sz w:val="22"/>
          </w:rPr>
          <w:t>encrypted using a strong encryption mechanism implemented within the SmartMedic solution, which safeguards the sensitive medical data from prying eyes. The ability of the device to ensure unauthorized access does not compromise the integrity and confidentiality of sensitive information stored on the device</w:t>
        </w:r>
        <w:r w:rsidR="009D4859" w:rsidRPr="00420F77" w:rsidDel="00F26623">
          <w:rPr>
            <w:sz w:val="22"/>
          </w:rPr>
          <w:t>.</w:t>
        </w:r>
        <w:r w:rsidR="00802104" w:rsidDel="00F26623">
          <w:rPr>
            <w:sz w:val="22"/>
          </w:rPr>
          <w:t xml:space="preserve"> </w:t>
        </w:r>
      </w:moveFrom>
    </w:p>
    <w:moveFromRangeEnd w:id="1792"/>
    <w:p w14:paraId="3978CD3D" w14:textId="20FB65C5" w:rsidR="009D4859" w:rsidRPr="00B26EF8" w:rsidRDefault="00CD012C" w:rsidP="009D4859">
      <w:pPr>
        <w:spacing w:after="120"/>
        <w:ind w:left="129" w:hanging="14"/>
        <w:rPr>
          <w:sz w:val="22"/>
        </w:rPr>
      </w:pPr>
      <w:r>
        <w:rPr>
          <w:b/>
          <w:i/>
          <w:sz w:val="22"/>
        </w:rPr>
        <w:t>Recommendation for customer (HDO)</w:t>
      </w:r>
      <w:r w:rsidR="009D4859" w:rsidRPr="00CA58F3">
        <w:rPr>
          <w:b/>
          <w:i/>
          <w:sz w:val="22"/>
        </w:rPr>
        <w:t>:</w:t>
      </w:r>
      <w:r w:rsidR="009D4859" w:rsidRPr="00CA58F3">
        <w:t xml:space="preserve"> </w:t>
      </w:r>
      <w:r w:rsidR="00660562">
        <w:rPr>
          <w:sz w:val="22"/>
        </w:rPr>
        <w:t>The c</w:t>
      </w:r>
      <w:r w:rsidR="00660562" w:rsidRPr="000453EB">
        <w:rPr>
          <w:sz w:val="22"/>
        </w:rPr>
        <w:t xml:space="preserve">ustomer </w:t>
      </w:r>
      <w:r w:rsidR="00B26EF8" w:rsidRPr="000453EB">
        <w:rPr>
          <w:sz w:val="22"/>
        </w:rPr>
        <w:t>only need</w:t>
      </w:r>
      <w:r w:rsidR="00660562">
        <w:rPr>
          <w:sz w:val="22"/>
        </w:rPr>
        <w:t>s</w:t>
      </w:r>
      <w:r w:rsidR="00B26EF8" w:rsidRPr="000453EB">
        <w:rPr>
          <w:sz w:val="22"/>
        </w:rPr>
        <w:t xml:space="preserve"> to provide the secure encrypted channel for the communication between the SmartMedic solution’s component i.e.</w:t>
      </w:r>
      <w:ins w:id="1794" w:author="Sai Praneetha Bhaskaruni" w:date="2022-03-25T12:09:00Z">
        <w:r w:rsidR="00DD7300">
          <w:rPr>
            <w:sz w:val="22"/>
          </w:rPr>
          <w:t>,</w:t>
        </w:r>
      </w:ins>
      <w:r w:rsidR="00B26EF8" w:rsidRPr="000453EB">
        <w:rPr>
          <w:sz w:val="22"/>
        </w:rPr>
        <w:t xml:space="preserve"> the tablet and </w:t>
      </w:r>
      <w:ins w:id="1795" w:author="Sai Praneetha Bhaskaruni" w:date="2022-03-25T12:09:00Z">
        <w:r w:rsidR="00DD7300">
          <w:rPr>
            <w:sz w:val="22"/>
          </w:rPr>
          <w:t xml:space="preserve">Stryker </w:t>
        </w:r>
      </w:ins>
      <w:del w:id="1796" w:author="Sai Praneetha Bhaskaruni" w:date="2022-03-25T12:09:00Z">
        <w:r w:rsidR="00B26EF8" w:rsidDel="00DD7300">
          <w:rPr>
            <w:sz w:val="22"/>
          </w:rPr>
          <w:delText xml:space="preserve">SmartMedic </w:delText>
        </w:r>
      </w:del>
      <w:r w:rsidR="00B26EF8">
        <w:rPr>
          <w:sz w:val="22"/>
        </w:rPr>
        <w:t>cloud</w:t>
      </w:r>
      <w:del w:id="1797" w:author="Sai Praneetha Bhaskaruni" w:date="2022-03-25T12:09:00Z">
        <w:r w:rsidR="00B26EF8" w:rsidDel="00DD7300">
          <w:rPr>
            <w:sz w:val="22"/>
          </w:rPr>
          <w:delText xml:space="preserve"> application</w:delText>
        </w:r>
      </w:del>
      <w:r w:rsidR="00B26EF8">
        <w:rPr>
          <w:sz w:val="22"/>
        </w:rPr>
        <w:t xml:space="preserve">. </w:t>
      </w:r>
      <w:r w:rsidR="00660562">
        <w:rPr>
          <w:sz w:val="22"/>
        </w:rPr>
        <w:t>It is a</w:t>
      </w:r>
      <w:r w:rsidR="00660562" w:rsidRPr="00A0310B">
        <w:rPr>
          <w:sz w:val="22"/>
        </w:rPr>
        <w:t xml:space="preserve">dvised </w:t>
      </w:r>
      <w:r w:rsidR="00660562">
        <w:rPr>
          <w:sz w:val="22"/>
        </w:rPr>
        <w:t>that</w:t>
      </w:r>
      <w:r w:rsidR="00B26EF8" w:rsidRPr="00A0310B">
        <w:rPr>
          <w:sz w:val="22"/>
        </w:rPr>
        <w:t xml:space="preserve"> personal credential</w:t>
      </w:r>
      <w:r w:rsidR="00660562">
        <w:rPr>
          <w:sz w:val="22"/>
        </w:rPr>
        <w:t>s</w:t>
      </w:r>
      <w:r w:rsidR="00B26EF8" w:rsidRPr="00A0310B">
        <w:rPr>
          <w:sz w:val="22"/>
        </w:rPr>
        <w:t xml:space="preserve"> </w:t>
      </w:r>
      <w:r w:rsidR="00660562">
        <w:rPr>
          <w:sz w:val="22"/>
        </w:rPr>
        <w:t xml:space="preserve">should not be shared </w:t>
      </w:r>
      <w:r w:rsidR="00B26EF8" w:rsidRPr="00A0310B">
        <w:rPr>
          <w:sz w:val="22"/>
        </w:rPr>
        <w:t>with anyone</w:t>
      </w:r>
      <w:r w:rsidR="00660562">
        <w:rPr>
          <w:sz w:val="22"/>
        </w:rPr>
        <w:t>.</w:t>
      </w:r>
    </w:p>
    <w:p w14:paraId="068A3214" w14:textId="77777777" w:rsidR="00A0310B" w:rsidRDefault="00A0310B" w:rsidP="00BC2B73">
      <w:pPr>
        <w:ind w:firstLine="0"/>
      </w:pPr>
    </w:p>
    <w:p w14:paraId="6CF2E623" w14:textId="721B8CE4" w:rsidR="00672B7E" w:rsidRPr="00180992" w:rsidRDefault="00BC546B" w:rsidP="00960CBE">
      <w:pPr>
        <w:pStyle w:val="Heading1"/>
      </w:pPr>
      <w:bookmarkStart w:id="1798" w:name="_Toc108268275"/>
      <w:r>
        <w:rPr>
          <w:color w:val="FCC566"/>
          <w:sz w:val="40"/>
        </w:rPr>
        <w:t>2</w:t>
      </w:r>
      <w:r w:rsidR="00BB0397">
        <w:rPr>
          <w:color w:val="FCC566"/>
          <w:sz w:val="40"/>
        </w:rPr>
        <w:t>6</w:t>
      </w:r>
      <w:r w:rsidR="00672B7E" w:rsidRPr="00180992">
        <w:rPr>
          <w:color w:val="FFCC66"/>
          <w:sz w:val="40"/>
        </w:rPr>
        <w:t xml:space="preserve"> </w:t>
      </w:r>
      <w:r w:rsidR="00672B7E" w:rsidRPr="00672B7E">
        <w:t>System and Application Hardening</w:t>
      </w:r>
      <w:bookmarkEnd w:id="1798"/>
    </w:p>
    <w:p w14:paraId="19C65BF4" w14:textId="0EF42096" w:rsidR="00672B7E" w:rsidRPr="00C11DBF" w:rsidRDefault="00672B7E" w:rsidP="00672B7E">
      <w:pPr>
        <w:shd w:val="clear" w:color="auto" w:fill="E7E6E6" w:themeFill="background2"/>
        <w:spacing w:after="0"/>
        <w:ind w:left="118"/>
        <w:rPr>
          <w:b/>
          <w:sz w:val="22"/>
        </w:rPr>
      </w:pPr>
      <w:r w:rsidRPr="00C11DBF">
        <w:rPr>
          <w:b/>
          <w:sz w:val="22"/>
        </w:rPr>
        <w:t>SmartMedic Solution Component</w:t>
      </w:r>
      <w:ins w:id="1799" w:author="Sai Praneetha Bhaskaruni" w:date="2022-03-25T10:05:00Z">
        <w:r w:rsidR="00BE5C63">
          <w:rPr>
            <w:b/>
            <w:sz w:val="22"/>
          </w:rPr>
          <w:t>s</w:t>
        </w:r>
      </w:ins>
      <w:r w:rsidRPr="00C11DBF">
        <w:rPr>
          <w:b/>
          <w:sz w:val="22"/>
        </w:rPr>
        <w:t>: Device</w:t>
      </w:r>
      <w:r w:rsidR="00CC1180">
        <w:rPr>
          <w:b/>
          <w:sz w:val="22"/>
        </w:rPr>
        <w:t xml:space="preserve">, Tablet &amp; </w:t>
      </w:r>
      <w:r w:rsidR="00CC1180" w:rsidRPr="00CC1180">
        <w:rPr>
          <w:b/>
          <w:sz w:val="22"/>
        </w:rPr>
        <w:t>Nurse Station Application</w:t>
      </w:r>
    </w:p>
    <w:p w14:paraId="631A681B" w14:textId="121F95A5" w:rsidR="00672B7E" w:rsidRDefault="00672B7E" w:rsidP="00676F6A">
      <w:pPr>
        <w:spacing w:after="120"/>
        <w:ind w:left="129" w:hanging="14"/>
        <w:rPr>
          <w:sz w:val="22"/>
        </w:rPr>
      </w:pPr>
      <w:r w:rsidRPr="00CA58F3">
        <w:rPr>
          <w:b/>
          <w:i/>
          <w:sz w:val="22"/>
        </w:rPr>
        <w:t>Existing Security Features:</w:t>
      </w:r>
      <w:r>
        <w:rPr>
          <w:i/>
          <w:sz w:val="22"/>
        </w:rPr>
        <w:t xml:space="preserve"> </w:t>
      </w:r>
      <w:r w:rsidR="00676F6A" w:rsidRPr="00676F6A">
        <w:rPr>
          <w:sz w:val="22"/>
        </w:rPr>
        <w:t>Stryker had performed the system and application security testing a</w:t>
      </w:r>
      <w:ins w:id="1800" w:author="Sai Praneetha Bhaskaruni" w:date="2022-03-25T12:20:00Z">
        <w:r w:rsidR="00A1657E">
          <w:rPr>
            <w:sz w:val="22"/>
          </w:rPr>
          <w:t>long with</w:t>
        </w:r>
      </w:ins>
      <w:del w:id="1801" w:author="Sai Praneetha Bhaskaruni" w:date="2022-03-25T12:20:00Z">
        <w:r w:rsidR="00676F6A" w:rsidRPr="00676F6A" w:rsidDel="00A1657E">
          <w:rPr>
            <w:sz w:val="22"/>
          </w:rPr>
          <w:delText>nd</w:delText>
        </w:r>
      </w:del>
      <w:r w:rsidR="00676F6A" w:rsidRPr="00676F6A">
        <w:rPr>
          <w:sz w:val="22"/>
        </w:rPr>
        <w:t xml:space="preserve"> secur</w:t>
      </w:r>
      <w:ins w:id="1802" w:author="Sai Praneetha Bhaskaruni" w:date="2022-03-25T12:11:00Z">
        <w:r w:rsidR="0024796E">
          <w:rPr>
            <w:sz w:val="22"/>
          </w:rPr>
          <w:t xml:space="preserve">e </w:t>
        </w:r>
      </w:ins>
      <w:del w:id="1803" w:author="Sai Praneetha Bhaskaruni" w:date="2022-03-25T12:11:00Z">
        <w:r w:rsidR="00676F6A" w:rsidRPr="00676F6A" w:rsidDel="0024796E">
          <w:rPr>
            <w:sz w:val="22"/>
          </w:rPr>
          <w:delText xml:space="preserve">ity </w:delText>
        </w:r>
      </w:del>
      <w:r w:rsidR="00676F6A" w:rsidRPr="00676F6A">
        <w:rPr>
          <w:sz w:val="22"/>
        </w:rPr>
        <w:t>code review</w:t>
      </w:r>
      <w:ins w:id="1804" w:author="Sai Praneetha Bhaskaruni" w:date="2022-03-25T12:26:00Z">
        <w:r w:rsidR="00867710">
          <w:rPr>
            <w:sz w:val="22"/>
          </w:rPr>
          <w:t xml:space="preserve"> </w:t>
        </w:r>
      </w:ins>
      <w:del w:id="1805" w:author="Sai Praneetha Bhaskaruni" w:date="2022-03-25T12:26:00Z">
        <w:r w:rsidR="00676F6A" w:rsidRPr="00676F6A" w:rsidDel="00867710">
          <w:rPr>
            <w:sz w:val="22"/>
          </w:rPr>
          <w:delText xml:space="preserve"> </w:delText>
        </w:r>
      </w:del>
      <w:r w:rsidR="00676F6A" w:rsidRPr="00676F6A">
        <w:rPr>
          <w:sz w:val="22"/>
        </w:rPr>
        <w:t xml:space="preserve">of SmartMedic </w:t>
      </w:r>
      <w:del w:id="1806" w:author="Sai Praneetha Bhaskaruni" w:date="2022-03-25T12:12:00Z">
        <w:r w:rsidR="00676F6A" w:rsidRPr="00676F6A" w:rsidDel="0024796E">
          <w:rPr>
            <w:sz w:val="22"/>
          </w:rPr>
          <w:delText>Device</w:delText>
        </w:r>
      </w:del>
      <w:ins w:id="1807" w:author="Sai Praneetha Bhaskaruni" w:date="2022-03-25T12:12:00Z">
        <w:r w:rsidR="0024796E">
          <w:rPr>
            <w:sz w:val="22"/>
          </w:rPr>
          <w:t>platform components</w:t>
        </w:r>
      </w:ins>
      <w:r w:rsidR="00676F6A" w:rsidRPr="00676F6A">
        <w:rPr>
          <w:sz w:val="22"/>
        </w:rPr>
        <w:t xml:space="preserve">. </w:t>
      </w:r>
      <w:ins w:id="1808" w:author="Sai Praneetha Bhaskaruni" w:date="2022-03-25T12:26:00Z">
        <w:r w:rsidR="00867710">
          <w:rPr>
            <w:sz w:val="22"/>
          </w:rPr>
          <w:t>The testing report has been evaluated to identify the exploited</w:t>
        </w:r>
      </w:ins>
      <w:ins w:id="1809" w:author="Sai Praneetha Bhaskaruni" w:date="2022-03-25T12:27:00Z">
        <w:r w:rsidR="00867710">
          <w:rPr>
            <w:sz w:val="22"/>
          </w:rPr>
          <w:t xml:space="preserve"> vulnerabilities</w:t>
        </w:r>
      </w:ins>
      <w:ins w:id="1810" w:author="Sai Praneetha Bhaskaruni" w:date="2022-03-25T12:26:00Z">
        <w:r w:rsidR="00867710">
          <w:rPr>
            <w:sz w:val="22"/>
          </w:rPr>
          <w:t xml:space="preserve"> &amp; provide</w:t>
        </w:r>
      </w:ins>
      <w:ins w:id="1811" w:author="Sai Praneetha Bhaskaruni" w:date="2022-03-25T12:27:00Z">
        <w:r w:rsidR="00867710">
          <w:rPr>
            <w:sz w:val="22"/>
          </w:rPr>
          <w:t>d the secure interfaces</w:t>
        </w:r>
      </w:ins>
      <w:ins w:id="1812" w:author="Sai Praneetha Bhaskaruni" w:date="2022-03-25T12:26:00Z">
        <w:r w:rsidR="00867710">
          <w:rPr>
            <w:sz w:val="22"/>
          </w:rPr>
          <w:t>.</w:t>
        </w:r>
      </w:ins>
      <w:ins w:id="1813" w:author="Sai Praneetha Bhaskaruni" w:date="2022-03-25T12:28:00Z">
        <w:r w:rsidR="00867710">
          <w:rPr>
            <w:sz w:val="22"/>
          </w:rPr>
          <w:t xml:space="preserve"> </w:t>
        </w:r>
        <w:r w:rsidR="00996641">
          <w:rPr>
            <w:sz w:val="22"/>
          </w:rPr>
          <w:t>The S</w:t>
        </w:r>
      </w:ins>
      <w:ins w:id="1814" w:author="Sai Praneetha Bhaskaruni" w:date="2022-03-25T12:31:00Z">
        <w:r w:rsidR="00834080">
          <w:rPr>
            <w:sz w:val="22"/>
          </w:rPr>
          <w:t>mart</w:t>
        </w:r>
      </w:ins>
      <w:ins w:id="1815" w:author="Sai Praneetha Bhaskaruni" w:date="2022-03-25T12:28:00Z">
        <w:r w:rsidR="00996641">
          <w:rPr>
            <w:sz w:val="22"/>
          </w:rPr>
          <w:t>M</w:t>
        </w:r>
      </w:ins>
      <w:ins w:id="1816" w:author="Sai Praneetha Bhaskaruni" w:date="2022-03-25T12:31:00Z">
        <w:r w:rsidR="00834080">
          <w:rPr>
            <w:sz w:val="22"/>
          </w:rPr>
          <w:t>edic</w:t>
        </w:r>
      </w:ins>
      <w:ins w:id="1817" w:author="Sai Praneetha Bhaskaruni" w:date="2022-03-25T12:28:00Z">
        <w:r w:rsidR="00996641">
          <w:rPr>
            <w:sz w:val="22"/>
          </w:rPr>
          <w:t xml:space="preserve"> device (tablet) has been </w:t>
        </w:r>
      </w:ins>
      <w:ins w:id="1818" w:author="Sai Praneetha Bhaskaruni" w:date="2022-03-25T12:30:00Z">
        <w:r w:rsidR="00996641">
          <w:rPr>
            <w:sz w:val="22"/>
          </w:rPr>
          <w:t>hardened</w:t>
        </w:r>
      </w:ins>
      <w:ins w:id="1819" w:author="Sai Praneetha Bhaskaruni" w:date="2022-03-25T12:28:00Z">
        <w:r w:rsidR="00996641">
          <w:rPr>
            <w:sz w:val="22"/>
          </w:rPr>
          <w:t xml:space="preserve"> to operate in Ki</w:t>
        </w:r>
      </w:ins>
      <w:ins w:id="1820" w:author="Sai Praneetha Bhaskaruni" w:date="2022-03-25T12:33:00Z">
        <w:r w:rsidR="00830FDF">
          <w:rPr>
            <w:sz w:val="22"/>
          </w:rPr>
          <w:t>os</w:t>
        </w:r>
      </w:ins>
      <w:ins w:id="1821" w:author="Sai Praneetha Bhaskaruni" w:date="2022-03-25T12:28:00Z">
        <w:r w:rsidR="00996641">
          <w:rPr>
            <w:sz w:val="22"/>
          </w:rPr>
          <w:t xml:space="preserve">k mode </w:t>
        </w:r>
      </w:ins>
      <w:ins w:id="1822" w:author="Sai Praneetha Bhaskaruni" w:date="2022-03-25T12:29:00Z">
        <w:r w:rsidR="00996641">
          <w:rPr>
            <w:sz w:val="22"/>
          </w:rPr>
          <w:t>and preconfigured with anti</w:t>
        </w:r>
      </w:ins>
      <w:ins w:id="1823" w:author="Sai Praneetha Bhaskaruni" w:date="2022-03-25T12:30:00Z">
        <w:r w:rsidR="00996641">
          <w:rPr>
            <w:sz w:val="22"/>
          </w:rPr>
          <w:t>-</w:t>
        </w:r>
      </w:ins>
      <w:ins w:id="1824" w:author="Sai Praneetha Bhaskaruni" w:date="2022-03-25T12:29:00Z">
        <w:r w:rsidR="00996641">
          <w:rPr>
            <w:sz w:val="22"/>
          </w:rPr>
          <w:t xml:space="preserve">malware </w:t>
        </w:r>
      </w:ins>
      <w:ins w:id="1825" w:author="Sai Praneetha Bhaskaruni" w:date="2022-03-25T12:30:00Z">
        <w:r w:rsidR="00996641">
          <w:rPr>
            <w:sz w:val="22"/>
          </w:rPr>
          <w:t xml:space="preserve">to identify </w:t>
        </w:r>
      </w:ins>
      <w:ins w:id="1826" w:author="Sai Praneetha Bhaskaruni" w:date="2022-03-25T12:29:00Z">
        <w:r w:rsidR="00996641">
          <w:rPr>
            <w:sz w:val="22"/>
          </w:rPr>
          <w:t>run time vulnerabilities</w:t>
        </w:r>
      </w:ins>
      <w:ins w:id="1827" w:author="Sai Praneetha Bhaskaruni" w:date="2022-03-25T12:28:00Z">
        <w:r w:rsidR="00996641">
          <w:rPr>
            <w:sz w:val="22"/>
          </w:rPr>
          <w:t>.</w:t>
        </w:r>
      </w:ins>
      <w:ins w:id="1828" w:author="Sai Praneetha Bhaskaruni" w:date="2022-03-25T12:29:00Z">
        <w:r w:rsidR="00996641">
          <w:rPr>
            <w:sz w:val="22"/>
          </w:rPr>
          <w:t xml:space="preserve"> </w:t>
        </w:r>
      </w:ins>
      <w:ins w:id="1829" w:author="Sai Praneetha Bhaskaruni" w:date="2022-03-25T12:14:00Z">
        <w:r w:rsidR="0050028D">
          <w:rPr>
            <w:sz w:val="22"/>
          </w:rPr>
          <w:t>It t</w:t>
        </w:r>
        <w:r w:rsidR="0050028D" w:rsidRPr="00BC3603">
          <w:rPr>
            <w:sz w:val="22"/>
          </w:rPr>
          <w:t xml:space="preserve">ransmits </w:t>
        </w:r>
      </w:ins>
      <w:ins w:id="1830" w:author="Sai Praneetha Bhaskaruni" w:date="2022-03-25T12:21:00Z">
        <w:r w:rsidR="002708C3">
          <w:rPr>
            <w:sz w:val="22"/>
          </w:rPr>
          <w:t xml:space="preserve">encrypted </w:t>
        </w:r>
      </w:ins>
      <w:ins w:id="1831" w:author="Sai Praneetha Bhaskaruni" w:date="2022-03-25T12:14:00Z">
        <w:r w:rsidR="0050028D" w:rsidRPr="00BC3603">
          <w:rPr>
            <w:sz w:val="22"/>
          </w:rPr>
          <w:t xml:space="preserve">sensitive data only via a point-to-point dedicated </w:t>
        </w:r>
      </w:ins>
      <w:ins w:id="1832" w:author="Sai Praneetha Bhaskaruni" w:date="2022-03-25T12:21:00Z">
        <w:r w:rsidR="002708C3">
          <w:rPr>
            <w:sz w:val="22"/>
          </w:rPr>
          <w:t xml:space="preserve">secure </w:t>
        </w:r>
      </w:ins>
      <w:ins w:id="1833" w:author="Sai Praneetha Bhaskaruni" w:date="2022-03-25T12:14:00Z">
        <w:r w:rsidR="0050028D" w:rsidRPr="00BC3603">
          <w:rPr>
            <w:sz w:val="22"/>
          </w:rPr>
          <w:t xml:space="preserve">channel between SmartMedic </w:t>
        </w:r>
        <w:r w:rsidR="0050028D">
          <w:rPr>
            <w:sz w:val="22"/>
          </w:rPr>
          <w:t>D</w:t>
        </w:r>
        <w:r w:rsidR="0050028D" w:rsidRPr="00BC3603">
          <w:rPr>
            <w:sz w:val="22"/>
          </w:rPr>
          <w:t>evice and Tablet</w:t>
        </w:r>
        <w:r w:rsidR="0050028D">
          <w:rPr>
            <w:sz w:val="22"/>
          </w:rPr>
          <w:t>.</w:t>
        </w:r>
        <w:r w:rsidR="0050028D" w:rsidRPr="00676F6A">
          <w:rPr>
            <w:sz w:val="22"/>
          </w:rPr>
          <w:t xml:space="preserve"> </w:t>
        </w:r>
      </w:ins>
      <w:del w:id="1834" w:author="Sai Praneetha Bhaskaruni" w:date="2022-03-25T12:30:00Z">
        <w:r w:rsidR="00676F6A" w:rsidRPr="00676F6A" w:rsidDel="001E14F1">
          <w:rPr>
            <w:sz w:val="22"/>
          </w:rPr>
          <w:delText xml:space="preserve">SmartMedic Device </w:delText>
        </w:r>
        <w:r w:rsidR="00660562" w:rsidDel="001E14F1">
          <w:rPr>
            <w:sz w:val="22"/>
          </w:rPr>
          <w:delText xml:space="preserve">is </w:delText>
        </w:r>
        <w:r w:rsidR="00676F6A" w:rsidRPr="00676F6A" w:rsidDel="001E14F1">
          <w:rPr>
            <w:sz w:val="22"/>
          </w:rPr>
          <w:delText>hardened by eliminating any vulnerability or flaw, which can lead to security issue</w:delText>
        </w:r>
        <w:r w:rsidR="00660562" w:rsidDel="001E14F1">
          <w:rPr>
            <w:sz w:val="22"/>
          </w:rPr>
          <w:delText>s</w:delText>
        </w:r>
        <w:r w:rsidR="00676F6A" w:rsidRPr="00676F6A" w:rsidDel="001E14F1">
          <w:rPr>
            <w:sz w:val="22"/>
          </w:rPr>
          <w:delText>.</w:delText>
        </w:r>
        <w:r w:rsidR="00676F6A" w:rsidDel="001E14F1">
          <w:rPr>
            <w:sz w:val="22"/>
          </w:rPr>
          <w:delText xml:space="preserve"> </w:delText>
        </w:r>
        <w:r w:rsidR="00676F6A" w:rsidRPr="00676F6A" w:rsidDel="001E14F1">
          <w:rPr>
            <w:sz w:val="22"/>
          </w:rPr>
          <w:delText>System hardening is a collection of tools, techniques, and best practices to reduce vulnerability in the application, systems, and other areas.</w:delText>
        </w:r>
        <w:r w:rsidR="00CC1180" w:rsidDel="001E14F1">
          <w:rPr>
            <w:sz w:val="22"/>
          </w:rPr>
          <w:delText xml:space="preserve"> </w:delText>
        </w:r>
        <w:r w:rsidR="00CC1180" w:rsidRPr="00BC3603" w:rsidDel="002400A6">
          <w:rPr>
            <w:sz w:val="22"/>
          </w:rPr>
          <w:delText xml:space="preserve">SmartMedic solution uses the strong secure communications protocol for communicating among the components. </w:delText>
        </w:r>
      </w:del>
      <w:r w:rsidR="00CC1180" w:rsidRPr="00BC3603">
        <w:rPr>
          <w:sz w:val="22"/>
        </w:rPr>
        <w:t xml:space="preserve">The </w:t>
      </w:r>
      <w:del w:id="1835" w:author="Sai Praneetha Bhaskaruni" w:date="2022-03-25T12:31:00Z">
        <w:r w:rsidR="00CC1180" w:rsidRPr="00BC3603" w:rsidDel="002400A6">
          <w:rPr>
            <w:sz w:val="22"/>
          </w:rPr>
          <w:delText xml:space="preserve">ability </w:delText>
        </w:r>
      </w:del>
      <w:ins w:id="1836" w:author="Sai Praneetha Bhaskaruni" w:date="2022-03-25T12:31:00Z">
        <w:r w:rsidR="002400A6">
          <w:rPr>
            <w:sz w:val="22"/>
          </w:rPr>
          <w:t>design</w:t>
        </w:r>
        <w:r w:rsidR="00A30DD4">
          <w:rPr>
            <w:sz w:val="22"/>
          </w:rPr>
          <w:t xml:space="preserve"> </w:t>
        </w:r>
      </w:ins>
      <w:r w:rsidR="00CC1180" w:rsidRPr="00BC3603">
        <w:rPr>
          <w:sz w:val="22"/>
        </w:rPr>
        <w:t>of the SmartMedic solution ensure</w:t>
      </w:r>
      <w:r w:rsidR="0096458F">
        <w:rPr>
          <w:sz w:val="22"/>
        </w:rPr>
        <w:t>s</w:t>
      </w:r>
      <w:r w:rsidR="00CC1180" w:rsidRPr="00BC3603">
        <w:rPr>
          <w:sz w:val="22"/>
        </w:rPr>
        <w:t xml:space="preserve"> the confidentiality of transmitted sensitive information.</w:t>
      </w:r>
      <w:del w:id="1837" w:author="Sai Praneetha Bhaskaruni" w:date="2022-03-25T12:14:00Z">
        <w:r w:rsidR="00CC1180" w:rsidRPr="00BC3603" w:rsidDel="0050028D">
          <w:rPr>
            <w:sz w:val="22"/>
          </w:rPr>
          <w:delText xml:space="preserve"> </w:delText>
        </w:r>
        <w:r w:rsidR="0096458F" w:rsidDel="0050028D">
          <w:rPr>
            <w:sz w:val="22"/>
          </w:rPr>
          <w:delText>It t</w:delText>
        </w:r>
        <w:r w:rsidR="0096458F" w:rsidRPr="00BC3603" w:rsidDel="0050028D">
          <w:rPr>
            <w:sz w:val="22"/>
          </w:rPr>
          <w:delText xml:space="preserve">ransmits </w:delText>
        </w:r>
        <w:r w:rsidR="00CC1180" w:rsidRPr="00BC3603" w:rsidDel="0050028D">
          <w:rPr>
            <w:sz w:val="22"/>
          </w:rPr>
          <w:delText xml:space="preserve">sensitive data only via a point-to-point dedicated channel between SmartMedic </w:delText>
        </w:r>
        <w:r w:rsidR="0096458F" w:rsidDel="0050028D">
          <w:rPr>
            <w:sz w:val="22"/>
          </w:rPr>
          <w:delText>D</w:delText>
        </w:r>
        <w:r w:rsidR="0096458F" w:rsidRPr="00BC3603" w:rsidDel="0050028D">
          <w:rPr>
            <w:sz w:val="22"/>
          </w:rPr>
          <w:delText xml:space="preserve">evice </w:delText>
        </w:r>
        <w:r w:rsidR="00CC1180" w:rsidRPr="00BC3603" w:rsidDel="0050028D">
          <w:rPr>
            <w:sz w:val="22"/>
          </w:rPr>
          <w:delText>and Tablet</w:delText>
        </w:r>
      </w:del>
      <w:del w:id="1838" w:author="Sai Praneetha Bhaskaruni" w:date="2022-03-25T12:31:00Z">
        <w:r w:rsidR="00CC1180" w:rsidRPr="00BC3603" w:rsidDel="00727866">
          <w:rPr>
            <w:sz w:val="22"/>
          </w:rPr>
          <w:delText>.</w:delText>
        </w:r>
      </w:del>
    </w:p>
    <w:p w14:paraId="6896262A" w14:textId="0F2287F7" w:rsidR="00CC1180" w:rsidRPr="00676F6A" w:rsidRDefault="00CD012C" w:rsidP="00CC1180">
      <w:pPr>
        <w:ind w:firstLine="0"/>
        <w:rPr>
          <w:sz w:val="22"/>
        </w:rPr>
      </w:pPr>
      <w:r>
        <w:rPr>
          <w:b/>
          <w:i/>
          <w:sz w:val="22"/>
        </w:rPr>
        <w:t>Recommendation for customer (HDO)</w:t>
      </w:r>
      <w:r w:rsidR="00672B7E" w:rsidRPr="00CA58F3">
        <w:rPr>
          <w:b/>
          <w:i/>
          <w:sz w:val="22"/>
        </w:rPr>
        <w:t>:</w:t>
      </w:r>
      <w:r w:rsidR="00672B7E" w:rsidRPr="00CA58F3">
        <w:t xml:space="preserve"> </w:t>
      </w:r>
      <w:del w:id="1839" w:author="Sai Praneetha Bhaskaruni" w:date="2022-03-25T12:34:00Z">
        <w:r w:rsidR="0096458F" w:rsidRPr="006249E5" w:rsidDel="00232794">
          <w:rPr>
            <w:iCs/>
          </w:rPr>
          <w:delText>The c</w:delText>
        </w:r>
        <w:r w:rsidR="00672B7E" w:rsidRPr="006249E5" w:rsidDel="00232794">
          <w:rPr>
            <w:iCs/>
            <w:sz w:val="22"/>
          </w:rPr>
          <w:delText xml:space="preserve">ustomer </w:delText>
        </w:r>
        <w:r w:rsidR="0096458F" w:rsidRPr="006249E5" w:rsidDel="00232794">
          <w:rPr>
            <w:iCs/>
            <w:sz w:val="22"/>
          </w:rPr>
          <w:delText xml:space="preserve">is not </w:delText>
        </w:r>
        <w:r w:rsidR="00CC1180" w:rsidRPr="006249E5" w:rsidDel="00232794">
          <w:rPr>
            <w:iCs/>
            <w:sz w:val="22"/>
          </w:rPr>
          <w:delText>allowed to access SmartMedic device</w:delText>
        </w:r>
        <w:r w:rsidR="00672B7E" w:rsidRPr="00232794" w:rsidDel="00232794">
          <w:rPr>
            <w:iCs/>
            <w:sz w:val="22"/>
            <w:rPrChange w:id="1840" w:author="Sai Praneetha Bhaskaruni" w:date="2022-03-25T12:34:00Z">
              <w:rPr>
                <w:i/>
                <w:sz w:val="22"/>
              </w:rPr>
            </w:rPrChange>
          </w:rPr>
          <w:delText>.</w:delText>
        </w:r>
        <w:r w:rsidR="00CC1180" w:rsidRPr="00232794" w:rsidDel="00232794">
          <w:rPr>
            <w:iCs/>
            <w:sz w:val="22"/>
            <w:rPrChange w:id="1841" w:author="Sai Praneetha Bhaskaruni" w:date="2022-03-25T12:34:00Z">
              <w:rPr>
                <w:i/>
                <w:sz w:val="22"/>
              </w:rPr>
            </w:rPrChange>
          </w:rPr>
          <w:delText xml:space="preserve"> </w:delText>
        </w:r>
      </w:del>
      <w:ins w:id="1842" w:author="Sai Praneetha Bhaskaruni" w:date="2022-03-25T12:36:00Z">
        <w:r w:rsidR="0088391A">
          <w:t>C</w:t>
        </w:r>
        <w:r w:rsidR="0088391A" w:rsidRPr="000F24D0">
          <w:rPr>
            <w:sz w:val="22"/>
          </w:rPr>
          <w:t>ustomer</w:t>
        </w:r>
        <w:r w:rsidR="0088391A">
          <w:rPr>
            <w:sz w:val="22"/>
          </w:rPr>
          <w:t xml:space="preserve"> (HDOs) responsibility to be aware and train the appropriate user</w:t>
        </w:r>
      </w:ins>
      <w:del w:id="1843" w:author="Sai Praneetha Bhaskaruni" w:date="2022-03-25T12:36:00Z">
        <w:r w:rsidR="0096458F" w:rsidRPr="00232794" w:rsidDel="0088391A">
          <w:rPr>
            <w:iCs/>
            <w:sz w:val="22"/>
            <w:rPrChange w:id="1844" w:author="Sai Praneetha Bhaskaruni" w:date="2022-03-25T12:34:00Z">
              <w:rPr>
                <w:i/>
                <w:sz w:val="22"/>
              </w:rPr>
            </w:rPrChange>
          </w:rPr>
          <w:delText>The</w:delText>
        </w:r>
        <w:r w:rsidR="0096458F" w:rsidDel="0088391A">
          <w:rPr>
            <w:i/>
            <w:sz w:val="22"/>
          </w:rPr>
          <w:delText xml:space="preserve"> c</w:delText>
        </w:r>
        <w:r w:rsidR="00A0310B" w:rsidRPr="00A0310B" w:rsidDel="0088391A">
          <w:rPr>
            <w:sz w:val="22"/>
          </w:rPr>
          <w:delText xml:space="preserve">ustomer </w:delText>
        </w:r>
      </w:del>
      <w:del w:id="1845" w:author="Sai Praneetha Bhaskaruni" w:date="2022-03-25T12:35:00Z">
        <w:r w:rsidR="0096458F" w:rsidDel="001B7488">
          <w:rPr>
            <w:sz w:val="22"/>
          </w:rPr>
          <w:delText>is</w:delText>
        </w:r>
      </w:del>
      <w:del w:id="1846" w:author="Sai Praneetha Bhaskaruni" w:date="2022-03-25T12:36:00Z">
        <w:r w:rsidR="0096458F" w:rsidDel="0088391A">
          <w:rPr>
            <w:sz w:val="22"/>
          </w:rPr>
          <w:delText xml:space="preserve"> </w:delText>
        </w:r>
        <w:r w:rsidR="00A0310B" w:rsidRPr="00A0310B" w:rsidDel="0088391A">
          <w:rPr>
            <w:sz w:val="22"/>
          </w:rPr>
          <w:delText>aware and train</w:delText>
        </w:r>
        <w:r w:rsidR="0096458F" w:rsidDel="0088391A">
          <w:rPr>
            <w:sz w:val="22"/>
          </w:rPr>
          <w:delText>s</w:delText>
        </w:r>
        <w:r w:rsidR="00A0310B" w:rsidRPr="00A0310B" w:rsidDel="0088391A">
          <w:rPr>
            <w:sz w:val="22"/>
          </w:rPr>
          <w:delText xml:space="preserve"> the user that all network connections </w:delText>
        </w:r>
        <w:r w:rsidR="0096458F" w:rsidDel="0088391A">
          <w:rPr>
            <w:sz w:val="22"/>
          </w:rPr>
          <w:delText xml:space="preserve">are </w:delText>
        </w:r>
        <w:r w:rsidR="00A0310B" w:rsidRPr="00A0310B" w:rsidDel="0088391A">
          <w:rPr>
            <w:sz w:val="22"/>
          </w:rPr>
          <w:delText>considered in determining appropriate security controls</w:delText>
        </w:r>
      </w:del>
      <w:r w:rsidR="00A0310B" w:rsidRPr="00A0310B">
        <w:rPr>
          <w:sz w:val="22"/>
        </w:rPr>
        <w:t xml:space="preserve">. The customer will provide the secure encrypted channel such as wireless connection like </w:t>
      </w:r>
      <w:r w:rsidR="00A0310B" w:rsidRPr="00A0310B">
        <w:rPr>
          <w:sz w:val="22"/>
        </w:rPr>
        <w:lastRenderedPageBreak/>
        <w:t>Wi-Fi (consider authentication protocols supported, such as WPA2 EAP-TLS) for the communication between the SmartMedic solution’s components i.e. the tablet and Stryker cloud</w:t>
      </w:r>
      <w:r w:rsidR="0096458F">
        <w:rPr>
          <w:sz w:val="22"/>
        </w:rPr>
        <w:t>, e</w:t>
      </w:r>
      <w:r w:rsidR="00CC1180" w:rsidRPr="00676F6A">
        <w:rPr>
          <w:sz w:val="22"/>
        </w:rPr>
        <w:t xml:space="preserve">nsure the firewall </w:t>
      </w:r>
      <w:r w:rsidR="0096458F">
        <w:rPr>
          <w:sz w:val="22"/>
        </w:rPr>
        <w:t xml:space="preserve">is </w:t>
      </w:r>
      <w:r w:rsidR="00CC1180" w:rsidRPr="00676F6A">
        <w:rPr>
          <w:sz w:val="22"/>
        </w:rPr>
        <w:t>properly configured and that all rules are regularly audited; secure remote access points and users; block any unused or unneeded open network ports; disable and remove unnecessary protocols and services; implement access lists; encrypt network traffic.</w:t>
      </w:r>
    </w:p>
    <w:p w14:paraId="1EF2BF29" w14:textId="4F172AC3" w:rsidR="00672B7E" w:rsidRDefault="00672B7E" w:rsidP="00672B7E">
      <w:pPr>
        <w:spacing w:after="120"/>
        <w:ind w:left="129" w:hanging="14"/>
        <w:rPr>
          <w:sz w:val="22"/>
        </w:rPr>
      </w:pPr>
      <w:r w:rsidRPr="00530651">
        <w:rPr>
          <w:sz w:val="22"/>
        </w:rPr>
        <w:t xml:space="preserve">Stryker’s customer can access the Nurse Station web application using the </w:t>
      </w:r>
      <w:del w:id="1847" w:author="Sai Praneetha Bhaskaruni" w:date="2022-03-24T17:32:00Z">
        <w:r w:rsidRPr="00530651" w:rsidDel="00DE3039">
          <w:rPr>
            <w:sz w:val="22"/>
          </w:rPr>
          <w:delText xml:space="preserve">credentials </w:delText>
        </w:r>
      </w:del>
      <w:ins w:id="1848" w:author="Sai Praneetha Bhaskaruni" w:date="2022-03-24T17:32:00Z">
        <w:r w:rsidR="00DE3039">
          <w:rPr>
            <w:sz w:val="22"/>
          </w:rPr>
          <w:t>unique id</w:t>
        </w:r>
        <w:r w:rsidR="00DE3039" w:rsidRPr="00530651">
          <w:rPr>
            <w:sz w:val="22"/>
          </w:rPr>
          <w:t xml:space="preserve"> </w:t>
        </w:r>
      </w:ins>
      <w:r w:rsidRPr="00530651">
        <w:rPr>
          <w:sz w:val="22"/>
        </w:rPr>
        <w:t>provided by Stryker</w:t>
      </w:r>
      <w:r>
        <w:rPr>
          <w:sz w:val="22"/>
        </w:rPr>
        <w:t>.</w:t>
      </w:r>
      <w:r w:rsidR="00676F6A">
        <w:rPr>
          <w:sz w:val="22"/>
        </w:rPr>
        <w:t xml:space="preserve"> </w:t>
      </w:r>
      <w:r w:rsidR="0096458F">
        <w:rPr>
          <w:sz w:val="22"/>
        </w:rPr>
        <w:t>It is a</w:t>
      </w:r>
      <w:r w:rsidR="0096458F" w:rsidRPr="00A0310B">
        <w:rPr>
          <w:sz w:val="22"/>
        </w:rPr>
        <w:t xml:space="preserve">dvised </w:t>
      </w:r>
      <w:r w:rsidR="0096458F">
        <w:rPr>
          <w:sz w:val="22"/>
        </w:rPr>
        <w:t>that</w:t>
      </w:r>
      <w:r w:rsidR="0096458F" w:rsidRPr="00A0310B">
        <w:rPr>
          <w:sz w:val="22"/>
        </w:rPr>
        <w:t xml:space="preserve"> </w:t>
      </w:r>
      <w:ins w:id="1849" w:author="Sai Praneetha Bhaskaruni" w:date="2022-03-25T12:37:00Z">
        <w:r w:rsidR="00AC2708">
          <w:rPr>
            <w:sz w:val="22"/>
          </w:rPr>
          <w:t xml:space="preserve">authentication </w:t>
        </w:r>
      </w:ins>
      <w:del w:id="1850" w:author="Sai Praneetha Bhaskaruni" w:date="2022-03-25T12:37:00Z">
        <w:r w:rsidR="0096458F" w:rsidRPr="00A0310B" w:rsidDel="00AC2708">
          <w:rPr>
            <w:sz w:val="22"/>
          </w:rPr>
          <w:delText xml:space="preserve">personal </w:delText>
        </w:r>
      </w:del>
      <w:r w:rsidR="0096458F" w:rsidRPr="00A0310B">
        <w:rPr>
          <w:sz w:val="22"/>
        </w:rPr>
        <w:t>credential</w:t>
      </w:r>
      <w:r w:rsidR="0096458F">
        <w:rPr>
          <w:sz w:val="22"/>
        </w:rPr>
        <w:t>s</w:t>
      </w:r>
      <w:r w:rsidR="0096458F" w:rsidRPr="00A0310B">
        <w:rPr>
          <w:sz w:val="22"/>
        </w:rPr>
        <w:t xml:space="preserve"> </w:t>
      </w:r>
      <w:r w:rsidR="0096458F">
        <w:rPr>
          <w:sz w:val="22"/>
        </w:rPr>
        <w:t xml:space="preserve">should not be shared </w:t>
      </w:r>
      <w:r w:rsidR="0096458F" w:rsidRPr="00A0310B">
        <w:rPr>
          <w:sz w:val="22"/>
        </w:rPr>
        <w:t>with anyone</w:t>
      </w:r>
      <w:ins w:id="1851" w:author="Sai Praneetha Bhaskaruni" w:date="2022-03-25T12:37:00Z">
        <w:r w:rsidR="00AC2708">
          <w:rPr>
            <w:sz w:val="22"/>
          </w:rPr>
          <w:t xml:space="preserve"> who is not </w:t>
        </w:r>
      </w:ins>
      <w:ins w:id="1852" w:author="Sai Praneetha Bhaskaruni" w:date="2022-03-25T12:38:00Z">
        <w:r w:rsidR="00AC2708">
          <w:rPr>
            <w:sz w:val="22"/>
          </w:rPr>
          <w:t xml:space="preserve">HDO </w:t>
        </w:r>
      </w:ins>
      <w:ins w:id="1853" w:author="Sai Praneetha Bhaskaruni" w:date="2022-03-25T12:37:00Z">
        <w:r w:rsidR="00AC2708">
          <w:rPr>
            <w:sz w:val="22"/>
          </w:rPr>
          <w:t>related</w:t>
        </w:r>
      </w:ins>
      <w:r w:rsidR="0096458F">
        <w:rPr>
          <w:sz w:val="22"/>
        </w:rPr>
        <w:t>.</w:t>
      </w:r>
    </w:p>
    <w:p w14:paraId="3B19F444" w14:textId="79551A40" w:rsidR="00672B7E" w:rsidRPr="00180992" w:rsidRDefault="00BC546B" w:rsidP="00960CBE">
      <w:pPr>
        <w:pStyle w:val="Heading1"/>
      </w:pPr>
      <w:bookmarkStart w:id="1854" w:name="_Toc108268276"/>
      <w:r>
        <w:rPr>
          <w:color w:val="FCC566"/>
          <w:sz w:val="40"/>
        </w:rPr>
        <w:t>2</w:t>
      </w:r>
      <w:r w:rsidR="00BB0397">
        <w:rPr>
          <w:color w:val="FCC566"/>
          <w:sz w:val="40"/>
        </w:rPr>
        <w:t>7</w:t>
      </w:r>
      <w:r w:rsidR="00672B7E" w:rsidRPr="00180992">
        <w:rPr>
          <w:color w:val="FFCC66"/>
          <w:sz w:val="40"/>
        </w:rPr>
        <w:t xml:space="preserve"> </w:t>
      </w:r>
      <w:r w:rsidR="001A0B74" w:rsidRPr="001A0B74">
        <w:t>Physical Locks</w:t>
      </w:r>
      <w:bookmarkEnd w:id="1854"/>
    </w:p>
    <w:p w14:paraId="21CCD2DC" w14:textId="78E90DC2" w:rsidR="00672B7E" w:rsidRDefault="0060199F" w:rsidP="0060199F">
      <w:pPr>
        <w:ind w:firstLine="0"/>
      </w:pPr>
      <w:r>
        <w:rPr>
          <w:b/>
          <w:i/>
          <w:sz w:val="22"/>
        </w:rPr>
        <w:t>Recommendation for customer (HDO)</w:t>
      </w:r>
      <w:r w:rsidRPr="00530651">
        <w:rPr>
          <w:b/>
          <w:i/>
          <w:sz w:val="22"/>
        </w:rPr>
        <w:t>:</w:t>
      </w:r>
      <w:r w:rsidRPr="00CA58F3">
        <w:rPr>
          <w:sz w:val="22"/>
        </w:rPr>
        <w:t xml:space="preserve"> </w:t>
      </w:r>
      <w:r w:rsidR="0096458F">
        <w:rPr>
          <w:sz w:val="22"/>
        </w:rPr>
        <w:t xml:space="preserve">The </w:t>
      </w:r>
      <w:r w:rsidRPr="0060199F">
        <w:rPr>
          <w:sz w:val="22"/>
        </w:rPr>
        <w:t xml:space="preserve">Tablet is placed inside </w:t>
      </w:r>
      <w:r w:rsidR="0096458F">
        <w:rPr>
          <w:sz w:val="22"/>
        </w:rPr>
        <w:t>an</w:t>
      </w:r>
      <w:r w:rsidR="0096458F" w:rsidRPr="0060199F">
        <w:rPr>
          <w:sz w:val="22"/>
        </w:rPr>
        <w:t xml:space="preserve"> </w:t>
      </w:r>
      <w:r w:rsidRPr="0060199F">
        <w:rPr>
          <w:sz w:val="22"/>
        </w:rPr>
        <w:t>enclosure. Access to t</w:t>
      </w:r>
      <w:r w:rsidR="0096458F">
        <w:rPr>
          <w:sz w:val="22"/>
        </w:rPr>
        <w:t>he T</w:t>
      </w:r>
      <w:r w:rsidRPr="0060199F">
        <w:rPr>
          <w:sz w:val="22"/>
        </w:rPr>
        <w:t>ablet is only provid</w:t>
      </w:r>
      <w:r>
        <w:rPr>
          <w:sz w:val="22"/>
        </w:rPr>
        <w:t xml:space="preserve">ed to Stryker Service Personnel. </w:t>
      </w:r>
      <w:r w:rsidRPr="0060199F">
        <w:rPr>
          <w:sz w:val="22"/>
        </w:rPr>
        <w:t xml:space="preserve">The management of physical security aspects of the HDO's IT system, networks and other configuration items is a key responsibility of the HDO's </w:t>
      </w:r>
      <w:del w:id="1855" w:author="Sai Praneetha Bhaskaruni" w:date="2022-03-24T17:30:00Z">
        <w:r w:rsidRPr="0060199F" w:rsidDel="00D35D93">
          <w:rPr>
            <w:sz w:val="22"/>
          </w:rPr>
          <w:delText xml:space="preserve"> </w:delText>
        </w:r>
      </w:del>
      <w:r w:rsidRPr="0060199F">
        <w:rPr>
          <w:sz w:val="22"/>
        </w:rPr>
        <w:t>IT network management.</w:t>
      </w:r>
    </w:p>
    <w:p w14:paraId="2429538D" w14:textId="2BBB27D4" w:rsidR="00E623C3" w:rsidRDefault="00E623C3">
      <w:pPr>
        <w:spacing w:after="0" w:line="292" w:lineRule="auto"/>
        <w:ind w:left="0" w:right="7" w:firstLine="0"/>
        <w:rPr>
          <w:b/>
          <w:i/>
        </w:rPr>
      </w:pPr>
    </w:p>
    <w:p w14:paraId="45F3BDA4" w14:textId="4831638F" w:rsidR="00A22982" w:rsidRDefault="00A22982">
      <w:pPr>
        <w:spacing w:after="0" w:line="292" w:lineRule="auto"/>
        <w:ind w:left="0" w:right="7" w:firstLine="0"/>
        <w:rPr>
          <w:b/>
          <w:i/>
        </w:rPr>
      </w:pPr>
    </w:p>
    <w:p w14:paraId="19345575" w14:textId="47645F00" w:rsidR="00A22982" w:rsidRDefault="00A22982">
      <w:pPr>
        <w:spacing w:after="0" w:line="292" w:lineRule="auto"/>
        <w:ind w:left="0" w:right="7" w:firstLine="0"/>
        <w:rPr>
          <w:b/>
          <w:i/>
        </w:rPr>
      </w:pPr>
    </w:p>
    <w:p w14:paraId="0B8CE1FE" w14:textId="5A6C3BCC" w:rsidR="009B05B1" w:rsidRDefault="009B05B1">
      <w:pPr>
        <w:spacing w:after="0" w:line="292" w:lineRule="auto"/>
        <w:ind w:left="0" w:right="7" w:firstLine="0"/>
        <w:rPr>
          <w:b/>
          <w:i/>
        </w:rPr>
      </w:pPr>
    </w:p>
    <w:p w14:paraId="053EE66B" w14:textId="39B62BBB" w:rsidR="007B0A35" w:rsidRDefault="007B0A35">
      <w:pPr>
        <w:spacing w:after="0" w:line="292" w:lineRule="auto"/>
        <w:ind w:left="0" w:right="7" w:firstLine="0"/>
        <w:rPr>
          <w:b/>
          <w:i/>
        </w:rPr>
      </w:pPr>
    </w:p>
    <w:p w14:paraId="1CB86D04" w14:textId="77777777" w:rsidR="007B0A35" w:rsidRDefault="007B0A35">
      <w:pPr>
        <w:spacing w:after="0" w:line="292" w:lineRule="auto"/>
        <w:ind w:left="0" w:right="7" w:firstLine="0"/>
        <w:rPr>
          <w:b/>
          <w:i/>
        </w:rPr>
      </w:pPr>
    </w:p>
    <w:p w14:paraId="58D37F39" w14:textId="7735633F" w:rsidR="009B05B1" w:rsidRDefault="009B05B1">
      <w:pPr>
        <w:spacing w:after="0" w:line="292" w:lineRule="auto"/>
        <w:ind w:left="0" w:right="7" w:firstLine="0"/>
        <w:rPr>
          <w:b/>
          <w:i/>
        </w:rPr>
      </w:pPr>
    </w:p>
    <w:p w14:paraId="562D611F" w14:textId="182A0B2F" w:rsidR="009B05B1" w:rsidRDefault="009B05B1">
      <w:pPr>
        <w:spacing w:after="0" w:line="292" w:lineRule="auto"/>
        <w:ind w:left="0" w:right="7" w:firstLine="0"/>
        <w:rPr>
          <w:b/>
          <w:i/>
        </w:rPr>
      </w:pPr>
    </w:p>
    <w:p w14:paraId="1FFBCC9D" w14:textId="7616F87F" w:rsidR="009B05B1" w:rsidRDefault="009B05B1">
      <w:pPr>
        <w:spacing w:after="0" w:line="292" w:lineRule="auto"/>
        <w:ind w:left="0" w:right="7" w:firstLine="0"/>
        <w:rPr>
          <w:b/>
          <w:i/>
        </w:rPr>
      </w:pPr>
    </w:p>
    <w:p w14:paraId="6A482582" w14:textId="1684CB9E" w:rsidR="009B05B1" w:rsidRDefault="009B05B1">
      <w:pPr>
        <w:spacing w:after="0" w:line="292" w:lineRule="auto"/>
        <w:ind w:left="0" w:right="7" w:firstLine="0"/>
        <w:rPr>
          <w:b/>
          <w:i/>
        </w:rPr>
      </w:pPr>
    </w:p>
    <w:p w14:paraId="7F842F28" w14:textId="6F757775" w:rsidR="009B05B1" w:rsidRDefault="009B05B1">
      <w:pPr>
        <w:spacing w:after="0" w:line="292" w:lineRule="auto"/>
        <w:ind w:left="0" w:right="7" w:firstLine="0"/>
        <w:rPr>
          <w:b/>
          <w:i/>
        </w:rPr>
      </w:pPr>
    </w:p>
    <w:p w14:paraId="0874BBEB" w14:textId="282E3EAE" w:rsidR="009B05B1" w:rsidRDefault="009B05B1">
      <w:pPr>
        <w:spacing w:after="0" w:line="292" w:lineRule="auto"/>
        <w:ind w:left="0" w:right="7" w:firstLine="0"/>
        <w:rPr>
          <w:b/>
          <w:i/>
        </w:rPr>
      </w:pPr>
    </w:p>
    <w:p w14:paraId="112758D4" w14:textId="5760A1CB" w:rsidR="009B05B1" w:rsidRDefault="009B05B1">
      <w:pPr>
        <w:spacing w:after="0" w:line="292" w:lineRule="auto"/>
        <w:ind w:left="0" w:right="7" w:firstLine="0"/>
        <w:rPr>
          <w:b/>
          <w:i/>
        </w:rPr>
      </w:pPr>
    </w:p>
    <w:p w14:paraId="312BCE93" w14:textId="6B1D6550" w:rsidR="009B05B1" w:rsidRDefault="009B05B1">
      <w:pPr>
        <w:spacing w:after="0" w:line="292" w:lineRule="auto"/>
        <w:ind w:left="0" w:right="7" w:firstLine="0"/>
        <w:rPr>
          <w:b/>
          <w:i/>
        </w:rPr>
      </w:pPr>
    </w:p>
    <w:p w14:paraId="61C4AC8A" w14:textId="0573371D" w:rsidR="009B05B1" w:rsidRDefault="009B05B1">
      <w:pPr>
        <w:spacing w:after="0" w:line="292" w:lineRule="auto"/>
        <w:ind w:left="0" w:right="7" w:firstLine="0"/>
        <w:rPr>
          <w:b/>
          <w:i/>
        </w:rPr>
      </w:pPr>
    </w:p>
    <w:p w14:paraId="30160956" w14:textId="5A55A0C0" w:rsidR="009B05B1" w:rsidRDefault="009B05B1">
      <w:pPr>
        <w:spacing w:after="0" w:line="292" w:lineRule="auto"/>
        <w:ind w:left="0" w:right="7" w:firstLine="0"/>
        <w:rPr>
          <w:b/>
          <w:i/>
        </w:rPr>
      </w:pPr>
    </w:p>
    <w:p w14:paraId="2204D638" w14:textId="50B9258B" w:rsidR="009B05B1" w:rsidRDefault="009B05B1">
      <w:pPr>
        <w:spacing w:after="0" w:line="292" w:lineRule="auto"/>
        <w:ind w:left="0" w:right="7" w:firstLine="0"/>
        <w:rPr>
          <w:b/>
          <w:i/>
        </w:rPr>
      </w:pPr>
    </w:p>
    <w:p w14:paraId="69E21CA3" w14:textId="66C8B710" w:rsidR="009B05B1" w:rsidRDefault="009B05B1">
      <w:pPr>
        <w:spacing w:after="0" w:line="292" w:lineRule="auto"/>
        <w:ind w:left="0" w:right="7" w:firstLine="0"/>
        <w:rPr>
          <w:b/>
          <w:i/>
        </w:rPr>
      </w:pPr>
    </w:p>
    <w:p w14:paraId="3D23D1F4" w14:textId="6D3FAD83" w:rsidR="009B05B1" w:rsidRDefault="009B05B1">
      <w:pPr>
        <w:spacing w:after="0" w:line="292" w:lineRule="auto"/>
        <w:ind w:left="0" w:right="7" w:firstLine="0"/>
        <w:rPr>
          <w:b/>
          <w:i/>
        </w:rPr>
      </w:pPr>
    </w:p>
    <w:p w14:paraId="3EF06297" w14:textId="641E4C28" w:rsidR="009B05B1" w:rsidRDefault="009B05B1">
      <w:pPr>
        <w:spacing w:after="0" w:line="292" w:lineRule="auto"/>
        <w:ind w:left="0" w:right="7" w:firstLine="0"/>
        <w:rPr>
          <w:b/>
          <w:i/>
        </w:rPr>
      </w:pPr>
    </w:p>
    <w:p w14:paraId="795C8FAE" w14:textId="558BB68F" w:rsidR="009B05B1" w:rsidRDefault="009B05B1">
      <w:pPr>
        <w:spacing w:after="0" w:line="292" w:lineRule="auto"/>
        <w:ind w:left="0" w:right="7" w:firstLine="0"/>
        <w:rPr>
          <w:b/>
          <w:i/>
        </w:rPr>
      </w:pPr>
    </w:p>
    <w:p w14:paraId="6BE75C92" w14:textId="64CBB3B9" w:rsidR="009B05B1" w:rsidRDefault="009B05B1">
      <w:pPr>
        <w:spacing w:after="0" w:line="292" w:lineRule="auto"/>
        <w:ind w:left="0" w:right="7" w:firstLine="0"/>
        <w:rPr>
          <w:b/>
          <w:i/>
        </w:rPr>
      </w:pPr>
    </w:p>
    <w:p w14:paraId="75BAA8D7" w14:textId="0CEAC3C6" w:rsidR="009B05B1" w:rsidRDefault="009B05B1">
      <w:pPr>
        <w:spacing w:after="0" w:line="292" w:lineRule="auto"/>
        <w:ind w:left="0" w:right="7" w:firstLine="0"/>
        <w:rPr>
          <w:b/>
          <w:i/>
        </w:rPr>
      </w:pPr>
    </w:p>
    <w:p w14:paraId="256530A3" w14:textId="16CD9DF0" w:rsidR="007B0A35" w:rsidRDefault="007B0A35">
      <w:pPr>
        <w:spacing w:after="0" w:line="292" w:lineRule="auto"/>
        <w:ind w:left="0" w:right="7" w:firstLine="0"/>
        <w:rPr>
          <w:b/>
          <w:i/>
        </w:rPr>
      </w:pPr>
    </w:p>
    <w:p w14:paraId="6930C019" w14:textId="30506F9E" w:rsidR="007B0A35" w:rsidRDefault="007B0A35">
      <w:pPr>
        <w:spacing w:after="0" w:line="292" w:lineRule="auto"/>
        <w:ind w:left="0" w:right="7" w:firstLine="0"/>
        <w:rPr>
          <w:b/>
          <w:i/>
        </w:rPr>
      </w:pPr>
    </w:p>
    <w:p w14:paraId="18D6CE1A" w14:textId="77777777" w:rsidR="007B0A35" w:rsidRDefault="007B0A35">
      <w:pPr>
        <w:spacing w:after="0" w:line="292" w:lineRule="auto"/>
        <w:ind w:left="0" w:right="7" w:firstLine="0"/>
        <w:rPr>
          <w:b/>
          <w:i/>
        </w:rPr>
      </w:pPr>
    </w:p>
    <w:p w14:paraId="066BC210" w14:textId="099B89A8" w:rsidR="009B05B1" w:rsidRDefault="009B05B1">
      <w:pPr>
        <w:spacing w:after="0" w:line="292" w:lineRule="auto"/>
        <w:ind w:left="0" w:right="7" w:firstLine="0"/>
        <w:rPr>
          <w:b/>
          <w:i/>
        </w:rPr>
      </w:pPr>
    </w:p>
    <w:p w14:paraId="2EFC9865" w14:textId="3BF6035C" w:rsidR="009B05B1" w:rsidRDefault="009B05B1">
      <w:pPr>
        <w:spacing w:after="0" w:line="292" w:lineRule="auto"/>
        <w:ind w:left="0" w:right="7" w:firstLine="0"/>
        <w:rPr>
          <w:b/>
          <w:i/>
        </w:rPr>
      </w:pPr>
    </w:p>
    <w:p w14:paraId="67EBABF3" w14:textId="3F6D4650" w:rsidR="009B05B1" w:rsidRDefault="009B05B1">
      <w:pPr>
        <w:spacing w:after="0" w:line="292" w:lineRule="auto"/>
        <w:ind w:left="0" w:right="7" w:firstLine="0"/>
        <w:rPr>
          <w:b/>
          <w:i/>
        </w:rPr>
      </w:pPr>
    </w:p>
    <w:p w14:paraId="5E2F4619" w14:textId="77777777" w:rsidR="009B05B1" w:rsidRDefault="009B05B1">
      <w:pPr>
        <w:spacing w:after="0" w:line="292" w:lineRule="auto"/>
        <w:ind w:left="0" w:right="7" w:firstLine="0"/>
        <w:rPr>
          <w:b/>
          <w:i/>
        </w:rPr>
      </w:pPr>
    </w:p>
    <w:p w14:paraId="4D62A0FD" w14:textId="77777777" w:rsidR="00A22982" w:rsidRDefault="00A22982">
      <w:pPr>
        <w:spacing w:after="0" w:line="292" w:lineRule="auto"/>
        <w:ind w:left="0" w:right="7" w:firstLine="0"/>
        <w:rPr>
          <w:b/>
          <w:i/>
        </w:rPr>
      </w:pPr>
    </w:p>
    <w:p w14:paraId="3CF05CE0" w14:textId="2B463A92" w:rsidR="00B11510" w:rsidRPr="00180992" w:rsidRDefault="00446FC2">
      <w:pPr>
        <w:spacing w:after="0" w:line="292" w:lineRule="auto"/>
        <w:ind w:left="0" w:right="7" w:firstLine="0"/>
      </w:pPr>
      <w:r w:rsidRPr="00180992">
        <w:rPr>
          <w:rFonts w:eastAsia="Calibri"/>
          <w:noProof/>
          <w:color w:val="000000"/>
          <w:sz w:val="22"/>
        </w:rPr>
        <w:lastRenderedPageBreak/>
        <mc:AlternateContent>
          <mc:Choice Requires="wpg">
            <w:drawing>
              <wp:anchor distT="0" distB="0" distL="114300" distR="114300" simplePos="0" relativeHeight="251661312" behindDoc="0" locked="0" layoutInCell="1" allowOverlap="1" wp14:anchorId="6F1BDDED" wp14:editId="1B1DAF7B">
                <wp:simplePos x="0" y="0"/>
                <wp:positionH relativeFrom="page">
                  <wp:posOffset>6350</wp:posOffset>
                </wp:positionH>
                <wp:positionV relativeFrom="page">
                  <wp:posOffset>7533216</wp:posOffset>
                </wp:positionV>
                <wp:extent cx="7759686" cy="2067984"/>
                <wp:effectExtent l="0" t="0" r="0" b="0"/>
                <wp:wrapTopAndBottom/>
                <wp:docPr id="16132" name="Group 16132"/>
                <wp:cNvGraphicFramePr/>
                <a:graphic xmlns:a="http://schemas.openxmlformats.org/drawingml/2006/main">
                  <a:graphicData uri="http://schemas.microsoft.com/office/word/2010/wordprocessingGroup">
                    <wpg:wgp>
                      <wpg:cNvGrpSpPr/>
                      <wpg:grpSpPr>
                        <a:xfrm>
                          <a:off x="0" y="0"/>
                          <a:ext cx="7759686" cy="2067984"/>
                          <a:chOff x="0" y="0"/>
                          <a:chExt cx="7759686" cy="2067984"/>
                        </a:xfrm>
                      </wpg:grpSpPr>
                      <pic:pic xmlns:pic="http://schemas.openxmlformats.org/drawingml/2006/picture">
                        <pic:nvPicPr>
                          <pic:cNvPr id="16913" name="Picture 16913"/>
                          <pic:cNvPicPr/>
                        </pic:nvPicPr>
                        <pic:blipFill>
                          <a:blip r:embed="rId28"/>
                          <a:stretch>
                            <a:fillRect/>
                          </a:stretch>
                        </pic:blipFill>
                        <pic:spPr>
                          <a:xfrm>
                            <a:off x="-3301" y="165016"/>
                            <a:ext cx="7763257" cy="1901953"/>
                          </a:xfrm>
                          <a:prstGeom prst="rect">
                            <a:avLst/>
                          </a:prstGeom>
                        </pic:spPr>
                      </pic:pic>
                      <wps:wsp>
                        <wps:cNvPr id="1043" name="Rectangle 1043"/>
                        <wps:cNvSpPr/>
                        <wps:spPr>
                          <a:xfrm>
                            <a:off x="4097140" y="558251"/>
                            <a:ext cx="3976716" cy="158766"/>
                          </a:xfrm>
                          <a:prstGeom prst="rect">
                            <a:avLst/>
                          </a:prstGeom>
                          <a:ln>
                            <a:noFill/>
                          </a:ln>
                        </wps:spPr>
                        <wps:txbx>
                          <w:txbxContent>
                            <w:p w14:paraId="4D9FFF41" w14:textId="77777777" w:rsidR="007B0A35" w:rsidRDefault="007B0A35">
                              <w:pPr>
                                <w:spacing w:after="160" w:line="259" w:lineRule="auto"/>
                                <w:ind w:left="0" w:firstLine="0"/>
                                <w:jc w:val="left"/>
                              </w:pPr>
                              <w:r>
                                <w:rPr>
                                  <w:b/>
                                </w:rPr>
                                <w:t>Stryker Global Technology Center Private Limited</w:t>
                              </w:r>
                            </w:p>
                          </w:txbxContent>
                        </wps:txbx>
                        <wps:bodyPr horzOverflow="overflow" vert="horz" lIns="0" tIns="0" rIns="0" bIns="0" rtlCol="0">
                          <a:noAutofit/>
                        </wps:bodyPr>
                      </wps:wsp>
                      <wps:wsp>
                        <wps:cNvPr id="1044" name="Rectangle 1044"/>
                        <wps:cNvSpPr/>
                        <wps:spPr>
                          <a:xfrm>
                            <a:off x="4097140" y="723351"/>
                            <a:ext cx="2437675" cy="158766"/>
                          </a:xfrm>
                          <a:prstGeom prst="rect">
                            <a:avLst/>
                          </a:prstGeom>
                          <a:ln>
                            <a:noFill/>
                          </a:ln>
                        </wps:spPr>
                        <wps:txbx>
                          <w:txbxContent>
                            <w:p w14:paraId="2256E685" w14:textId="77777777" w:rsidR="007B0A35" w:rsidRDefault="007B0A35">
                              <w:pPr>
                                <w:spacing w:after="160" w:line="259" w:lineRule="auto"/>
                                <w:ind w:left="0" w:firstLine="0"/>
                                <w:jc w:val="left"/>
                              </w:pPr>
                              <w:r>
                                <w:t>Vatika Business Park, 10th Floor</w:t>
                              </w:r>
                            </w:p>
                          </w:txbxContent>
                        </wps:txbx>
                        <wps:bodyPr horzOverflow="overflow" vert="horz" lIns="0" tIns="0" rIns="0" bIns="0" rtlCol="0">
                          <a:noAutofit/>
                        </wps:bodyPr>
                      </wps:wsp>
                      <wps:wsp>
                        <wps:cNvPr id="1045" name="Rectangle 1045"/>
                        <wps:cNvSpPr/>
                        <wps:spPr>
                          <a:xfrm>
                            <a:off x="4097140" y="888451"/>
                            <a:ext cx="1379995" cy="158766"/>
                          </a:xfrm>
                          <a:prstGeom prst="rect">
                            <a:avLst/>
                          </a:prstGeom>
                          <a:ln>
                            <a:noFill/>
                          </a:ln>
                        </wps:spPr>
                        <wps:txbx>
                          <w:txbxContent>
                            <w:p w14:paraId="05E8D0F0" w14:textId="77777777" w:rsidR="007B0A35" w:rsidRDefault="007B0A35">
                              <w:pPr>
                                <w:spacing w:after="160" w:line="259" w:lineRule="auto"/>
                                <w:ind w:left="0" w:firstLine="0"/>
                                <w:jc w:val="left"/>
                              </w:pPr>
                              <w:r>
                                <w:t>Block 2, Sector-49</w:t>
                              </w:r>
                            </w:p>
                          </w:txbxContent>
                        </wps:txbx>
                        <wps:bodyPr horzOverflow="overflow" vert="horz" lIns="0" tIns="0" rIns="0" bIns="0" rtlCol="0">
                          <a:noAutofit/>
                        </wps:bodyPr>
                      </wps:wsp>
                      <wps:wsp>
                        <wps:cNvPr id="1046" name="Rectangle 1046"/>
                        <wps:cNvSpPr/>
                        <wps:spPr>
                          <a:xfrm>
                            <a:off x="4097140" y="1053551"/>
                            <a:ext cx="938971" cy="158766"/>
                          </a:xfrm>
                          <a:prstGeom prst="rect">
                            <a:avLst/>
                          </a:prstGeom>
                          <a:ln>
                            <a:noFill/>
                          </a:ln>
                        </wps:spPr>
                        <wps:txbx>
                          <w:txbxContent>
                            <w:p w14:paraId="6CD8417E" w14:textId="77777777" w:rsidR="007B0A35" w:rsidRDefault="007B0A35">
                              <w:pPr>
                                <w:spacing w:after="160" w:line="259" w:lineRule="auto"/>
                                <w:ind w:left="0" w:firstLine="0"/>
                                <w:jc w:val="left"/>
                              </w:pPr>
                              <w:r>
                                <w:t>Sohna Road</w:t>
                              </w:r>
                            </w:p>
                          </w:txbxContent>
                        </wps:txbx>
                        <wps:bodyPr horzOverflow="overflow" vert="horz" lIns="0" tIns="0" rIns="0" bIns="0" rtlCol="0">
                          <a:noAutofit/>
                        </wps:bodyPr>
                      </wps:wsp>
                      <wps:wsp>
                        <wps:cNvPr id="1047" name="Rectangle 1047"/>
                        <wps:cNvSpPr/>
                        <wps:spPr>
                          <a:xfrm>
                            <a:off x="4097140" y="1218651"/>
                            <a:ext cx="1267670" cy="158766"/>
                          </a:xfrm>
                          <a:prstGeom prst="rect">
                            <a:avLst/>
                          </a:prstGeom>
                          <a:ln>
                            <a:noFill/>
                          </a:ln>
                        </wps:spPr>
                        <wps:txbx>
                          <w:txbxContent>
                            <w:p w14:paraId="4CB8DCCB" w14:textId="77777777" w:rsidR="007B0A35" w:rsidRDefault="007B0A35">
                              <w:pPr>
                                <w:spacing w:after="160" w:line="259" w:lineRule="auto"/>
                                <w:ind w:left="0" w:firstLine="0"/>
                                <w:jc w:val="left"/>
                              </w:pPr>
                              <w:r>
                                <w:t>Gurgaon 122002</w:t>
                              </w:r>
                            </w:p>
                          </w:txbxContent>
                        </wps:txbx>
                        <wps:bodyPr horzOverflow="overflow" vert="horz" lIns="0" tIns="0" rIns="0" bIns="0" rtlCol="0">
                          <a:noAutofit/>
                        </wps:bodyPr>
                      </wps:wsp>
                      <wps:wsp>
                        <wps:cNvPr id="1048" name="Rectangle 1048"/>
                        <wps:cNvSpPr/>
                        <wps:spPr>
                          <a:xfrm>
                            <a:off x="4097140" y="1383751"/>
                            <a:ext cx="638311" cy="158766"/>
                          </a:xfrm>
                          <a:prstGeom prst="rect">
                            <a:avLst/>
                          </a:prstGeom>
                          <a:ln>
                            <a:noFill/>
                          </a:ln>
                        </wps:spPr>
                        <wps:txbx>
                          <w:txbxContent>
                            <w:p w14:paraId="4195FA12" w14:textId="77777777" w:rsidR="007B0A35" w:rsidRDefault="007B0A35">
                              <w:pPr>
                                <w:spacing w:after="160" w:line="259" w:lineRule="auto"/>
                                <w:ind w:left="0" w:firstLine="0"/>
                                <w:jc w:val="left"/>
                              </w:pPr>
                              <w:r>
                                <w:t>Haryana</w:t>
                              </w:r>
                            </w:p>
                          </w:txbxContent>
                        </wps:txbx>
                        <wps:bodyPr horzOverflow="overflow" vert="horz" lIns="0" tIns="0" rIns="0" bIns="0" rtlCol="0">
                          <a:noAutofit/>
                        </wps:bodyPr>
                      </wps:wsp>
                      <wps:wsp>
                        <wps:cNvPr id="1049" name="Rectangle 1049"/>
                        <wps:cNvSpPr/>
                        <wps:spPr>
                          <a:xfrm>
                            <a:off x="4097140" y="1548851"/>
                            <a:ext cx="366197" cy="158766"/>
                          </a:xfrm>
                          <a:prstGeom prst="rect">
                            <a:avLst/>
                          </a:prstGeom>
                          <a:ln>
                            <a:noFill/>
                          </a:ln>
                        </wps:spPr>
                        <wps:txbx>
                          <w:txbxContent>
                            <w:p w14:paraId="7B6111FA" w14:textId="77777777" w:rsidR="007B0A35" w:rsidRDefault="007B0A35">
                              <w:pPr>
                                <w:spacing w:after="160" w:line="259" w:lineRule="auto"/>
                                <w:ind w:left="0" w:firstLine="0"/>
                                <w:jc w:val="left"/>
                              </w:pPr>
                              <w:r>
                                <w:t>India</w:t>
                              </w:r>
                            </w:p>
                          </w:txbxContent>
                        </wps:txbx>
                        <wps:bodyPr horzOverflow="overflow" vert="horz" lIns="0" tIns="0" rIns="0" bIns="0" rtlCol="0">
                          <a:noAutofit/>
                        </wps:bodyPr>
                      </wps:wsp>
                      <wps:wsp>
                        <wps:cNvPr id="1050" name="Rectangle 1050"/>
                        <wps:cNvSpPr/>
                        <wps:spPr>
                          <a:xfrm>
                            <a:off x="4097140" y="1713951"/>
                            <a:ext cx="1266994" cy="158766"/>
                          </a:xfrm>
                          <a:prstGeom prst="rect">
                            <a:avLst/>
                          </a:prstGeom>
                          <a:ln>
                            <a:noFill/>
                          </a:ln>
                        </wps:spPr>
                        <wps:txbx>
                          <w:txbxContent>
                            <w:p w14:paraId="32C780CE" w14:textId="77777777" w:rsidR="007B0A35" w:rsidRDefault="007B0A35">
                              <w:pPr>
                                <w:spacing w:after="160" w:line="259" w:lineRule="auto"/>
                                <w:ind w:left="0" w:firstLine="0"/>
                                <w:jc w:val="left"/>
                              </w:pPr>
                              <w:r>
                                <w:t>www.stryker.com</w:t>
                              </w:r>
                            </w:p>
                          </w:txbxContent>
                        </wps:txbx>
                        <wps:bodyPr horzOverflow="overflow" vert="horz" lIns="0" tIns="0" rIns="0" bIns="0" rtlCol="0">
                          <a:noAutofit/>
                        </wps:bodyPr>
                      </wps:wsp>
                      <wps:wsp>
                        <wps:cNvPr id="1051" name="Shape 1051"/>
                        <wps:cNvSpPr/>
                        <wps:spPr>
                          <a:xfrm>
                            <a:off x="3742695" y="558251"/>
                            <a:ext cx="254800" cy="235364"/>
                          </a:xfrm>
                          <a:custGeom>
                            <a:avLst/>
                            <a:gdLst/>
                            <a:ahLst/>
                            <a:cxnLst/>
                            <a:rect l="0" t="0" r="0" b="0"/>
                            <a:pathLst>
                              <a:path w="254800" h="235364">
                                <a:moveTo>
                                  <a:pt x="186601" y="0"/>
                                </a:moveTo>
                                <a:lnTo>
                                  <a:pt x="254800" y="0"/>
                                </a:lnTo>
                                <a:lnTo>
                                  <a:pt x="254800" y="235364"/>
                                </a:lnTo>
                                <a:lnTo>
                                  <a:pt x="610" y="235364"/>
                                </a:lnTo>
                                <a:lnTo>
                                  <a:pt x="610" y="159131"/>
                                </a:lnTo>
                                <a:cubicBezTo>
                                  <a:pt x="610" y="155473"/>
                                  <a:pt x="0" y="151333"/>
                                  <a:pt x="610" y="148336"/>
                                </a:cubicBezTo>
                                <a:cubicBezTo>
                                  <a:pt x="1054" y="146088"/>
                                  <a:pt x="3937" y="142761"/>
                                  <a:pt x="5423" y="140297"/>
                                </a:cubicBezTo>
                                <a:cubicBezTo>
                                  <a:pt x="16726" y="121679"/>
                                  <a:pt x="28448" y="102832"/>
                                  <a:pt x="39408" y="84734"/>
                                </a:cubicBezTo>
                                <a:cubicBezTo>
                                  <a:pt x="49479" y="100381"/>
                                  <a:pt x="59156" y="116421"/>
                                  <a:pt x="68809" y="132499"/>
                                </a:cubicBezTo>
                                <a:cubicBezTo>
                                  <a:pt x="78689" y="116662"/>
                                  <a:pt x="88443" y="100685"/>
                                  <a:pt x="98196" y="84734"/>
                                </a:cubicBezTo>
                                <a:cubicBezTo>
                                  <a:pt x="108229" y="100419"/>
                                  <a:pt x="117907" y="116459"/>
                                  <a:pt x="127584" y="132499"/>
                                </a:cubicBezTo>
                                <a:cubicBezTo>
                                  <a:pt x="137452" y="116637"/>
                                  <a:pt x="147193" y="100661"/>
                                  <a:pt x="156985" y="84734"/>
                                </a:cubicBezTo>
                                <a:cubicBezTo>
                                  <a:pt x="167043" y="100229"/>
                                  <a:pt x="176314" y="116536"/>
                                  <a:pt x="186372" y="132029"/>
                                </a:cubicBezTo>
                                <a:lnTo>
                                  <a:pt x="186372" y="686"/>
                                </a:lnTo>
                                <a:cubicBezTo>
                                  <a:pt x="186347" y="368"/>
                                  <a:pt x="186334" y="38"/>
                                  <a:pt x="18660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6" name="Rectangle 1056"/>
                        <wps:cNvSpPr/>
                        <wps:spPr>
                          <a:xfrm>
                            <a:off x="521355" y="0"/>
                            <a:ext cx="1898718" cy="158766"/>
                          </a:xfrm>
                          <a:prstGeom prst="rect">
                            <a:avLst/>
                          </a:prstGeom>
                          <a:ln>
                            <a:noFill/>
                          </a:ln>
                        </wps:spPr>
                        <wps:txbx>
                          <w:txbxContent>
                            <w:p w14:paraId="1F177B0C" w14:textId="77777777" w:rsidR="007B0A35" w:rsidRDefault="007B0A35">
                              <w:pPr>
                                <w:spacing w:after="160" w:line="259" w:lineRule="auto"/>
                                <w:ind w:left="0" w:firstLine="0"/>
                                <w:jc w:val="left"/>
                              </w:pPr>
                              <w:r>
                                <w:rPr>
                                  <w:i/>
                                </w:rPr>
                                <w:t>Copyright © 2022 Stryker</w:t>
                              </w:r>
                            </w:p>
                          </w:txbxContent>
                        </wps:txbx>
                        <wps:bodyPr horzOverflow="overflow" vert="horz" lIns="0" tIns="0" rIns="0" bIns="0" rtlCol="0">
                          <a:noAutofit/>
                        </wps:bodyPr>
                      </wps:wsp>
                    </wpg:wgp>
                  </a:graphicData>
                </a:graphic>
              </wp:anchor>
            </w:drawing>
          </mc:Choice>
          <mc:Fallback>
            <w:pict>
              <v:group w14:anchorId="6F1BDDED" id="Group 16132" o:spid="_x0000_s1028" style="position:absolute;left:0;text-align:left;margin-left:.5pt;margin-top:593.15pt;width:611pt;height:162.85pt;z-index:251661312;mso-position-horizontal-relative:page;mso-position-vertical-relative:page" coordsize="77596,20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3" o:spid="_x0000_s1029" type="#_x0000_t75" style="position:absolute;left:-33;top:1650;width:77632;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">
                  <v:imagedata r:id="rId29" o:title=""/>
                </v:shape>
                <v:rect id="Rectangle 1043" o:spid="_x0000_s1030" style="position:absolute;left:40971;top:5582;width:3976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4D9FFF41" w14:textId="77777777" w:rsidR="007B0A35" w:rsidRDefault="007B0A35">
                        <w:pPr>
                          <w:spacing w:after="160" w:line="259" w:lineRule="auto"/>
                          <w:ind w:left="0" w:firstLine="0"/>
                          <w:jc w:val="left"/>
                        </w:pPr>
                        <w:r>
                          <w:rPr>
                            <w:b/>
                          </w:rPr>
                          <w:t>Stryker Global Technology Center Private Limited</w:t>
                        </w:r>
                      </w:p>
                    </w:txbxContent>
                  </v:textbox>
                </v:rect>
                <v:rect id="Rectangle 1044" o:spid="_x0000_s1031" style="position:absolute;left:40971;top:7233;width:243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2256E685" w14:textId="77777777" w:rsidR="007B0A35" w:rsidRDefault="007B0A35">
                        <w:pPr>
                          <w:spacing w:after="160" w:line="259" w:lineRule="auto"/>
                          <w:ind w:left="0" w:firstLine="0"/>
                          <w:jc w:val="left"/>
                        </w:pPr>
                        <w:r>
                          <w:t>Vatika Business Park, 10th Floor</w:t>
                        </w:r>
                      </w:p>
                    </w:txbxContent>
                  </v:textbox>
                </v:rect>
                <v:rect id="Rectangle 1045" o:spid="_x0000_s1032" style="position:absolute;left:40971;top:8884;width:138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05E8D0F0" w14:textId="77777777" w:rsidR="007B0A35" w:rsidRDefault="007B0A35">
                        <w:pPr>
                          <w:spacing w:after="160" w:line="259" w:lineRule="auto"/>
                          <w:ind w:left="0" w:firstLine="0"/>
                          <w:jc w:val="left"/>
                        </w:pPr>
                        <w:r>
                          <w:t>Block 2, Sector-49</w:t>
                        </w:r>
                      </w:p>
                    </w:txbxContent>
                  </v:textbox>
                </v:rect>
                <v:rect id="Rectangle 1046" o:spid="_x0000_s1033" style="position:absolute;left:40971;top:10535;width:939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6CD8417E" w14:textId="77777777" w:rsidR="007B0A35" w:rsidRDefault="007B0A35">
                        <w:pPr>
                          <w:spacing w:after="160" w:line="259" w:lineRule="auto"/>
                          <w:ind w:left="0" w:firstLine="0"/>
                          <w:jc w:val="left"/>
                        </w:pPr>
                        <w:r>
                          <w:t>Sohna Road</w:t>
                        </w:r>
                      </w:p>
                    </w:txbxContent>
                  </v:textbox>
                </v:rect>
                <v:rect id="Rectangle 1047" o:spid="_x0000_s1034" style="position:absolute;left:40971;top:12186;width:126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4CB8DCCB" w14:textId="77777777" w:rsidR="007B0A35" w:rsidRDefault="007B0A35">
                        <w:pPr>
                          <w:spacing w:after="160" w:line="259" w:lineRule="auto"/>
                          <w:ind w:left="0" w:firstLine="0"/>
                          <w:jc w:val="left"/>
                        </w:pPr>
                        <w:r>
                          <w:t>Gurgaon 122002</w:t>
                        </w:r>
                      </w:p>
                    </w:txbxContent>
                  </v:textbox>
                </v:rect>
                <v:rect id="Rectangle 1048" o:spid="_x0000_s1035" style="position:absolute;left:40971;top:13837;width:638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4195FA12" w14:textId="77777777" w:rsidR="007B0A35" w:rsidRDefault="007B0A35">
                        <w:pPr>
                          <w:spacing w:after="160" w:line="259" w:lineRule="auto"/>
                          <w:ind w:left="0" w:firstLine="0"/>
                          <w:jc w:val="left"/>
                        </w:pPr>
                        <w:r>
                          <w:t>Haryana</w:t>
                        </w:r>
                      </w:p>
                    </w:txbxContent>
                  </v:textbox>
                </v:rect>
                <v:rect id="Rectangle 1049" o:spid="_x0000_s1036" style="position:absolute;left:40971;top:15488;width:366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7B6111FA" w14:textId="77777777" w:rsidR="007B0A35" w:rsidRDefault="007B0A35">
                        <w:pPr>
                          <w:spacing w:after="160" w:line="259" w:lineRule="auto"/>
                          <w:ind w:left="0" w:firstLine="0"/>
                          <w:jc w:val="left"/>
                        </w:pPr>
                        <w:r>
                          <w:t>India</w:t>
                        </w:r>
                      </w:p>
                    </w:txbxContent>
                  </v:textbox>
                </v:rect>
                <v:rect id="Rectangle 1050" o:spid="_x0000_s1037" style="position:absolute;left:40971;top:17139;width:1267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32C780CE" w14:textId="77777777" w:rsidR="007B0A35" w:rsidRDefault="007B0A35">
                        <w:pPr>
                          <w:spacing w:after="160" w:line="259" w:lineRule="auto"/>
                          <w:ind w:left="0" w:firstLine="0"/>
                          <w:jc w:val="left"/>
                        </w:pPr>
                        <w:r>
                          <w:t>www.stryker.com</w:t>
                        </w:r>
                      </w:p>
                    </w:txbxContent>
                  </v:textbox>
                </v:rect>
                <v:shape id="Shape 1051" o:spid="_x0000_s1038" style="position:absolute;left:37426;top:5582;width:2548;height:2354;visibility:visible;mso-wrap-style:square;v-text-anchor:top" coordsize="254800,2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" path="m186601,r68199,l254800,235364r-254190,l610,159131v,-3658,-610,-7798,,-10795c1054,146088,3937,142761,5423,140297,16726,121679,28448,102832,39408,84734v10071,15647,19748,31687,29401,47765c78689,116662,88443,100685,98196,84734v10033,15685,19711,31725,29388,47765c137452,116637,147193,100661,156985,84734v10058,15495,19329,31802,29387,47295l186372,686v-25,-318,-38,-648,229,-686xe" fillcolor="#181717" stroked="f" strokeweight="0">
                  <v:stroke miterlimit="83231f" joinstyle="miter"/>
                  <v:path arrowok="t" textboxrect="0,0,254800,235364"/>
                </v:shape>
                <v:rect id="Rectangle 1056" o:spid="_x0000_s1039" style="position:absolute;left:5213;width:1898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1F177B0C" w14:textId="77777777" w:rsidR="007B0A35" w:rsidRDefault="007B0A35">
                        <w:pPr>
                          <w:spacing w:after="160" w:line="259" w:lineRule="auto"/>
                          <w:ind w:left="0" w:firstLine="0"/>
                          <w:jc w:val="left"/>
                        </w:pPr>
                        <w:r>
                          <w:rPr>
                            <w:i/>
                          </w:rPr>
                          <w:t>Copyright © 2022 Stryker</w:t>
                        </w:r>
                      </w:p>
                    </w:txbxContent>
                  </v:textbox>
                </v:rect>
                <w10:wrap type="topAndBottom" anchorx="page" anchory="page"/>
              </v:group>
            </w:pict>
          </mc:Fallback>
        </mc:AlternateContent>
      </w:r>
      <w:r w:rsidRPr="00180992">
        <w:rPr>
          <w:b/>
          <w:i/>
        </w:rPr>
        <w:t xml:space="preserve">Stryker Corporation or its divisions or other corporate affiliated entities own, use or have applied for the following trademarks or service marks: </w:t>
      </w:r>
      <w:r w:rsidR="00057E9B">
        <w:rPr>
          <w:b/>
          <w:i/>
        </w:rPr>
        <w:t>SmartMedic</w:t>
      </w:r>
      <w:r w:rsidR="000F2BAB">
        <w:rPr>
          <w:b/>
          <w:i/>
        </w:rPr>
        <w:t xml:space="preserve"> Solution</w:t>
      </w:r>
      <w:r w:rsidRPr="00180992">
        <w:rPr>
          <w:b/>
          <w:i/>
        </w:rPr>
        <w:t xml:space="preserve">. All other trademarks are trademarks of their respective owners or </w:t>
      </w:r>
      <w:commentRangeStart w:id="1856"/>
      <w:r w:rsidRPr="00180992">
        <w:rPr>
          <w:b/>
          <w:i/>
        </w:rPr>
        <w:t>holders</w:t>
      </w:r>
      <w:commentRangeEnd w:id="1856"/>
      <w:r w:rsidR="00E61800">
        <w:rPr>
          <w:rStyle w:val="CommentReference"/>
        </w:rPr>
        <w:commentReference w:id="1856"/>
      </w:r>
      <w:r w:rsidRPr="00180992">
        <w:rPr>
          <w:b/>
          <w:i/>
        </w:rPr>
        <w:t>.</w:t>
      </w:r>
    </w:p>
    <w:sectPr w:rsidR="00B11510" w:rsidRPr="00180992" w:rsidSect="00713AD1">
      <w:headerReference w:type="default" r:id="rId30"/>
      <w:footerReference w:type="even" r:id="rId31"/>
      <w:footerReference w:type="default" r:id="rId32"/>
      <w:footerReference w:type="first" r:id="rId33"/>
      <w:pgSz w:w="12240" w:h="15840"/>
      <w:pgMar w:top="833" w:right="824" w:bottom="792" w:left="831" w:header="720" w:footer="422"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6" w:author="T Londhe, Vinod (Contractor)" w:date="2022-07-09T13:25:00Z" w:initials="TLV(">
    <w:p w14:paraId="74D89077" w14:textId="77777777" w:rsidR="006249E5" w:rsidRDefault="006249E5">
      <w:pPr>
        <w:pStyle w:val="CommentText"/>
      </w:pPr>
      <w:r>
        <w:rPr>
          <w:rStyle w:val="CommentReference"/>
        </w:rPr>
        <w:annotationRef/>
      </w:r>
      <w:r>
        <w:t>Remove TM Symbol</w:t>
      </w:r>
      <w:r w:rsidR="00B97846">
        <w:t xml:space="preserve"> </w:t>
      </w:r>
    </w:p>
    <w:p w14:paraId="3FE995EA" w14:textId="0E94BC53" w:rsidR="00B97846" w:rsidRDefault="00B97846">
      <w:pPr>
        <w:pStyle w:val="CommentText"/>
      </w:pPr>
      <w:r>
        <w:t xml:space="preserve">Remove TM symbol from Struker logo- Use below logo </w:t>
      </w:r>
      <w:r w:rsidR="004A540C">
        <w:t xml:space="preserve">– Added Stryer Logo on top side RHS corner in header to print in all pages. </w:t>
      </w:r>
    </w:p>
    <w:p w14:paraId="636CD517" w14:textId="77777777" w:rsidR="00560731" w:rsidRDefault="00560731">
      <w:pPr>
        <w:pStyle w:val="CommentText"/>
      </w:pPr>
    </w:p>
    <w:p w14:paraId="709B41BC" w14:textId="3D0728BA" w:rsidR="00560731" w:rsidRDefault="00560731">
      <w:pPr>
        <w:pStyle w:val="CommentText"/>
      </w:pPr>
      <w:r>
        <w:rPr>
          <w:noProof/>
        </w:rPr>
        <w:drawing>
          <wp:inline distT="0" distB="0" distL="0" distR="0" wp14:anchorId="56B244A1" wp14:editId="0FFFC542">
            <wp:extent cx="1466557" cy="36576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08918" name="Picture 1442608918" descr="A picture containing text&#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69750" cy="366556"/>
                    </a:xfrm>
                    <a:prstGeom prst="rect">
                      <a:avLst/>
                    </a:prstGeom>
                  </pic:spPr>
                </pic:pic>
              </a:graphicData>
            </a:graphic>
          </wp:inline>
        </w:drawing>
      </w:r>
    </w:p>
  </w:comment>
  <w:comment w:id="382" w:author="Sai Praneetha Bhaskaruni" w:date="2022-07-14T10:06:00Z" w:initials="SPB">
    <w:p w14:paraId="51C33ACD" w14:textId="7F655396" w:rsidR="007E507F" w:rsidRDefault="007E507F" w:rsidP="007E507F">
      <w:pPr>
        <w:pStyle w:val="CommentText"/>
        <w:ind w:left="0" w:firstLine="0"/>
      </w:pPr>
      <w:r>
        <w:rPr>
          <w:rStyle w:val="CommentReference"/>
        </w:rPr>
        <w:annotationRef/>
      </w:r>
      <w:r>
        <w:t>Referring to EU. Correct or not?</w:t>
      </w:r>
    </w:p>
  </w:comment>
  <w:comment w:id="421" w:author="T Londhe, Vinod (Contractor)" w:date="2022-07-09T13:34:00Z" w:initials="TLV(">
    <w:p w14:paraId="5A5B35EA" w14:textId="77777777" w:rsidR="000B7BFF" w:rsidRDefault="000B7BFF">
      <w:pPr>
        <w:pStyle w:val="CommentText"/>
      </w:pPr>
      <w:r>
        <w:rPr>
          <w:rStyle w:val="CommentReference"/>
        </w:rPr>
        <w:annotationRef/>
      </w:r>
      <w:r>
        <w:t>Please add below details as per Product Label</w:t>
      </w:r>
    </w:p>
    <w:p w14:paraId="3A74B4C0" w14:textId="77777777" w:rsidR="000B7BFF" w:rsidRDefault="000B7BFF">
      <w:pPr>
        <w:pStyle w:val="CommentText"/>
      </w:pPr>
    </w:p>
    <w:p w14:paraId="34C3C377" w14:textId="77777777" w:rsidR="000B7BFF" w:rsidRDefault="000B7BFF" w:rsidP="000B7BFF">
      <w:pPr>
        <w:spacing w:after="0"/>
        <w:ind w:firstLine="720"/>
        <w:rPr>
          <w:rFonts w:asciiTheme="minorHAnsi" w:eastAsia="MHei" w:hAnsiTheme="minorHAnsi" w:cstheme="minorHAnsi"/>
          <w:color w:val="FFFFFF" w:themeColor="background1"/>
        </w:rPr>
      </w:pPr>
      <w:r>
        <w:rPr>
          <w:rFonts w:eastAsia="MHei" w:cstheme="minorHAnsi"/>
          <w:color w:val="FFFFFF" w:themeColor="background1"/>
        </w:rPr>
        <w:t>Stryker Global Technology Center Pvt Ltd,</w:t>
      </w:r>
    </w:p>
    <w:p w14:paraId="552E8385" w14:textId="77777777" w:rsidR="000B7BFF" w:rsidRDefault="000B7BFF" w:rsidP="000B7BFF">
      <w:pPr>
        <w:spacing w:after="0"/>
        <w:ind w:firstLine="720"/>
        <w:rPr>
          <w:rFonts w:eastAsia="MHei" w:cstheme="minorHAnsi"/>
          <w:color w:val="FFFFFF" w:themeColor="background1"/>
        </w:rPr>
      </w:pPr>
      <w:r>
        <w:rPr>
          <w:rFonts w:eastAsia="MHei" w:cstheme="minorHAnsi"/>
          <w:color w:val="FFFFFF" w:themeColor="background1"/>
        </w:rPr>
        <w:t>Vatika Business Park, 10</w:t>
      </w:r>
      <w:r>
        <w:rPr>
          <w:rFonts w:eastAsia="MHei" w:cstheme="minorHAnsi"/>
          <w:color w:val="FFFFFF" w:themeColor="background1"/>
          <w:vertAlign w:val="superscript"/>
        </w:rPr>
        <w:t>th</w:t>
      </w:r>
      <w:r>
        <w:rPr>
          <w:rFonts w:eastAsia="MHei" w:cstheme="minorHAnsi"/>
          <w:color w:val="FFFFFF" w:themeColor="background1"/>
        </w:rPr>
        <w:t xml:space="preserve"> Floor, Block two,</w:t>
      </w:r>
    </w:p>
    <w:p w14:paraId="7478769B" w14:textId="77777777" w:rsidR="000B7BFF" w:rsidRDefault="000B7BFF" w:rsidP="000B7BFF">
      <w:pPr>
        <w:spacing w:after="0"/>
        <w:ind w:firstLine="720"/>
        <w:rPr>
          <w:rFonts w:eastAsia="MHei" w:cstheme="minorHAnsi"/>
          <w:color w:val="FFFFFF" w:themeColor="background1"/>
        </w:rPr>
      </w:pPr>
      <w:r>
        <w:rPr>
          <w:rFonts w:eastAsia="MHei" w:cstheme="minorHAnsi"/>
          <w:color w:val="FFFFFF" w:themeColor="background1"/>
        </w:rPr>
        <w:t>Sohna-Gurgaon Rd, Sector 49, Gurugram</w:t>
      </w:r>
    </w:p>
    <w:p w14:paraId="4C6B0AB9" w14:textId="77777777" w:rsidR="000B7BFF" w:rsidRDefault="000B7BFF" w:rsidP="000B7BFF">
      <w:pPr>
        <w:spacing w:after="0"/>
        <w:ind w:firstLine="720"/>
        <w:rPr>
          <w:rFonts w:eastAsia="MHei" w:cstheme="minorHAnsi"/>
          <w:color w:val="FFFFFF" w:themeColor="background1"/>
        </w:rPr>
      </w:pPr>
      <w:r>
        <w:rPr>
          <w:rFonts w:eastAsia="MHei" w:cstheme="minorHAnsi"/>
          <w:color w:val="FFFFFF" w:themeColor="background1"/>
        </w:rPr>
        <w:t>Haryana 122002, India</w:t>
      </w:r>
    </w:p>
    <w:p w14:paraId="33C021F4" w14:textId="3D4FD394" w:rsidR="000B7BFF" w:rsidRDefault="000B7BFF">
      <w:pPr>
        <w:pStyle w:val="CommentText"/>
      </w:pPr>
    </w:p>
  </w:comment>
  <w:comment w:id="447" w:author="T Londhe, Vinod (Contractor)" w:date="2022-07-09T13:40:00Z" w:initials="TLV(">
    <w:p w14:paraId="58CB3976" w14:textId="3E323AD9" w:rsidR="00F855A6" w:rsidRDefault="00F855A6">
      <w:pPr>
        <w:pStyle w:val="CommentText"/>
      </w:pPr>
      <w:r>
        <w:rPr>
          <w:rStyle w:val="CommentReference"/>
        </w:rPr>
        <w:annotationRef/>
      </w:r>
      <w:r>
        <w:t xml:space="preserve">Do not use Vital data in document. Description added as per SmartMedic other documents. Remove strikethrough </w:t>
      </w:r>
    </w:p>
  </w:comment>
  <w:comment w:id="511" w:author="Sai Praneetha Bhaskaruni" w:date="2022-07-08T14:09:00Z" w:initials="SPB">
    <w:p w14:paraId="4E0704BA" w14:textId="1E56F837" w:rsidR="00167413" w:rsidRDefault="00167413">
      <w:pPr>
        <w:pStyle w:val="CommentText"/>
      </w:pPr>
      <w:r>
        <w:rPr>
          <w:rStyle w:val="CommentReference"/>
        </w:rPr>
        <w:annotationRef/>
      </w:r>
      <w:r>
        <w:t>Info needed from Vinod</w:t>
      </w:r>
    </w:p>
  </w:comment>
  <w:comment w:id="512" w:author="T Londhe, Vinod (Contractor)" w:date="2022-07-09T13:32:00Z" w:initials="TLV(">
    <w:p w14:paraId="3315F6F7" w14:textId="6DBC8C46" w:rsidR="00C42663" w:rsidRDefault="00C42663">
      <w:pPr>
        <w:pStyle w:val="CommentText"/>
      </w:pPr>
      <w:r>
        <w:rPr>
          <w:rStyle w:val="CommentReference"/>
        </w:rPr>
        <w:annotationRef/>
      </w:r>
      <w:r>
        <w:t xml:space="preserve">Updated remove the strikethrough information </w:t>
      </w:r>
    </w:p>
  </w:comment>
  <w:comment w:id="608" w:author="T Londhe, Vinod (Contractor)" w:date="2022-07-09T13:41:00Z" w:initials="TLV(">
    <w:p w14:paraId="0E846F41" w14:textId="797DD381" w:rsidR="00F855A6" w:rsidRDefault="00F855A6">
      <w:pPr>
        <w:pStyle w:val="CommentText"/>
      </w:pPr>
      <w:r>
        <w:rPr>
          <w:rStyle w:val="CommentReference"/>
        </w:rPr>
        <w:annotationRef/>
      </w:r>
      <w:r>
        <w:t>Reove device word</w:t>
      </w:r>
    </w:p>
  </w:comment>
  <w:comment w:id="662" w:author="T Londhe, Vinod (Contractor)" w:date="2022-07-09T13:43:00Z" w:initials="TLV(">
    <w:p w14:paraId="582C6578" w14:textId="5E4684A2" w:rsidR="002D4CA4" w:rsidRDefault="002D4CA4">
      <w:pPr>
        <w:pStyle w:val="CommentText"/>
      </w:pPr>
      <w:r>
        <w:rPr>
          <w:rStyle w:val="CommentReference"/>
        </w:rPr>
        <w:annotationRef/>
      </w:r>
      <w:r>
        <w:t>Updated as per IFU, Remove strikethrough info</w:t>
      </w:r>
    </w:p>
  </w:comment>
  <w:comment w:id="962" w:author="T Londhe, Vinod (Contractor)" w:date="2022-07-09T13:50:00Z" w:initials="TLV(">
    <w:p w14:paraId="6A4A63FE" w14:textId="6E3D95AE" w:rsidR="00E35E69" w:rsidRDefault="00E35E69">
      <w:pPr>
        <w:pStyle w:val="CommentText"/>
      </w:pPr>
      <w:r>
        <w:rPr>
          <w:rStyle w:val="CommentReference"/>
        </w:rPr>
        <w:annotationRef/>
      </w:r>
      <w:r>
        <w:t>Remove Vital data and revisit to update</w:t>
      </w:r>
      <w:r w:rsidR="00745B52">
        <w:t xml:space="preserve"> whole section 3.6</w:t>
      </w:r>
    </w:p>
  </w:comment>
  <w:comment w:id="1856" w:author="T Londhe, Vinod (Contractor)" w:date="2022-07-09T13:55:00Z" w:initials="TLV(">
    <w:p w14:paraId="74FC8924" w14:textId="00548E11" w:rsidR="00E61800" w:rsidRDefault="00E61800">
      <w:pPr>
        <w:pStyle w:val="CommentText"/>
      </w:pPr>
      <w:r>
        <w:rPr>
          <w:rStyle w:val="CommentReference"/>
        </w:rPr>
        <w:annotationRef/>
      </w:r>
      <w:r>
        <w:t>Check if we need to add all address similar to IFU- Refer below Snap</w:t>
      </w:r>
    </w:p>
    <w:p w14:paraId="46DAD3EE" w14:textId="1B688C46" w:rsidR="00E61800" w:rsidRDefault="00E61800">
      <w:pPr>
        <w:pStyle w:val="CommentText"/>
      </w:pPr>
    </w:p>
    <w:p w14:paraId="14DA15FA" w14:textId="7D781CD1" w:rsidR="00E61800" w:rsidRDefault="00E61800">
      <w:pPr>
        <w:pStyle w:val="CommentText"/>
      </w:pPr>
      <w:r>
        <w:t>Check if Copyright can be used- TBC with Sreejith</w:t>
      </w:r>
    </w:p>
    <w:p w14:paraId="37ABD35F" w14:textId="77777777" w:rsidR="00E61800" w:rsidRDefault="00E61800">
      <w:pPr>
        <w:pStyle w:val="CommentText"/>
      </w:pPr>
    </w:p>
    <w:p w14:paraId="65BBB2B6" w14:textId="47F0E571" w:rsidR="00E61800" w:rsidRDefault="00E61800">
      <w:pPr>
        <w:pStyle w:val="CommentText"/>
      </w:pPr>
      <w:r>
        <w:rPr>
          <w:noProof/>
        </w:rPr>
        <w:drawing>
          <wp:inline distT="0" distB="0" distL="0" distR="0" wp14:anchorId="7F9EED86" wp14:editId="6EF5CD95">
            <wp:extent cx="6721475" cy="36626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721475" cy="3662680"/>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9B41BC" w15:done="0"/>
  <w15:commentEx w15:paraId="51C33ACD" w15:done="0"/>
  <w15:commentEx w15:paraId="33C021F4" w15:done="0"/>
  <w15:commentEx w15:paraId="58CB3976" w15:done="0"/>
  <w15:commentEx w15:paraId="4E0704BA" w15:done="0"/>
  <w15:commentEx w15:paraId="3315F6F7" w15:paraIdParent="4E0704BA" w15:done="0"/>
  <w15:commentEx w15:paraId="0E846F41" w15:done="0"/>
  <w15:commentEx w15:paraId="582C6578" w15:done="0"/>
  <w15:commentEx w15:paraId="6A4A63FE" w15:done="0"/>
  <w15:commentEx w15:paraId="65BBB2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4004E" w16cex:dateUtc="2022-07-09T07:55:00Z"/>
  <w16cex:commentExtensible w16cex:durableId="267A692E" w16cex:dateUtc="2022-07-14T04:36:00Z"/>
  <w16cex:commentExtensible w16cex:durableId="26740250" w16cex:dateUtc="2022-07-09T08:04:00Z"/>
  <w16cex:commentExtensible w16cex:durableId="267403CC" w16cex:dateUtc="2022-07-09T08:10:00Z"/>
  <w16cex:commentExtensible w16cex:durableId="267401FB" w16cex:dateUtc="2022-07-09T08:02:00Z"/>
  <w16cex:commentExtensible w16cex:durableId="2674040F" w16cex:dateUtc="2022-07-09T08:11:00Z"/>
  <w16cex:commentExtensible w16cex:durableId="2674047F" w16cex:dateUtc="2022-07-09T08:13:00Z"/>
  <w16cex:commentExtensible w16cex:durableId="2674061D" w16cex:dateUtc="2022-07-09T08:20:00Z"/>
  <w16cex:commentExtensible w16cex:durableId="2674075F" w16cex:dateUtc="2022-07-09T08: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9B41BC" w16cid:durableId="2674004E"/>
  <w16cid:commentId w16cid:paraId="51C33ACD" w16cid:durableId="267A692E"/>
  <w16cid:commentId w16cid:paraId="33C021F4" w16cid:durableId="26740250"/>
  <w16cid:commentId w16cid:paraId="58CB3976" w16cid:durableId="267403CC"/>
  <w16cid:commentId w16cid:paraId="4E0704BA" w16cid:durableId="2674002B"/>
  <w16cid:commentId w16cid:paraId="3315F6F7" w16cid:durableId="267401FB"/>
  <w16cid:commentId w16cid:paraId="0E846F41" w16cid:durableId="2674040F"/>
  <w16cid:commentId w16cid:paraId="582C6578" w16cid:durableId="2674047F"/>
  <w16cid:commentId w16cid:paraId="6A4A63FE" w16cid:durableId="2674061D"/>
  <w16cid:commentId w16cid:paraId="65BBB2B6" w16cid:durableId="267407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E657C" w14:textId="77777777" w:rsidR="00F67F01" w:rsidRDefault="00F67F01">
      <w:pPr>
        <w:spacing w:after="0" w:line="240" w:lineRule="auto"/>
      </w:pPr>
      <w:r>
        <w:separator/>
      </w:r>
    </w:p>
  </w:endnote>
  <w:endnote w:type="continuationSeparator" w:id="0">
    <w:p w14:paraId="10B0F2DE" w14:textId="77777777" w:rsidR="00F67F01" w:rsidRDefault="00F67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umanist Slabserif 712 Std Roma">
    <w:altName w:val="Times New Roman"/>
    <w:charset w:val="00"/>
    <w:family w:val="roman"/>
    <w:pitch w:val="variable"/>
  </w:font>
  <w:font w:name="Arial Narrow">
    <w:panose1 w:val="020B0606020202030204"/>
    <w:charset w:val="00"/>
    <w:family w:val="swiss"/>
    <w:pitch w:val="variable"/>
    <w:sig w:usb0="00000287" w:usb1="00000800" w:usb2="00000000" w:usb3="00000000" w:csb0="0000009F" w:csb1="00000000"/>
  </w:font>
  <w:font w:name="HP Simplified Light">
    <w:altName w:val="Calibri"/>
    <w:charset w:val="00"/>
    <w:family w:val="swiss"/>
    <w:pitch w:val="variable"/>
    <w:sig w:usb0="A00000AF" w:usb1="5000205B" w:usb2="00000000" w:usb3="00000000" w:csb0="00000093" w:csb1="00000000"/>
  </w:font>
  <w:font w:name="Roboto">
    <w:charset w:val="00"/>
    <w:family w:val="auto"/>
    <w:pitch w:val="variable"/>
    <w:sig w:usb0="E00002FF" w:usb1="5000205B" w:usb2="00000020" w:usb3="00000000" w:csb0="0000019F" w:csb1="00000000"/>
  </w:font>
  <w:font w:name="MHei">
    <w:altName w:val="Arial Unicode MS"/>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3D887" w14:textId="77777777" w:rsidR="007B0A35" w:rsidRDefault="007B0A35">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859" w:author="T Londhe, Vinod (Contractor)" w:date="2022-07-09T13:30:00Z"/>
  <w:sdt>
    <w:sdtPr>
      <w:id w:val="-1654904649"/>
      <w:docPartObj>
        <w:docPartGallery w:val="Page Numbers (Bottom of Page)"/>
        <w:docPartUnique/>
      </w:docPartObj>
    </w:sdtPr>
    <w:sdtEndPr/>
    <w:sdtContent>
      <w:customXmlInsRangeEnd w:id="1859"/>
      <w:customXmlInsRangeStart w:id="1860" w:author="T Londhe, Vinod (Contractor)" w:date="2022-07-09T13:30:00Z"/>
      <w:sdt>
        <w:sdtPr>
          <w:id w:val="-1769616900"/>
          <w:docPartObj>
            <w:docPartGallery w:val="Page Numbers (Top of Page)"/>
            <w:docPartUnique/>
          </w:docPartObj>
        </w:sdtPr>
        <w:sdtEndPr/>
        <w:sdtContent>
          <w:customXmlInsRangeEnd w:id="1860"/>
          <w:p w14:paraId="300D5B91" w14:textId="77777777" w:rsidR="00690C44" w:rsidRDefault="00690C44">
            <w:pPr>
              <w:pStyle w:val="Footer"/>
              <w:jc w:val="right"/>
              <w:rPr>
                <w:ins w:id="1861" w:author="T Londhe, Vinod (Contractor)" w:date="2022-07-09T13:30:00Z"/>
              </w:rPr>
            </w:pPr>
            <w:ins w:id="1862" w:author="T Londhe, Vinod (Contractor)" w:date="2022-07-09T13:30:00Z">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ins>
          </w:p>
          <w:customXmlInsRangeStart w:id="1863" w:author="T Londhe, Vinod (Contractor)" w:date="2022-07-09T13:30:00Z"/>
        </w:sdtContent>
      </w:sdt>
      <w:customXmlInsRangeEnd w:id="1863"/>
      <w:customXmlInsRangeStart w:id="1864" w:author="T Londhe, Vinod (Contractor)" w:date="2022-07-09T13:30:00Z"/>
    </w:sdtContent>
  </w:sdt>
  <w:customXmlInsRangeEnd w:id="1864"/>
  <w:p w14:paraId="44417E11" w14:textId="1423B721" w:rsidR="00560731" w:rsidRDefault="00560731">
    <w:pPr>
      <w:spacing w:after="0" w:line="259" w:lineRule="auto"/>
      <w:ind w:left="0" w:right="439" w:firstLine="0"/>
      <w:jc w:val="left"/>
      <w:pPrChange w:id="1865" w:author="T Londhe, Vinod (Contractor)" w:date="2022-07-09T13:58:00Z">
        <w:pPr>
          <w:spacing w:after="0" w:line="259" w:lineRule="auto"/>
          <w:ind w:left="0" w:right="439" w:firstLine="0"/>
          <w:jc w:val="center"/>
        </w:pPr>
      </w:pPrChange>
    </w:pPr>
    <w:ins w:id="1866" w:author="T Londhe, Vinod (Contractor)" w:date="2022-07-09T13:58:00Z">
      <w:r>
        <w:t xml:space="preserve">Document Number D0010200115 Rev 00 </w:t>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BD83" w14:textId="77777777" w:rsidR="007B0A35" w:rsidRDefault="007B0A35">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7507C" w14:textId="77777777" w:rsidR="00F67F01" w:rsidRDefault="00F67F01">
      <w:pPr>
        <w:spacing w:after="0" w:line="240" w:lineRule="auto"/>
      </w:pPr>
      <w:r>
        <w:separator/>
      </w:r>
    </w:p>
  </w:footnote>
  <w:footnote w:type="continuationSeparator" w:id="0">
    <w:p w14:paraId="392CB601" w14:textId="77777777" w:rsidR="00F67F01" w:rsidRDefault="00F67F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CE804" w14:textId="3010DBAA" w:rsidR="004A540C" w:rsidRDefault="004A540C">
    <w:pPr>
      <w:pStyle w:val="Header"/>
      <w:jc w:val="right"/>
      <w:pPrChange w:id="1857" w:author="T Londhe, Vinod (Contractor)" w:date="2022-07-09T14:00:00Z">
        <w:pPr>
          <w:pStyle w:val="Header"/>
        </w:pPr>
      </w:pPrChange>
    </w:pPr>
    <w:ins w:id="1858" w:author="T Londhe, Vinod (Contractor)" w:date="2022-07-09T14:00:00Z">
      <w:r>
        <w:rPr>
          <w:noProof/>
        </w:rPr>
        <w:drawing>
          <wp:inline distT="0" distB="0" distL="0" distR="0" wp14:anchorId="11C7D184" wp14:editId="39BD76BE">
            <wp:extent cx="1466557" cy="36576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08918" name="Picture 1442608918" descr="A picture containing text&#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69750" cy="366556"/>
                    </a:xfrm>
                    <a:prstGeom prst="rect">
                      <a:avLst/>
                    </a:prstGeom>
                  </pic:spPr>
                </pic:pic>
              </a:graphicData>
            </a:graphic>
          </wp:inline>
        </w:drawing>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D2E"/>
    <w:multiLevelType w:val="hybridMultilevel"/>
    <w:tmpl w:val="2264B6F0"/>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 w15:restartNumberingAfterBreak="0">
    <w:nsid w:val="018A294D"/>
    <w:multiLevelType w:val="hybridMultilevel"/>
    <w:tmpl w:val="6FBE4B06"/>
    <w:lvl w:ilvl="0" w:tplc="DAEAD9D6">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 w15:restartNumberingAfterBreak="0">
    <w:nsid w:val="05431644"/>
    <w:multiLevelType w:val="hybridMultilevel"/>
    <w:tmpl w:val="AFA84B1E"/>
    <w:lvl w:ilvl="0" w:tplc="28C2DD60">
      <w:numFmt w:val="bullet"/>
      <w:lvlText w:val="•"/>
      <w:lvlJc w:val="left"/>
      <w:pPr>
        <w:ind w:left="846" w:hanging="600"/>
      </w:pPr>
      <w:rPr>
        <w:rFonts w:ascii="Arial" w:eastAsia="Arial" w:hAnsi="Arial" w:cs="Aria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3" w15:restartNumberingAfterBreak="0">
    <w:nsid w:val="0FD05B74"/>
    <w:multiLevelType w:val="hybridMultilevel"/>
    <w:tmpl w:val="80B42028"/>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074BD3"/>
    <w:multiLevelType w:val="hybridMultilevel"/>
    <w:tmpl w:val="27A6795A"/>
    <w:lvl w:ilvl="0" w:tplc="81D08CD4">
      <w:numFmt w:val="bullet"/>
      <w:lvlText w:val="•"/>
      <w:lvlJc w:val="left"/>
      <w:pPr>
        <w:ind w:left="108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E2F72"/>
    <w:multiLevelType w:val="hybridMultilevel"/>
    <w:tmpl w:val="0FE2C9D4"/>
    <w:lvl w:ilvl="0" w:tplc="92BEF07A">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6" w15:restartNumberingAfterBreak="0">
    <w:nsid w:val="205B6AFC"/>
    <w:multiLevelType w:val="hybridMultilevel"/>
    <w:tmpl w:val="76B439B2"/>
    <w:lvl w:ilvl="0" w:tplc="5DECBF8A">
      <w:start w:val="1"/>
      <w:numFmt w:val="lowerLetter"/>
      <w:lvlText w:val="%1."/>
      <w:lvlJc w:val="left"/>
      <w:pPr>
        <w:ind w:left="475" w:hanging="360"/>
      </w:pPr>
      <w:rPr>
        <w:rFonts w:hint="default"/>
      </w:rPr>
    </w:lvl>
    <w:lvl w:ilvl="1" w:tplc="C590DA12">
      <w:start w:val="1"/>
      <w:numFmt w:val="decimal"/>
      <w:lvlText w:val="%2."/>
      <w:lvlJc w:val="left"/>
      <w:pPr>
        <w:ind w:left="1195" w:hanging="360"/>
      </w:pPr>
      <w:rPr>
        <w:rFonts w:hint="default"/>
      </w:r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7" w15:restartNumberingAfterBreak="0">
    <w:nsid w:val="32B61F84"/>
    <w:multiLevelType w:val="hybridMultilevel"/>
    <w:tmpl w:val="71B8008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DA7F65"/>
    <w:multiLevelType w:val="hybridMultilevel"/>
    <w:tmpl w:val="1C6A9082"/>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9" w15:restartNumberingAfterBreak="0">
    <w:nsid w:val="34CF29EE"/>
    <w:multiLevelType w:val="hybridMultilevel"/>
    <w:tmpl w:val="8152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9D0D3B"/>
    <w:multiLevelType w:val="hybridMultilevel"/>
    <w:tmpl w:val="85FA3AA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1" w15:restartNumberingAfterBreak="0">
    <w:nsid w:val="363F4800"/>
    <w:multiLevelType w:val="hybridMultilevel"/>
    <w:tmpl w:val="CBEC9182"/>
    <w:lvl w:ilvl="0" w:tplc="9DD80818">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2" w15:restartNumberingAfterBreak="0">
    <w:nsid w:val="3DF4758F"/>
    <w:multiLevelType w:val="hybridMultilevel"/>
    <w:tmpl w:val="EF2AC140"/>
    <w:lvl w:ilvl="0" w:tplc="04090001">
      <w:start w:val="1"/>
      <w:numFmt w:val="bullet"/>
      <w:lvlText w:val=""/>
      <w:lvlJc w:val="left"/>
      <w:pPr>
        <w:ind w:left="475" w:hanging="360"/>
      </w:pPr>
      <w:rPr>
        <w:rFonts w:ascii="Symbol" w:hAnsi="Symbol" w:hint="default"/>
      </w:rPr>
    </w:lvl>
    <w:lvl w:ilvl="1" w:tplc="04090003">
      <w:start w:val="1"/>
      <w:numFmt w:val="bullet"/>
      <w:lvlText w:val="o"/>
      <w:lvlJc w:val="left"/>
      <w:pPr>
        <w:ind w:left="1195" w:hanging="360"/>
      </w:pPr>
      <w:rPr>
        <w:rFonts w:ascii="Courier New" w:hAnsi="Courier New" w:cs="Courier New" w:hint="default"/>
      </w:rPr>
    </w:lvl>
    <w:lvl w:ilvl="2" w:tplc="04090005" w:tentative="1">
      <w:start w:val="1"/>
      <w:numFmt w:val="bullet"/>
      <w:lvlText w:val=""/>
      <w:lvlJc w:val="left"/>
      <w:pPr>
        <w:ind w:left="1915" w:hanging="360"/>
      </w:pPr>
      <w:rPr>
        <w:rFonts w:ascii="Wingdings" w:hAnsi="Wingdings" w:hint="default"/>
      </w:rPr>
    </w:lvl>
    <w:lvl w:ilvl="3" w:tplc="04090001" w:tentative="1">
      <w:start w:val="1"/>
      <w:numFmt w:val="bullet"/>
      <w:lvlText w:val=""/>
      <w:lvlJc w:val="left"/>
      <w:pPr>
        <w:ind w:left="2635" w:hanging="360"/>
      </w:pPr>
      <w:rPr>
        <w:rFonts w:ascii="Symbol" w:hAnsi="Symbol" w:hint="default"/>
      </w:rPr>
    </w:lvl>
    <w:lvl w:ilvl="4" w:tplc="04090003" w:tentative="1">
      <w:start w:val="1"/>
      <w:numFmt w:val="bullet"/>
      <w:lvlText w:val="o"/>
      <w:lvlJc w:val="left"/>
      <w:pPr>
        <w:ind w:left="3355" w:hanging="360"/>
      </w:pPr>
      <w:rPr>
        <w:rFonts w:ascii="Courier New" w:hAnsi="Courier New" w:cs="Courier New" w:hint="default"/>
      </w:rPr>
    </w:lvl>
    <w:lvl w:ilvl="5" w:tplc="04090005" w:tentative="1">
      <w:start w:val="1"/>
      <w:numFmt w:val="bullet"/>
      <w:lvlText w:val=""/>
      <w:lvlJc w:val="left"/>
      <w:pPr>
        <w:ind w:left="4075" w:hanging="360"/>
      </w:pPr>
      <w:rPr>
        <w:rFonts w:ascii="Wingdings" w:hAnsi="Wingdings" w:hint="default"/>
      </w:rPr>
    </w:lvl>
    <w:lvl w:ilvl="6" w:tplc="04090001" w:tentative="1">
      <w:start w:val="1"/>
      <w:numFmt w:val="bullet"/>
      <w:lvlText w:val=""/>
      <w:lvlJc w:val="left"/>
      <w:pPr>
        <w:ind w:left="4795" w:hanging="360"/>
      </w:pPr>
      <w:rPr>
        <w:rFonts w:ascii="Symbol" w:hAnsi="Symbol" w:hint="default"/>
      </w:rPr>
    </w:lvl>
    <w:lvl w:ilvl="7" w:tplc="04090003" w:tentative="1">
      <w:start w:val="1"/>
      <w:numFmt w:val="bullet"/>
      <w:lvlText w:val="o"/>
      <w:lvlJc w:val="left"/>
      <w:pPr>
        <w:ind w:left="5515" w:hanging="360"/>
      </w:pPr>
      <w:rPr>
        <w:rFonts w:ascii="Courier New" w:hAnsi="Courier New" w:cs="Courier New" w:hint="default"/>
      </w:rPr>
    </w:lvl>
    <w:lvl w:ilvl="8" w:tplc="04090005" w:tentative="1">
      <w:start w:val="1"/>
      <w:numFmt w:val="bullet"/>
      <w:lvlText w:val=""/>
      <w:lvlJc w:val="left"/>
      <w:pPr>
        <w:ind w:left="6235" w:hanging="360"/>
      </w:pPr>
      <w:rPr>
        <w:rFonts w:ascii="Wingdings" w:hAnsi="Wingdings" w:hint="default"/>
      </w:rPr>
    </w:lvl>
  </w:abstractNum>
  <w:abstractNum w:abstractNumId="13" w15:restartNumberingAfterBreak="0">
    <w:nsid w:val="3F015D38"/>
    <w:multiLevelType w:val="hybridMultilevel"/>
    <w:tmpl w:val="6B8C59D2"/>
    <w:lvl w:ilvl="0" w:tplc="28C2DD60">
      <w:numFmt w:val="bullet"/>
      <w:lvlText w:val="•"/>
      <w:lvlJc w:val="left"/>
      <w:pPr>
        <w:ind w:left="723" w:hanging="600"/>
      </w:pPr>
      <w:rPr>
        <w:rFonts w:ascii="Arial" w:eastAsia="Arial" w:hAnsi="Arial" w:cs="Arial" w:hint="default"/>
      </w:rPr>
    </w:lvl>
    <w:lvl w:ilvl="1" w:tplc="04090003" w:tentative="1">
      <w:start w:val="1"/>
      <w:numFmt w:val="bullet"/>
      <w:lvlText w:val="o"/>
      <w:lvlJc w:val="left"/>
      <w:pPr>
        <w:ind w:left="1203" w:hanging="360"/>
      </w:pPr>
      <w:rPr>
        <w:rFonts w:ascii="Courier New" w:hAnsi="Courier New" w:cs="Courier New" w:hint="default"/>
      </w:rPr>
    </w:lvl>
    <w:lvl w:ilvl="2" w:tplc="04090005" w:tentative="1">
      <w:start w:val="1"/>
      <w:numFmt w:val="bullet"/>
      <w:lvlText w:val=""/>
      <w:lvlJc w:val="left"/>
      <w:pPr>
        <w:ind w:left="1923" w:hanging="360"/>
      </w:pPr>
      <w:rPr>
        <w:rFonts w:ascii="Wingdings" w:hAnsi="Wingdings" w:hint="default"/>
      </w:rPr>
    </w:lvl>
    <w:lvl w:ilvl="3" w:tplc="04090001" w:tentative="1">
      <w:start w:val="1"/>
      <w:numFmt w:val="bullet"/>
      <w:lvlText w:val=""/>
      <w:lvlJc w:val="left"/>
      <w:pPr>
        <w:ind w:left="2643" w:hanging="360"/>
      </w:pPr>
      <w:rPr>
        <w:rFonts w:ascii="Symbol" w:hAnsi="Symbol" w:hint="default"/>
      </w:rPr>
    </w:lvl>
    <w:lvl w:ilvl="4" w:tplc="04090003" w:tentative="1">
      <w:start w:val="1"/>
      <w:numFmt w:val="bullet"/>
      <w:lvlText w:val="o"/>
      <w:lvlJc w:val="left"/>
      <w:pPr>
        <w:ind w:left="3363" w:hanging="360"/>
      </w:pPr>
      <w:rPr>
        <w:rFonts w:ascii="Courier New" w:hAnsi="Courier New" w:cs="Courier New" w:hint="default"/>
      </w:rPr>
    </w:lvl>
    <w:lvl w:ilvl="5" w:tplc="04090005" w:tentative="1">
      <w:start w:val="1"/>
      <w:numFmt w:val="bullet"/>
      <w:lvlText w:val=""/>
      <w:lvlJc w:val="left"/>
      <w:pPr>
        <w:ind w:left="4083" w:hanging="360"/>
      </w:pPr>
      <w:rPr>
        <w:rFonts w:ascii="Wingdings" w:hAnsi="Wingdings" w:hint="default"/>
      </w:rPr>
    </w:lvl>
    <w:lvl w:ilvl="6" w:tplc="04090001" w:tentative="1">
      <w:start w:val="1"/>
      <w:numFmt w:val="bullet"/>
      <w:lvlText w:val=""/>
      <w:lvlJc w:val="left"/>
      <w:pPr>
        <w:ind w:left="4803" w:hanging="360"/>
      </w:pPr>
      <w:rPr>
        <w:rFonts w:ascii="Symbol" w:hAnsi="Symbol" w:hint="default"/>
      </w:rPr>
    </w:lvl>
    <w:lvl w:ilvl="7" w:tplc="04090003" w:tentative="1">
      <w:start w:val="1"/>
      <w:numFmt w:val="bullet"/>
      <w:lvlText w:val="o"/>
      <w:lvlJc w:val="left"/>
      <w:pPr>
        <w:ind w:left="5523" w:hanging="360"/>
      </w:pPr>
      <w:rPr>
        <w:rFonts w:ascii="Courier New" w:hAnsi="Courier New" w:cs="Courier New" w:hint="default"/>
      </w:rPr>
    </w:lvl>
    <w:lvl w:ilvl="8" w:tplc="04090005" w:tentative="1">
      <w:start w:val="1"/>
      <w:numFmt w:val="bullet"/>
      <w:lvlText w:val=""/>
      <w:lvlJc w:val="left"/>
      <w:pPr>
        <w:ind w:left="6243" w:hanging="360"/>
      </w:pPr>
      <w:rPr>
        <w:rFonts w:ascii="Wingdings" w:hAnsi="Wingdings" w:hint="default"/>
      </w:rPr>
    </w:lvl>
  </w:abstractNum>
  <w:abstractNum w:abstractNumId="14" w15:restartNumberingAfterBreak="0">
    <w:nsid w:val="40AF38EA"/>
    <w:multiLevelType w:val="hybridMultilevel"/>
    <w:tmpl w:val="6072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A76A4"/>
    <w:multiLevelType w:val="hybridMultilevel"/>
    <w:tmpl w:val="2872F156"/>
    <w:lvl w:ilvl="0" w:tplc="831AE1C0">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6" w15:restartNumberingAfterBreak="0">
    <w:nsid w:val="44C200DB"/>
    <w:multiLevelType w:val="hybridMultilevel"/>
    <w:tmpl w:val="07CEDEDC"/>
    <w:lvl w:ilvl="0" w:tplc="F8A09B7A">
      <w:start w:val="1"/>
      <w:numFmt w:val="decimal"/>
      <w:lvlText w:val="%1."/>
      <w:lvlJc w:val="left"/>
      <w:pPr>
        <w:ind w:left="475" w:hanging="360"/>
      </w:pPr>
      <w:rPr>
        <w:rFonts w:hint="default"/>
      </w:rPr>
    </w:lvl>
    <w:lvl w:ilvl="1" w:tplc="40090019" w:tentative="1">
      <w:start w:val="1"/>
      <w:numFmt w:val="lowerLetter"/>
      <w:lvlText w:val="%2."/>
      <w:lvlJc w:val="left"/>
      <w:pPr>
        <w:ind w:left="1195" w:hanging="360"/>
      </w:pPr>
    </w:lvl>
    <w:lvl w:ilvl="2" w:tplc="4009001B" w:tentative="1">
      <w:start w:val="1"/>
      <w:numFmt w:val="lowerRoman"/>
      <w:lvlText w:val="%3."/>
      <w:lvlJc w:val="right"/>
      <w:pPr>
        <w:ind w:left="1915" w:hanging="180"/>
      </w:pPr>
    </w:lvl>
    <w:lvl w:ilvl="3" w:tplc="4009000F" w:tentative="1">
      <w:start w:val="1"/>
      <w:numFmt w:val="decimal"/>
      <w:lvlText w:val="%4."/>
      <w:lvlJc w:val="left"/>
      <w:pPr>
        <w:ind w:left="2635" w:hanging="360"/>
      </w:pPr>
    </w:lvl>
    <w:lvl w:ilvl="4" w:tplc="40090019" w:tentative="1">
      <w:start w:val="1"/>
      <w:numFmt w:val="lowerLetter"/>
      <w:lvlText w:val="%5."/>
      <w:lvlJc w:val="left"/>
      <w:pPr>
        <w:ind w:left="3355" w:hanging="360"/>
      </w:pPr>
    </w:lvl>
    <w:lvl w:ilvl="5" w:tplc="4009001B" w:tentative="1">
      <w:start w:val="1"/>
      <w:numFmt w:val="lowerRoman"/>
      <w:lvlText w:val="%6."/>
      <w:lvlJc w:val="right"/>
      <w:pPr>
        <w:ind w:left="4075" w:hanging="180"/>
      </w:pPr>
    </w:lvl>
    <w:lvl w:ilvl="6" w:tplc="4009000F" w:tentative="1">
      <w:start w:val="1"/>
      <w:numFmt w:val="decimal"/>
      <w:lvlText w:val="%7."/>
      <w:lvlJc w:val="left"/>
      <w:pPr>
        <w:ind w:left="4795" w:hanging="360"/>
      </w:pPr>
    </w:lvl>
    <w:lvl w:ilvl="7" w:tplc="40090019" w:tentative="1">
      <w:start w:val="1"/>
      <w:numFmt w:val="lowerLetter"/>
      <w:lvlText w:val="%8."/>
      <w:lvlJc w:val="left"/>
      <w:pPr>
        <w:ind w:left="5515" w:hanging="360"/>
      </w:pPr>
    </w:lvl>
    <w:lvl w:ilvl="8" w:tplc="4009001B" w:tentative="1">
      <w:start w:val="1"/>
      <w:numFmt w:val="lowerRoman"/>
      <w:lvlText w:val="%9."/>
      <w:lvlJc w:val="right"/>
      <w:pPr>
        <w:ind w:left="6235" w:hanging="180"/>
      </w:pPr>
    </w:lvl>
  </w:abstractNum>
  <w:abstractNum w:abstractNumId="17" w15:restartNumberingAfterBreak="0">
    <w:nsid w:val="4C8E3995"/>
    <w:multiLevelType w:val="hybridMultilevel"/>
    <w:tmpl w:val="A85E88B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F6215C1"/>
    <w:multiLevelType w:val="hybridMultilevel"/>
    <w:tmpl w:val="6B68DEAE"/>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9" w15:restartNumberingAfterBreak="0">
    <w:nsid w:val="5C712CCA"/>
    <w:multiLevelType w:val="hybridMultilevel"/>
    <w:tmpl w:val="0582886A"/>
    <w:lvl w:ilvl="0" w:tplc="04090001">
      <w:start w:val="1"/>
      <w:numFmt w:val="bullet"/>
      <w:lvlText w:val=""/>
      <w:lvlJc w:val="left"/>
      <w:pPr>
        <w:ind w:left="112" w:hanging="720"/>
      </w:pPr>
      <w:rPr>
        <w:rFonts w:ascii="Symbol" w:hAnsi="Symbol" w:hint="default"/>
      </w:rPr>
    </w:lvl>
    <w:lvl w:ilvl="1" w:tplc="04090003" w:tentative="1">
      <w:start w:val="1"/>
      <w:numFmt w:val="bullet"/>
      <w:lvlText w:val="o"/>
      <w:lvlJc w:val="left"/>
      <w:pPr>
        <w:ind w:left="112" w:hanging="360"/>
      </w:pPr>
      <w:rPr>
        <w:rFonts w:ascii="Courier New" w:hAnsi="Courier New" w:cs="Courier New" w:hint="default"/>
      </w:rPr>
    </w:lvl>
    <w:lvl w:ilvl="2" w:tplc="04090005" w:tentative="1">
      <w:start w:val="1"/>
      <w:numFmt w:val="bullet"/>
      <w:lvlText w:val=""/>
      <w:lvlJc w:val="left"/>
      <w:pPr>
        <w:ind w:left="832" w:hanging="360"/>
      </w:pPr>
      <w:rPr>
        <w:rFonts w:ascii="Wingdings" w:hAnsi="Wingdings" w:hint="default"/>
      </w:rPr>
    </w:lvl>
    <w:lvl w:ilvl="3" w:tplc="04090001" w:tentative="1">
      <w:start w:val="1"/>
      <w:numFmt w:val="bullet"/>
      <w:lvlText w:val=""/>
      <w:lvlJc w:val="left"/>
      <w:pPr>
        <w:ind w:left="1552" w:hanging="360"/>
      </w:pPr>
      <w:rPr>
        <w:rFonts w:ascii="Symbol" w:hAnsi="Symbol" w:hint="default"/>
      </w:rPr>
    </w:lvl>
    <w:lvl w:ilvl="4" w:tplc="04090003" w:tentative="1">
      <w:start w:val="1"/>
      <w:numFmt w:val="bullet"/>
      <w:lvlText w:val="o"/>
      <w:lvlJc w:val="left"/>
      <w:pPr>
        <w:ind w:left="2272" w:hanging="360"/>
      </w:pPr>
      <w:rPr>
        <w:rFonts w:ascii="Courier New" w:hAnsi="Courier New" w:cs="Courier New" w:hint="default"/>
      </w:rPr>
    </w:lvl>
    <w:lvl w:ilvl="5" w:tplc="04090005" w:tentative="1">
      <w:start w:val="1"/>
      <w:numFmt w:val="bullet"/>
      <w:lvlText w:val=""/>
      <w:lvlJc w:val="left"/>
      <w:pPr>
        <w:ind w:left="2992" w:hanging="360"/>
      </w:pPr>
      <w:rPr>
        <w:rFonts w:ascii="Wingdings" w:hAnsi="Wingdings" w:hint="default"/>
      </w:rPr>
    </w:lvl>
    <w:lvl w:ilvl="6" w:tplc="04090001" w:tentative="1">
      <w:start w:val="1"/>
      <w:numFmt w:val="bullet"/>
      <w:lvlText w:val=""/>
      <w:lvlJc w:val="left"/>
      <w:pPr>
        <w:ind w:left="3712" w:hanging="360"/>
      </w:pPr>
      <w:rPr>
        <w:rFonts w:ascii="Symbol" w:hAnsi="Symbol" w:hint="default"/>
      </w:rPr>
    </w:lvl>
    <w:lvl w:ilvl="7" w:tplc="04090003" w:tentative="1">
      <w:start w:val="1"/>
      <w:numFmt w:val="bullet"/>
      <w:lvlText w:val="o"/>
      <w:lvlJc w:val="left"/>
      <w:pPr>
        <w:ind w:left="4432" w:hanging="360"/>
      </w:pPr>
      <w:rPr>
        <w:rFonts w:ascii="Courier New" w:hAnsi="Courier New" w:cs="Courier New" w:hint="default"/>
      </w:rPr>
    </w:lvl>
    <w:lvl w:ilvl="8" w:tplc="04090005" w:tentative="1">
      <w:start w:val="1"/>
      <w:numFmt w:val="bullet"/>
      <w:lvlText w:val=""/>
      <w:lvlJc w:val="left"/>
      <w:pPr>
        <w:ind w:left="5152" w:hanging="360"/>
      </w:pPr>
      <w:rPr>
        <w:rFonts w:ascii="Wingdings" w:hAnsi="Wingdings" w:hint="default"/>
      </w:rPr>
    </w:lvl>
  </w:abstractNum>
  <w:abstractNum w:abstractNumId="20" w15:restartNumberingAfterBreak="0">
    <w:nsid w:val="61233AD3"/>
    <w:multiLevelType w:val="hybridMultilevel"/>
    <w:tmpl w:val="C6F05EDC"/>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1" w15:restartNumberingAfterBreak="0">
    <w:nsid w:val="66F63BD3"/>
    <w:multiLevelType w:val="hybridMultilevel"/>
    <w:tmpl w:val="783E69A6"/>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2" w15:restartNumberingAfterBreak="0">
    <w:nsid w:val="68641BB1"/>
    <w:multiLevelType w:val="hybridMultilevel"/>
    <w:tmpl w:val="32D469F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3" w15:restartNumberingAfterBreak="0">
    <w:nsid w:val="76600FD5"/>
    <w:multiLevelType w:val="hybridMultilevel"/>
    <w:tmpl w:val="3618B5AA"/>
    <w:lvl w:ilvl="0" w:tplc="04090001">
      <w:start w:val="1"/>
      <w:numFmt w:val="bullet"/>
      <w:lvlText w:val=""/>
      <w:lvlJc w:val="left"/>
      <w:pPr>
        <w:ind w:left="846" w:hanging="60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24" w15:restartNumberingAfterBreak="0">
    <w:nsid w:val="77BD6C60"/>
    <w:multiLevelType w:val="hybridMultilevel"/>
    <w:tmpl w:val="DBF0358E"/>
    <w:lvl w:ilvl="0" w:tplc="04090001">
      <w:start w:val="1"/>
      <w:numFmt w:val="bullet"/>
      <w:lvlText w:val=""/>
      <w:lvlJc w:val="left"/>
      <w:pPr>
        <w:ind w:left="1435" w:hanging="70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036B9F"/>
    <w:multiLevelType w:val="hybridMultilevel"/>
    <w:tmpl w:val="C504AB4E"/>
    <w:lvl w:ilvl="0" w:tplc="FA264C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ED1644D"/>
    <w:multiLevelType w:val="hybridMultilevel"/>
    <w:tmpl w:val="2E4698B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abstractNumId w:val="9"/>
  </w:num>
  <w:num w:numId="2">
    <w:abstractNumId w:val="26"/>
  </w:num>
  <w:num w:numId="3">
    <w:abstractNumId w:val="14"/>
  </w:num>
  <w:num w:numId="4">
    <w:abstractNumId w:val="19"/>
  </w:num>
  <w:num w:numId="5">
    <w:abstractNumId w:val="17"/>
  </w:num>
  <w:num w:numId="6">
    <w:abstractNumId w:val="24"/>
  </w:num>
  <w:num w:numId="7">
    <w:abstractNumId w:val="3"/>
  </w:num>
  <w:num w:numId="8">
    <w:abstractNumId w:val="7"/>
  </w:num>
  <w:num w:numId="9">
    <w:abstractNumId w:val="21"/>
  </w:num>
  <w:num w:numId="10">
    <w:abstractNumId w:val="18"/>
  </w:num>
  <w:num w:numId="11">
    <w:abstractNumId w:val="13"/>
  </w:num>
  <w:num w:numId="12">
    <w:abstractNumId w:val="2"/>
  </w:num>
  <w:num w:numId="13">
    <w:abstractNumId w:val="23"/>
  </w:num>
  <w:num w:numId="14">
    <w:abstractNumId w:val="4"/>
  </w:num>
  <w:num w:numId="15">
    <w:abstractNumId w:val="10"/>
  </w:num>
  <w:num w:numId="16">
    <w:abstractNumId w:val="11"/>
  </w:num>
  <w:num w:numId="17">
    <w:abstractNumId w:val="0"/>
  </w:num>
  <w:num w:numId="18">
    <w:abstractNumId w:val="1"/>
  </w:num>
  <w:num w:numId="19">
    <w:abstractNumId w:val="20"/>
  </w:num>
  <w:num w:numId="20">
    <w:abstractNumId w:val="6"/>
  </w:num>
  <w:num w:numId="21">
    <w:abstractNumId w:val="8"/>
  </w:num>
  <w:num w:numId="22">
    <w:abstractNumId w:val="5"/>
  </w:num>
  <w:num w:numId="23">
    <w:abstractNumId w:val="12"/>
  </w:num>
  <w:num w:numId="24">
    <w:abstractNumId w:val="15"/>
  </w:num>
  <w:num w:numId="25">
    <w:abstractNumId w:val="22"/>
  </w:num>
  <w:num w:numId="26">
    <w:abstractNumId w:val="16"/>
  </w:num>
  <w:num w:numId="27">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 Londhe, Vinod (Contractor)">
    <w15:presenceInfo w15:providerId="AD" w15:userId="S::vinod.londhe@stryker.com::742cc54c-91ac-4c40-ba11-80d692a0346e"/>
  </w15:person>
  <w15:person w15:author="Sai Praneetha Bhaskaruni">
    <w15:presenceInfo w15:providerId="AD" w15:userId="S::praneetha.bhaskaruni@ltts.com::48ebe0ba-01a1-4a38-a734-61898a0c90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510"/>
    <w:rsid w:val="000019BA"/>
    <w:rsid w:val="000034DA"/>
    <w:rsid w:val="000062B9"/>
    <w:rsid w:val="000100F8"/>
    <w:rsid w:val="00012081"/>
    <w:rsid w:val="00014365"/>
    <w:rsid w:val="00016491"/>
    <w:rsid w:val="00023077"/>
    <w:rsid w:val="000256C4"/>
    <w:rsid w:val="000347A6"/>
    <w:rsid w:val="00034F09"/>
    <w:rsid w:val="00036E19"/>
    <w:rsid w:val="000407D5"/>
    <w:rsid w:val="000445E6"/>
    <w:rsid w:val="000453EB"/>
    <w:rsid w:val="00047624"/>
    <w:rsid w:val="0005228E"/>
    <w:rsid w:val="00053915"/>
    <w:rsid w:val="00055890"/>
    <w:rsid w:val="000577BB"/>
    <w:rsid w:val="00057E9B"/>
    <w:rsid w:val="00062F09"/>
    <w:rsid w:val="000648DE"/>
    <w:rsid w:val="0006579D"/>
    <w:rsid w:val="000707AF"/>
    <w:rsid w:val="00071A4F"/>
    <w:rsid w:val="000722E1"/>
    <w:rsid w:val="00073141"/>
    <w:rsid w:val="000818FD"/>
    <w:rsid w:val="000828CC"/>
    <w:rsid w:val="000916BA"/>
    <w:rsid w:val="000952F6"/>
    <w:rsid w:val="00096B48"/>
    <w:rsid w:val="000A0E6D"/>
    <w:rsid w:val="000A1A34"/>
    <w:rsid w:val="000A4D74"/>
    <w:rsid w:val="000B3FEC"/>
    <w:rsid w:val="000B6BBA"/>
    <w:rsid w:val="000B7BFF"/>
    <w:rsid w:val="000C27CA"/>
    <w:rsid w:val="000C3A22"/>
    <w:rsid w:val="000C3E6F"/>
    <w:rsid w:val="000D3778"/>
    <w:rsid w:val="000E209E"/>
    <w:rsid w:val="000E26BC"/>
    <w:rsid w:val="000E3808"/>
    <w:rsid w:val="000F0365"/>
    <w:rsid w:val="000F24D0"/>
    <w:rsid w:val="000F2BAB"/>
    <w:rsid w:val="000F303D"/>
    <w:rsid w:val="001057F9"/>
    <w:rsid w:val="00106899"/>
    <w:rsid w:val="00111C42"/>
    <w:rsid w:val="00111FEA"/>
    <w:rsid w:val="0011497D"/>
    <w:rsid w:val="00121959"/>
    <w:rsid w:val="00122E0E"/>
    <w:rsid w:val="00123604"/>
    <w:rsid w:val="00123781"/>
    <w:rsid w:val="00123A91"/>
    <w:rsid w:val="00126854"/>
    <w:rsid w:val="00133097"/>
    <w:rsid w:val="00136059"/>
    <w:rsid w:val="001506C5"/>
    <w:rsid w:val="001509F8"/>
    <w:rsid w:val="00152F4E"/>
    <w:rsid w:val="0015441E"/>
    <w:rsid w:val="00154A4A"/>
    <w:rsid w:val="00156074"/>
    <w:rsid w:val="001568FD"/>
    <w:rsid w:val="00160455"/>
    <w:rsid w:val="001612F9"/>
    <w:rsid w:val="00162503"/>
    <w:rsid w:val="00164113"/>
    <w:rsid w:val="00165154"/>
    <w:rsid w:val="00166379"/>
    <w:rsid w:val="001668FA"/>
    <w:rsid w:val="00167413"/>
    <w:rsid w:val="00170C62"/>
    <w:rsid w:val="00180992"/>
    <w:rsid w:val="001A05AD"/>
    <w:rsid w:val="001A0B74"/>
    <w:rsid w:val="001A0CFF"/>
    <w:rsid w:val="001A2F1B"/>
    <w:rsid w:val="001A3B81"/>
    <w:rsid w:val="001A4AC6"/>
    <w:rsid w:val="001A66C4"/>
    <w:rsid w:val="001A7DD4"/>
    <w:rsid w:val="001B0076"/>
    <w:rsid w:val="001B0D28"/>
    <w:rsid w:val="001B11E2"/>
    <w:rsid w:val="001B1DD6"/>
    <w:rsid w:val="001B7488"/>
    <w:rsid w:val="001C336C"/>
    <w:rsid w:val="001C3F2E"/>
    <w:rsid w:val="001D10C8"/>
    <w:rsid w:val="001D2C81"/>
    <w:rsid w:val="001D3155"/>
    <w:rsid w:val="001D3FE9"/>
    <w:rsid w:val="001D5400"/>
    <w:rsid w:val="001E14F1"/>
    <w:rsid w:val="001E1BF7"/>
    <w:rsid w:val="001E2670"/>
    <w:rsid w:val="001E359D"/>
    <w:rsid w:val="001F0AA8"/>
    <w:rsid w:val="00203005"/>
    <w:rsid w:val="0020364C"/>
    <w:rsid w:val="002041FD"/>
    <w:rsid w:val="00205437"/>
    <w:rsid w:val="00206323"/>
    <w:rsid w:val="00210FA1"/>
    <w:rsid w:val="00211574"/>
    <w:rsid w:val="00211957"/>
    <w:rsid w:val="00212F26"/>
    <w:rsid w:val="0021448F"/>
    <w:rsid w:val="00214C7D"/>
    <w:rsid w:val="00220475"/>
    <w:rsid w:val="00220728"/>
    <w:rsid w:val="00223984"/>
    <w:rsid w:val="002264ED"/>
    <w:rsid w:val="00227FB6"/>
    <w:rsid w:val="00232794"/>
    <w:rsid w:val="00232810"/>
    <w:rsid w:val="0023405C"/>
    <w:rsid w:val="0023424E"/>
    <w:rsid w:val="002346F3"/>
    <w:rsid w:val="00235778"/>
    <w:rsid w:val="002400A6"/>
    <w:rsid w:val="002404A6"/>
    <w:rsid w:val="0024252A"/>
    <w:rsid w:val="002471F7"/>
    <w:rsid w:val="0024796E"/>
    <w:rsid w:val="00251099"/>
    <w:rsid w:val="0025291F"/>
    <w:rsid w:val="0025484A"/>
    <w:rsid w:val="00264018"/>
    <w:rsid w:val="00267278"/>
    <w:rsid w:val="002708C3"/>
    <w:rsid w:val="00275C89"/>
    <w:rsid w:val="0028295F"/>
    <w:rsid w:val="002849CB"/>
    <w:rsid w:val="00286A5E"/>
    <w:rsid w:val="002927CE"/>
    <w:rsid w:val="00297F12"/>
    <w:rsid w:val="002A02FB"/>
    <w:rsid w:val="002A6172"/>
    <w:rsid w:val="002C05FB"/>
    <w:rsid w:val="002C109E"/>
    <w:rsid w:val="002C5DFF"/>
    <w:rsid w:val="002D12FE"/>
    <w:rsid w:val="002D4CA4"/>
    <w:rsid w:val="002E1A2E"/>
    <w:rsid w:val="002F258F"/>
    <w:rsid w:val="002F3773"/>
    <w:rsid w:val="003104BE"/>
    <w:rsid w:val="00313D59"/>
    <w:rsid w:val="003163E2"/>
    <w:rsid w:val="00322B1C"/>
    <w:rsid w:val="00322EEC"/>
    <w:rsid w:val="00322F92"/>
    <w:rsid w:val="0032339C"/>
    <w:rsid w:val="00331164"/>
    <w:rsid w:val="00333F9D"/>
    <w:rsid w:val="00334E5B"/>
    <w:rsid w:val="00336DD4"/>
    <w:rsid w:val="00340E18"/>
    <w:rsid w:val="0034174E"/>
    <w:rsid w:val="00341798"/>
    <w:rsid w:val="00342903"/>
    <w:rsid w:val="00344798"/>
    <w:rsid w:val="00357872"/>
    <w:rsid w:val="00360020"/>
    <w:rsid w:val="00360833"/>
    <w:rsid w:val="00364E05"/>
    <w:rsid w:val="00365063"/>
    <w:rsid w:val="00365EA2"/>
    <w:rsid w:val="003704E9"/>
    <w:rsid w:val="00370C9D"/>
    <w:rsid w:val="00371E91"/>
    <w:rsid w:val="00373223"/>
    <w:rsid w:val="003761D0"/>
    <w:rsid w:val="003762F1"/>
    <w:rsid w:val="00380047"/>
    <w:rsid w:val="003810C7"/>
    <w:rsid w:val="0038228F"/>
    <w:rsid w:val="0038508A"/>
    <w:rsid w:val="00385939"/>
    <w:rsid w:val="00385B17"/>
    <w:rsid w:val="003876E4"/>
    <w:rsid w:val="0039299E"/>
    <w:rsid w:val="0039434D"/>
    <w:rsid w:val="003965E9"/>
    <w:rsid w:val="00397208"/>
    <w:rsid w:val="0039732F"/>
    <w:rsid w:val="00397A56"/>
    <w:rsid w:val="003A161A"/>
    <w:rsid w:val="003A2A1E"/>
    <w:rsid w:val="003A2A93"/>
    <w:rsid w:val="003A3893"/>
    <w:rsid w:val="003A467C"/>
    <w:rsid w:val="003A5A28"/>
    <w:rsid w:val="003A5B27"/>
    <w:rsid w:val="003A63A8"/>
    <w:rsid w:val="003B150B"/>
    <w:rsid w:val="003B7461"/>
    <w:rsid w:val="003C1A6B"/>
    <w:rsid w:val="003C5230"/>
    <w:rsid w:val="003D05A9"/>
    <w:rsid w:val="003D318A"/>
    <w:rsid w:val="003D3346"/>
    <w:rsid w:val="003D4100"/>
    <w:rsid w:val="003D6BE3"/>
    <w:rsid w:val="003E0356"/>
    <w:rsid w:val="003E1C00"/>
    <w:rsid w:val="003E5BF1"/>
    <w:rsid w:val="003F15BA"/>
    <w:rsid w:val="003F1B54"/>
    <w:rsid w:val="003F21F0"/>
    <w:rsid w:val="004042AA"/>
    <w:rsid w:val="00412C93"/>
    <w:rsid w:val="00413585"/>
    <w:rsid w:val="00414BC1"/>
    <w:rsid w:val="004206CF"/>
    <w:rsid w:val="00420F77"/>
    <w:rsid w:val="0042207C"/>
    <w:rsid w:val="00422D5F"/>
    <w:rsid w:val="00423417"/>
    <w:rsid w:val="00424545"/>
    <w:rsid w:val="00424661"/>
    <w:rsid w:val="00425B12"/>
    <w:rsid w:val="00430D0C"/>
    <w:rsid w:val="004310DC"/>
    <w:rsid w:val="00433947"/>
    <w:rsid w:val="0043692A"/>
    <w:rsid w:val="004427F8"/>
    <w:rsid w:val="004433EC"/>
    <w:rsid w:val="0044644B"/>
    <w:rsid w:val="00446FC2"/>
    <w:rsid w:val="00452CD5"/>
    <w:rsid w:val="0045319A"/>
    <w:rsid w:val="004534D1"/>
    <w:rsid w:val="00453CB9"/>
    <w:rsid w:val="0045569B"/>
    <w:rsid w:val="004579A7"/>
    <w:rsid w:val="004631FC"/>
    <w:rsid w:val="00464E52"/>
    <w:rsid w:val="00466E69"/>
    <w:rsid w:val="00466EBF"/>
    <w:rsid w:val="00470058"/>
    <w:rsid w:val="00472561"/>
    <w:rsid w:val="00472FE3"/>
    <w:rsid w:val="00481465"/>
    <w:rsid w:val="00481651"/>
    <w:rsid w:val="00482A8D"/>
    <w:rsid w:val="0048496B"/>
    <w:rsid w:val="004864E1"/>
    <w:rsid w:val="00487281"/>
    <w:rsid w:val="0049154D"/>
    <w:rsid w:val="004931DE"/>
    <w:rsid w:val="004A2E7E"/>
    <w:rsid w:val="004A369C"/>
    <w:rsid w:val="004A4625"/>
    <w:rsid w:val="004A540C"/>
    <w:rsid w:val="004A5829"/>
    <w:rsid w:val="004A596D"/>
    <w:rsid w:val="004B2019"/>
    <w:rsid w:val="004B4C0D"/>
    <w:rsid w:val="004B7446"/>
    <w:rsid w:val="004B763F"/>
    <w:rsid w:val="004C3300"/>
    <w:rsid w:val="004C551C"/>
    <w:rsid w:val="004D6878"/>
    <w:rsid w:val="004E0989"/>
    <w:rsid w:val="004E399B"/>
    <w:rsid w:val="004E4A36"/>
    <w:rsid w:val="004E5F82"/>
    <w:rsid w:val="004E605C"/>
    <w:rsid w:val="004F2B56"/>
    <w:rsid w:val="004F49EA"/>
    <w:rsid w:val="004F78D0"/>
    <w:rsid w:val="0050028D"/>
    <w:rsid w:val="00504464"/>
    <w:rsid w:val="00507FEB"/>
    <w:rsid w:val="00512AB3"/>
    <w:rsid w:val="00514449"/>
    <w:rsid w:val="0051482E"/>
    <w:rsid w:val="00516470"/>
    <w:rsid w:val="005165C2"/>
    <w:rsid w:val="00521022"/>
    <w:rsid w:val="00525CBD"/>
    <w:rsid w:val="00530651"/>
    <w:rsid w:val="00531ABB"/>
    <w:rsid w:val="005336AF"/>
    <w:rsid w:val="00533772"/>
    <w:rsid w:val="00535DC8"/>
    <w:rsid w:val="00536289"/>
    <w:rsid w:val="00537DF9"/>
    <w:rsid w:val="00540EAF"/>
    <w:rsid w:val="005453FB"/>
    <w:rsid w:val="0054542D"/>
    <w:rsid w:val="00546187"/>
    <w:rsid w:val="00546CF0"/>
    <w:rsid w:val="00550E2F"/>
    <w:rsid w:val="005544C5"/>
    <w:rsid w:val="00554C2F"/>
    <w:rsid w:val="00560731"/>
    <w:rsid w:val="00561071"/>
    <w:rsid w:val="0056333E"/>
    <w:rsid w:val="00564437"/>
    <w:rsid w:val="00565D73"/>
    <w:rsid w:val="00566E16"/>
    <w:rsid w:val="00567DD4"/>
    <w:rsid w:val="005733E7"/>
    <w:rsid w:val="0057369E"/>
    <w:rsid w:val="00575BAA"/>
    <w:rsid w:val="0057721F"/>
    <w:rsid w:val="00581ED3"/>
    <w:rsid w:val="00584303"/>
    <w:rsid w:val="00585FA0"/>
    <w:rsid w:val="005A1BAA"/>
    <w:rsid w:val="005A456F"/>
    <w:rsid w:val="005B1A4E"/>
    <w:rsid w:val="005B5243"/>
    <w:rsid w:val="005B5557"/>
    <w:rsid w:val="005C1504"/>
    <w:rsid w:val="005C197A"/>
    <w:rsid w:val="005C6286"/>
    <w:rsid w:val="005D0FD5"/>
    <w:rsid w:val="005D128F"/>
    <w:rsid w:val="005D68B3"/>
    <w:rsid w:val="005E2F74"/>
    <w:rsid w:val="005E5BCD"/>
    <w:rsid w:val="005E63B6"/>
    <w:rsid w:val="005E6EAE"/>
    <w:rsid w:val="005F03CF"/>
    <w:rsid w:val="005F11DC"/>
    <w:rsid w:val="005F2590"/>
    <w:rsid w:val="005F3210"/>
    <w:rsid w:val="005F7457"/>
    <w:rsid w:val="0060199F"/>
    <w:rsid w:val="00605EA8"/>
    <w:rsid w:val="00610E12"/>
    <w:rsid w:val="00613989"/>
    <w:rsid w:val="006149D4"/>
    <w:rsid w:val="006213F4"/>
    <w:rsid w:val="006249E5"/>
    <w:rsid w:val="006265EF"/>
    <w:rsid w:val="00626895"/>
    <w:rsid w:val="00632DB3"/>
    <w:rsid w:val="006334EF"/>
    <w:rsid w:val="00634B13"/>
    <w:rsid w:val="0064471F"/>
    <w:rsid w:val="00652F15"/>
    <w:rsid w:val="006535CF"/>
    <w:rsid w:val="00654253"/>
    <w:rsid w:val="006557BC"/>
    <w:rsid w:val="00656013"/>
    <w:rsid w:val="00660562"/>
    <w:rsid w:val="0066064D"/>
    <w:rsid w:val="0066556F"/>
    <w:rsid w:val="00670407"/>
    <w:rsid w:val="00670C54"/>
    <w:rsid w:val="00672B7E"/>
    <w:rsid w:val="00675C95"/>
    <w:rsid w:val="00676F6A"/>
    <w:rsid w:val="006778CE"/>
    <w:rsid w:val="00683884"/>
    <w:rsid w:val="006841B5"/>
    <w:rsid w:val="00690C44"/>
    <w:rsid w:val="00691A12"/>
    <w:rsid w:val="00691BAC"/>
    <w:rsid w:val="006957FC"/>
    <w:rsid w:val="006A3400"/>
    <w:rsid w:val="006A4F19"/>
    <w:rsid w:val="006A7758"/>
    <w:rsid w:val="006B0BE7"/>
    <w:rsid w:val="006C714B"/>
    <w:rsid w:val="006D05D4"/>
    <w:rsid w:val="006D2317"/>
    <w:rsid w:val="006D4B6A"/>
    <w:rsid w:val="006E0AE6"/>
    <w:rsid w:val="006E2844"/>
    <w:rsid w:val="006E38F9"/>
    <w:rsid w:val="006E3CA9"/>
    <w:rsid w:val="006E416A"/>
    <w:rsid w:val="006E5BC3"/>
    <w:rsid w:val="006E7661"/>
    <w:rsid w:val="006F087C"/>
    <w:rsid w:val="006F330D"/>
    <w:rsid w:val="006F446A"/>
    <w:rsid w:val="006F4D28"/>
    <w:rsid w:val="006F64E4"/>
    <w:rsid w:val="006F6599"/>
    <w:rsid w:val="00703257"/>
    <w:rsid w:val="00703264"/>
    <w:rsid w:val="0070430F"/>
    <w:rsid w:val="00706416"/>
    <w:rsid w:val="00710A55"/>
    <w:rsid w:val="007130F5"/>
    <w:rsid w:val="00713AD1"/>
    <w:rsid w:val="00715F19"/>
    <w:rsid w:val="00716008"/>
    <w:rsid w:val="00720AF0"/>
    <w:rsid w:val="00722B4E"/>
    <w:rsid w:val="0072454F"/>
    <w:rsid w:val="00726F3A"/>
    <w:rsid w:val="00727866"/>
    <w:rsid w:val="00730E11"/>
    <w:rsid w:val="00732D46"/>
    <w:rsid w:val="00745B52"/>
    <w:rsid w:val="007539B4"/>
    <w:rsid w:val="007558B4"/>
    <w:rsid w:val="007561CF"/>
    <w:rsid w:val="00761083"/>
    <w:rsid w:val="00764581"/>
    <w:rsid w:val="00766ACE"/>
    <w:rsid w:val="00770BC7"/>
    <w:rsid w:val="00773097"/>
    <w:rsid w:val="007800E1"/>
    <w:rsid w:val="00783D66"/>
    <w:rsid w:val="00784A0C"/>
    <w:rsid w:val="00785BB3"/>
    <w:rsid w:val="00785D7C"/>
    <w:rsid w:val="00786CC8"/>
    <w:rsid w:val="00786E4B"/>
    <w:rsid w:val="007878F2"/>
    <w:rsid w:val="007A1581"/>
    <w:rsid w:val="007A21A2"/>
    <w:rsid w:val="007A3515"/>
    <w:rsid w:val="007A3D1F"/>
    <w:rsid w:val="007A4D9C"/>
    <w:rsid w:val="007A61D6"/>
    <w:rsid w:val="007B0A35"/>
    <w:rsid w:val="007B2E79"/>
    <w:rsid w:val="007B77A4"/>
    <w:rsid w:val="007C2354"/>
    <w:rsid w:val="007D3176"/>
    <w:rsid w:val="007D42FB"/>
    <w:rsid w:val="007D6D24"/>
    <w:rsid w:val="007E00A9"/>
    <w:rsid w:val="007E2EBF"/>
    <w:rsid w:val="007E440C"/>
    <w:rsid w:val="007E507F"/>
    <w:rsid w:val="007E7299"/>
    <w:rsid w:val="007E7D3C"/>
    <w:rsid w:val="007F160A"/>
    <w:rsid w:val="007F721E"/>
    <w:rsid w:val="007F775E"/>
    <w:rsid w:val="007F77BB"/>
    <w:rsid w:val="00800C34"/>
    <w:rsid w:val="00802104"/>
    <w:rsid w:val="00806D20"/>
    <w:rsid w:val="008117FD"/>
    <w:rsid w:val="008123C2"/>
    <w:rsid w:val="00817846"/>
    <w:rsid w:val="008229B2"/>
    <w:rsid w:val="00822C8A"/>
    <w:rsid w:val="00830E48"/>
    <w:rsid w:val="00830FDF"/>
    <w:rsid w:val="008328CE"/>
    <w:rsid w:val="00832C6A"/>
    <w:rsid w:val="00833A7A"/>
    <w:rsid w:val="00834080"/>
    <w:rsid w:val="0083659D"/>
    <w:rsid w:val="00836AB8"/>
    <w:rsid w:val="00842126"/>
    <w:rsid w:val="008423E6"/>
    <w:rsid w:val="0084352C"/>
    <w:rsid w:val="008439FB"/>
    <w:rsid w:val="008446BA"/>
    <w:rsid w:val="00850204"/>
    <w:rsid w:val="008531F3"/>
    <w:rsid w:val="00854EBF"/>
    <w:rsid w:val="00863271"/>
    <w:rsid w:val="00865087"/>
    <w:rsid w:val="00865C02"/>
    <w:rsid w:val="00866667"/>
    <w:rsid w:val="00866BB7"/>
    <w:rsid w:val="00867710"/>
    <w:rsid w:val="00872A62"/>
    <w:rsid w:val="00873F94"/>
    <w:rsid w:val="0087568D"/>
    <w:rsid w:val="0087642A"/>
    <w:rsid w:val="0088084E"/>
    <w:rsid w:val="00882D25"/>
    <w:rsid w:val="0088391A"/>
    <w:rsid w:val="00884017"/>
    <w:rsid w:val="00886DED"/>
    <w:rsid w:val="00890190"/>
    <w:rsid w:val="008918B3"/>
    <w:rsid w:val="00893540"/>
    <w:rsid w:val="00895567"/>
    <w:rsid w:val="00895AA2"/>
    <w:rsid w:val="00897907"/>
    <w:rsid w:val="008A1EEC"/>
    <w:rsid w:val="008A2F16"/>
    <w:rsid w:val="008A37C9"/>
    <w:rsid w:val="008A463B"/>
    <w:rsid w:val="008A554A"/>
    <w:rsid w:val="008B066D"/>
    <w:rsid w:val="008B2521"/>
    <w:rsid w:val="008B26B1"/>
    <w:rsid w:val="008B473D"/>
    <w:rsid w:val="008C2F5B"/>
    <w:rsid w:val="008C39CF"/>
    <w:rsid w:val="008C54DD"/>
    <w:rsid w:val="008D2256"/>
    <w:rsid w:val="008D31C7"/>
    <w:rsid w:val="008D5E9A"/>
    <w:rsid w:val="008E1245"/>
    <w:rsid w:val="008E40B8"/>
    <w:rsid w:val="008E4820"/>
    <w:rsid w:val="008E4FAD"/>
    <w:rsid w:val="008E5364"/>
    <w:rsid w:val="008E5887"/>
    <w:rsid w:val="008E7DA8"/>
    <w:rsid w:val="008F26EB"/>
    <w:rsid w:val="008F3B7B"/>
    <w:rsid w:val="008F40DB"/>
    <w:rsid w:val="008F5F36"/>
    <w:rsid w:val="008F7671"/>
    <w:rsid w:val="0090276D"/>
    <w:rsid w:val="00905E95"/>
    <w:rsid w:val="00906714"/>
    <w:rsid w:val="0090757F"/>
    <w:rsid w:val="00907A2E"/>
    <w:rsid w:val="00911495"/>
    <w:rsid w:val="00912736"/>
    <w:rsid w:val="00916BDB"/>
    <w:rsid w:val="00935AC3"/>
    <w:rsid w:val="00937413"/>
    <w:rsid w:val="00940504"/>
    <w:rsid w:val="009405C7"/>
    <w:rsid w:val="00942172"/>
    <w:rsid w:val="00943479"/>
    <w:rsid w:val="00944B14"/>
    <w:rsid w:val="009510C4"/>
    <w:rsid w:val="00953F6C"/>
    <w:rsid w:val="0095447F"/>
    <w:rsid w:val="00960CBE"/>
    <w:rsid w:val="009632E0"/>
    <w:rsid w:val="0096458F"/>
    <w:rsid w:val="009645B6"/>
    <w:rsid w:val="00967BB4"/>
    <w:rsid w:val="009713AF"/>
    <w:rsid w:val="00973480"/>
    <w:rsid w:val="009802E4"/>
    <w:rsid w:val="00980FE7"/>
    <w:rsid w:val="00981FC5"/>
    <w:rsid w:val="00983120"/>
    <w:rsid w:val="0098472B"/>
    <w:rsid w:val="009866FD"/>
    <w:rsid w:val="00993912"/>
    <w:rsid w:val="00993A34"/>
    <w:rsid w:val="00994743"/>
    <w:rsid w:val="00996052"/>
    <w:rsid w:val="00996641"/>
    <w:rsid w:val="00997731"/>
    <w:rsid w:val="009A65CC"/>
    <w:rsid w:val="009A6C94"/>
    <w:rsid w:val="009B05B1"/>
    <w:rsid w:val="009B0E95"/>
    <w:rsid w:val="009B1F29"/>
    <w:rsid w:val="009B371F"/>
    <w:rsid w:val="009B38BA"/>
    <w:rsid w:val="009B5858"/>
    <w:rsid w:val="009C179A"/>
    <w:rsid w:val="009C1D22"/>
    <w:rsid w:val="009C20F2"/>
    <w:rsid w:val="009C51C4"/>
    <w:rsid w:val="009C5FC2"/>
    <w:rsid w:val="009D235E"/>
    <w:rsid w:val="009D28D9"/>
    <w:rsid w:val="009D4859"/>
    <w:rsid w:val="009E060D"/>
    <w:rsid w:val="009E0D38"/>
    <w:rsid w:val="009E2145"/>
    <w:rsid w:val="009E34EB"/>
    <w:rsid w:val="009E3DCF"/>
    <w:rsid w:val="009E5451"/>
    <w:rsid w:val="009F060A"/>
    <w:rsid w:val="009F2B4C"/>
    <w:rsid w:val="009F7CFC"/>
    <w:rsid w:val="00A0136E"/>
    <w:rsid w:val="00A01928"/>
    <w:rsid w:val="00A0310B"/>
    <w:rsid w:val="00A048E4"/>
    <w:rsid w:val="00A11897"/>
    <w:rsid w:val="00A13764"/>
    <w:rsid w:val="00A161BD"/>
    <w:rsid w:val="00A1657E"/>
    <w:rsid w:val="00A17C31"/>
    <w:rsid w:val="00A20273"/>
    <w:rsid w:val="00A20835"/>
    <w:rsid w:val="00A22198"/>
    <w:rsid w:val="00A22982"/>
    <w:rsid w:val="00A22A57"/>
    <w:rsid w:val="00A25720"/>
    <w:rsid w:val="00A25D19"/>
    <w:rsid w:val="00A30DD4"/>
    <w:rsid w:val="00A33214"/>
    <w:rsid w:val="00A3696B"/>
    <w:rsid w:val="00A405C1"/>
    <w:rsid w:val="00A44105"/>
    <w:rsid w:val="00A44AFE"/>
    <w:rsid w:val="00A51153"/>
    <w:rsid w:val="00A5118F"/>
    <w:rsid w:val="00A52B9D"/>
    <w:rsid w:val="00A535D2"/>
    <w:rsid w:val="00A53BA8"/>
    <w:rsid w:val="00A55C9B"/>
    <w:rsid w:val="00A60B45"/>
    <w:rsid w:val="00A63141"/>
    <w:rsid w:val="00A63C6F"/>
    <w:rsid w:val="00A63DA5"/>
    <w:rsid w:val="00A6421A"/>
    <w:rsid w:val="00A654AE"/>
    <w:rsid w:val="00A67D47"/>
    <w:rsid w:val="00A703F5"/>
    <w:rsid w:val="00A70532"/>
    <w:rsid w:val="00A76B2E"/>
    <w:rsid w:val="00A806A0"/>
    <w:rsid w:val="00A82590"/>
    <w:rsid w:val="00A84EED"/>
    <w:rsid w:val="00A850F1"/>
    <w:rsid w:val="00A85A8F"/>
    <w:rsid w:val="00A87EE4"/>
    <w:rsid w:val="00A9030B"/>
    <w:rsid w:val="00A92A28"/>
    <w:rsid w:val="00AA0178"/>
    <w:rsid w:val="00AA2471"/>
    <w:rsid w:val="00AA3C1A"/>
    <w:rsid w:val="00AA5543"/>
    <w:rsid w:val="00AA747A"/>
    <w:rsid w:val="00AA7526"/>
    <w:rsid w:val="00AB252B"/>
    <w:rsid w:val="00AB5C3B"/>
    <w:rsid w:val="00AB7E35"/>
    <w:rsid w:val="00AC1E1D"/>
    <w:rsid w:val="00AC2708"/>
    <w:rsid w:val="00AC2A72"/>
    <w:rsid w:val="00AC4DC2"/>
    <w:rsid w:val="00AC5D53"/>
    <w:rsid w:val="00AC62C7"/>
    <w:rsid w:val="00AC66DF"/>
    <w:rsid w:val="00AD4E7C"/>
    <w:rsid w:val="00AD65DC"/>
    <w:rsid w:val="00AD69D0"/>
    <w:rsid w:val="00AD70BB"/>
    <w:rsid w:val="00AD7A61"/>
    <w:rsid w:val="00AE057E"/>
    <w:rsid w:val="00AE2388"/>
    <w:rsid w:val="00AE557C"/>
    <w:rsid w:val="00AF019A"/>
    <w:rsid w:val="00AF1DEB"/>
    <w:rsid w:val="00AF53C2"/>
    <w:rsid w:val="00B008D0"/>
    <w:rsid w:val="00B023E6"/>
    <w:rsid w:val="00B03952"/>
    <w:rsid w:val="00B0516B"/>
    <w:rsid w:val="00B11510"/>
    <w:rsid w:val="00B17841"/>
    <w:rsid w:val="00B20C97"/>
    <w:rsid w:val="00B26EF8"/>
    <w:rsid w:val="00B273C6"/>
    <w:rsid w:val="00B30930"/>
    <w:rsid w:val="00B3307B"/>
    <w:rsid w:val="00B36473"/>
    <w:rsid w:val="00B37652"/>
    <w:rsid w:val="00B41D30"/>
    <w:rsid w:val="00B50831"/>
    <w:rsid w:val="00B61361"/>
    <w:rsid w:val="00B6253A"/>
    <w:rsid w:val="00B65E06"/>
    <w:rsid w:val="00B71BD9"/>
    <w:rsid w:val="00B7548E"/>
    <w:rsid w:val="00B82AFF"/>
    <w:rsid w:val="00B90C08"/>
    <w:rsid w:val="00B923B4"/>
    <w:rsid w:val="00B97536"/>
    <w:rsid w:val="00B97846"/>
    <w:rsid w:val="00BA1743"/>
    <w:rsid w:val="00BA1747"/>
    <w:rsid w:val="00BA4461"/>
    <w:rsid w:val="00BA5FC4"/>
    <w:rsid w:val="00BA75BA"/>
    <w:rsid w:val="00BB0397"/>
    <w:rsid w:val="00BB34E9"/>
    <w:rsid w:val="00BB5CF6"/>
    <w:rsid w:val="00BB6454"/>
    <w:rsid w:val="00BC1354"/>
    <w:rsid w:val="00BC2B73"/>
    <w:rsid w:val="00BC3603"/>
    <w:rsid w:val="00BC3E8E"/>
    <w:rsid w:val="00BC546B"/>
    <w:rsid w:val="00BC7807"/>
    <w:rsid w:val="00BD0FF3"/>
    <w:rsid w:val="00BD11D3"/>
    <w:rsid w:val="00BD1E64"/>
    <w:rsid w:val="00BD1EA5"/>
    <w:rsid w:val="00BD544F"/>
    <w:rsid w:val="00BD6925"/>
    <w:rsid w:val="00BE0884"/>
    <w:rsid w:val="00BE5C63"/>
    <w:rsid w:val="00BF1538"/>
    <w:rsid w:val="00BF53C3"/>
    <w:rsid w:val="00BF65D5"/>
    <w:rsid w:val="00C028C5"/>
    <w:rsid w:val="00C02949"/>
    <w:rsid w:val="00C0317F"/>
    <w:rsid w:val="00C0382A"/>
    <w:rsid w:val="00C03BFE"/>
    <w:rsid w:val="00C058E9"/>
    <w:rsid w:val="00C11DBF"/>
    <w:rsid w:val="00C13164"/>
    <w:rsid w:val="00C1623E"/>
    <w:rsid w:val="00C24ED6"/>
    <w:rsid w:val="00C335C4"/>
    <w:rsid w:val="00C42663"/>
    <w:rsid w:val="00C4338D"/>
    <w:rsid w:val="00C447F5"/>
    <w:rsid w:val="00C44E93"/>
    <w:rsid w:val="00C45889"/>
    <w:rsid w:val="00C50743"/>
    <w:rsid w:val="00C51FDC"/>
    <w:rsid w:val="00C537D4"/>
    <w:rsid w:val="00C560D4"/>
    <w:rsid w:val="00C60C3E"/>
    <w:rsid w:val="00C60F1D"/>
    <w:rsid w:val="00C65554"/>
    <w:rsid w:val="00C65F24"/>
    <w:rsid w:val="00C749CD"/>
    <w:rsid w:val="00C76FE7"/>
    <w:rsid w:val="00C80B5A"/>
    <w:rsid w:val="00C8187A"/>
    <w:rsid w:val="00C8399E"/>
    <w:rsid w:val="00C84756"/>
    <w:rsid w:val="00C86741"/>
    <w:rsid w:val="00C87669"/>
    <w:rsid w:val="00C929EE"/>
    <w:rsid w:val="00CA0409"/>
    <w:rsid w:val="00CA14E8"/>
    <w:rsid w:val="00CA58F3"/>
    <w:rsid w:val="00CB0D23"/>
    <w:rsid w:val="00CB7080"/>
    <w:rsid w:val="00CB7821"/>
    <w:rsid w:val="00CC1180"/>
    <w:rsid w:val="00CC30B4"/>
    <w:rsid w:val="00CC3883"/>
    <w:rsid w:val="00CC49E8"/>
    <w:rsid w:val="00CD012C"/>
    <w:rsid w:val="00CD7EB0"/>
    <w:rsid w:val="00CD7FFB"/>
    <w:rsid w:val="00CE0A5D"/>
    <w:rsid w:val="00CE4932"/>
    <w:rsid w:val="00CE6745"/>
    <w:rsid w:val="00CE6E66"/>
    <w:rsid w:val="00CE7365"/>
    <w:rsid w:val="00CF3222"/>
    <w:rsid w:val="00CF40BB"/>
    <w:rsid w:val="00CF66FD"/>
    <w:rsid w:val="00D0130A"/>
    <w:rsid w:val="00D01949"/>
    <w:rsid w:val="00D03A96"/>
    <w:rsid w:val="00D04165"/>
    <w:rsid w:val="00D04758"/>
    <w:rsid w:val="00D066D2"/>
    <w:rsid w:val="00D06D54"/>
    <w:rsid w:val="00D07E0A"/>
    <w:rsid w:val="00D1241E"/>
    <w:rsid w:val="00D13A03"/>
    <w:rsid w:val="00D1683A"/>
    <w:rsid w:val="00D20A1F"/>
    <w:rsid w:val="00D24168"/>
    <w:rsid w:val="00D26B1A"/>
    <w:rsid w:val="00D26E41"/>
    <w:rsid w:val="00D30676"/>
    <w:rsid w:val="00D30A1D"/>
    <w:rsid w:val="00D31F3A"/>
    <w:rsid w:val="00D33319"/>
    <w:rsid w:val="00D336F1"/>
    <w:rsid w:val="00D33B08"/>
    <w:rsid w:val="00D35D93"/>
    <w:rsid w:val="00D40347"/>
    <w:rsid w:val="00D43301"/>
    <w:rsid w:val="00D55307"/>
    <w:rsid w:val="00D62C16"/>
    <w:rsid w:val="00D65244"/>
    <w:rsid w:val="00D71148"/>
    <w:rsid w:val="00D767F0"/>
    <w:rsid w:val="00D90C4F"/>
    <w:rsid w:val="00D91131"/>
    <w:rsid w:val="00D92506"/>
    <w:rsid w:val="00D9649E"/>
    <w:rsid w:val="00D97E25"/>
    <w:rsid w:val="00DA2062"/>
    <w:rsid w:val="00DA3F04"/>
    <w:rsid w:val="00DA435B"/>
    <w:rsid w:val="00DA6931"/>
    <w:rsid w:val="00DB0437"/>
    <w:rsid w:val="00DB55F8"/>
    <w:rsid w:val="00DB5F89"/>
    <w:rsid w:val="00DB7A93"/>
    <w:rsid w:val="00DC055D"/>
    <w:rsid w:val="00DC200E"/>
    <w:rsid w:val="00DC6245"/>
    <w:rsid w:val="00DC7632"/>
    <w:rsid w:val="00DD029C"/>
    <w:rsid w:val="00DD123E"/>
    <w:rsid w:val="00DD1817"/>
    <w:rsid w:val="00DD1FA6"/>
    <w:rsid w:val="00DD2E96"/>
    <w:rsid w:val="00DD654A"/>
    <w:rsid w:val="00DD7300"/>
    <w:rsid w:val="00DE00BC"/>
    <w:rsid w:val="00DE11A5"/>
    <w:rsid w:val="00DE3039"/>
    <w:rsid w:val="00DF4EEE"/>
    <w:rsid w:val="00DF6E81"/>
    <w:rsid w:val="00DF7007"/>
    <w:rsid w:val="00DF7F45"/>
    <w:rsid w:val="00E0102D"/>
    <w:rsid w:val="00E01474"/>
    <w:rsid w:val="00E02E43"/>
    <w:rsid w:val="00E05FF2"/>
    <w:rsid w:val="00E123DF"/>
    <w:rsid w:val="00E13FF2"/>
    <w:rsid w:val="00E160E5"/>
    <w:rsid w:val="00E16BE0"/>
    <w:rsid w:val="00E205E2"/>
    <w:rsid w:val="00E214C7"/>
    <w:rsid w:val="00E21A18"/>
    <w:rsid w:val="00E24600"/>
    <w:rsid w:val="00E2528A"/>
    <w:rsid w:val="00E25942"/>
    <w:rsid w:val="00E26E58"/>
    <w:rsid w:val="00E26F4E"/>
    <w:rsid w:val="00E30ABF"/>
    <w:rsid w:val="00E30CD1"/>
    <w:rsid w:val="00E315E7"/>
    <w:rsid w:val="00E320C2"/>
    <w:rsid w:val="00E34081"/>
    <w:rsid w:val="00E34881"/>
    <w:rsid w:val="00E3549F"/>
    <w:rsid w:val="00E35E69"/>
    <w:rsid w:val="00E36D00"/>
    <w:rsid w:val="00E37EFD"/>
    <w:rsid w:val="00E41F5C"/>
    <w:rsid w:val="00E42579"/>
    <w:rsid w:val="00E45092"/>
    <w:rsid w:val="00E46163"/>
    <w:rsid w:val="00E500C8"/>
    <w:rsid w:val="00E53596"/>
    <w:rsid w:val="00E54A5D"/>
    <w:rsid w:val="00E61800"/>
    <w:rsid w:val="00E623C3"/>
    <w:rsid w:val="00E63347"/>
    <w:rsid w:val="00E701E7"/>
    <w:rsid w:val="00E70817"/>
    <w:rsid w:val="00E722DC"/>
    <w:rsid w:val="00E724A3"/>
    <w:rsid w:val="00E76957"/>
    <w:rsid w:val="00E817DF"/>
    <w:rsid w:val="00E817EF"/>
    <w:rsid w:val="00E8193F"/>
    <w:rsid w:val="00E822D8"/>
    <w:rsid w:val="00E8403D"/>
    <w:rsid w:val="00E846E8"/>
    <w:rsid w:val="00E90136"/>
    <w:rsid w:val="00E924E7"/>
    <w:rsid w:val="00E929B7"/>
    <w:rsid w:val="00E92C84"/>
    <w:rsid w:val="00E968D1"/>
    <w:rsid w:val="00EA0403"/>
    <w:rsid w:val="00EA1B8C"/>
    <w:rsid w:val="00EB02CA"/>
    <w:rsid w:val="00EB0EFC"/>
    <w:rsid w:val="00EB1AE4"/>
    <w:rsid w:val="00EB1B90"/>
    <w:rsid w:val="00EB4DCF"/>
    <w:rsid w:val="00EC0C40"/>
    <w:rsid w:val="00EC210C"/>
    <w:rsid w:val="00EC421A"/>
    <w:rsid w:val="00EC45E8"/>
    <w:rsid w:val="00EC5F56"/>
    <w:rsid w:val="00EC659A"/>
    <w:rsid w:val="00ED00D6"/>
    <w:rsid w:val="00ED017A"/>
    <w:rsid w:val="00ED12FB"/>
    <w:rsid w:val="00ED1D82"/>
    <w:rsid w:val="00ED2450"/>
    <w:rsid w:val="00ED251B"/>
    <w:rsid w:val="00ED7FC7"/>
    <w:rsid w:val="00EE0D3E"/>
    <w:rsid w:val="00EE65B0"/>
    <w:rsid w:val="00EE6850"/>
    <w:rsid w:val="00EE7088"/>
    <w:rsid w:val="00EF0668"/>
    <w:rsid w:val="00EF067B"/>
    <w:rsid w:val="00EF444B"/>
    <w:rsid w:val="00EF457A"/>
    <w:rsid w:val="00EF472F"/>
    <w:rsid w:val="00F11329"/>
    <w:rsid w:val="00F140ED"/>
    <w:rsid w:val="00F2119D"/>
    <w:rsid w:val="00F2567F"/>
    <w:rsid w:val="00F26623"/>
    <w:rsid w:val="00F26D63"/>
    <w:rsid w:val="00F270A1"/>
    <w:rsid w:val="00F31F43"/>
    <w:rsid w:val="00F329F1"/>
    <w:rsid w:val="00F33361"/>
    <w:rsid w:val="00F33749"/>
    <w:rsid w:val="00F37BB1"/>
    <w:rsid w:val="00F427CF"/>
    <w:rsid w:val="00F44B25"/>
    <w:rsid w:val="00F61C1D"/>
    <w:rsid w:val="00F61FD9"/>
    <w:rsid w:val="00F624D0"/>
    <w:rsid w:val="00F67F01"/>
    <w:rsid w:val="00F7030F"/>
    <w:rsid w:val="00F762DF"/>
    <w:rsid w:val="00F76DDE"/>
    <w:rsid w:val="00F80C06"/>
    <w:rsid w:val="00F839E8"/>
    <w:rsid w:val="00F855A6"/>
    <w:rsid w:val="00F922A0"/>
    <w:rsid w:val="00F93A5F"/>
    <w:rsid w:val="00F95EC1"/>
    <w:rsid w:val="00F96FB6"/>
    <w:rsid w:val="00FA2AD3"/>
    <w:rsid w:val="00FA7311"/>
    <w:rsid w:val="00FB1742"/>
    <w:rsid w:val="00FB4A5F"/>
    <w:rsid w:val="00FB69E5"/>
    <w:rsid w:val="00FC5392"/>
    <w:rsid w:val="00FD336D"/>
    <w:rsid w:val="00FD6E1A"/>
    <w:rsid w:val="00FE74A2"/>
    <w:rsid w:val="00FF1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B5371"/>
  <w15:docId w15:val="{6B52136E-6EF3-483E-8C9A-640F2C990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758"/>
    <w:pPr>
      <w:spacing w:after="23" w:line="269" w:lineRule="auto"/>
      <w:ind w:left="123" w:hanging="10"/>
      <w:jc w:val="both"/>
    </w:pPr>
    <w:rPr>
      <w:rFonts w:ascii="Arial" w:eastAsia="Arial" w:hAnsi="Arial" w:cs="Arial"/>
      <w:color w:val="181717"/>
      <w:sz w:val="20"/>
    </w:rPr>
  </w:style>
  <w:style w:type="paragraph" w:styleId="Heading1">
    <w:name w:val="heading 1"/>
    <w:link w:val="Heading1Char"/>
    <w:autoRedefine/>
    <w:uiPriority w:val="9"/>
    <w:unhideWhenUsed/>
    <w:qFormat/>
    <w:rsid w:val="00960CBE"/>
    <w:pPr>
      <w:keepNext/>
      <w:keepLines/>
      <w:spacing w:after="0" w:line="240" w:lineRule="auto"/>
      <w:ind w:left="123" w:hanging="10"/>
      <w:jc w:val="both"/>
      <w:outlineLvl w:val="0"/>
    </w:pPr>
    <w:rPr>
      <w:rFonts w:ascii="Arial" w:eastAsia="Arial" w:hAnsi="Arial" w:cs="Arial"/>
      <w:b/>
      <w:color w:val="181717"/>
      <w:sz w:val="36"/>
    </w:rPr>
  </w:style>
  <w:style w:type="paragraph" w:styleId="Heading2">
    <w:name w:val="heading 2"/>
    <w:next w:val="Normal"/>
    <w:link w:val="Heading2Char"/>
    <w:uiPriority w:val="9"/>
    <w:unhideWhenUsed/>
    <w:qFormat/>
    <w:pPr>
      <w:keepNext/>
      <w:keepLines/>
      <w:shd w:val="clear" w:color="auto" w:fill="EEECEB"/>
      <w:spacing w:after="138"/>
      <w:ind w:left="237" w:hanging="10"/>
      <w:outlineLvl w:val="1"/>
    </w:pPr>
    <w:rPr>
      <w:rFonts w:ascii="Arial" w:eastAsia="Arial" w:hAnsi="Arial" w:cs="Arial"/>
      <w:b/>
      <w:color w:val="181717"/>
      <w:sz w:val="28"/>
    </w:rPr>
  </w:style>
  <w:style w:type="paragraph" w:styleId="Heading3">
    <w:name w:val="heading 3"/>
    <w:next w:val="Normal"/>
    <w:link w:val="Heading3Char"/>
    <w:uiPriority w:val="9"/>
    <w:unhideWhenUsed/>
    <w:qFormat/>
    <w:pPr>
      <w:keepNext/>
      <w:keepLines/>
      <w:spacing w:after="211"/>
      <w:ind w:left="10" w:right="432" w:hanging="10"/>
      <w:jc w:val="center"/>
      <w:outlineLvl w:val="2"/>
    </w:pPr>
    <w:rPr>
      <w:rFonts w:ascii="Arial" w:eastAsia="Arial" w:hAnsi="Arial" w:cs="Arial"/>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181717"/>
      <w:sz w:val="24"/>
    </w:rPr>
  </w:style>
  <w:style w:type="character" w:customStyle="1" w:styleId="Heading2Char">
    <w:name w:val="Heading 2 Char"/>
    <w:link w:val="Heading2"/>
    <w:uiPriority w:val="9"/>
    <w:rPr>
      <w:rFonts w:ascii="Arial" w:eastAsia="Arial" w:hAnsi="Arial" w:cs="Arial"/>
      <w:b/>
      <w:color w:val="181717"/>
      <w:sz w:val="28"/>
    </w:rPr>
  </w:style>
  <w:style w:type="character" w:customStyle="1" w:styleId="Heading1Char">
    <w:name w:val="Heading 1 Char"/>
    <w:link w:val="Heading1"/>
    <w:uiPriority w:val="9"/>
    <w:rsid w:val="00960CBE"/>
    <w:rPr>
      <w:rFonts w:ascii="Arial" w:eastAsia="Arial" w:hAnsi="Arial" w:cs="Arial"/>
      <w:b/>
      <w:color w:val="181717"/>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C6245"/>
    <w:pPr>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AA3C1A"/>
    <w:pPr>
      <w:tabs>
        <w:tab w:val="right" w:leader="dot" w:pos="10790"/>
      </w:tabs>
      <w:spacing w:after="0" w:line="276" w:lineRule="auto"/>
      <w:ind w:left="0" w:firstLine="432"/>
      <w:jc w:val="left"/>
    </w:pPr>
    <w:rPr>
      <w:rFonts w:eastAsiaTheme="minorEastAsia" w:cs="Times New Roman"/>
      <w:b/>
      <w:color w:val="auto"/>
      <w:sz w:val="24"/>
    </w:rPr>
  </w:style>
  <w:style w:type="paragraph" w:styleId="TOC1">
    <w:name w:val="toc 1"/>
    <w:basedOn w:val="Normal"/>
    <w:next w:val="Normal"/>
    <w:autoRedefine/>
    <w:uiPriority w:val="39"/>
    <w:unhideWhenUsed/>
    <w:rsid w:val="007B0A35"/>
    <w:pPr>
      <w:tabs>
        <w:tab w:val="right" w:leader="dot" w:pos="10790"/>
      </w:tabs>
      <w:spacing w:after="0" w:line="276" w:lineRule="auto"/>
      <w:ind w:left="360" w:hanging="360"/>
      <w:jc w:val="left"/>
    </w:pPr>
    <w:rPr>
      <w:rFonts w:eastAsiaTheme="minorEastAsia" w:cs="Times New Roman"/>
      <w:b/>
      <w:color w:val="auto"/>
      <w:sz w:val="28"/>
    </w:rPr>
  </w:style>
  <w:style w:type="paragraph" w:styleId="TOC3">
    <w:name w:val="toc 3"/>
    <w:basedOn w:val="Normal"/>
    <w:next w:val="Normal"/>
    <w:autoRedefine/>
    <w:uiPriority w:val="39"/>
    <w:unhideWhenUsed/>
    <w:rsid w:val="00DC6245"/>
    <w:pPr>
      <w:spacing w:after="100" w:line="259" w:lineRule="auto"/>
      <w:ind w:left="440" w:firstLine="0"/>
      <w:jc w:val="left"/>
    </w:pPr>
    <w:rPr>
      <w:rFonts w:asciiTheme="minorHAnsi" w:eastAsiaTheme="minorEastAsia" w:hAnsiTheme="minorHAnsi" w:cs="Times New Roman"/>
      <w:color w:val="auto"/>
      <w:sz w:val="22"/>
    </w:rPr>
  </w:style>
  <w:style w:type="paragraph" w:styleId="Header">
    <w:name w:val="header"/>
    <w:basedOn w:val="Normal"/>
    <w:link w:val="HeaderChar"/>
    <w:uiPriority w:val="99"/>
    <w:unhideWhenUsed/>
    <w:rsid w:val="00DC6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245"/>
    <w:rPr>
      <w:rFonts w:ascii="Arial" w:eastAsia="Arial" w:hAnsi="Arial" w:cs="Arial"/>
      <w:color w:val="181717"/>
      <w:sz w:val="20"/>
    </w:rPr>
  </w:style>
  <w:style w:type="paragraph" w:styleId="Footer">
    <w:name w:val="footer"/>
    <w:basedOn w:val="Normal"/>
    <w:link w:val="FooterChar"/>
    <w:uiPriority w:val="99"/>
    <w:unhideWhenUsed/>
    <w:rsid w:val="00DC6245"/>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DC6245"/>
    <w:rPr>
      <w:rFonts w:cs="Times New Roman"/>
    </w:rPr>
  </w:style>
  <w:style w:type="paragraph" w:styleId="Title">
    <w:name w:val="Title"/>
    <w:basedOn w:val="Normal"/>
    <w:next w:val="Normal"/>
    <w:link w:val="TitleChar"/>
    <w:uiPriority w:val="10"/>
    <w:qFormat/>
    <w:rsid w:val="00412C9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12C9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6FC2"/>
    <w:rPr>
      <w:color w:val="0563C1" w:themeColor="hyperlink"/>
      <w:u w:val="single"/>
    </w:rPr>
  </w:style>
  <w:style w:type="paragraph" w:styleId="ListParagraph">
    <w:name w:val="List Paragraph"/>
    <w:basedOn w:val="Normal"/>
    <w:link w:val="ListParagraphChar"/>
    <w:uiPriority w:val="34"/>
    <w:qFormat/>
    <w:rsid w:val="00784A0C"/>
    <w:pPr>
      <w:ind w:left="720"/>
      <w:contextualSpacing/>
    </w:pPr>
  </w:style>
  <w:style w:type="character" w:customStyle="1" w:styleId="ListParagraphChar">
    <w:name w:val="List Paragraph Char"/>
    <w:basedOn w:val="DefaultParagraphFont"/>
    <w:link w:val="ListParagraph"/>
    <w:uiPriority w:val="34"/>
    <w:locked/>
    <w:rsid w:val="00170C62"/>
    <w:rPr>
      <w:rFonts w:ascii="Arial" w:eastAsia="Arial" w:hAnsi="Arial" w:cs="Arial"/>
      <w:color w:val="181717"/>
      <w:sz w:val="20"/>
    </w:rPr>
  </w:style>
  <w:style w:type="paragraph" w:customStyle="1" w:styleId="FormInstructions">
    <w:name w:val="Form Instructions"/>
    <w:basedOn w:val="Normal"/>
    <w:qFormat/>
    <w:rsid w:val="00487281"/>
    <w:pPr>
      <w:spacing w:after="0" w:line="240" w:lineRule="auto"/>
      <w:ind w:left="0" w:firstLine="0"/>
      <w:jc w:val="left"/>
    </w:pPr>
    <w:rPr>
      <w:rFonts w:ascii="Calibri" w:eastAsia="Calibri" w:hAnsi="Calibri" w:cs="Times New Roman"/>
      <w:i/>
      <w:vanish/>
      <w:color w:val="548DD4"/>
      <w:sz w:val="18"/>
    </w:rPr>
  </w:style>
  <w:style w:type="paragraph" w:styleId="NormalWeb">
    <w:name w:val="Normal (Web)"/>
    <w:basedOn w:val="Normal"/>
    <w:uiPriority w:val="99"/>
    <w:semiHidden/>
    <w:unhideWhenUsed/>
    <w:rsid w:val="001506C5"/>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012081"/>
    <w:rPr>
      <w:sz w:val="16"/>
      <w:szCs w:val="16"/>
    </w:rPr>
  </w:style>
  <w:style w:type="paragraph" w:styleId="CommentText">
    <w:name w:val="annotation text"/>
    <w:basedOn w:val="Normal"/>
    <w:link w:val="CommentTextChar"/>
    <w:uiPriority w:val="99"/>
    <w:unhideWhenUsed/>
    <w:rsid w:val="00012081"/>
    <w:pPr>
      <w:spacing w:line="240" w:lineRule="auto"/>
    </w:pPr>
    <w:rPr>
      <w:szCs w:val="20"/>
    </w:rPr>
  </w:style>
  <w:style w:type="character" w:customStyle="1" w:styleId="CommentTextChar">
    <w:name w:val="Comment Text Char"/>
    <w:basedOn w:val="DefaultParagraphFont"/>
    <w:link w:val="CommentText"/>
    <w:uiPriority w:val="99"/>
    <w:rsid w:val="00012081"/>
    <w:rPr>
      <w:rFonts w:ascii="Arial" w:eastAsia="Arial" w:hAnsi="Arial" w:cs="Arial"/>
      <w:color w:val="181717"/>
      <w:sz w:val="20"/>
      <w:szCs w:val="20"/>
    </w:rPr>
  </w:style>
  <w:style w:type="paragraph" w:styleId="CommentSubject">
    <w:name w:val="annotation subject"/>
    <w:basedOn w:val="CommentText"/>
    <w:next w:val="CommentText"/>
    <w:link w:val="CommentSubjectChar"/>
    <w:uiPriority w:val="99"/>
    <w:semiHidden/>
    <w:unhideWhenUsed/>
    <w:rsid w:val="00012081"/>
    <w:rPr>
      <w:b/>
      <w:bCs/>
    </w:rPr>
  </w:style>
  <w:style w:type="character" w:customStyle="1" w:styleId="CommentSubjectChar">
    <w:name w:val="Comment Subject Char"/>
    <w:basedOn w:val="CommentTextChar"/>
    <w:link w:val="CommentSubject"/>
    <w:uiPriority w:val="99"/>
    <w:semiHidden/>
    <w:rsid w:val="00012081"/>
    <w:rPr>
      <w:rFonts w:ascii="Arial" w:eastAsia="Arial" w:hAnsi="Arial" w:cs="Arial"/>
      <w:b/>
      <w:bCs/>
      <w:color w:val="181717"/>
      <w:sz w:val="20"/>
      <w:szCs w:val="20"/>
    </w:rPr>
  </w:style>
  <w:style w:type="paragraph" w:styleId="BalloonText">
    <w:name w:val="Balloon Text"/>
    <w:basedOn w:val="Normal"/>
    <w:link w:val="BalloonTextChar"/>
    <w:uiPriority w:val="99"/>
    <w:semiHidden/>
    <w:unhideWhenUsed/>
    <w:rsid w:val="000120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081"/>
    <w:rPr>
      <w:rFonts w:ascii="Segoe UI" w:eastAsia="Arial" w:hAnsi="Segoe UI" w:cs="Segoe UI"/>
      <w:color w:val="181717"/>
      <w:sz w:val="18"/>
      <w:szCs w:val="18"/>
    </w:rPr>
  </w:style>
  <w:style w:type="paragraph" w:styleId="Revision">
    <w:name w:val="Revision"/>
    <w:hidden/>
    <w:uiPriority w:val="99"/>
    <w:semiHidden/>
    <w:rsid w:val="00DD123E"/>
    <w:pPr>
      <w:spacing w:after="0" w:line="240" w:lineRule="auto"/>
    </w:pPr>
    <w:rPr>
      <w:rFonts w:ascii="Arial" w:eastAsia="Arial" w:hAnsi="Arial" w:cs="Arial"/>
      <w:color w:val="181717"/>
      <w:sz w:val="20"/>
    </w:rPr>
  </w:style>
  <w:style w:type="character" w:styleId="Strong">
    <w:name w:val="Strong"/>
    <w:basedOn w:val="DefaultParagraphFont"/>
    <w:uiPriority w:val="22"/>
    <w:qFormat/>
    <w:rsid w:val="006557BC"/>
    <w:rPr>
      <w:b/>
      <w:bCs/>
    </w:rPr>
  </w:style>
  <w:style w:type="character" w:styleId="UnresolvedMention">
    <w:name w:val="Unresolved Mention"/>
    <w:basedOn w:val="DefaultParagraphFont"/>
    <w:uiPriority w:val="99"/>
    <w:semiHidden/>
    <w:unhideWhenUsed/>
    <w:rsid w:val="00365063"/>
    <w:rPr>
      <w:color w:val="605E5C"/>
      <w:shd w:val="clear" w:color="auto" w:fill="E1DFDD"/>
    </w:rPr>
  </w:style>
  <w:style w:type="table" w:styleId="TableGrid0">
    <w:name w:val="Table Grid"/>
    <w:basedOn w:val="TableNormal"/>
    <w:uiPriority w:val="39"/>
    <w:rsid w:val="00C02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04424">
      <w:bodyDiv w:val="1"/>
      <w:marLeft w:val="0"/>
      <w:marRight w:val="0"/>
      <w:marTop w:val="0"/>
      <w:marBottom w:val="0"/>
      <w:divBdr>
        <w:top w:val="none" w:sz="0" w:space="0" w:color="auto"/>
        <w:left w:val="none" w:sz="0" w:space="0" w:color="auto"/>
        <w:bottom w:val="none" w:sz="0" w:space="0" w:color="auto"/>
        <w:right w:val="none" w:sz="0" w:space="0" w:color="auto"/>
      </w:divBdr>
    </w:div>
    <w:div w:id="540553026">
      <w:bodyDiv w:val="1"/>
      <w:marLeft w:val="0"/>
      <w:marRight w:val="0"/>
      <w:marTop w:val="0"/>
      <w:marBottom w:val="0"/>
      <w:divBdr>
        <w:top w:val="none" w:sz="0" w:space="0" w:color="auto"/>
        <w:left w:val="none" w:sz="0" w:space="0" w:color="auto"/>
        <w:bottom w:val="none" w:sz="0" w:space="0" w:color="auto"/>
        <w:right w:val="none" w:sz="0" w:space="0" w:color="auto"/>
      </w:divBdr>
    </w:div>
    <w:div w:id="550770294">
      <w:bodyDiv w:val="1"/>
      <w:marLeft w:val="0"/>
      <w:marRight w:val="0"/>
      <w:marTop w:val="0"/>
      <w:marBottom w:val="0"/>
      <w:divBdr>
        <w:top w:val="none" w:sz="0" w:space="0" w:color="auto"/>
        <w:left w:val="none" w:sz="0" w:space="0" w:color="auto"/>
        <w:bottom w:val="none" w:sz="0" w:space="0" w:color="auto"/>
        <w:right w:val="none" w:sz="0" w:space="0" w:color="auto"/>
      </w:divBdr>
    </w:div>
    <w:div w:id="803040994">
      <w:bodyDiv w:val="1"/>
      <w:marLeft w:val="0"/>
      <w:marRight w:val="0"/>
      <w:marTop w:val="0"/>
      <w:marBottom w:val="0"/>
      <w:divBdr>
        <w:top w:val="none" w:sz="0" w:space="0" w:color="auto"/>
        <w:left w:val="none" w:sz="0" w:space="0" w:color="auto"/>
        <w:bottom w:val="none" w:sz="0" w:space="0" w:color="auto"/>
        <w:right w:val="none" w:sz="0" w:space="0" w:color="auto"/>
      </w:divBdr>
    </w:div>
    <w:div w:id="1507792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25" Type="http://schemas.openxmlformats.org/officeDocument/2006/relationships/image" Target="media/image11.jp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ec.europa.eu/health/md_sector/overview_en"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header" Target="header1.xml"/><Relationship Id="rId35" Type="http://schemas.microsoft.com/office/2011/relationships/people" Target="peop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11F61-02C3-4252-BD14-DD4957015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19</Pages>
  <Words>8156</Words>
  <Characters>46491</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Arunesh Mishra</dc:creator>
  <cp:keywords/>
  <cp:lastModifiedBy>Sai Praneetha Bhaskaruni</cp:lastModifiedBy>
  <cp:revision>79</cp:revision>
  <cp:lastPrinted>2022-02-22T11:03:00Z</cp:lastPrinted>
  <dcterms:created xsi:type="dcterms:W3CDTF">2022-07-09T11:39:00Z</dcterms:created>
  <dcterms:modified xsi:type="dcterms:W3CDTF">2022-07-14T05:41:00Z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2022-02-21T09:57:27Z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c48d68ba-1961-43d9-b182-011d148db6b9</vt:lpwstr>
  </property>
  <property fmtid="{D5CDD505-2E9C-101B-9397-08002B2CF9AE}" pid="8" name="MSIP_Label_40993bd6-1ede-4830-9dba-3224251d6855_ContentBits">
    <vt:lpwstr>0</vt:lpwstr>
  </property>
</Properties>
</file>