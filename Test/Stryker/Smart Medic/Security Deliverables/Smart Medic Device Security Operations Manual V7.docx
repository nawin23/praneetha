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E0935D1">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7B0A35" w:rsidRPr="00DC6245" w:rsidRDefault="007B0A35">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7B0A35" w:rsidRPr="00DC6245" w:rsidRDefault="007B0A35">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rsidP="00C335C4">
          <w:pPr>
            <w:pStyle w:val="TOCHeading"/>
            <w:shd w:val="clear" w:color="auto" w:fill="3B3838" w:themeFill="background2" w:themeFillShade="40"/>
            <w:jc w:val="center"/>
            <w:rPr>
              <w:b/>
              <w:color w:val="FFFFFF" w:themeColor="background1"/>
              <w:sz w:val="72"/>
            </w:rPr>
          </w:pPr>
          <w:r w:rsidRPr="00C335C4">
            <w:rPr>
              <w:b/>
              <w:color w:val="FFFFFF" w:themeColor="background1"/>
              <w:sz w:val="72"/>
            </w:rPr>
            <w:t>Table of C</w:t>
          </w:r>
          <w:r w:rsidR="00446FC2" w:rsidRPr="00C335C4">
            <w:rPr>
              <w:b/>
              <w:color w:val="FFFFFF" w:themeColor="background1"/>
              <w:sz w:val="72"/>
            </w:rPr>
            <w:t>ontents</w:t>
          </w:r>
        </w:p>
        <w:p w14:paraId="7685353F" w14:textId="71859BE9" w:rsidR="007B0A35" w:rsidRDefault="00016491" w:rsidP="007B0A3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98780909" w:history="1">
            <w:r w:rsidR="007B0A35" w:rsidRPr="00742F8B">
              <w:rPr>
                <w:rStyle w:val="Hyperlink"/>
                <w:noProof/>
              </w:rPr>
              <w:t>01 Purpose</w:t>
            </w:r>
            <w:r w:rsidR="007B0A35">
              <w:rPr>
                <w:noProof/>
                <w:webHidden/>
              </w:rPr>
              <w:tab/>
            </w:r>
            <w:r w:rsidR="007B0A35">
              <w:rPr>
                <w:noProof/>
                <w:webHidden/>
              </w:rPr>
              <w:fldChar w:fldCharType="begin"/>
            </w:r>
            <w:r w:rsidR="007B0A35">
              <w:rPr>
                <w:noProof/>
                <w:webHidden/>
              </w:rPr>
              <w:instrText xml:space="preserve"> PAGEREF _Toc98780909 \h </w:instrText>
            </w:r>
            <w:r w:rsidR="007B0A35">
              <w:rPr>
                <w:noProof/>
                <w:webHidden/>
              </w:rPr>
            </w:r>
            <w:r w:rsidR="007B0A35">
              <w:rPr>
                <w:noProof/>
                <w:webHidden/>
              </w:rPr>
              <w:fldChar w:fldCharType="separate"/>
            </w:r>
            <w:r w:rsidR="007B0A35">
              <w:rPr>
                <w:noProof/>
                <w:webHidden/>
              </w:rPr>
              <w:t>3</w:t>
            </w:r>
            <w:r w:rsidR="007B0A35">
              <w:rPr>
                <w:noProof/>
                <w:webHidden/>
              </w:rPr>
              <w:fldChar w:fldCharType="end"/>
            </w:r>
          </w:hyperlink>
        </w:p>
        <w:p w14:paraId="6F589F34" w14:textId="1778E1EC" w:rsidR="007B0A35" w:rsidRDefault="004B7446" w:rsidP="007B0A35">
          <w:pPr>
            <w:pStyle w:val="TOC1"/>
            <w:rPr>
              <w:rFonts w:asciiTheme="minorHAnsi" w:hAnsiTheme="minorHAnsi" w:cstheme="minorBidi"/>
              <w:noProof/>
              <w:sz w:val="22"/>
            </w:rPr>
          </w:pPr>
          <w:hyperlink w:anchor="_Toc98780910" w:history="1">
            <w:r w:rsidR="007B0A35" w:rsidRPr="00742F8B">
              <w:rPr>
                <w:rStyle w:val="Hyperlink"/>
                <w:noProof/>
              </w:rPr>
              <w:t>02 Definitions</w:t>
            </w:r>
            <w:r w:rsidR="007B0A35">
              <w:rPr>
                <w:noProof/>
                <w:webHidden/>
              </w:rPr>
              <w:tab/>
            </w:r>
            <w:r w:rsidR="007B0A35">
              <w:rPr>
                <w:noProof/>
                <w:webHidden/>
              </w:rPr>
              <w:fldChar w:fldCharType="begin"/>
            </w:r>
            <w:r w:rsidR="007B0A35">
              <w:rPr>
                <w:noProof/>
                <w:webHidden/>
              </w:rPr>
              <w:instrText xml:space="preserve"> PAGEREF _Toc98780910 \h </w:instrText>
            </w:r>
            <w:r w:rsidR="007B0A35">
              <w:rPr>
                <w:noProof/>
                <w:webHidden/>
              </w:rPr>
            </w:r>
            <w:r w:rsidR="007B0A35">
              <w:rPr>
                <w:noProof/>
                <w:webHidden/>
              </w:rPr>
              <w:fldChar w:fldCharType="separate"/>
            </w:r>
            <w:r w:rsidR="007B0A35">
              <w:rPr>
                <w:noProof/>
                <w:webHidden/>
              </w:rPr>
              <w:t>3</w:t>
            </w:r>
            <w:r w:rsidR="007B0A35">
              <w:rPr>
                <w:noProof/>
                <w:webHidden/>
              </w:rPr>
              <w:fldChar w:fldCharType="end"/>
            </w:r>
          </w:hyperlink>
        </w:p>
        <w:p w14:paraId="35E08EB1" w14:textId="6CC5C8FA" w:rsidR="007B0A35" w:rsidRDefault="004B7446" w:rsidP="007B0A35">
          <w:pPr>
            <w:pStyle w:val="TOC1"/>
            <w:rPr>
              <w:rFonts w:asciiTheme="minorHAnsi" w:hAnsiTheme="minorHAnsi" w:cstheme="minorBidi"/>
              <w:noProof/>
              <w:sz w:val="22"/>
            </w:rPr>
          </w:pPr>
          <w:hyperlink w:anchor="_Toc98780911" w:history="1">
            <w:r w:rsidR="007B0A35" w:rsidRPr="00742F8B">
              <w:rPr>
                <w:rStyle w:val="Hyperlink"/>
                <w:noProof/>
              </w:rPr>
              <w:t>03 Product Description</w:t>
            </w:r>
            <w:r w:rsidR="007B0A35">
              <w:rPr>
                <w:noProof/>
                <w:webHidden/>
              </w:rPr>
              <w:tab/>
            </w:r>
            <w:r w:rsidR="007B0A35">
              <w:rPr>
                <w:noProof/>
                <w:webHidden/>
              </w:rPr>
              <w:fldChar w:fldCharType="begin"/>
            </w:r>
            <w:r w:rsidR="007B0A35">
              <w:rPr>
                <w:noProof/>
                <w:webHidden/>
              </w:rPr>
              <w:instrText xml:space="preserve"> PAGEREF _Toc98780911 \h </w:instrText>
            </w:r>
            <w:r w:rsidR="007B0A35">
              <w:rPr>
                <w:noProof/>
                <w:webHidden/>
              </w:rPr>
            </w:r>
            <w:r w:rsidR="007B0A35">
              <w:rPr>
                <w:noProof/>
                <w:webHidden/>
              </w:rPr>
              <w:fldChar w:fldCharType="separate"/>
            </w:r>
            <w:r w:rsidR="007B0A35">
              <w:rPr>
                <w:noProof/>
                <w:webHidden/>
              </w:rPr>
              <w:t>4</w:t>
            </w:r>
            <w:r w:rsidR="007B0A35">
              <w:rPr>
                <w:noProof/>
                <w:webHidden/>
              </w:rPr>
              <w:fldChar w:fldCharType="end"/>
            </w:r>
          </w:hyperlink>
        </w:p>
        <w:p w14:paraId="02CEFF6F" w14:textId="486F9CD3" w:rsidR="007B0A35" w:rsidRDefault="004B7446">
          <w:pPr>
            <w:pStyle w:val="TOC2"/>
            <w:rPr>
              <w:rFonts w:asciiTheme="minorHAnsi" w:hAnsiTheme="minorHAnsi" w:cstheme="minorBidi"/>
              <w:b w:val="0"/>
              <w:noProof/>
              <w:sz w:val="22"/>
            </w:rPr>
          </w:pPr>
          <w:hyperlink w:anchor="_Toc98780912" w:history="1">
            <w:r w:rsidR="007B0A35" w:rsidRPr="00742F8B">
              <w:rPr>
                <w:rStyle w:val="Hyperlink"/>
                <w:noProof/>
              </w:rPr>
              <w:t>3.1 Device and Manufacturer Identification</w:t>
            </w:r>
            <w:r w:rsidR="007B0A35">
              <w:rPr>
                <w:noProof/>
                <w:webHidden/>
              </w:rPr>
              <w:tab/>
            </w:r>
            <w:r w:rsidR="007B0A35">
              <w:rPr>
                <w:noProof/>
                <w:webHidden/>
              </w:rPr>
              <w:fldChar w:fldCharType="begin"/>
            </w:r>
            <w:r w:rsidR="007B0A35">
              <w:rPr>
                <w:noProof/>
                <w:webHidden/>
              </w:rPr>
              <w:instrText xml:space="preserve"> PAGEREF _Toc98780912 \h </w:instrText>
            </w:r>
            <w:r w:rsidR="007B0A35">
              <w:rPr>
                <w:noProof/>
                <w:webHidden/>
              </w:rPr>
            </w:r>
            <w:r w:rsidR="007B0A35">
              <w:rPr>
                <w:noProof/>
                <w:webHidden/>
              </w:rPr>
              <w:fldChar w:fldCharType="separate"/>
            </w:r>
            <w:r w:rsidR="007B0A35">
              <w:rPr>
                <w:noProof/>
                <w:webHidden/>
              </w:rPr>
              <w:t>5</w:t>
            </w:r>
            <w:r w:rsidR="007B0A35">
              <w:rPr>
                <w:noProof/>
                <w:webHidden/>
              </w:rPr>
              <w:fldChar w:fldCharType="end"/>
            </w:r>
          </w:hyperlink>
        </w:p>
        <w:p w14:paraId="5A2A04B6" w14:textId="09287B34" w:rsidR="007B0A35" w:rsidRDefault="004B7446">
          <w:pPr>
            <w:pStyle w:val="TOC2"/>
            <w:rPr>
              <w:rFonts w:asciiTheme="minorHAnsi" w:hAnsiTheme="minorHAnsi" w:cstheme="minorBidi"/>
              <w:b w:val="0"/>
              <w:noProof/>
              <w:sz w:val="22"/>
            </w:rPr>
          </w:pPr>
          <w:hyperlink w:anchor="_Toc98780913" w:history="1">
            <w:r w:rsidR="007B0A35" w:rsidRPr="00742F8B">
              <w:rPr>
                <w:rStyle w:val="Hyperlink"/>
                <w:noProof/>
              </w:rPr>
              <w:t>3.2 Device Intended Use</w:t>
            </w:r>
            <w:r w:rsidR="007B0A35">
              <w:rPr>
                <w:noProof/>
                <w:webHidden/>
              </w:rPr>
              <w:tab/>
            </w:r>
            <w:r w:rsidR="007B0A35">
              <w:rPr>
                <w:noProof/>
                <w:webHidden/>
              </w:rPr>
              <w:fldChar w:fldCharType="begin"/>
            </w:r>
            <w:r w:rsidR="007B0A35">
              <w:rPr>
                <w:noProof/>
                <w:webHidden/>
              </w:rPr>
              <w:instrText xml:space="preserve"> PAGEREF _Toc98780913 \h </w:instrText>
            </w:r>
            <w:r w:rsidR="007B0A35">
              <w:rPr>
                <w:noProof/>
                <w:webHidden/>
              </w:rPr>
            </w:r>
            <w:r w:rsidR="007B0A35">
              <w:rPr>
                <w:noProof/>
                <w:webHidden/>
              </w:rPr>
              <w:fldChar w:fldCharType="separate"/>
            </w:r>
            <w:r w:rsidR="007B0A35">
              <w:rPr>
                <w:noProof/>
                <w:webHidden/>
              </w:rPr>
              <w:t>5</w:t>
            </w:r>
            <w:r w:rsidR="007B0A35">
              <w:rPr>
                <w:noProof/>
                <w:webHidden/>
              </w:rPr>
              <w:fldChar w:fldCharType="end"/>
            </w:r>
          </w:hyperlink>
        </w:p>
        <w:p w14:paraId="1903AD96" w14:textId="6044FD6E" w:rsidR="007B0A35" w:rsidRDefault="004B7446">
          <w:pPr>
            <w:pStyle w:val="TOC2"/>
            <w:rPr>
              <w:rFonts w:asciiTheme="minorHAnsi" w:hAnsiTheme="minorHAnsi" w:cstheme="minorBidi"/>
              <w:b w:val="0"/>
              <w:noProof/>
              <w:sz w:val="22"/>
            </w:rPr>
          </w:pPr>
          <w:hyperlink w:anchor="_Toc98780914" w:history="1">
            <w:r w:rsidR="007B0A35" w:rsidRPr="00742F8B">
              <w:rPr>
                <w:rStyle w:val="Hyperlink"/>
                <w:noProof/>
              </w:rPr>
              <w:t>3.3 Vulnerability Intake and Monitoring</w:t>
            </w:r>
            <w:r w:rsidR="007B0A35">
              <w:rPr>
                <w:noProof/>
                <w:webHidden/>
              </w:rPr>
              <w:tab/>
            </w:r>
            <w:r w:rsidR="007B0A35">
              <w:rPr>
                <w:noProof/>
                <w:webHidden/>
              </w:rPr>
              <w:fldChar w:fldCharType="begin"/>
            </w:r>
            <w:r w:rsidR="007B0A35">
              <w:rPr>
                <w:noProof/>
                <w:webHidden/>
              </w:rPr>
              <w:instrText xml:space="preserve"> PAGEREF _Toc98780914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3D271A73" w14:textId="34398536" w:rsidR="007B0A35" w:rsidRDefault="004B7446">
          <w:pPr>
            <w:pStyle w:val="TOC2"/>
            <w:rPr>
              <w:rFonts w:asciiTheme="minorHAnsi" w:hAnsiTheme="minorHAnsi" w:cstheme="minorBidi"/>
              <w:b w:val="0"/>
              <w:noProof/>
              <w:sz w:val="22"/>
            </w:rPr>
          </w:pPr>
          <w:hyperlink w:anchor="_Toc98780915" w:history="1">
            <w:r w:rsidR="007B0A35" w:rsidRPr="00742F8B">
              <w:rPr>
                <w:rStyle w:val="Hyperlink"/>
                <w:noProof/>
              </w:rPr>
              <w:t>3.4 System Characterization and System Assets</w:t>
            </w:r>
            <w:r w:rsidR="007B0A35">
              <w:rPr>
                <w:noProof/>
                <w:webHidden/>
              </w:rPr>
              <w:tab/>
            </w:r>
            <w:r w:rsidR="007B0A35">
              <w:rPr>
                <w:noProof/>
                <w:webHidden/>
              </w:rPr>
              <w:fldChar w:fldCharType="begin"/>
            </w:r>
            <w:r w:rsidR="007B0A35">
              <w:rPr>
                <w:noProof/>
                <w:webHidden/>
              </w:rPr>
              <w:instrText xml:space="preserve"> PAGEREF _Toc98780915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202E8825" w14:textId="4638D055" w:rsidR="007B0A35" w:rsidRDefault="004B7446">
          <w:pPr>
            <w:pStyle w:val="TOC2"/>
            <w:rPr>
              <w:rFonts w:asciiTheme="minorHAnsi" w:hAnsiTheme="minorHAnsi" w:cstheme="minorBidi"/>
              <w:b w:val="0"/>
              <w:noProof/>
              <w:sz w:val="22"/>
            </w:rPr>
          </w:pPr>
          <w:hyperlink w:anchor="_Toc98780916" w:history="1">
            <w:r w:rsidR="007B0A35" w:rsidRPr="00742F8B">
              <w:rPr>
                <w:rStyle w:val="Hyperlink"/>
                <w:noProof/>
              </w:rPr>
              <w:t>3.5 System Security Context and Intended Environment</w:t>
            </w:r>
            <w:r w:rsidR="007B0A35">
              <w:rPr>
                <w:noProof/>
                <w:webHidden/>
              </w:rPr>
              <w:tab/>
            </w:r>
            <w:r w:rsidR="007B0A35">
              <w:rPr>
                <w:noProof/>
                <w:webHidden/>
              </w:rPr>
              <w:fldChar w:fldCharType="begin"/>
            </w:r>
            <w:r w:rsidR="007B0A35">
              <w:rPr>
                <w:noProof/>
                <w:webHidden/>
              </w:rPr>
              <w:instrText xml:space="preserve"> PAGEREF _Toc98780916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3429A92B" w14:textId="37F6D892" w:rsidR="007B0A35" w:rsidRDefault="004B7446">
          <w:pPr>
            <w:pStyle w:val="TOC2"/>
            <w:rPr>
              <w:rFonts w:asciiTheme="minorHAnsi" w:hAnsiTheme="minorHAnsi" w:cstheme="minorBidi"/>
              <w:b w:val="0"/>
              <w:noProof/>
              <w:sz w:val="22"/>
            </w:rPr>
          </w:pPr>
          <w:hyperlink w:anchor="_Toc98780917" w:history="1">
            <w:r w:rsidR="007B0A35" w:rsidRPr="00742F8B">
              <w:rPr>
                <w:rStyle w:val="Hyperlink"/>
                <w:noProof/>
              </w:rPr>
              <w:t>3.6 Smart Medic Solution’s Component</w:t>
            </w:r>
            <w:r w:rsidR="007B0A35">
              <w:rPr>
                <w:noProof/>
                <w:webHidden/>
              </w:rPr>
              <w:tab/>
            </w:r>
            <w:r w:rsidR="007B0A35">
              <w:rPr>
                <w:noProof/>
                <w:webHidden/>
              </w:rPr>
              <w:fldChar w:fldCharType="begin"/>
            </w:r>
            <w:r w:rsidR="007B0A35">
              <w:rPr>
                <w:noProof/>
                <w:webHidden/>
              </w:rPr>
              <w:instrText xml:space="preserve"> PAGEREF _Toc98780917 \h </w:instrText>
            </w:r>
            <w:r w:rsidR="007B0A35">
              <w:rPr>
                <w:noProof/>
                <w:webHidden/>
              </w:rPr>
            </w:r>
            <w:r w:rsidR="007B0A35">
              <w:rPr>
                <w:noProof/>
                <w:webHidden/>
              </w:rPr>
              <w:fldChar w:fldCharType="separate"/>
            </w:r>
            <w:r w:rsidR="007B0A35">
              <w:rPr>
                <w:noProof/>
                <w:webHidden/>
              </w:rPr>
              <w:t>7</w:t>
            </w:r>
            <w:r w:rsidR="007B0A35">
              <w:rPr>
                <w:noProof/>
                <w:webHidden/>
              </w:rPr>
              <w:fldChar w:fldCharType="end"/>
            </w:r>
          </w:hyperlink>
        </w:p>
        <w:p w14:paraId="3D4B932A" w14:textId="219AC95C" w:rsidR="007B0A35" w:rsidRDefault="004B7446" w:rsidP="007B0A35">
          <w:pPr>
            <w:pStyle w:val="TOC1"/>
            <w:rPr>
              <w:rFonts w:asciiTheme="minorHAnsi" w:hAnsiTheme="minorHAnsi" w:cstheme="minorBidi"/>
              <w:noProof/>
              <w:sz w:val="22"/>
            </w:rPr>
          </w:pPr>
          <w:hyperlink w:anchor="_Toc98780918" w:history="1">
            <w:r w:rsidR="007B0A35" w:rsidRPr="00742F8B">
              <w:rPr>
                <w:rStyle w:val="Hyperlink"/>
                <w:noProof/>
              </w:rPr>
              <w:t>04 User Account Management</w:t>
            </w:r>
            <w:r w:rsidR="007B0A35">
              <w:rPr>
                <w:noProof/>
                <w:webHidden/>
              </w:rPr>
              <w:tab/>
            </w:r>
            <w:r w:rsidR="007B0A35">
              <w:rPr>
                <w:noProof/>
                <w:webHidden/>
              </w:rPr>
              <w:fldChar w:fldCharType="begin"/>
            </w:r>
            <w:r w:rsidR="007B0A35">
              <w:rPr>
                <w:noProof/>
                <w:webHidden/>
              </w:rPr>
              <w:instrText xml:space="preserve"> PAGEREF _Toc98780918 \h </w:instrText>
            </w:r>
            <w:r w:rsidR="007B0A35">
              <w:rPr>
                <w:noProof/>
                <w:webHidden/>
              </w:rPr>
            </w:r>
            <w:r w:rsidR="007B0A35">
              <w:rPr>
                <w:noProof/>
                <w:webHidden/>
              </w:rPr>
              <w:fldChar w:fldCharType="separate"/>
            </w:r>
            <w:r w:rsidR="007B0A35">
              <w:rPr>
                <w:noProof/>
                <w:webHidden/>
              </w:rPr>
              <w:t>7</w:t>
            </w:r>
            <w:r w:rsidR="007B0A35">
              <w:rPr>
                <w:noProof/>
                <w:webHidden/>
              </w:rPr>
              <w:fldChar w:fldCharType="end"/>
            </w:r>
          </w:hyperlink>
        </w:p>
        <w:p w14:paraId="1759831C" w14:textId="1712D418" w:rsidR="007B0A35" w:rsidRDefault="004B7446" w:rsidP="007B0A35">
          <w:pPr>
            <w:pStyle w:val="TOC1"/>
            <w:rPr>
              <w:rFonts w:asciiTheme="minorHAnsi" w:hAnsiTheme="minorHAnsi" w:cstheme="minorBidi"/>
              <w:noProof/>
              <w:sz w:val="22"/>
            </w:rPr>
          </w:pPr>
          <w:hyperlink w:anchor="_Toc98780919" w:history="1">
            <w:r w:rsidR="007B0A35" w:rsidRPr="00742F8B">
              <w:rPr>
                <w:rStyle w:val="Hyperlink"/>
                <w:noProof/>
              </w:rPr>
              <w:t>05 Access control policy and management</w:t>
            </w:r>
            <w:r w:rsidR="007B0A35">
              <w:rPr>
                <w:noProof/>
                <w:webHidden/>
              </w:rPr>
              <w:tab/>
            </w:r>
            <w:r w:rsidR="007B0A35">
              <w:rPr>
                <w:noProof/>
                <w:webHidden/>
              </w:rPr>
              <w:fldChar w:fldCharType="begin"/>
            </w:r>
            <w:r w:rsidR="007B0A35">
              <w:rPr>
                <w:noProof/>
                <w:webHidden/>
              </w:rPr>
              <w:instrText xml:space="preserve"> PAGEREF _Toc98780919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60077C45" w14:textId="48B65B6C" w:rsidR="007B0A35" w:rsidRDefault="004B7446" w:rsidP="007B0A35">
          <w:pPr>
            <w:pStyle w:val="TOC1"/>
            <w:rPr>
              <w:rFonts w:asciiTheme="minorHAnsi" w:hAnsiTheme="minorHAnsi" w:cstheme="minorBidi"/>
              <w:noProof/>
              <w:sz w:val="22"/>
            </w:rPr>
          </w:pPr>
          <w:hyperlink w:anchor="_Toc98780920" w:history="1">
            <w:r w:rsidR="007B0A35" w:rsidRPr="00742F8B">
              <w:rPr>
                <w:rStyle w:val="Hyperlink"/>
                <w:noProof/>
              </w:rPr>
              <w:t>06 Security Awareness Training</w:t>
            </w:r>
            <w:r w:rsidR="007B0A35">
              <w:rPr>
                <w:noProof/>
                <w:webHidden/>
              </w:rPr>
              <w:tab/>
            </w:r>
            <w:r w:rsidR="007B0A35">
              <w:rPr>
                <w:noProof/>
                <w:webHidden/>
              </w:rPr>
              <w:fldChar w:fldCharType="begin"/>
            </w:r>
            <w:r w:rsidR="007B0A35">
              <w:rPr>
                <w:noProof/>
                <w:webHidden/>
              </w:rPr>
              <w:instrText xml:space="preserve"> PAGEREF _Toc98780920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1A375EA0" w14:textId="13A8F4C6" w:rsidR="007B0A35" w:rsidRDefault="004B7446" w:rsidP="007B0A35">
          <w:pPr>
            <w:pStyle w:val="TOC1"/>
            <w:rPr>
              <w:rFonts w:asciiTheme="minorHAnsi" w:hAnsiTheme="minorHAnsi" w:cstheme="minorBidi"/>
              <w:noProof/>
              <w:sz w:val="22"/>
            </w:rPr>
          </w:pPr>
          <w:hyperlink w:anchor="_Toc98780921" w:history="1">
            <w:r w:rsidR="007B0A35" w:rsidRPr="00742F8B">
              <w:rPr>
                <w:rStyle w:val="Hyperlink"/>
                <w:noProof/>
              </w:rPr>
              <w:t>07 Incident Management, Response, Training, Testing, Handling, Monitoring &amp; Reporting</w:t>
            </w:r>
            <w:r w:rsidR="007B0A35">
              <w:rPr>
                <w:noProof/>
                <w:webHidden/>
              </w:rPr>
              <w:tab/>
            </w:r>
            <w:r w:rsidR="007B0A35">
              <w:rPr>
                <w:noProof/>
                <w:webHidden/>
              </w:rPr>
              <w:fldChar w:fldCharType="begin"/>
            </w:r>
            <w:r w:rsidR="007B0A35">
              <w:rPr>
                <w:noProof/>
                <w:webHidden/>
              </w:rPr>
              <w:instrText xml:space="preserve"> PAGEREF _Toc98780921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5935E7C1" w14:textId="0A11FFCC" w:rsidR="007B0A35" w:rsidRDefault="004B7446" w:rsidP="007B0A35">
          <w:pPr>
            <w:pStyle w:val="TOC1"/>
            <w:rPr>
              <w:rFonts w:asciiTheme="minorHAnsi" w:hAnsiTheme="minorHAnsi" w:cstheme="minorBidi"/>
              <w:noProof/>
              <w:sz w:val="22"/>
            </w:rPr>
          </w:pPr>
          <w:hyperlink w:anchor="_Toc98780922" w:history="1">
            <w:r w:rsidR="007B0A35" w:rsidRPr="00742F8B">
              <w:rPr>
                <w:rStyle w:val="Hyperlink"/>
                <w:noProof/>
              </w:rPr>
              <w:t>08 Contingency Plan: Testing, Maintenance and Training</w:t>
            </w:r>
            <w:r w:rsidR="007B0A35">
              <w:rPr>
                <w:noProof/>
                <w:webHidden/>
              </w:rPr>
              <w:tab/>
            </w:r>
            <w:r w:rsidR="007B0A35">
              <w:rPr>
                <w:noProof/>
                <w:webHidden/>
              </w:rPr>
              <w:fldChar w:fldCharType="begin"/>
            </w:r>
            <w:r w:rsidR="007B0A35">
              <w:rPr>
                <w:noProof/>
                <w:webHidden/>
              </w:rPr>
              <w:instrText xml:space="preserve"> PAGEREF _Toc98780922 \h </w:instrText>
            </w:r>
            <w:r w:rsidR="007B0A35">
              <w:rPr>
                <w:noProof/>
                <w:webHidden/>
              </w:rPr>
            </w:r>
            <w:r w:rsidR="007B0A35">
              <w:rPr>
                <w:noProof/>
                <w:webHidden/>
              </w:rPr>
              <w:fldChar w:fldCharType="separate"/>
            </w:r>
            <w:r w:rsidR="007B0A35">
              <w:rPr>
                <w:noProof/>
                <w:webHidden/>
              </w:rPr>
              <w:t>9</w:t>
            </w:r>
            <w:r w:rsidR="007B0A35">
              <w:rPr>
                <w:noProof/>
                <w:webHidden/>
              </w:rPr>
              <w:fldChar w:fldCharType="end"/>
            </w:r>
          </w:hyperlink>
        </w:p>
        <w:p w14:paraId="0408C9D5" w14:textId="3408A415" w:rsidR="007B0A35" w:rsidRDefault="004B7446" w:rsidP="007B0A35">
          <w:pPr>
            <w:pStyle w:val="TOC1"/>
            <w:rPr>
              <w:rFonts w:asciiTheme="minorHAnsi" w:hAnsiTheme="minorHAnsi" w:cstheme="minorBidi"/>
              <w:noProof/>
              <w:sz w:val="22"/>
            </w:rPr>
          </w:pPr>
          <w:hyperlink w:anchor="_Toc98780923" w:history="1">
            <w:r w:rsidR="007B0A35" w:rsidRPr="00742F8B">
              <w:rPr>
                <w:rStyle w:val="Hyperlink"/>
                <w:noProof/>
              </w:rPr>
              <w:t>09 Trustworthiness- CIA Triad &amp; Their Responsibilities</w:t>
            </w:r>
            <w:r w:rsidR="007B0A35">
              <w:rPr>
                <w:noProof/>
                <w:webHidden/>
              </w:rPr>
              <w:tab/>
            </w:r>
            <w:r w:rsidR="007B0A35">
              <w:rPr>
                <w:noProof/>
                <w:webHidden/>
              </w:rPr>
              <w:fldChar w:fldCharType="begin"/>
            </w:r>
            <w:r w:rsidR="007B0A35">
              <w:rPr>
                <w:noProof/>
                <w:webHidden/>
              </w:rPr>
              <w:instrText xml:space="preserve"> PAGEREF _Toc98780923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6033A760" w14:textId="2A6D2F87" w:rsidR="007B0A35" w:rsidRDefault="004B7446" w:rsidP="007B0A35">
          <w:pPr>
            <w:pStyle w:val="TOC1"/>
            <w:rPr>
              <w:rFonts w:asciiTheme="minorHAnsi" w:hAnsiTheme="minorHAnsi" w:cstheme="minorBidi"/>
              <w:noProof/>
              <w:sz w:val="22"/>
            </w:rPr>
          </w:pPr>
          <w:hyperlink w:anchor="_Toc98780924" w:history="1">
            <w:r w:rsidR="007B0A35" w:rsidRPr="00742F8B">
              <w:rPr>
                <w:rStyle w:val="Hyperlink"/>
                <w:noProof/>
              </w:rPr>
              <w:t>10 System Maintenance</w:t>
            </w:r>
            <w:r w:rsidR="007B0A35">
              <w:rPr>
                <w:noProof/>
                <w:webHidden/>
              </w:rPr>
              <w:tab/>
            </w:r>
            <w:r w:rsidR="007B0A35">
              <w:rPr>
                <w:noProof/>
                <w:webHidden/>
              </w:rPr>
              <w:fldChar w:fldCharType="begin"/>
            </w:r>
            <w:r w:rsidR="007B0A35">
              <w:rPr>
                <w:noProof/>
                <w:webHidden/>
              </w:rPr>
              <w:instrText xml:space="preserve"> PAGEREF _Toc98780924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38A8F427" w14:textId="02EA4CD9" w:rsidR="007B0A35" w:rsidRDefault="004B7446" w:rsidP="007B0A35">
          <w:pPr>
            <w:pStyle w:val="TOC1"/>
            <w:rPr>
              <w:rFonts w:asciiTheme="minorHAnsi" w:hAnsiTheme="minorHAnsi" w:cstheme="minorBidi"/>
              <w:noProof/>
              <w:sz w:val="22"/>
            </w:rPr>
          </w:pPr>
          <w:hyperlink w:anchor="_Toc98780925" w:history="1">
            <w:r w:rsidR="007B0A35" w:rsidRPr="00742F8B">
              <w:rPr>
                <w:rStyle w:val="Hyperlink"/>
                <w:noProof/>
              </w:rPr>
              <w:t>11 Configuration settings</w:t>
            </w:r>
            <w:r w:rsidR="007B0A35">
              <w:rPr>
                <w:noProof/>
                <w:webHidden/>
              </w:rPr>
              <w:tab/>
            </w:r>
            <w:r w:rsidR="007B0A35">
              <w:rPr>
                <w:noProof/>
                <w:webHidden/>
              </w:rPr>
              <w:fldChar w:fldCharType="begin"/>
            </w:r>
            <w:r w:rsidR="007B0A35">
              <w:rPr>
                <w:noProof/>
                <w:webHidden/>
              </w:rPr>
              <w:instrText xml:space="preserve"> PAGEREF _Toc98780925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44AB53AF" w14:textId="460FA137" w:rsidR="007B0A35" w:rsidRDefault="004B7446" w:rsidP="007B0A35">
          <w:pPr>
            <w:pStyle w:val="TOC1"/>
            <w:rPr>
              <w:rFonts w:asciiTheme="minorHAnsi" w:hAnsiTheme="minorHAnsi" w:cstheme="minorBidi"/>
              <w:noProof/>
              <w:sz w:val="22"/>
            </w:rPr>
          </w:pPr>
          <w:hyperlink w:anchor="_Toc98780926" w:history="1">
            <w:r w:rsidR="007B0A35" w:rsidRPr="00742F8B">
              <w:rPr>
                <w:rStyle w:val="Hyperlink"/>
                <w:noProof/>
              </w:rPr>
              <w:t>12 System and information integrity</w:t>
            </w:r>
            <w:r w:rsidR="007B0A35">
              <w:rPr>
                <w:noProof/>
                <w:webHidden/>
              </w:rPr>
              <w:tab/>
            </w:r>
            <w:r w:rsidR="007B0A35">
              <w:rPr>
                <w:noProof/>
                <w:webHidden/>
              </w:rPr>
              <w:fldChar w:fldCharType="begin"/>
            </w:r>
            <w:r w:rsidR="007B0A35">
              <w:rPr>
                <w:noProof/>
                <w:webHidden/>
              </w:rPr>
              <w:instrText xml:space="preserve"> PAGEREF _Toc98780926 \h </w:instrText>
            </w:r>
            <w:r w:rsidR="007B0A35">
              <w:rPr>
                <w:noProof/>
                <w:webHidden/>
              </w:rPr>
            </w:r>
            <w:r w:rsidR="007B0A35">
              <w:rPr>
                <w:noProof/>
                <w:webHidden/>
              </w:rPr>
              <w:fldChar w:fldCharType="separate"/>
            </w:r>
            <w:r w:rsidR="007B0A35">
              <w:rPr>
                <w:noProof/>
                <w:webHidden/>
              </w:rPr>
              <w:t>11</w:t>
            </w:r>
            <w:r w:rsidR="007B0A35">
              <w:rPr>
                <w:noProof/>
                <w:webHidden/>
              </w:rPr>
              <w:fldChar w:fldCharType="end"/>
            </w:r>
          </w:hyperlink>
        </w:p>
        <w:p w14:paraId="7BB64067" w14:textId="03D49D8F" w:rsidR="007B0A35" w:rsidRDefault="004B7446" w:rsidP="007B0A35">
          <w:pPr>
            <w:pStyle w:val="TOC1"/>
            <w:rPr>
              <w:rFonts w:asciiTheme="minorHAnsi" w:hAnsiTheme="minorHAnsi" w:cstheme="minorBidi"/>
              <w:noProof/>
              <w:sz w:val="22"/>
            </w:rPr>
          </w:pPr>
          <w:hyperlink w:anchor="_Toc98780927" w:history="1">
            <w:r w:rsidR="007B0A35" w:rsidRPr="00742F8B">
              <w:rPr>
                <w:rStyle w:val="Hyperlink"/>
                <w:noProof/>
              </w:rPr>
              <w:t>13 Malicious code protection</w:t>
            </w:r>
            <w:r w:rsidR="007B0A35">
              <w:rPr>
                <w:noProof/>
                <w:webHidden/>
              </w:rPr>
              <w:tab/>
            </w:r>
            <w:r w:rsidR="007B0A35">
              <w:rPr>
                <w:noProof/>
                <w:webHidden/>
              </w:rPr>
              <w:fldChar w:fldCharType="begin"/>
            </w:r>
            <w:r w:rsidR="007B0A35">
              <w:rPr>
                <w:noProof/>
                <w:webHidden/>
              </w:rPr>
              <w:instrText xml:space="preserve"> PAGEREF _Toc98780927 \h </w:instrText>
            </w:r>
            <w:r w:rsidR="007B0A35">
              <w:rPr>
                <w:noProof/>
                <w:webHidden/>
              </w:rPr>
            </w:r>
            <w:r w:rsidR="007B0A35">
              <w:rPr>
                <w:noProof/>
                <w:webHidden/>
              </w:rPr>
              <w:fldChar w:fldCharType="separate"/>
            </w:r>
            <w:r w:rsidR="007B0A35">
              <w:rPr>
                <w:noProof/>
                <w:webHidden/>
              </w:rPr>
              <w:t>11</w:t>
            </w:r>
            <w:r w:rsidR="007B0A35">
              <w:rPr>
                <w:noProof/>
                <w:webHidden/>
              </w:rPr>
              <w:fldChar w:fldCharType="end"/>
            </w:r>
          </w:hyperlink>
        </w:p>
        <w:p w14:paraId="19D1BBD6" w14:textId="06669C15" w:rsidR="007B0A35" w:rsidRDefault="004B7446" w:rsidP="007B0A35">
          <w:pPr>
            <w:pStyle w:val="TOC1"/>
            <w:rPr>
              <w:rFonts w:asciiTheme="minorHAnsi" w:hAnsiTheme="minorHAnsi" w:cstheme="minorBidi"/>
              <w:noProof/>
              <w:sz w:val="22"/>
            </w:rPr>
          </w:pPr>
          <w:hyperlink w:anchor="_Toc98780928" w:history="1">
            <w:r w:rsidR="007B0A35" w:rsidRPr="00742F8B">
              <w:rPr>
                <w:rStyle w:val="Hyperlink"/>
                <w:noProof/>
              </w:rPr>
              <w:t>14 Information system monitoring</w:t>
            </w:r>
            <w:r w:rsidR="007B0A35">
              <w:rPr>
                <w:noProof/>
                <w:webHidden/>
              </w:rPr>
              <w:tab/>
            </w:r>
            <w:r w:rsidR="007B0A35">
              <w:rPr>
                <w:noProof/>
                <w:webHidden/>
              </w:rPr>
              <w:fldChar w:fldCharType="begin"/>
            </w:r>
            <w:r w:rsidR="007B0A35">
              <w:rPr>
                <w:noProof/>
                <w:webHidden/>
              </w:rPr>
              <w:instrText xml:space="preserve"> PAGEREF _Toc98780928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1E1FC381" w14:textId="170C7920" w:rsidR="007B0A35" w:rsidRDefault="004B7446" w:rsidP="007B0A35">
          <w:pPr>
            <w:pStyle w:val="TOC1"/>
            <w:rPr>
              <w:rFonts w:asciiTheme="minorHAnsi" w:hAnsiTheme="minorHAnsi" w:cstheme="minorBidi"/>
              <w:noProof/>
              <w:sz w:val="22"/>
            </w:rPr>
          </w:pPr>
          <w:hyperlink w:anchor="_Toc98780929" w:history="1">
            <w:r w:rsidR="007B0A35" w:rsidRPr="00742F8B">
              <w:rPr>
                <w:rStyle w:val="Hyperlink"/>
                <w:noProof/>
              </w:rPr>
              <w:t>15 Information handling and retention</w:t>
            </w:r>
            <w:r w:rsidR="007B0A35">
              <w:rPr>
                <w:noProof/>
                <w:webHidden/>
              </w:rPr>
              <w:tab/>
            </w:r>
            <w:r w:rsidR="007B0A35">
              <w:rPr>
                <w:noProof/>
                <w:webHidden/>
              </w:rPr>
              <w:fldChar w:fldCharType="begin"/>
            </w:r>
            <w:r w:rsidR="007B0A35">
              <w:rPr>
                <w:noProof/>
                <w:webHidden/>
              </w:rPr>
              <w:instrText xml:space="preserve"> PAGEREF _Toc98780929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439BFFA2" w14:textId="0F819B21" w:rsidR="007B0A35" w:rsidRDefault="004B7446" w:rsidP="007B0A35">
          <w:pPr>
            <w:pStyle w:val="TOC1"/>
            <w:rPr>
              <w:rFonts w:asciiTheme="minorHAnsi" w:hAnsiTheme="minorHAnsi" w:cstheme="minorBidi"/>
              <w:noProof/>
              <w:sz w:val="22"/>
            </w:rPr>
          </w:pPr>
          <w:hyperlink w:anchor="_Toc98780930" w:history="1">
            <w:r w:rsidR="007B0A35" w:rsidRPr="00742F8B">
              <w:rPr>
                <w:rStyle w:val="Hyperlink"/>
                <w:noProof/>
              </w:rPr>
              <w:t>16 Transmission confidentiality and integrity</w:t>
            </w:r>
            <w:r w:rsidR="007B0A35">
              <w:rPr>
                <w:noProof/>
                <w:webHidden/>
              </w:rPr>
              <w:tab/>
            </w:r>
            <w:r w:rsidR="007B0A35">
              <w:rPr>
                <w:noProof/>
                <w:webHidden/>
              </w:rPr>
              <w:fldChar w:fldCharType="begin"/>
            </w:r>
            <w:r w:rsidR="007B0A35">
              <w:rPr>
                <w:noProof/>
                <w:webHidden/>
              </w:rPr>
              <w:instrText xml:space="preserve"> PAGEREF _Toc98780930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52AAC689" w14:textId="1181F212" w:rsidR="007B0A35" w:rsidRDefault="004B7446" w:rsidP="007B0A35">
          <w:pPr>
            <w:pStyle w:val="TOC1"/>
            <w:rPr>
              <w:rFonts w:asciiTheme="minorHAnsi" w:hAnsiTheme="minorHAnsi" w:cstheme="minorBidi"/>
              <w:noProof/>
              <w:sz w:val="22"/>
            </w:rPr>
          </w:pPr>
          <w:hyperlink w:anchor="_Toc98780931" w:history="1">
            <w:r w:rsidR="007B0A35" w:rsidRPr="00742F8B">
              <w:rPr>
                <w:rStyle w:val="Hyperlink"/>
                <w:noProof/>
              </w:rPr>
              <w:t>17 Security Alerts, Advisories, and Directives</w:t>
            </w:r>
            <w:r w:rsidR="007B0A35">
              <w:rPr>
                <w:noProof/>
                <w:webHidden/>
              </w:rPr>
              <w:tab/>
            </w:r>
            <w:r w:rsidR="007B0A35">
              <w:rPr>
                <w:noProof/>
                <w:webHidden/>
              </w:rPr>
              <w:fldChar w:fldCharType="begin"/>
            </w:r>
            <w:r w:rsidR="007B0A35">
              <w:rPr>
                <w:noProof/>
                <w:webHidden/>
              </w:rPr>
              <w:instrText xml:space="preserve"> PAGEREF _Toc98780931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7C8F6A0E" w14:textId="79D2E934" w:rsidR="007B0A35" w:rsidRDefault="004B7446" w:rsidP="007B0A35">
          <w:pPr>
            <w:pStyle w:val="TOC1"/>
            <w:rPr>
              <w:rFonts w:asciiTheme="minorHAnsi" w:hAnsiTheme="minorHAnsi" w:cstheme="minorBidi"/>
              <w:noProof/>
              <w:sz w:val="22"/>
            </w:rPr>
          </w:pPr>
          <w:hyperlink w:anchor="_Toc98780932" w:history="1">
            <w:r w:rsidR="007B0A35" w:rsidRPr="00742F8B">
              <w:rPr>
                <w:rStyle w:val="Hyperlink"/>
                <w:noProof/>
              </w:rPr>
              <w:t>18 Flaw remediation &amp; Vulnerability Management</w:t>
            </w:r>
            <w:r w:rsidR="007B0A35">
              <w:rPr>
                <w:noProof/>
                <w:webHidden/>
              </w:rPr>
              <w:tab/>
            </w:r>
            <w:r w:rsidR="007B0A35">
              <w:rPr>
                <w:noProof/>
                <w:webHidden/>
              </w:rPr>
              <w:fldChar w:fldCharType="begin"/>
            </w:r>
            <w:r w:rsidR="007B0A35">
              <w:rPr>
                <w:noProof/>
                <w:webHidden/>
              </w:rPr>
              <w:instrText xml:space="preserve"> PAGEREF _Toc98780932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24E497B2" w14:textId="23E680B8" w:rsidR="007B0A35" w:rsidRDefault="004B7446" w:rsidP="007B0A35">
          <w:pPr>
            <w:pStyle w:val="TOC1"/>
            <w:rPr>
              <w:rFonts w:asciiTheme="minorHAnsi" w:hAnsiTheme="minorHAnsi" w:cstheme="minorBidi"/>
              <w:noProof/>
              <w:sz w:val="22"/>
            </w:rPr>
          </w:pPr>
          <w:hyperlink w:anchor="_Toc98780933" w:history="1">
            <w:r w:rsidR="007B0A35" w:rsidRPr="00742F8B">
              <w:rPr>
                <w:rStyle w:val="Hyperlink"/>
                <w:noProof/>
              </w:rPr>
              <w:t>19 Cyber Security Product Upgrades</w:t>
            </w:r>
            <w:r w:rsidR="007B0A35">
              <w:rPr>
                <w:noProof/>
                <w:webHidden/>
              </w:rPr>
              <w:tab/>
            </w:r>
            <w:r w:rsidR="007B0A35">
              <w:rPr>
                <w:noProof/>
                <w:webHidden/>
              </w:rPr>
              <w:fldChar w:fldCharType="begin"/>
            </w:r>
            <w:r w:rsidR="007B0A35">
              <w:rPr>
                <w:noProof/>
                <w:webHidden/>
              </w:rPr>
              <w:instrText xml:space="preserve"> PAGEREF _Toc98780933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709C3DD6" w14:textId="0DD5D154" w:rsidR="007B0A35" w:rsidRDefault="004B7446" w:rsidP="007B0A35">
          <w:pPr>
            <w:pStyle w:val="TOC1"/>
            <w:rPr>
              <w:rFonts w:asciiTheme="minorHAnsi" w:hAnsiTheme="minorHAnsi" w:cstheme="minorBidi"/>
              <w:noProof/>
              <w:sz w:val="22"/>
            </w:rPr>
          </w:pPr>
          <w:hyperlink w:anchor="_Toc98780934" w:history="1">
            <w:r w:rsidR="007B0A35" w:rsidRPr="00742F8B">
              <w:rPr>
                <w:rStyle w:val="Hyperlink"/>
                <w:noProof/>
              </w:rPr>
              <w:t>20 Security Program Integration</w:t>
            </w:r>
            <w:r w:rsidR="007B0A35">
              <w:rPr>
                <w:noProof/>
                <w:webHidden/>
              </w:rPr>
              <w:tab/>
            </w:r>
            <w:r w:rsidR="007B0A35">
              <w:rPr>
                <w:noProof/>
                <w:webHidden/>
              </w:rPr>
              <w:fldChar w:fldCharType="begin"/>
            </w:r>
            <w:r w:rsidR="007B0A35">
              <w:rPr>
                <w:noProof/>
                <w:webHidden/>
              </w:rPr>
              <w:instrText xml:space="preserve"> PAGEREF _Toc98780934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34FD2118" w14:textId="04F4D080" w:rsidR="007B0A35" w:rsidRDefault="004B7446" w:rsidP="007B0A35">
          <w:pPr>
            <w:pStyle w:val="TOC1"/>
            <w:rPr>
              <w:rFonts w:asciiTheme="minorHAnsi" w:hAnsiTheme="minorHAnsi" w:cstheme="minorBidi"/>
              <w:noProof/>
              <w:sz w:val="22"/>
            </w:rPr>
          </w:pPr>
          <w:hyperlink w:anchor="_Toc98780935" w:history="1">
            <w:r w:rsidR="007B0A35" w:rsidRPr="00742F8B">
              <w:rPr>
                <w:rStyle w:val="Hyperlink"/>
                <w:noProof/>
              </w:rPr>
              <w:t>21 Secure Decommissioning</w:t>
            </w:r>
            <w:r w:rsidR="007B0A35">
              <w:rPr>
                <w:noProof/>
                <w:webHidden/>
              </w:rPr>
              <w:tab/>
            </w:r>
            <w:r w:rsidR="007B0A35">
              <w:rPr>
                <w:noProof/>
                <w:webHidden/>
              </w:rPr>
              <w:fldChar w:fldCharType="begin"/>
            </w:r>
            <w:r w:rsidR="007B0A35">
              <w:rPr>
                <w:noProof/>
                <w:webHidden/>
              </w:rPr>
              <w:instrText xml:space="preserve"> PAGEREF _Toc98780935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6DEB745A" w14:textId="41C1FCCF" w:rsidR="007B0A35" w:rsidRDefault="004B7446" w:rsidP="007B0A35">
          <w:pPr>
            <w:pStyle w:val="TOC1"/>
            <w:rPr>
              <w:rFonts w:asciiTheme="minorHAnsi" w:hAnsiTheme="minorHAnsi" w:cstheme="minorBidi"/>
              <w:noProof/>
              <w:sz w:val="22"/>
            </w:rPr>
          </w:pPr>
          <w:hyperlink w:anchor="_Toc98780936" w:history="1">
            <w:r w:rsidR="007B0A35" w:rsidRPr="00742F8B">
              <w:rPr>
                <w:rStyle w:val="Hyperlink"/>
                <w:noProof/>
              </w:rPr>
              <w:t>22 Cryptographic Protection &amp; Management</w:t>
            </w:r>
            <w:r w:rsidR="007B0A35">
              <w:rPr>
                <w:noProof/>
                <w:webHidden/>
              </w:rPr>
              <w:tab/>
            </w:r>
            <w:r w:rsidR="007B0A35">
              <w:rPr>
                <w:noProof/>
                <w:webHidden/>
              </w:rPr>
              <w:fldChar w:fldCharType="begin"/>
            </w:r>
            <w:r w:rsidR="007B0A35">
              <w:rPr>
                <w:noProof/>
                <w:webHidden/>
              </w:rPr>
              <w:instrText xml:space="preserve"> PAGEREF _Toc98780936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7CDB8A57" w14:textId="216FBDE2" w:rsidR="007B0A35" w:rsidRDefault="004B7446" w:rsidP="007B0A35">
          <w:pPr>
            <w:pStyle w:val="TOC1"/>
            <w:rPr>
              <w:rFonts w:asciiTheme="minorHAnsi" w:hAnsiTheme="minorHAnsi" w:cstheme="minorBidi"/>
              <w:noProof/>
              <w:sz w:val="22"/>
            </w:rPr>
          </w:pPr>
          <w:hyperlink w:anchor="_Toc98780937" w:history="1">
            <w:r w:rsidR="007B0A35" w:rsidRPr="00742F8B">
              <w:rPr>
                <w:rStyle w:val="Hyperlink"/>
                <w:noProof/>
              </w:rPr>
              <w:t>23 Malware Detection/Protection</w:t>
            </w:r>
            <w:r w:rsidR="007B0A35">
              <w:rPr>
                <w:noProof/>
                <w:webHidden/>
              </w:rPr>
              <w:tab/>
            </w:r>
            <w:r w:rsidR="007B0A35">
              <w:rPr>
                <w:noProof/>
                <w:webHidden/>
              </w:rPr>
              <w:fldChar w:fldCharType="begin"/>
            </w:r>
            <w:r w:rsidR="007B0A35">
              <w:rPr>
                <w:noProof/>
                <w:webHidden/>
              </w:rPr>
              <w:instrText xml:space="preserve"> PAGEREF _Toc98780937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0D57304F" w14:textId="3C7961BC" w:rsidR="007B0A35" w:rsidRDefault="004B7446" w:rsidP="007B0A35">
          <w:pPr>
            <w:pStyle w:val="TOC1"/>
            <w:rPr>
              <w:rFonts w:asciiTheme="minorHAnsi" w:hAnsiTheme="minorHAnsi" w:cstheme="minorBidi"/>
              <w:noProof/>
              <w:sz w:val="22"/>
            </w:rPr>
          </w:pPr>
          <w:hyperlink w:anchor="_Toc98780938" w:history="1">
            <w:r w:rsidR="007B0A35" w:rsidRPr="00742F8B">
              <w:rPr>
                <w:rStyle w:val="Hyperlink"/>
                <w:noProof/>
              </w:rPr>
              <w:t>24 Roadmap for Third Party Components in Device Life Cycle</w:t>
            </w:r>
            <w:r w:rsidR="007B0A35">
              <w:rPr>
                <w:noProof/>
                <w:webHidden/>
              </w:rPr>
              <w:tab/>
            </w:r>
            <w:r w:rsidR="007B0A35">
              <w:rPr>
                <w:noProof/>
                <w:webHidden/>
              </w:rPr>
              <w:fldChar w:fldCharType="begin"/>
            </w:r>
            <w:r w:rsidR="007B0A35">
              <w:rPr>
                <w:noProof/>
                <w:webHidden/>
              </w:rPr>
              <w:instrText xml:space="preserve"> PAGEREF _Toc98780938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64E4EE2F" w14:textId="0ED62691" w:rsidR="007B0A35" w:rsidRDefault="004B7446" w:rsidP="007B0A35">
          <w:pPr>
            <w:pStyle w:val="TOC1"/>
            <w:rPr>
              <w:rFonts w:asciiTheme="minorHAnsi" w:hAnsiTheme="minorHAnsi" w:cstheme="minorBidi"/>
              <w:noProof/>
              <w:sz w:val="22"/>
            </w:rPr>
          </w:pPr>
          <w:hyperlink w:anchor="_Toc98780939" w:history="1">
            <w:r w:rsidR="007B0A35" w:rsidRPr="00742F8B">
              <w:rPr>
                <w:rStyle w:val="Hyperlink"/>
                <w:noProof/>
              </w:rPr>
              <w:t>25 Health Data Storage Confidentiality</w:t>
            </w:r>
            <w:r w:rsidR="007B0A35">
              <w:rPr>
                <w:noProof/>
                <w:webHidden/>
              </w:rPr>
              <w:tab/>
            </w:r>
            <w:r w:rsidR="007B0A35">
              <w:rPr>
                <w:noProof/>
                <w:webHidden/>
              </w:rPr>
              <w:fldChar w:fldCharType="begin"/>
            </w:r>
            <w:r w:rsidR="007B0A35">
              <w:rPr>
                <w:noProof/>
                <w:webHidden/>
              </w:rPr>
              <w:instrText xml:space="preserve"> PAGEREF _Toc98780939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3D9276B6" w14:textId="15127604" w:rsidR="007B0A35" w:rsidRDefault="004B7446" w:rsidP="007B0A35">
          <w:pPr>
            <w:pStyle w:val="TOC1"/>
            <w:rPr>
              <w:rFonts w:asciiTheme="minorHAnsi" w:hAnsiTheme="minorHAnsi" w:cstheme="minorBidi"/>
              <w:noProof/>
              <w:sz w:val="22"/>
            </w:rPr>
          </w:pPr>
          <w:hyperlink w:anchor="_Toc98780940" w:history="1">
            <w:r w:rsidR="007B0A35" w:rsidRPr="00742F8B">
              <w:rPr>
                <w:rStyle w:val="Hyperlink"/>
                <w:noProof/>
              </w:rPr>
              <w:t>26 System and Application Hardening</w:t>
            </w:r>
            <w:r w:rsidR="007B0A35">
              <w:rPr>
                <w:noProof/>
                <w:webHidden/>
              </w:rPr>
              <w:tab/>
            </w:r>
            <w:r w:rsidR="007B0A35">
              <w:rPr>
                <w:noProof/>
                <w:webHidden/>
              </w:rPr>
              <w:fldChar w:fldCharType="begin"/>
            </w:r>
            <w:r w:rsidR="007B0A35">
              <w:rPr>
                <w:noProof/>
                <w:webHidden/>
              </w:rPr>
              <w:instrText xml:space="preserve"> PAGEREF _Toc98780940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36E104B3" w14:textId="67B0185D" w:rsidR="007B0A35" w:rsidRDefault="004B7446" w:rsidP="007B0A35">
          <w:pPr>
            <w:pStyle w:val="TOC1"/>
            <w:rPr>
              <w:rFonts w:asciiTheme="minorHAnsi" w:hAnsiTheme="minorHAnsi" w:cstheme="minorBidi"/>
              <w:noProof/>
              <w:sz w:val="22"/>
            </w:rPr>
          </w:pPr>
          <w:hyperlink w:anchor="_Toc98780941" w:history="1">
            <w:r w:rsidR="007B0A35" w:rsidRPr="00742F8B">
              <w:rPr>
                <w:rStyle w:val="Hyperlink"/>
                <w:noProof/>
              </w:rPr>
              <w:t>27 Physical Locks</w:t>
            </w:r>
            <w:r w:rsidR="007B0A35">
              <w:rPr>
                <w:noProof/>
                <w:webHidden/>
              </w:rPr>
              <w:tab/>
            </w:r>
            <w:r w:rsidR="007B0A35">
              <w:rPr>
                <w:noProof/>
                <w:webHidden/>
              </w:rPr>
              <w:fldChar w:fldCharType="begin"/>
            </w:r>
            <w:r w:rsidR="007B0A35">
              <w:rPr>
                <w:noProof/>
                <w:webHidden/>
              </w:rPr>
              <w:instrText xml:space="preserve"> PAGEREF _Toc98780941 \h </w:instrText>
            </w:r>
            <w:r w:rsidR="007B0A35">
              <w:rPr>
                <w:noProof/>
                <w:webHidden/>
              </w:rPr>
            </w:r>
            <w:r w:rsidR="007B0A35">
              <w:rPr>
                <w:noProof/>
                <w:webHidden/>
              </w:rPr>
              <w:fldChar w:fldCharType="separate"/>
            </w:r>
            <w:r w:rsidR="007B0A35">
              <w:rPr>
                <w:noProof/>
                <w:webHidden/>
              </w:rPr>
              <w:t>16</w:t>
            </w:r>
            <w:r w:rsidR="007B0A35">
              <w:rPr>
                <w:noProof/>
                <w:webHidden/>
              </w:rPr>
              <w:fldChar w:fldCharType="end"/>
            </w:r>
          </w:hyperlink>
        </w:p>
        <w:p w14:paraId="6AF3B164" w14:textId="336AB211"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C335C4">
      <w:pPr>
        <w:pStyle w:val="Heading1"/>
      </w:pPr>
      <w:bookmarkStart w:id="0" w:name="_Toc98780909"/>
      <w:r w:rsidRPr="00180992">
        <w:rPr>
          <w:color w:val="FCC566"/>
          <w:sz w:val="40"/>
        </w:rPr>
        <w:lastRenderedPageBreak/>
        <w:t xml:space="preserve">01 </w:t>
      </w:r>
      <w:r w:rsidRPr="00180992">
        <w:t>Purpose</w:t>
      </w:r>
      <w:bookmarkEnd w:id="0"/>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480ECD3" w:rsidR="00B11510" w:rsidRPr="0005228E" w:rsidRDefault="00446FC2" w:rsidP="00713AD1">
      <w:pPr>
        <w:spacing w:after="0"/>
        <w:ind w:left="118"/>
        <w:rPr>
          <w:sz w:val="22"/>
        </w:rPr>
      </w:pPr>
      <w:r w:rsidRPr="0005228E">
        <w:rPr>
          <w:sz w:val="22"/>
        </w:rPr>
        <w:t xml:space="preserve">It also supports </w:t>
      </w:r>
      <w:r w:rsidR="00DD123E">
        <w:rPr>
          <w:sz w:val="22"/>
        </w:rPr>
        <w:t xml:space="preserve">the </w:t>
      </w:r>
      <w:r w:rsidRPr="0005228E">
        <w:rPr>
          <w:sz w:val="22"/>
        </w:rPr>
        <w:t>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C335C4">
      <w:pPr>
        <w:pStyle w:val="Heading1"/>
      </w:pPr>
      <w:bookmarkStart w:id="1" w:name="_Toc98780910"/>
      <w:r w:rsidRPr="00180992">
        <w:rPr>
          <w:color w:val="FCC566"/>
          <w:sz w:val="40"/>
        </w:rPr>
        <w:t>02</w:t>
      </w:r>
      <w:r w:rsidRPr="00180992">
        <w:rPr>
          <w:color w:val="FFCC66"/>
          <w:sz w:val="40"/>
        </w:rPr>
        <w:t xml:space="preserve"> </w:t>
      </w:r>
      <w:r w:rsidRPr="00180992">
        <w:t>Definitions</w:t>
      </w:r>
      <w:bookmarkEnd w:id="1"/>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04EC2A1E" w:rsidR="00B11510" w:rsidRPr="0005228E" w:rsidRDefault="00446FC2" w:rsidP="00E54A5D">
      <w:pPr>
        <w:rPr>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C335C4">
      <w:pPr>
        <w:pStyle w:val="Heading1"/>
      </w:pPr>
      <w:bookmarkStart w:id="2" w:name="_Toc98780911"/>
      <w:r w:rsidRPr="00180992">
        <w:rPr>
          <w:color w:val="FCC566"/>
          <w:sz w:val="40"/>
        </w:rPr>
        <w:t>03</w:t>
      </w:r>
      <w:r w:rsidRPr="00180992">
        <w:rPr>
          <w:color w:val="FFCC66"/>
          <w:sz w:val="40"/>
        </w:rPr>
        <w:t xml:space="preserve"> </w:t>
      </w:r>
      <w:r w:rsidRPr="00180992">
        <w:t>Product Description</w:t>
      </w:r>
      <w:bookmarkEnd w:id="2"/>
    </w:p>
    <w:p w14:paraId="0F6ABBF1" w14:textId="73187379"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Stryker’s SmartMedic </w:t>
      </w:r>
      <w:r w:rsidRPr="0005228E">
        <w:rPr>
          <w:sz w:val="22"/>
        </w:rPr>
        <w:t>solution into a customer’s IT network environment in a secured manner.</w:t>
      </w:r>
    </w:p>
    <w:p w14:paraId="0CB8C08E" w14:textId="4C910FDF" w:rsidR="00B11510" w:rsidRPr="0005228E" w:rsidRDefault="00446FC2">
      <w:pPr>
        <w:spacing w:after="108"/>
        <w:ind w:left="118"/>
        <w:rPr>
          <w:sz w:val="22"/>
        </w:rPr>
      </w:pPr>
      <w:r w:rsidRPr="0005228E">
        <w:rPr>
          <w:sz w:val="22"/>
        </w:rPr>
        <w:t xml:space="preserve">It also supports </w:t>
      </w:r>
      <w:r w:rsidR="00732D46">
        <w:rPr>
          <w:sz w:val="22"/>
        </w:rPr>
        <w:t xml:space="preserve">the </w:t>
      </w:r>
      <w:r w:rsidRPr="0005228E">
        <w:rPr>
          <w:sz w:val="22"/>
        </w:rPr>
        <w:t>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6"/>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10th Floor, Vatika Business Park,</w:t>
            </w:r>
          </w:p>
          <w:p w14:paraId="595BA295" w14:textId="77777777" w:rsidR="00B11510" w:rsidRPr="00180992" w:rsidRDefault="00446FC2">
            <w:pPr>
              <w:spacing w:after="0" w:line="259" w:lineRule="auto"/>
              <w:ind w:left="0" w:firstLine="0"/>
              <w:jc w:val="left"/>
            </w:pPr>
            <w:r w:rsidRPr="00180992">
              <w:t xml:space="preserve">Block Two, Sector-49 ,Sohna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3957B2A"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r w:rsidR="00732D46" w:rsidRPr="00180992">
              <w:t>i.e.</w:t>
            </w:r>
            <w:ins w:id="3" w:author="Sai Praneetha Bhaskaruni" w:date="2022-03-25T15:15:00Z">
              <w:r w:rsidR="00905E95">
                <w:t>,</w:t>
              </w:r>
            </w:ins>
            <w:r w:rsidR="00784A0C" w:rsidRPr="00180992">
              <w:t xml:space="preserve"> weight, </w:t>
            </w:r>
            <w:del w:id="4" w:author="Sai Praneetha Bhaskaruni" w:date="2022-03-25T15:15:00Z">
              <w:r w:rsidR="00784A0C" w:rsidRPr="00180992" w:rsidDel="00905E95">
                <w:delText xml:space="preserve">temperature, </w:delText>
              </w:r>
            </w:del>
            <w:r w:rsidR="00784A0C" w:rsidRPr="00180992">
              <w:t>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un</w:t>
            </w:r>
            <w:ins w:id="5" w:author="Sai Praneetha Bhaskaruni" w:date="2022-03-25T15:16:00Z">
              <w:r w:rsidR="00905E95">
                <w:t>expected</w:t>
              </w:r>
            </w:ins>
            <w:del w:id="6" w:author="Sai Praneetha Bhaskaruni" w:date="2022-03-25T15:16:00Z">
              <w:r w:rsidR="00784A0C" w:rsidRPr="00180992" w:rsidDel="00905E95">
                <w:delText>wanted</w:delText>
              </w:r>
            </w:del>
            <w:r w:rsidR="00784A0C" w:rsidRPr="00180992">
              <w:t xml:space="preserve"> change </w:t>
            </w:r>
            <w:r w:rsidR="00732D46">
              <w:t xml:space="preserve">in </w:t>
            </w:r>
            <w:r w:rsidR="00784A0C" w:rsidRPr="00180992">
              <w:t>the health vital</w:t>
            </w:r>
            <w:r w:rsidR="00732D46">
              <w:t xml:space="preserve"> data</w:t>
            </w:r>
            <w:r w:rsidR="00784A0C" w:rsidRPr="00180992">
              <w:t>, that uses the device</w:t>
            </w:r>
            <w:del w:id="7" w:author="Sai Praneetha Bhaskaruni" w:date="2022-03-25T15:17:00Z">
              <w:r w:rsidR="00784A0C" w:rsidRPr="00180992" w:rsidDel="00CF40BB">
                <w:delText>’</w:delText>
              </w:r>
              <w:r w:rsidR="00446FC2" w:rsidRPr="00180992" w:rsidDel="00CF40BB">
                <w:delText>s</w:delText>
              </w:r>
            </w:del>
            <w:r w:rsidR="00446FC2" w:rsidRPr="00180992">
              <w:t xml:space="preserve"> </w:t>
            </w:r>
            <w:r w:rsidR="00CD012C">
              <w:t>data</w:t>
            </w:r>
            <w:ins w:id="8" w:author="Sai Praneetha Bhaskaruni" w:date="2022-03-25T15:17:00Z">
              <w:r w:rsidR="00CF40BB">
                <w:t xml:space="preserve"> can be used</w:t>
              </w:r>
            </w:ins>
            <w:r w:rsidR="00CD012C">
              <w:t xml:space="preserve"> </w:t>
            </w:r>
            <w:r w:rsidR="00446FC2" w:rsidRPr="00180992">
              <w:t xml:space="preserve">to visualize the </w:t>
            </w:r>
            <w:r w:rsidR="00784A0C" w:rsidRPr="00180992">
              <w:t>current health</w:t>
            </w:r>
            <w:r w:rsidR="00446FC2" w:rsidRPr="00180992">
              <w:t xml:space="preserve"> condition of </w:t>
            </w:r>
            <w:r w:rsidR="00732D46">
              <w:t xml:space="preserve">the </w:t>
            </w:r>
            <w:r w:rsidR="00784A0C" w:rsidRPr="00180992">
              <w:t>patient in real time</w:t>
            </w:r>
            <w:r w:rsidR="00732D46">
              <w:t>.</w:t>
            </w:r>
            <w:del w:id="9" w:author="Sai Praneetha Bhaskaruni" w:date="2022-03-25T15:18:00Z">
              <w:r w:rsidR="00732D46" w:rsidDel="00C45889">
                <w:delText xml:space="preserve"> This</w:delText>
              </w:r>
              <w:r w:rsidR="00784A0C" w:rsidRPr="00180992" w:rsidDel="00C45889">
                <w:delText xml:space="preserve"> </w:delText>
              </w:r>
              <w:r w:rsidR="00446FC2" w:rsidRPr="00180992" w:rsidDel="00C45889">
                <w:delText>enable</w:delText>
              </w:r>
              <w:r w:rsidR="00732D46" w:rsidDel="00C45889">
                <w:delText>s</w:delText>
              </w:r>
              <w:r w:rsidR="00446FC2" w:rsidRPr="00180992" w:rsidDel="00C45889">
                <w:delText xml:space="preserve"> effective decision making for the </w:delText>
              </w:r>
              <w:r w:rsidR="00784A0C" w:rsidRPr="00180992" w:rsidDel="00C45889">
                <w:delText xml:space="preserve">health </w:delText>
              </w:r>
              <w:r w:rsidR="00732D46" w:rsidDel="00C45889">
                <w:delText>personnel</w:delText>
              </w:r>
              <w:r w:rsidR="00732D46" w:rsidRPr="00180992" w:rsidDel="00C45889">
                <w:delText xml:space="preserve"> </w:delText>
              </w:r>
              <w:r w:rsidR="00446FC2" w:rsidRPr="00180992" w:rsidDel="00C45889">
                <w:delText>before they even go in</w:delText>
              </w:r>
              <w:r w:rsidR="00784A0C" w:rsidRPr="00180992" w:rsidDel="00C45889">
                <w:delText xml:space="preserve">to the operating room </w:delText>
              </w:r>
              <w:r w:rsidR="00732D46" w:rsidDel="00C45889">
                <w:delText>-for</w:delText>
              </w:r>
              <w:r w:rsidR="00732D46" w:rsidRPr="00180992" w:rsidDel="00C45889">
                <w:delText xml:space="preserve"> </w:delText>
              </w:r>
              <w:r w:rsidR="00784A0C" w:rsidRPr="00180992" w:rsidDel="00C45889">
                <w:delText>the daily health inspection</w:delText>
              </w:r>
              <w:r w:rsidR="00446FC2" w:rsidRPr="00180992" w:rsidDel="00C45889">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10th Floor, Vatika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2-6-1, Koraku, Bunkyo-ku,Tokyo,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10" w:name="_Toc98780912"/>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10"/>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10th Floor, Vatika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11" w:name="_Toc98780913"/>
      <w:r w:rsidRPr="00180992">
        <w:rPr>
          <w:color w:val="FCC566"/>
          <w:sz w:val="40"/>
        </w:rPr>
        <w:t>3.2</w:t>
      </w:r>
      <w:r w:rsidRPr="00180992">
        <w:rPr>
          <w:color w:val="FFCC66"/>
          <w:sz w:val="40"/>
        </w:rPr>
        <w:t xml:space="preserve"> </w:t>
      </w:r>
      <w:r w:rsidRPr="00180992">
        <w:rPr>
          <w:sz w:val="36"/>
        </w:rPr>
        <w:t>Device Intended Use</w:t>
      </w:r>
      <w:bookmarkEnd w:id="11"/>
    </w:p>
    <w:p w14:paraId="08B06AC7" w14:textId="15944607" w:rsidR="00C03BFE" w:rsidRPr="0005228E" w:rsidRDefault="00057E9B" w:rsidP="00C03BFE">
      <w:pPr>
        <w:spacing w:after="300"/>
        <w:ind w:left="730" w:right="113"/>
        <w:rPr>
          <w:sz w:val="22"/>
        </w:rPr>
      </w:pPr>
      <w:bookmarkStart w:id="12" w:name="_Hlk98435189"/>
      <w:r>
        <w:rPr>
          <w:sz w:val="22"/>
        </w:rPr>
        <w:t>SmartMedic</w:t>
      </w:r>
      <w:r w:rsidR="00F11329" w:rsidRPr="0005228E">
        <w:rPr>
          <w:sz w:val="22"/>
        </w:rPr>
        <w:t xml:space="preserve"> </w:t>
      </w:r>
      <w:r>
        <w:rPr>
          <w:sz w:val="22"/>
        </w:rPr>
        <w:t>Solution</w:t>
      </w:r>
      <w:r w:rsidR="00F11329" w:rsidRPr="0005228E">
        <w:rPr>
          <w:sz w:val="22"/>
        </w:rPr>
        <w:t xml:space="preserve"> </w:t>
      </w:r>
      <w:r w:rsidR="008531F3">
        <w:rPr>
          <w:sz w:val="22"/>
        </w:rPr>
        <w:t xml:space="preserve">is </w:t>
      </w:r>
      <w:r w:rsidR="00784A0C" w:rsidRPr="0005228E">
        <w:rPr>
          <w:sz w:val="22"/>
        </w:rPr>
        <w:t xml:space="preserve">used to </w:t>
      </w:r>
      <w:r w:rsidR="00AA3C1A">
        <w:rPr>
          <w:sz w:val="22"/>
        </w:rPr>
        <w:t>retrieve</w:t>
      </w:r>
      <w:r w:rsidR="00784A0C" w:rsidRPr="0005228E">
        <w:rPr>
          <w:sz w:val="22"/>
        </w:rPr>
        <w:t xml:space="preserve"> the health vital data </w:t>
      </w:r>
      <w:r w:rsidR="00C03BFE" w:rsidRPr="0005228E">
        <w:rPr>
          <w:sz w:val="22"/>
        </w:rPr>
        <w:t>i.e.,</w:t>
      </w:r>
      <w:r w:rsidR="00784A0C" w:rsidRPr="0005228E">
        <w:rPr>
          <w:sz w:val="22"/>
        </w:rPr>
        <w:t xml:space="preserve"> weight, position</w:t>
      </w:r>
      <w:del w:id="13" w:author="Sai Praneetha Bhaskaruni" w:date="2022-03-25T14:44:00Z">
        <w:r w:rsidR="00AA3C1A" w:rsidDel="00C13164">
          <w:rPr>
            <w:sz w:val="22"/>
          </w:rPr>
          <w:delText xml:space="preserve"> et</w:delText>
        </w:r>
      </w:del>
      <w:del w:id="14" w:author="Sai Praneetha Bhaskaruni" w:date="2022-03-25T14:43:00Z">
        <w:r w:rsidR="00AA3C1A" w:rsidDel="00C13164">
          <w:rPr>
            <w:sz w:val="22"/>
          </w:rPr>
          <w:delText>c</w:delText>
        </w:r>
      </w:del>
      <w:r w:rsidR="00784A0C" w:rsidRPr="0005228E">
        <w:rPr>
          <w:sz w:val="22"/>
        </w:rPr>
        <w:t xml:space="preserve">. The </w:t>
      </w:r>
      <w:r>
        <w:rPr>
          <w:sz w:val="22"/>
        </w:rPr>
        <w:t>SmartMedic</w:t>
      </w:r>
      <w:r w:rsidR="00F11329" w:rsidRPr="0005228E">
        <w:rPr>
          <w:sz w:val="22"/>
        </w:rPr>
        <w:t xml:space="preserve"> Device </w:t>
      </w:r>
      <w:r w:rsidR="008531F3">
        <w:rPr>
          <w:sz w:val="22"/>
        </w:rPr>
        <w:t xml:space="preserve">is </w:t>
      </w:r>
      <w:r w:rsidR="00784A0C" w:rsidRPr="0005228E">
        <w:rPr>
          <w:sz w:val="22"/>
        </w:rPr>
        <w:t xml:space="preserve">intended to provide </w:t>
      </w:r>
      <w:r>
        <w:rPr>
          <w:sz w:val="22"/>
        </w:rPr>
        <w:t xml:space="preserve">an alert for </w:t>
      </w:r>
      <w:r w:rsidR="008531F3">
        <w:rPr>
          <w:sz w:val="22"/>
        </w:rPr>
        <w:t xml:space="preserve">any </w:t>
      </w:r>
      <w:r>
        <w:rPr>
          <w:sz w:val="22"/>
        </w:rPr>
        <w:t xml:space="preserve">unexpected </w:t>
      </w:r>
      <w:r w:rsidR="00784A0C" w:rsidRPr="0005228E">
        <w:rPr>
          <w:sz w:val="22"/>
        </w:rPr>
        <w:t xml:space="preserve">change </w:t>
      </w:r>
      <w:r w:rsidR="008531F3">
        <w:rPr>
          <w:sz w:val="22"/>
        </w:rPr>
        <w:t xml:space="preserve">in </w:t>
      </w:r>
      <w:r w:rsidR="00784A0C" w:rsidRPr="0005228E">
        <w:rPr>
          <w:sz w:val="22"/>
        </w:rPr>
        <w:t xml:space="preserve">the health </w:t>
      </w:r>
      <w:r w:rsidR="00BC7807" w:rsidRPr="0005228E">
        <w:rPr>
          <w:sz w:val="22"/>
        </w:rPr>
        <w:t>vital</w:t>
      </w:r>
      <w:r w:rsidR="008531F3">
        <w:rPr>
          <w:sz w:val="22"/>
        </w:rPr>
        <w:t>s</w:t>
      </w:r>
      <w:r w:rsidR="00BC7807" w:rsidRPr="0005228E">
        <w:rPr>
          <w:sz w:val="22"/>
        </w:rPr>
        <w:t xml:space="preserve">, </w:t>
      </w:r>
      <w:r w:rsidR="00C03BFE">
        <w:rPr>
          <w:sz w:val="22"/>
        </w:rPr>
        <w:t>and</w:t>
      </w:r>
      <w:r w:rsidR="00C03BFE" w:rsidRPr="0005228E">
        <w:rPr>
          <w:sz w:val="22"/>
        </w:rPr>
        <w:t xml:space="preserve"> </w:t>
      </w:r>
      <w:del w:id="15" w:author="Sai Praneetha Bhaskaruni" w:date="2022-03-25T14:45:00Z">
        <w:r w:rsidR="00784A0C" w:rsidRPr="0005228E" w:rsidDel="007A3D1F">
          <w:rPr>
            <w:sz w:val="22"/>
          </w:rPr>
          <w:delText>use</w:delText>
        </w:r>
      </w:del>
      <w:del w:id="16" w:author="Sai Praneetha Bhaskaruni" w:date="2022-03-25T14:44:00Z">
        <w:r w:rsidR="00784A0C" w:rsidRPr="0005228E" w:rsidDel="007A3D1F">
          <w:rPr>
            <w:sz w:val="22"/>
          </w:rPr>
          <w:delText>s</w:delText>
        </w:r>
      </w:del>
      <w:del w:id="17" w:author="Sai Praneetha Bhaskaruni" w:date="2022-03-25T14:45:00Z">
        <w:r w:rsidR="00784A0C" w:rsidRPr="0005228E" w:rsidDel="007A3D1F">
          <w:rPr>
            <w:sz w:val="22"/>
          </w:rPr>
          <w:delText xml:space="preserve"> </w:delText>
        </w:r>
      </w:del>
      <w:r w:rsidR="00784A0C" w:rsidRPr="0005228E">
        <w:rPr>
          <w:sz w:val="22"/>
        </w:rPr>
        <w:t>the device</w:t>
      </w:r>
      <w:ins w:id="18" w:author="Sai Praneetha Bhaskaruni" w:date="2022-03-25T14:45:00Z">
        <w:r w:rsidR="007A3D1F">
          <w:rPr>
            <w:sz w:val="22"/>
          </w:rPr>
          <w:t xml:space="preserve"> </w:t>
        </w:r>
      </w:ins>
      <w:del w:id="19" w:author="Sai Praneetha Bhaskaruni" w:date="2022-03-25T14:45:00Z">
        <w:r w:rsidR="00784A0C" w:rsidRPr="0005228E" w:rsidDel="007A3D1F">
          <w:rPr>
            <w:sz w:val="22"/>
          </w:rPr>
          <w:delText xml:space="preserve">’s </w:delText>
        </w:r>
      </w:del>
      <w:r w:rsidR="00CD012C">
        <w:rPr>
          <w:sz w:val="22"/>
        </w:rPr>
        <w:t xml:space="preserve">data </w:t>
      </w:r>
      <w:ins w:id="20" w:author="Sai Praneetha Bhaskaruni" w:date="2022-03-25T14:45:00Z">
        <w:r w:rsidR="007A3D1F">
          <w:rPr>
            <w:sz w:val="22"/>
          </w:rPr>
          <w:t xml:space="preserve">can be used </w:t>
        </w:r>
      </w:ins>
      <w:r w:rsidR="00784A0C" w:rsidRPr="0005228E">
        <w:rPr>
          <w:sz w:val="22"/>
        </w:rPr>
        <w:t xml:space="preserve">to visualize the current health condition of </w:t>
      </w:r>
      <w:r w:rsidR="008531F3">
        <w:rPr>
          <w:sz w:val="22"/>
        </w:rPr>
        <w:t xml:space="preserve">the </w:t>
      </w:r>
      <w:r w:rsidR="00784A0C" w:rsidRPr="0005228E">
        <w:rPr>
          <w:sz w:val="22"/>
        </w:rPr>
        <w:t>patient in real time</w:t>
      </w:r>
      <w:r w:rsidR="008531F3">
        <w:rPr>
          <w:sz w:val="22"/>
        </w:rPr>
        <w:t xml:space="preserve">. </w:t>
      </w:r>
      <w:del w:id="21" w:author="Sai Praneetha Bhaskaruni" w:date="2022-03-25T14:48:00Z">
        <w:r w:rsidR="008531F3" w:rsidDel="007A3D1F">
          <w:rPr>
            <w:sz w:val="22"/>
          </w:rPr>
          <w:delText>This</w:delText>
        </w:r>
        <w:r w:rsidR="00784A0C" w:rsidRPr="0005228E" w:rsidDel="007A3D1F">
          <w:rPr>
            <w:sz w:val="22"/>
          </w:rPr>
          <w:delText xml:space="preserve"> enable</w:delText>
        </w:r>
        <w:r w:rsidR="008531F3" w:rsidDel="007A3D1F">
          <w:rPr>
            <w:sz w:val="22"/>
          </w:rPr>
          <w:delText>s</w:delText>
        </w:r>
        <w:r w:rsidR="00784A0C" w:rsidRPr="0005228E" w:rsidDel="007A3D1F">
          <w:rPr>
            <w:sz w:val="22"/>
          </w:rPr>
          <w:delText xml:space="preserve"> effective decision making for the health </w:delText>
        </w:r>
        <w:r w:rsidR="008531F3" w:rsidRPr="0005228E" w:rsidDel="007A3D1F">
          <w:rPr>
            <w:sz w:val="22"/>
          </w:rPr>
          <w:delText>person</w:delText>
        </w:r>
        <w:r w:rsidR="008531F3" w:rsidDel="007A3D1F">
          <w:rPr>
            <w:sz w:val="22"/>
          </w:rPr>
          <w:delText>nel</w:delText>
        </w:r>
        <w:r w:rsidR="008531F3" w:rsidRPr="0005228E" w:rsidDel="007A3D1F">
          <w:rPr>
            <w:sz w:val="22"/>
          </w:rPr>
          <w:delText xml:space="preserve"> </w:delText>
        </w:r>
        <w:r w:rsidR="00784A0C" w:rsidRPr="0005228E" w:rsidDel="007A3D1F">
          <w:rPr>
            <w:sz w:val="22"/>
          </w:rPr>
          <w:delText xml:space="preserve">before they even go into the operating room </w:delText>
        </w:r>
        <w:r w:rsidR="008531F3" w:rsidDel="007A3D1F">
          <w:rPr>
            <w:sz w:val="22"/>
          </w:rPr>
          <w:delText>for</w:delText>
        </w:r>
        <w:r w:rsidR="008531F3" w:rsidRPr="0005228E" w:rsidDel="007A3D1F">
          <w:rPr>
            <w:sz w:val="22"/>
          </w:rPr>
          <w:delText xml:space="preserve"> </w:delText>
        </w:r>
        <w:r w:rsidR="00784A0C" w:rsidRPr="0005228E" w:rsidDel="007A3D1F">
          <w:rPr>
            <w:sz w:val="22"/>
          </w:rPr>
          <w:delText>the daily health inspection.</w:delText>
        </w:r>
      </w:del>
    </w:p>
    <w:bookmarkEnd w:id="12"/>
    <w:p w14:paraId="6C718504" w14:textId="3A1EC605" w:rsidR="00B11510" w:rsidRPr="0005228E" w:rsidRDefault="00446FC2" w:rsidP="00487281">
      <w:pPr>
        <w:spacing w:after="0" w:line="265" w:lineRule="auto"/>
        <w:ind w:left="720"/>
        <w:jc w:val="left"/>
        <w:rPr>
          <w:sz w:val="22"/>
        </w:rPr>
      </w:pPr>
      <w:r w:rsidRPr="0005228E">
        <w:rPr>
          <w:sz w:val="22"/>
        </w:rPr>
        <w:t xml:space="preserve">Functionality </w:t>
      </w:r>
      <w:r w:rsidR="007B0A35" w:rsidRPr="0005228E">
        <w:rPr>
          <w:sz w:val="22"/>
        </w:rPr>
        <w:t>includes</w:t>
      </w:r>
      <w:r w:rsidR="008531F3">
        <w:rPr>
          <w:sz w:val="22"/>
        </w:rPr>
        <w:t xml:space="preserve"> the following</w:t>
      </w:r>
      <w:r w:rsidRPr="0005228E">
        <w:rPr>
          <w:sz w:val="22"/>
        </w:rPr>
        <w:t>:</w:t>
      </w:r>
    </w:p>
    <w:p w14:paraId="5A08E290" w14:textId="2519D3F7" w:rsidR="00784A0C" w:rsidRPr="0005228E" w:rsidRDefault="00AA3C1A" w:rsidP="00EE6850">
      <w:pPr>
        <w:pStyle w:val="ListParagraph"/>
        <w:numPr>
          <w:ilvl w:val="0"/>
          <w:numId w:val="1"/>
        </w:numPr>
        <w:spacing w:after="49" w:line="259" w:lineRule="auto"/>
        <w:ind w:left="1440"/>
        <w:jc w:val="left"/>
        <w:rPr>
          <w:sz w:val="22"/>
        </w:rPr>
      </w:pPr>
      <w:r>
        <w:rPr>
          <w:sz w:val="22"/>
        </w:rPr>
        <w:t>Retrieve</w:t>
      </w:r>
      <w:r w:rsidR="00850204" w:rsidRPr="0005228E">
        <w:rPr>
          <w:sz w:val="22"/>
        </w:rPr>
        <w:t xml:space="preserve"> </w:t>
      </w:r>
      <w:r w:rsidR="00784A0C" w:rsidRPr="0005228E">
        <w:rPr>
          <w:sz w:val="22"/>
        </w:rPr>
        <w:t xml:space="preserve">the health vital data </w:t>
      </w:r>
      <w:r w:rsidRPr="0005228E">
        <w:rPr>
          <w:sz w:val="22"/>
        </w:rPr>
        <w:t>i.e.</w:t>
      </w:r>
      <w:ins w:id="22" w:author="Sai Praneetha Bhaskaruni" w:date="2022-03-25T14:49:00Z">
        <w:r w:rsidR="00AC62C7">
          <w:rPr>
            <w:sz w:val="22"/>
          </w:rPr>
          <w:t>,</w:t>
        </w:r>
      </w:ins>
      <w:r w:rsidR="00784A0C" w:rsidRPr="0005228E">
        <w:rPr>
          <w:sz w:val="22"/>
        </w:rPr>
        <w:t xml:space="preserve"> weight, position</w:t>
      </w:r>
      <w:del w:id="23" w:author="Sai Praneetha Bhaskaruni" w:date="2022-03-25T14:44:00Z">
        <w:r w:rsidR="00784A0C" w:rsidRPr="0005228E" w:rsidDel="007A3D1F">
          <w:rPr>
            <w:sz w:val="22"/>
          </w:rPr>
          <w:delText xml:space="preserve"> </w:delText>
        </w:r>
        <w:r w:rsidDel="007A3D1F">
          <w:rPr>
            <w:sz w:val="22"/>
          </w:rPr>
          <w:delText>etc</w:delText>
        </w:r>
      </w:del>
      <w:r>
        <w:rPr>
          <w:sz w:val="22"/>
        </w:rPr>
        <w:t>.</w:t>
      </w:r>
    </w:p>
    <w:p w14:paraId="21E88EBF" w14:textId="41787496" w:rsidR="00784A0C" w:rsidRPr="0005228E" w:rsidRDefault="00BB6454" w:rsidP="00EE6850">
      <w:pPr>
        <w:pStyle w:val="ListParagraph"/>
        <w:numPr>
          <w:ilvl w:val="0"/>
          <w:numId w:val="1"/>
        </w:numPr>
        <w:spacing w:after="49" w:line="259" w:lineRule="auto"/>
        <w:ind w:left="1440"/>
        <w:jc w:val="left"/>
        <w:rPr>
          <w:sz w:val="22"/>
        </w:rPr>
      </w:pPr>
      <w:del w:id="24" w:author="Sai Praneetha Bhaskaruni" w:date="2022-03-25T14:51:00Z">
        <w:r w:rsidDel="00AC62C7">
          <w:rPr>
            <w:sz w:val="22"/>
          </w:rPr>
          <w:delText>SmartMedic solution</w:delText>
        </w:r>
        <w:r w:rsidR="00784A0C" w:rsidRPr="0005228E" w:rsidDel="00AC62C7">
          <w:rPr>
            <w:sz w:val="22"/>
          </w:rPr>
          <w:delText xml:space="preserve"> </w:delText>
        </w:r>
      </w:del>
      <w:ins w:id="25" w:author="Sai Praneetha Bhaskaruni" w:date="2022-03-25T14:51:00Z">
        <w:r w:rsidR="00AC62C7">
          <w:rPr>
            <w:sz w:val="22"/>
          </w:rPr>
          <w:t>P</w:t>
        </w:r>
      </w:ins>
      <w:del w:id="26" w:author="Sai Praneetha Bhaskaruni" w:date="2022-03-25T14:51:00Z">
        <w:r w:rsidR="00784A0C" w:rsidRPr="0005228E" w:rsidDel="00AC62C7">
          <w:rPr>
            <w:sz w:val="22"/>
          </w:rPr>
          <w:delText>p</w:delText>
        </w:r>
      </w:del>
      <w:r w:rsidR="00784A0C" w:rsidRPr="0005228E">
        <w:rPr>
          <w:sz w:val="22"/>
        </w:rPr>
        <w:t>rovide</w:t>
      </w:r>
      <w:r w:rsidR="00DB0437">
        <w:rPr>
          <w:sz w:val="22"/>
        </w:rPr>
        <w:t>s</w:t>
      </w:r>
      <w:r w:rsidR="00784A0C" w:rsidRPr="0005228E">
        <w:rPr>
          <w:sz w:val="22"/>
        </w:rPr>
        <w:t xml:space="preserv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4E133252" w:rsidR="00850204" w:rsidRPr="0005228E" w:rsidRDefault="00850204" w:rsidP="00EE6850">
      <w:pPr>
        <w:pStyle w:val="ListParagraph"/>
        <w:numPr>
          <w:ilvl w:val="0"/>
          <w:numId w:val="1"/>
        </w:numPr>
        <w:spacing w:after="49" w:line="259" w:lineRule="auto"/>
        <w:ind w:left="1440"/>
        <w:jc w:val="left"/>
        <w:rPr>
          <w:sz w:val="22"/>
        </w:rPr>
      </w:pPr>
      <w:del w:id="27" w:author="Sai Praneetha Bhaskaruni" w:date="2022-03-25T14:51:00Z">
        <w:r w:rsidRPr="0005228E" w:rsidDel="00DD029C">
          <w:rPr>
            <w:sz w:val="22"/>
          </w:rPr>
          <w:delText xml:space="preserve">Device’s </w:delText>
        </w:r>
        <w:r w:rsidR="00CD012C" w:rsidDel="00DD029C">
          <w:rPr>
            <w:sz w:val="22"/>
          </w:rPr>
          <w:delText xml:space="preserve">data </w:delText>
        </w:r>
      </w:del>
      <w:ins w:id="28" w:author="Sai Praneetha Bhaskaruni" w:date="2022-03-25T14:51:00Z">
        <w:r w:rsidR="00DD029C">
          <w:rPr>
            <w:sz w:val="22"/>
          </w:rPr>
          <w:t>U</w:t>
        </w:r>
      </w:ins>
      <w:del w:id="29" w:author="Sai Praneetha Bhaskaruni" w:date="2022-03-25T14:51:00Z">
        <w:r w:rsidR="00DB0437" w:rsidDel="00DD029C">
          <w:rPr>
            <w:sz w:val="22"/>
          </w:rPr>
          <w:delText>u</w:delText>
        </w:r>
      </w:del>
      <w:r w:rsidR="00DB0437">
        <w:rPr>
          <w:sz w:val="22"/>
        </w:rPr>
        <w:t xml:space="preserve">sed </w:t>
      </w:r>
      <w:r w:rsidRPr="0005228E">
        <w:rPr>
          <w:sz w:val="22"/>
        </w:rPr>
        <w:t>to visualize the current health condition of patient in the real time.</w:t>
      </w:r>
    </w:p>
    <w:p w14:paraId="6239A4DF" w14:textId="2FB58F86" w:rsidR="00850204" w:rsidRPr="0005228E" w:rsidDel="001A4AC6" w:rsidRDefault="00850204" w:rsidP="00EE6850">
      <w:pPr>
        <w:pStyle w:val="ListParagraph"/>
        <w:numPr>
          <w:ilvl w:val="0"/>
          <w:numId w:val="1"/>
        </w:numPr>
        <w:spacing w:after="49" w:line="259" w:lineRule="auto"/>
        <w:ind w:left="1440"/>
        <w:jc w:val="left"/>
        <w:rPr>
          <w:del w:id="30" w:author="Sai Praneetha Bhaskaruni" w:date="2022-03-25T14:52:00Z"/>
          <w:sz w:val="22"/>
        </w:rPr>
      </w:pPr>
      <w:del w:id="31" w:author="Sai Praneetha Bhaskaruni" w:date="2022-03-25T14:52:00Z">
        <w:r w:rsidRPr="0005228E" w:rsidDel="001A4AC6">
          <w:rPr>
            <w:sz w:val="22"/>
          </w:rPr>
          <w:delText xml:space="preserve">Visualize the current health condition of </w:delText>
        </w:r>
        <w:r w:rsidR="008531F3" w:rsidDel="001A4AC6">
          <w:rPr>
            <w:sz w:val="22"/>
          </w:rPr>
          <w:delText xml:space="preserve">the </w:delText>
        </w:r>
        <w:r w:rsidRPr="0005228E" w:rsidDel="001A4AC6">
          <w:rPr>
            <w:sz w:val="22"/>
          </w:rPr>
          <w:delText>patient in real time.</w:delText>
        </w:r>
      </w:del>
    </w:p>
    <w:p w14:paraId="5876EE47" w14:textId="79E147C3"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Enable effective decision making for the health </w:t>
      </w:r>
      <w:r w:rsidR="008531F3" w:rsidRPr="0005228E">
        <w:rPr>
          <w:sz w:val="22"/>
        </w:rPr>
        <w:t>person</w:t>
      </w:r>
      <w:r w:rsidR="008531F3">
        <w:rPr>
          <w:sz w:val="22"/>
        </w:rPr>
        <w:t>nel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32" w:name="_Toc98780914"/>
      <w:r w:rsidRPr="00180992">
        <w:rPr>
          <w:color w:val="FCC566"/>
          <w:sz w:val="40"/>
        </w:rPr>
        <w:lastRenderedPageBreak/>
        <w:t>3.3</w:t>
      </w:r>
      <w:r w:rsidRPr="00180992">
        <w:rPr>
          <w:color w:val="FFCC66"/>
          <w:sz w:val="40"/>
        </w:rPr>
        <w:t xml:space="preserve"> </w:t>
      </w:r>
      <w:r w:rsidRPr="00180992">
        <w:rPr>
          <w:sz w:val="36"/>
        </w:rPr>
        <w:t>Vulnerability Intake and Monitoring</w:t>
      </w:r>
      <w:bookmarkEnd w:id="32"/>
    </w:p>
    <w:p w14:paraId="0CD961DA" w14:textId="528B0684"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upon </w:t>
      </w:r>
      <w:r w:rsidR="00850204" w:rsidRPr="0005228E">
        <w:rPr>
          <w:sz w:val="22"/>
        </w:rPr>
        <w:t>the</w:t>
      </w:r>
      <w:r w:rsidRPr="0005228E">
        <w:rPr>
          <w:sz w:val="22"/>
        </w:rPr>
        <w:t xml:space="preserve"> assessment</w:t>
      </w:r>
      <w:r w:rsidR="00DB0437">
        <w:rPr>
          <w:sz w:val="22"/>
        </w:rPr>
        <w:t>,</w:t>
      </w:r>
      <w:r w:rsidRPr="0005228E">
        <w:rPr>
          <w:sz w:val="22"/>
        </w:rPr>
        <w:t xml:space="preserve">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w:t>
      </w:r>
      <w:r w:rsidR="008C39CF">
        <w:rPr>
          <w:sz w:val="22"/>
        </w:rPr>
        <w:t xml:space="preserve">take </w:t>
      </w:r>
      <w:r w:rsidRPr="0005228E">
        <w:rPr>
          <w:sz w:val="22"/>
        </w:rPr>
        <w:t>required actions including</w:t>
      </w:r>
      <w:del w:id="33" w:author="Sai Praneetha Bhaskaruni" w:date="2022-03-25T14:54:00Z">
        <w:r w:rsidRPr="0005228E" w:rsidDel="00DD1817">
          <w:rPr>
            <w:sz w:val="22"/>
          </w:rPr>
          <w:delText xml:space="preserve"> </w:delText>
        </w:r>
      </w:del>
      <w:del w:id="34" w:author="Sai Praneetha Bhaskaruni" w:date="2022-03-25T14:53:00Z">
        <w:r w:rsidRPr="0005228E" w:rsidDel="00A44AFE">
          <w:rPr>
            <w:sz w:val="22"/>
          </w:rPr>
          <w:delText>any</w:delText>
        </w:r>
      </w:del>
      <w:r w:rsidRPr="0005228E">
        <w:rPr>
          <w:sz w:val="22"/>
        </w:rPr>
        <w:t xml:space="preserve"> updates</w:t>
      </w:r>
      <w:ins w:id="35" w:author="Sai Praneetha Bhaskaruni" w:date="2022-03-25T14:54:00Z">
        <w:r w:rsidR="00DD1817">
          <w:rPr>
            <w:sz w:val="22"/>
          </w:rPr>
          <w:t>/pa</w:t>
        </w:r>
      </w:ins>
      <w:ins w:id="36" w:author="Sai Praneetha Bhaskaruni" w:date="2022-03-25T14:55:00Z">
        <w:r w:rsidR="00F95EC1">
          <w:rPr>
            <w:sz w:val="22"/>
          </w:rPr>
          <w:t>tc</w:t>
        </w:r>
      </w:ins>
      <w:ins w:id="37" w:author="Sai Praneetha Bhaskaruni" w:date="2022-03-25T14:54:00Z">
        <w:r w:rsidR="00DD1817">
          <w:rPr>
            <w:sz w:val="22"/>
          </w:rPr>
          <w:t>he</w:t>
        </w:r>
      </w:ins>
      <w:ins w:id="38" w:author="Sai Praneetha Bhaskaruni" w:date="2022-03-25T14:55:00Z">
        <w:r w:rsidR="00DD1817">
          <w:rPr>
            <w:sz w:val="22"/>
          </w:rPr>
          <w:t>s</w:t>
        </w:r>
      </w:ins>
      <w:del w:id="39"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40" w:name="_Toc98780915"/>
      <w:r w:rsidRPr="00180992">
        <w:rPr>
          <w:color w:val="FCC566"/>
          <w:sz w:val="40"/>
        </w:rPr>
        <w:t>3.4</w:t>
      </w:r>
      <w:r w:rsidRPr="00180992">
        <w:rPr>
          <w:color w:val="FFCC66"/>
          <w:sz w:val="40"/>
        </w:rPr>
        <w:t xml:space="preserve"> </w:t>
      </w:r>
      <w:r w:rsidRPr="00180992">
        <w:rPr>
          <w:sz w:val="36"/>
        </w:rPr>
        <w:t>System Characterization and System Assets</w:t>
      </w:r>
      <w:bookmarkEnd w:id="40"/>
    </w:p>
    <w:p w14:paraId="136FC2D1" w14:textId="7912F092" w:rsidR="007B0A35" w:rsidRDefault="00BA4461" w:rsidP="007B0A35">
      <w:pPr>
        <w:spacing w:after="0"/>
        <w:ind w:left="730" w:right="113"/>
        <w:rPr>
          <w:sz w:val="22"/>
        </w:rPr>
      </w:pPr>
      <w:r>
        <w:rPr>
          <w:sz w:val="22"/>
        </w:rPr>
        <w:t>SmartMedic</w:t>
      </w:r>
      <w:r w:rsidRPr="0005228E">
        <w:rPr>
          <w:sz w:val="22"/>
        </w:rPr>
        <w:t xml:space="preserve"> </w:t>
      </w:r>
      <w:r>
        <w:rPr>
          <w:sz w:val="22"/>
        </w:rPr>
        <w:t>Solution</w:t>
      </w:r>
      <w:r w:rsidRPr="0005228E">
        <w:rPr>
          <w:sz w:val="22"/>
        </w:rPr>
        <w:t xml:space="preserve"> </w:t>
      </w:r>
      <w:r>
        <w:rPr>
          <w:sz w:val="22"/>
        </w:rPr>
        <w:t xml:space="preserve">is </w:t>
      </w:r>
      <w:r w:rsidRPr="0005228E">
        <w:rPr>
          <w:sz w:val="22"/>
        </w:rPr>
        <w:t xml:space="preserve">used to </w:t>
      </w:r>
      <w:r>
        <w:rPr>
          <w:sz w:val="22"/>
        </w:rPr>
        <w:t>retrieve</w:t>
      </w:r>
      <w:r w:rsidRPr="0005228E">
        <w:rPr>
          <w:sz w:val="22"/>
        </w:rPr>
        <w:t xml:space="preserve"> the health vital data </w:t>
      </w:r>
      <w:r w:rsidR="00DB0437" w:rsidRPr="0005228E">
        <w:rPr>
          <w:sz w:val="22"/>
        </w:rPr>
        <w:t>i.e.,</w:t>
      </w:r>
      <w:r w:rsidRPr="0005228E">
        <w:rPr>
          <w:sz w:val="22"/>
        </w:rPr>
        <w:t xml:space="preserve"> weight, position</w:t>
      </w:r>
      <w:del w:id="41" w:author="Sai Praneetha Bhaskaruni" w:date="2022-03-25T14:55:00Z">
        <w:r w:rsidDel="00AF53C2">
          <w:rPr>
            <w:sz w:val="22"/>
          </w:rPr>
          <w:delText xml:space="preserve"> etc</w:delText>
        </w:r>
      </w:del>
      <w:r w:rsidRPr="0005228E">
        <w:rPr>
          <w:sz w:val="22"/>
        </w:rPr>
        <w:t xml:space="preserve">. The </w:t>
      </w:r>
      <w:r>
        <w:rPr>
          <w:sz w:val="22"/>
        </w:rPr>
        <w:t>SmartMedic</w:t>
      </w:r>
      <w:r w:rsidRPr="0005228E">
        <w:rPr>
          <w:sz w:val="22"/>
        </w:rPr>
        <w:t xml:space="preserve"> Device </w:t>
      </w:r>
      <w:r>
        <w:rPr>
          <w:sz w:val="22"/>
        </w:rPr>
        <w:t xml:space="preserve">is </w:t>
      </w:r>
      <w:r w:rsidRPr="0005228E">
        <w:rPr>
          <w:sz w:val="22"/>
        </w:rPr>
        <w:t xml:space="preserve">intended to provide </w:t>
      </w:r>
      <w:r>
        <w:rPr>
          <w:sz w:val="22"/>
        </w:rPr>
        <w:t xml:space="preserve">an alert for any unexpected </w:t>
      </w:r>
      <w:r w:rsidRPr="0005228E">
        <w:rPr>
          <w:sz w:val="22"/>
        </w:rPr>
        <w:t xml:space="preserve">change </w:t>
      </w:r>
      <w:r>
        <w:rPr>
          <w:sz w:val="22"/>
        </w:rPr>
        <w:t xml:space="preserve">in </w:t>
      </w:r>
      <w:r w:rsidRPr="0005228E">
        <w:rPr>
          <w:sz w:val="22"/>
        </w:rPr>
        <w:t xml:space="preserve">the health </w:t>
      </w:r>
      <w:del w:id="42" w:author="Sai Praneetha Bhaskaruni" w:date="2022-03-25T15:22:00Z">
        <w:r w:rsidRPr="0005228E" w:rsidDel="00CF3222">
          <w:rPr>
            <w:sz w:val="22"/>
          </w:rPr>
          <w:delText>vital</w:delText>
        </w:r>
        <w:r w:rsidDel="00CF3222">
          <w:rPr>
            <w:sz w:val="22"/>
          </w:rPr>
          <w:delText>s</w:delText>
        </w:r>
        <w:r w:rsidRPr="0005228E" w:rsidDel="00CF3222">
          <w:rPr>
            <w:sz w:val="22"/>
          </w:rPr>
          <w:delText xml:space="preserve">, </w:delText>
        </w:r>
        <w:r w:rsidR="00DB0437" w:rsidDel="00CF3222">
          <w:rPr>
            <w:sz w:val="22"/>
          </w:rPr>
          <w:delText>and</w:delText>
        </w:r>
      </w:del>
      <w:ins w:id="43" w:author="Sai Praneetha Bhaskaruni" w:date="2022-03-25T15:22:00Z">
        <w:r w:rsidR="00CF3222" w:rsidRPr="0005228E">
          <w:rPr>
            <w:sz w:val="22"/>
          </w:rPr>
          <w:t>vital</w:t>
        </w:r>
        <w:r w:rsidR="00CF3222">
          <w:rPr>
            <w:sz w:val="22"/>
          </w:rPr>
          <w:t>s</w:t>
        </w:r>
        <w:r w:rsidR="00CF3222" w:rsidRPr="0005228E">
          <w:rPr>
            <w:sz w:val="22"/>
          </w:rPr>
          <w:t xml:space="preserve"> and</w:t>
        </w:r>
      </w:ins>
      <w:r w:rsidRPr="0005228E">
        <w:rPr>
          <w:sz w:val="22"/>
        </w:rPr>
        <w:t xml:space="preserve"> uses the device</w:t>
      </w:r>
      <w:del w:id="44" w:author="Sai Praneetha Bhaskaruni" w:date="2022-03-25T15:22:00Z">
        <w:r w:rsidRPr="0005228E" w:rsidDel="00CF3222">
          <w:rPr>
            <w:sz w:val="22"/>
          </w:rPr>
          <w:delText>’s</w:delText>
        </w:r>
      </w:del>
      <w:r w:rsidRPr="0005228E">
        <w:rPr>
          <w:sz w:val="22"/>
        </w:rPr>
        <w:t xml:space="preserve"> </w:t>
      </w:r>
      <w:r>
        <w:rPr>
          <w:sz w:val="22"/>
        </w:rPr>
        <w:t xml:space="preserve">data </w:t>
      </w:r>
      <w:r w:rsidRPr="0005228E">
        <w:rPr>
          <w:sz w:val="22"/>
        </w:rPr>
        <w:t xml:space="preserve">to visualize the current health condition of </w:t>
      </w:r>
      <w:r>
        <w:rPr>
          <w:sz w:val="22"/>
        </w:rPr>
        <w:t xml:space="preserve">the </w:t>
      </w:r>
      <w:r w:rsidRPr="0005228E">
        <w:rPr>
          <w:sz w:val="22"/>
        </w:rPr>
        <w:t>patient in real time</w:t>
      </w:r>
      <w:r>
        <w:rPr>
          <w:sz w:val="22"/>
        </w:rPr>
        <w:t xml:space="preserve">. </w:t>
      </w:r>
      <w:del w:id="45" w:author="Sai Praneetha Bhaskaruni" w:date="2022-03-25T14:57:00Z">
        <w:r w:rsidDel="00981FC5">
          <w:rPr>
            <w:sz w:val="22"/>
          </w:rPr>
          <w:delText>This</w:delText>
        </w:r>
        <w:r w:rsidRPr="0005228E" w:rsidDel="00981FC5">
          <w:rPr>
            <w:sz w:val="22"/>
          </w:rPr>
          <w:delText xml:space="preserve"> enable</w:delText>
        </w:r>
        <w:r w:rsidDel="00981FC5">
          <w:rPr>
            <w:sz w:val="22"/>
          </w:rPr>
          <w:delText>s</w:delText>
        </w:r>
        <w:r w:rsidRPr="0005228E" w:rsidDel="00981FC5">
          <w:rPr>
            <w:sz w:val="22"/>
          </w:rPr>
          <w:delText xml:space="preserve"> effective decision making for the health person</w:delText>
        </w:r>
        <w:r w:rsidDel="00981FC5">
          <w:rPr>
            <w:sz w:val="22"/>
          </w:rPr>
          <w:delText>nel</w:delText>
        </w:r>
        <w:r w:rsidRPr="0005228E" w:rsidDel="00981FC5">
          <w:rPr>
            <w:sz w:val="22"/>
          </w:rPr>
          <w:delText xml:space="preserve"> before they even go into the operating room </w:delText>
        </w:r>
        <w:r w:rsidDel="00981FC5">
          <w:rPr>
            <w:sz w:val="22"/>
          </w:rPr>
          <w:delText>for</w:delText>
        </w:r>
        <w:r w:rsidRPr="0005228E" w:rsidDel="00981FC5">
          <w:rPr>
            <w:sz w:val="22"/>
          </w:rPr>
          <w:delText xml:space="preserve"> the daily health inspection.</w:delText>
        </w:r>
      </w:del>
    </w:p>
    <w:p w14:paraId="7B1E6D4B" w14:textId="00EF0F2E" w:rsidR="00B11510" w:rsidRPr="0005228E" w:rsidRDefault="00D767F0" w:rsidP="007B0A35">
      <w:pPr>
        <w:spacing w:after="0"/>
        <w:ind w:left="730" w:right="113"/>
        <w:rPr>
          <w:sz w:val="22"/>
        </w:rPr>
      </w:pPr>
      <w:r w:rsidRPr="0005228E">
        <w:rPr>
          <w:sz w:val="22"/>
        </w:rPr>
        <w:t xml:space="preserve">This device </w:t>
      </w:r>
      <w:r w:rsidR="00BA4461">
        <w:rPr>
          <w:sz w:val="22"/>
        </w:rPr>
        <w:t>is used</w:t>
      </w:r>
      <w:r w:rsidR="00BA4461" w:rsidRPr="0005228E">
        <w:rPr>
          <w:sz w:val="22"/>
        </w:rPr>
        <w:t xml:space="preserve"> </w:t>
      </w:r>
      <w:r w:rsidR="002849CB" w:rsidRPr="0005228E">
        <w:rPr>
          <w:sz w:val="22"/>
        </w:rPr>
        <w:t xml:space="preserve">for </w:t>
      </w:r>
      <w:r w:rsidRPr="0005228E">
        <w:rPr>
          <w:sz w:val="22"/>
        </w:rPr>
        <w:t>send</w:t>
      </w:r>
      <w:r w:rsidR="002849CB" w:rsidRPr="0005228E">
        <w:rPr>
          <w:sz w:val="22"/>
        </w:rPr>
        <w:t>ing</w:t>
      </w:r>
      <w:r w:rsidRPr="0005228E">
        <w:rPr>
          <w:sz w:val="22"/>
        </w:rPr>
        <w:t xml:space="preserve"> data and information</w:t>
      </w:r>
      <w:r w:rsidR="002849CB" w:rsidRPr="0005228E">
        <w:rPr>
          <w:sz w:val="22"/>
        </w:rPr>
        <w:t xml:space="preserve"> to</w:t>
      </w:r>
      <w:r w:rsidR="00446FC2" w:rsidRPr="0005228E">
        <w:rPr>
          <w:sz w:val="22"/>
        </w:rPr>
        <w:t xml:space="preserve"> </w:t>
      </w:r>
      <w:r w:rsidR="00057E9B">
        <w:rPr>
          <w:sz w:val="22"/>
        </w:rPr>
        <w:t>SmartMedic</w:t>
      </w:r>
      <w:r w:rsidR="00397208">
        <w:rPr>
          <w:sz w:val="22"/>
        </w:rPr>
        <w:t xml:space="preserve"> solution’s</w:t>
      </w:r>
      <w:r w:rsidRPr="0005228E">
        <w:rPr>
          <w:sz w:val="22"/>
        </w:rPr>
        <w:t xml:space="preserve"> tablet</w:t>
      </w:r>
      <w:r w:rsidR="00397208">
        <w:rPr>
          <w:sz w:val="22"/>
        </w:rPr>
        <w:t xml:space="preserve"> that</w:t>
      </w:r>
      <w:r w:rsidRPr="0005228E">
        <w:rPr>
          <w:sz w:val="22"/>
        </w:rPr>
        <w:t xml:space="preserve"> </w:t>
      </w:r>
      <w:r w:rsidR="00BA4461">
        <w:rPr>
          <w:sz w:val="22"/>
        </w:rPr>
        <w:t>in turn</w:t>
      </w:r>
      <w:r w:rsidR="00BA4461" w:rsidRPr="0005228E">
        <w:rPr>
          <w:sz w:val="22"/>
        </w:rPr>
        <w:t xml:space="preserve"> </w:t>
      </w:r>
      <w:r w:rsidRPr="0005228E">
        <w:rPr>
          <w:sz w:val="22"/>
        </w:rPr>
        <w:t>send</w:t>
      </w:r>
      <w:r w:rsidR="00397208">
        <w:rPr>
          <w:sz w:val="22"/>
        </w:rPr>
        <w:t>s</w:t>
      </w:r>
      <w:r w:rsidRPr="0005228E">
        <w:rPr>
          <w:sz w:val="22"/>
        </w:rPr>
        <w:t xml:space="preserve"> data to the Stryker cloud storage for further analysis. </w:t>
      </w:r>
      <w:r w:rsidR="00446FC2" w:rsidRPr="0005228E">
        <w:rPr>
          <w:sz w:val="22"/>
        </w:rPr>
        <w:t xml:space="preserve">This </w:t>
      </w:r>
      <w:r w:rsidRPr="0005228E">
        <w:rPr>
          <w:sz w:val="22"/>
        </w:rPr>
        <w:t>device</w:t>
      </w:r>
      <w:r w:rsidR="00446FC2" w:rsidRPr="0005228E">
        <w:rPr>
          <w:sz w:val="22"/>
        </w:rPr>
        <w:t xml:space="preserve"> will not allow </w:t>
      </w:r>
      <w:r w:rsidR="00BA4461">
        <w:rPr>
          <w:sz w:val="22"/>
        </w:rPr>
        <w:t xml:space="preserve">the </w:t>
      </w:r>
      <w:r w:rsidR="00446FC2" w:rsidRPr="0005228E">
        <w:rPr>
          <w:sz w:val="22"/>
        </w:rPr>
        <w:t>user to transfer the patient</w:t>
      </w:r>
      <w:r w:rsidR="00BA4461">
        <w:rPr>
          <w:sz w:val="22"/>
        </w:rPr>
        <w:t>’s</w:t>
      </w:r>
      <w:r w:rsidR="00446FC2" w:rsidRPr="0005228E">
        <w:rPr>
          <w:sz w:val="22"/>
        </w:rPr>
        <w:t xml:space="preserve"> data to any other external or connected system </w:t>
      </w:r>
      <w:r w:rsidR="00BA4461">
        <w:rPr>
          <w:sz w:val="22"/>
        </w:rPr>
        <w:t>for further processing</w:t>
      </w:r>
      <w:r w:rsidR="00446FC2" w:rsidRPr="0005228E">
        <w:rPr>
          <w:sz w:val="22"/>
        </w:rPr>
        <w:t xml:space="preserve">. </w:t>
      </w:r>
      <w:r w:rsidR="00397208">
        <w:rPr>
          <w:sz w:val="22"/>
        </w:rPr>
        <w:t>The</w:t>
      </w:r>
      <w:r w:rsidR="00446FC2" w:rsidRPr="0005228E">
        <w:rPr>
          <w:sz w:val="22"/>
        </w:rPr>
        <w:t xml:space="preserve"> pa</w:t>
      </w:r>
      <w:r w:rsidR="002849CB" w:rsidRPr="0005228E">
        <w:rPr>
          <w:sz w:val="22"/>
        </w:rPr>
        <w:t xml:space="preserve">tient data </w:t>
      </w:r>
      <w:r w:rsidR="00BA4461">
        <w:rPr>
          <w:sz w:val="22"/>
        </w:rPr>
        <w:t xml:space="preserve">is </w:t>
      </w:r>
      <w:ins w:id="46" w:author="Sai Praneetha Bhaskaruni" w:date="2022-03-25T14:58:00Z">
        <w:r w:rsidR="00656013">
          <w:rPr>
            <w:sz w:val="22"/>
          </w:rPr>
          <w:t xml:space="preserve">anonymized, </w:t>
        </w:r>
      </w:ins>
      <w:r w:rsidR="002849CB" w:rsidRPr="0005228E">
        <w:rPr>
          <w:sz w:val="22"/>
        </w:rPr>
        <w:t>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w:t>
      </w:r>
      <w:del w:id="47" w:author="Sai Praneetha Bhaskaruni" w:date="2022-03-25T14:58:00Z">
        <w:r w:rsidR="002849CB" w:rsidRPr="0005228E" w:rsidDel="00656013">
          <w:rPr>
            <w:sz w:val="22"/>
          </w:rPr>
          <w:delText xml:space="preserve">and </w:delText>
        </w:r>
      </w:del>
      <w:r w:rsidR="00BA4461">
        <w:rPr>
          <w:sz w:val="22"/>
        </w:rPr>
        <w:t xml:space="preserve">on the </w:t>
      </w:r>
      <w:r w:rsidR="002849CB" w:rsidRPr="0005228E">
        <w:rPr>
          <w:sz w:val="22"/>
        </w:rPr>
        <w:t>cloud</w:t>
      </w:r>
      <w:del w:id="48" w:author="Sai Praneetha Bhaskaruni" w:date="2022-03-25T14:58:00Z">
        <w:r w:rsidR="002849CB" w:rsidRPr="0005228E" w:rsidDel="008E40B8">
          <w:rPr>
            <w:sz w:val="22"/>
          </w:rPr>
          <w:delText xml:space="preserve"> under the p</w:delText>
        </w:r>
        <w:r w:rsidR="00397208" w:rsidDel="008E40B8">
          <w:rPr>
            <w:sz w:val="22"/>
          </w:rPr>
          <w:delText>articular logged user</w:delText>
        </w:r>
        <w:r w:rsidR="002849CB" w:rsidRPr="0005228E" w:rsidDel="008E40B8">
          <w:rPr>
            <w:sz w:val="22"/>
          </w:rPr>
          <w:delText xml:space="preserve"> hospital entity</w:delText>
        </w:r>
      </w:del>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49" w:name="_Toc98780916"/>
      <w:r w:rsidRPr="00180992">
        <w:rPr>
          <w:color w:val="FCC566"/>
          <w:sz w:val="40"/>
        </w:rPr>
        <w:t xml:space="preserve">3.5 </w:t>
      </w:r>
      <w:r w:rsidRPr="00180992">
        <w:rPr>
          <w:sz w:val="36"/>
        </w:rPr>
        <w:t>System Security Context and Intended Environment</w:t>
      </w:r>
      <w:bookmarkEnd w:id="49"/>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lastRenderedPageBreak/>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50" w:author="Sai Praneetha Bhaskaruni" w:date="2022-03-25T14:59:00Z">
        <w:r w:rsidRPr="0005228E" w:rsidDel="00D33319">
          <w:rPr>
            <w:sz w:val="22"/>
          </w:rPr>
          <w:delText xml:space="preserve"> application</w:delText>
        </w:r>
      </w:del>
      <w:r w:rsidRPr="0005228E">
        <w:rPr>
          <w:sz w:val="22"/>
        </w:rPr>
        <w:t>.</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51" w:author="Sai Praneetha Bhaskaruni" w:date="2022-03-25T15:00:00Z">
        <w:r w:rsidDel="00E3549F">
          <w:rPr>
            <w:sz w:val="22"/>
          </w:rPr>
          <w:delText xml:space="preserve">SmartMedic </w:delText>
        </w:r>
        <w:r w:rsidDel="00973480">
          <w:rPr>
            <w:sz w:val="22"/>
          </w:rPr>
          <w:delText xml:space="preserve">application </w:delText>
        </w:r>
      </w:del>
      <w:ins w:id="52" w:author="Sai Praneetha Bhaskaruni" w:date="2022-03-25T15:00:00Z">
        <w:r w:rsidR="00973480">
          <w:rPr>
            <w:sz w:val="22"/>
          </w:rPr>
          <w:t>device</w:t>
        </w:r>
        <w:r w:rsidR="00973480">
          <w:rPr>
            <w:sz w:val="22"/>
          </w:rPr>
          <w:t xml:space="preserve"> </w:t>
        </w:r>
      </w:ins>
      <w:r w:rsidR="009E2145" w:rsidRPr="0005228E">
        <w:rPr>
          <w:sz w:val="22"/>
        </w:rPr>
        <w:t>should be in the</w:t>
      </w:r>
      <w:ins w:id="53" w:author="Sai Praneetha Bhaskaruni" w:date="2022-03-25T15:02:00Z">
        <w:r w:rsidR="006A7758">
          <w:rPr>
            <w:sz w:val="22"/>
          </w:rPr>
          <w:t xml:space="preserve"> </w:t>
        </w:r>
      </w:ins>
      <w:del w:id="54" w:author="Sai Praneetha Bhaskaruni" w:date="2022-03-25T15:02:00Z">
        <w:r w:rsidR="009E2145" w:rsidRPr="0005228E" w:rsidDel="006A7758">
          <w:rPr>
            <w:sz w:val="22"/>
          </w:rPr>
          <w:delText xml:space="preserve"> encrypted </w:delText>
        </w:r>
      </w:del>
      <w:r w:rsidR="009E2145" w:rsidRPr="0005228E">
        <w:rPr>
          <w:sz w:val="22"/>
        </w:rPr>
        <w:t>secure</w:t>
      </w:r>
      <w:ins w:id="55" w:author="Sai Praneetha Bhaskaruni" w:date="2022-03-25T15:02:00Z">
        <w:r w:rsidR="00211574">
          <w:rPr>
            <w:sz w:val="22"/>
          </w:rPr>
          <w:t xml:space="preserve"> </w:t>
        </w:r>
      </w:ins>
      <w:del w:id="56" w:author="Sai Praneetha Bhaskaruni" w:date="2022-03-25T15:02:00Z">
        <w:r w:rsidR="009E2145" w:rsidRPr="0005228E" w:rsidDel="006A7758">
          <w:rPr>
            <w:sz w:val="22"/>
          </w:rPr>
          <w:delText xml:space="preserve"> </w:delText>
        </w:r>
      </w:del>
      <w:r w:rsidR="009E2145" w:rsidRPr="0005228E">
        <w:rPr>
          <w:sz w:val="22"/>
        </w:rPr>
        <w:t>channel</w:t>
      </w:r>
      <w:ins w:id="57"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077CA61C" w:rsidR="000952F6" w:rsidRPr="00180992" w:rsidRDefault="00BC546B" w:rsidP="000952F6">
      <w:pPr>
        <w:pStyle w:val="Heading2"/>
        <w:shd w:val="clear" w:color="auto" w:fill="auto"/>
        <w:spacing w:before="240" w:after="0"/>
        <w:ind w:left="730"/>
      </w:pPr>
      <w:bookmarkStart w:id="58" w:name="_Toc98780917"/>
      <w:r>
        <w:rPr>
          <w:color w:val="FCC566"/>
          <w:sz w:val="40"/>
        </w:rPr>
        <w:t>3.6</w:t>
      </w:r>
      <w:r w:rsidR="000952F6" w:rsidRPr="00180992">
        <w:rPr>
          <w:color w:val="FFCC66"/>
          <w:sz w:val="40"/>
        </w:rPr>
        <w:t xml:space="preserve"> </w:t>
      </w:r>
      <w:r w:rsidR="000952F6">
        <w:rPr>
          <w:sz w:val="36"/>
        </w:rPr>
        <w:t>Smart Medic Solution</w:t>
      </w:r>
      <w:del w:id="59" w:author="Sai Praneetha Bhaskaruni" w:date="2022-03-25T15:03:00Z">
        <w:r w:rsidR="000952F6" w:rsidDel="008A2F16">
          <w:rPr>
            <w:sz w:val="36"/>
          </w:rPr>
          <w:delText>’s</w:delText>
        </w:r>
      </w:del>
      <w:r w:rsidR="000952F6">
        <w:rPr>
          <w:sz w:val="36"/>
        </w:rPr>
        <w:t xml:space="preserve"> Component</w:t>
      </w:r>
      <w:bookmarkEnd w:id="58"/>
      <w:ins w:id="60" w:author="Sai Praneetha Bhaskaruni" w:date="2022-03-25T15:03:00Z">
        <w:r w:rsidR="008A2F16">
          <w:rPr>
            <w:sz w:val="36"/>
          </w:rPr>
          <w:t>s</w:t>
        </w:r>
      </w:ins>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61" w:author="Sai Praneetha Bhaskaruni" w:date="2022-03-25T15:03:00Z">
        <w:r w:rsidR="00830E48">
          <w:rPr>
            <w:b/>
            <w:sz w:val="22"/>
          </w:rPr>
          <w:t>s</w:t>
        </w:r>
      </w:ins>
      <w:r w:rsidRPr="00C11DBF">
        <w:rPr>
          <w:b/>
          <w:sz w:val="22"/>
        </w:rPr>
        <w:t>: Device</w:t>
      </w:r>
    </w:p>
    <w:p w14:paraId="0D266267" w14:textId="61FEB171" w:rsidR="000952F6" w:rsidRDefault="000952F6" w:rsidP="000952F6">
      <w:pPr>
        <w:spacing w:after="120"/>
        <w:ind w:left="720" w:firstLine="0"/>
        <w:rPr>
          <w:sz w:val="22"/>
        </w:rPr>
      </w:pPr>
      <w:r w:rsidRPr="00420F77">
        <w:rPr>
          <w:sz w:val="22"/>
        </w:rPr>
        <w:t>SmartMedic device</w:t>
      </w:r>
      <w:del w:id="62" w:author="Sai Praneetha Bhaskaruni" w:date="2022-03-25T15:03:00Z">
        <w:r w:rsidR="00CD7EB0" w:rsidDel="00036E19">
          <w:rPr>
            <w:sz w:val="22"/>
          </w:rPr>
          <w:delText>s</w:delText>
        </w:r>
      </w:del>
      <w:r w:rsidRPr="00420F77">
        <w:rPr>
          <w:sz w:val="22"/>
        </w:rPr>
        <w:t xml:space="preserve"> </w:t>
      </w:r>
      <w:r>
        <w:rPr>
          <w:sz w:val="22"/>
        </w:rPr>
        <w:t xml:space="preserve">consist of the sensors that </w:t>
      </w:r>
      <w:r w:rsidR="00CD7EB0">
        <w:rPr>
          <w:sz w:val="22"/>
        </w:rPr>
        <w:t xml:space="preserve">are </w:t>
      </w:r>
      <w:r w:rsidRPr="00420F77">
        <w:rPr>
          <w:sz w:val="22"/>
        </w:rPr>
        <w:t xml:space="preserve">used to </w:t>
      </w:r>
      <w:r w:rsidR="00AA3C1A">
        <w:rPr>
          <w:sz w:val="22"/>
        </w:rPr>
        <w:t xml:space="preserve">retrieve </w:t>
      </w:r>
      <w:r w:rsidR="00AA3C1A" w:rsidRPr="00420F77">
        <w:rPr>
          <w:sz w:val="22"/>
        </w:rPr>
        <w:t>the</w:t>
      </w:r>
      <w:r w:rsidRPr="00420F77">
        <w:rPr>
          <w:sz w:val="22"/>
        </w:rPr>
        <w:t xml:space="preserve"> health vita</w:t>
      </w:r>
      <w:r w:rsidR="00AA3C1A">
        <w:rPr>
          <w:sz w:val="22"/>
        </w:rPr>
        <w:t>l data such as weight, position</w:t>
      </w:r>
      <w:del w:id="63" w:author="Sai Praneetha Bhaskaruni" w:date="2022-03-25T15:04:00Z">
        <w:r w:rsidR="00AA3C1A" w:rsidDel="00036E19">
          <w:rPr>
            <w:sz w:val="22"/>
          </w:rPr>
          <w:delText xml:space="preserve"> etc</w:delText>
        </w:r>
      </w:del>
      <w:r w:rsidR="00AA3C1A">
        <w:rPr>
          <w:sz w:val="22"/>
        </w:rPr>
        <w:t>.</w:t>
      </w:r>
      <w:r w:rsidRPr="00420F77">
        <w:rPr>
          <w:sz w:val="22"/>
        </w:rPr>
        <w:t xml:space="preserve"> This</w:t>
      </w:r>
      <w:r w:rsidR="00AA3C1A">
        <w:rPr>
          <w:sz w:val="22"/>
        </w:rPr>
        <w:t xml:space="preserve"> device </w:t>
      </w:r>
      <w:r w:rsidR="00CD7EB0">
        <w:rPr>
          <w:sz w:val="22"/>
        </w:rPr>
        <w:t xml:space="preserve">is </w:t>
      </w:r>
      <w:r w:rsidR="00AA3C1A">
        <w:rPr>
          <w:sz w:val="22"/>
        </w:rPr>
        <w:t xml:space="preserve">only </w:t>
      </w:r>
      <w:r w:rsidR="00CD7EB0">
        <w:rPr>
          <w:sz w:val="22"/>
        </w:rPr>
        <w:t xml:space="preserve">used </w:t>
      </w:r>
      <w:r w:rsidR="00AA3C1A">
        <w:rPr>
          <w:sz w:val="22"/>
        </w:rPr>
        <w:t>for routing</w:t>
      </w:r>
      <w:r w:rsidRPr="00420F77">
        <w:rPr>
          <w:sz w:val="22"/>
        </w:rPr>
        <w:t xml:space="preserve"> data and information to </w:t>
      </w:r>
      <w:r w:rsidR="00CD7EB0">
        <w:rPr>
          <w:sz w:val="22"/>
        </w:rPr>
        <w:t xml:space="preserve">the </w:t>
      </w:r>
      <w:r w:rsidRPr="00420F77">
        <w:rPr>
          <w:sz w:val="22"/>
        </w:rPr>
        <w:t>SmartMedic solution’s tablet.</w:t>
      </w:r>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3F9B67B" w:rsidR="000952F6" w:rsidRDefault="000952F6" w:rsidP="000952F6">
      <w:pPr>
        <w:spacing w:after="120"/>
        <w:ind w:left="720" w:firstLine="0"/>
        <w:rPr>
          <w:sz w:val="22"/>
        </w:rPr>
      </w:pPr>
      <w:r w:rsidRPr="00420F77">
        <w:rPr>
          <w:sz w:val="22"/>
        </w:rPr>
        <w:t xml:space="preserve">SmartMedic solution’s tablet that further </w:t>
      </w:r>
      <w:r w:rsidR="00CD012C">
        <w:rPr>
          <w:sz w:val="22"/>
        </w:rPr>
        <w:t>route</w:t>
      </w:r>
      <w:r w:rsidR="00CD7EB0">
        <w:rPr>
          <w:sz w:val="22"/>
        </w:rPr>
        <w:t>s</w:t>
      </w:r>
      <w:r w:rsidR="00CD012C">
        <w:rPr>
          <w:sz w:val="22"/>
        </w:rPr>
        <w:t xml:space="preserve"> data </w:t>
      </w:r>
      <w:r w:rsidRPr="00420F77">
        <w:rPr>
          <w:sz w:val="22"/>
        </w:rPr>
        <w:t xml:space="preserve">to the Stryker cloud storage for further analysis. The tablet collects the </w:t>
      </w:r>
      <w:r w:rsidR="00CD012C">
        <w:rPr>
          <w:sz w:val="22"/>
        </w:rPr>
        <w:t xml:space="preserve">data </w:t>
      </w:r>
      <w:r w:rsidRPr="00420F77">
        <w:rPr>
          <w:sz w:val="22"/>
        </w:rPr>
        <w:t xml:space="preserve">from all the </w:t>
      </w:r>
      <w:r w:rsidR="00CD7EB0">
        <w:rPr>
          <w:sz w:val="22"/>
        </w:rPr>
        <w:t>S</w:t>
      </w:r>
      <w:r w:rsidR="00CD7EB0" w:rsidRPr="00420F77">
        <w:rPr>
          <w:sz w:val="22"/>
        </w:rPr>
        <w:t>mart</w:t>
      </w:r>
      <w:r w:rsidR="00CD7EB0">
        <w:rPr>
          <w:sz w:val="22"/>
        </w:rPr>
        <w:t>M</w:t>
      </w:r>
      <w:r w:rsidRPr="00420F77">
        <w:rPr>
          <w:sz w:val="22"/>
        </w:rPr>
        <w:t xml:space="preserve">edic devices which </w:t>
      </w:r>
      <w:r w:rsidR="00CD7EB0">
        <w:rPr>
          <w:sz w:val="22"/>
        </w:rPr>
        <w:t xml:space="preserve">are </w:t>
      </w:r>
      <w:r w:rsidRPr="00420F77">
        <w:rPr>
          <w:sz w:val="22"/>
        </w:rPr>
        <w:t xml:space="preserve">configured to </w:t>
      </w:r>
      <w:r w:rsidR="00AA3C1A">
        <w:rPr>
          <w:sz w:val="22"/>
        </w:rPr>
        <w:t>route</w:t>
      </w:r>
      <w:r w:rsidRPr="00420F77">
        <w:rPr>
          <w:sz w:val="22"/>
        </w:rPr>
        <w:t xml:space="preserve"> the data towards the </w:t>
      </w:r>
      <w:r w:rsidR="00CD012C" w:rsidRPr="00CD012C">
        <w:rPr>
          <w:sz w:val="22"/>
        </w:rPr>
        <w:t>S</w:t>
      </w:r>
      <w:ins w:id="64" w:author="Sai Praneetha Bhaskaruni" w:date="2022-03-25T15:04:00Z">
        <w:r w:rsidR="00036E19">
          <w:rPr>
            <w:sz w:val="22"/>
          </w:rPr>
          <w:t>tryker</w:t>
        </w:r>
      </w:ins>
      <w:del w:id="65" w:author="Sai Praneetha Bhaskaruni" w:date="2022-03-25T15:04:00Z">
        <w:r w:rsidR="00CD012C" w:rsidRPr="00CD012C" w:rsidDel="00036E19">
          <w:rPr>
            <w:sz w:val="22"/>
          </w:rPr>
          <w:delText>martMedic</w:delText>
        </w:r>
      </w:del>
      <w:r w:rsidR="00CD012C" w:rsidRPr="00CD012C">
        <w:rPr>
          <w:sz w:val="22"/>
        </w:rPr>
        <w:t xml:space="preserve"> cloud</w:t>
      </w:r>
      <w:del w:id="66" w:author="Sai Praneetha Bhaskaruni" w:date="2022-03-25T15:04:00Z">
        <w:r w:rsidR="00CD012C" w:rsidRPr="00CD012C" w:rsidDel="00036E19">
          <w:rPr>
            <w:sz w:val="22"/>
          </w:rPr>
          <w:delText xml:space="preserve"> application</w:delText>
        </w:r>
      </w:del>
      <w:r w:rsidRPr="00C11DBF">
        <w:rPr>
          <w:sz w:val="22"/>
        </w:rPr>
        <w:t>.</w:t>
      </w:r>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421B832A" w14:textId="1924BDBE" w:rsidR="00C0382A" w:rsidRDefault="00C0382A" w:rsidP="00C0382A">
      <w:pPr>
        <w:spacing w:after="120"/>
        <w:ind w:left="720" w:firstLine="0"/>
        <w:rPr>
          <w:sz w:val="22"/>
        </w:rPr>
      </w:pPr>
      <w:r w:rsidRPr="00420F77">
        <w:rPr>
          <w:sz w:val="22"/>
        </w:rPr>
        <w:t xml:space="preserve">SmartMedic: Nurse Station Application </w:t>
      </w:r>
      <w:r w:rsidR="00CD7EB0">
        <w:rPr>
          <w:sz w:val="22"/>
        </w:rPr>
        <w:t>receives</w:t>
      </w:r>
      <w:r w:rsidR="00CD7EB0" w:rsidRPr="00420F77">
        <w:rPr>
          <w:sz w:val="22"/>
        </w:rPr>
        <w:t xml:space="preserve"> </w:t>
      </w:r>
      <w:r w:rsidRPr="00420F77">
        <w:rPr>
          <w:sz w:val="22"/>
        </w:rPr>
        <w:t>an alert for the unexpected change</w:t>
      </w:r>
      <w:r w:rsidR="00CD012C">
        <w:rPr>
          <w:sz w:val="22"/>
        </w:rPr>
        <w:t xml:space="preserve"> of</w:t>
      </w:r>
      <w:r w:rsidRPr="00420F77">
        <w:rPr>
          <w:sz w:val="22"/>
        </w:rPr>
        <w:t xml:space="preserve"> the health vital, which uses the device’s </w:t>
      </w:r>
      <w:r w:rsidR="00CD012C">
        <w:rPr>
          <w:sz w:val="22"/>
        </w:rPr>
        <w:t xml:space="preserve">data </w:t>
      </w:r>
      <w:r w:rsidRPr="00420F77">
        <w:rPr>
          <w:sz w:val="22"/>
        </w:rPr>
        <w:t xml:space="preserve">to visualize the current health condition of </w:t>
      </w:r>
      <w:r w:rsidR="00CD7EB0">
        <w:rPr>
          <w:sz w:val="22"/>
        </w:rPr>
        <w:t xml:space="preserve">the </w:t>
      </w:r>
      <w:r w:rsidRPr="00420F77">
        <w:rPr>
          <w:sz w:val="22"/>
        </w:rPr>
        <w:t xml:space="preserve">patient in real time to enable effective decision making for the health </w:t>
      </w:r>
      <w:r w:rsidR="00CD7EB0" w:rsidRPr="00420F77">
        <w:rPr>
          <w:sz w:val="22"/>
        </w:rPr>
        <w:t>person</w:t>
      </w:r>
      <w:r w:rsidR="00CD7EB0">
        <w:rPr>
          <w:sz w:val="22"/>
        </w:rPr>
        <w:t>ne</w:t>
      </w:r>
      <w:r w:rsidR="00CD7EB0" w:rsidRPr="00420F77">
        <w:rPr>
          <w:sz w:val="22"/>
        </w:rPr>
        <w:t xml:space="preserve">l </w:t>
      </w:r>
      <w:del w:id="67" w:author="Sai Praneetha Bhaskaruni" w:date="2022-03-25T15:08:00Z">
        <w:r w:rsidRPr="00420F77" w:rsidDel="008F3B7B">
          <w:rPr>
            <w:sz w:val="22"/>
          </w:rPr>
          <w:delText>before they</w:delText>
        </w:r>
      </w:del>
      <w:ins w:id="68" w:author="Sai Praneetha Bhaskaruni" w:date="2022-03-25T15:08:00Z">
        <w:r w:rsidR="008F3B7B">
          <w:rPr>
            <w:sz w:val="22"/>
          </w:rPr>
          <w:t>without</w:t>
        </w:r>
      </w:ins>
      <w:r w:rsidRPr="00420F77">
        <w:rPr>
          <w:sz w:val="22"/>
        </w:rPr>
        <w:t xml:space="preserve"> even go</w:t>
      </w:r>
      <w:ins w:id="69" w:author="Sai Praneetha Bhaskaruni" w:date="2022-03-25T15:08:00Z">
        <w:r w:rsidR="008F3B7B">
          <w:rPr>
            <w:sz w:val="22"/>
          </w:rPr>
          <w:t>ing</w:t>
        </w:r>
      </w:ins>
      <w:r w:rsidRPr="00420F77">
        <w:rPr>
          <w:sz w:val="22"/>
        </w:rPr>
        <w:t xml:space="preserve"> into the </w:t>
      </w:r>
      <w:ins w:id="70" w:author="Sai Praneetha Bhaskaruni" w:date="2022-03-25T15:05:00Z">
        <w:r w:rsidR="003965E9">
          <w:rPr>
            <w:sz w:val="22"/>
          </w:rPr>
          <w:t>ICU</w:t>
        </w:r>
      </w:ins>
      <w:del w:id="71" w:author="Sai Praneetha Bhaskaruni" w:date="2022-03-25T15:06:00Z">
        <w:r w:rsidRPr="00420F77" w:rsidDel="008F3B7B">
          <w:rPr>
            <w:sz w:val="22"/>
          </w:rPr>
          <w:delText>operating</w:delText>
        </w:r>
      </w:del>
      <w:r w:rsidRPr="00420F77">
        <w:rPr>
          <w:sz w:val="22"/>
        </w:rPr>
        <w:t xml:space="preserve"> room </w:t>
      </w:r>
      <w:r w:rsidR="00CD7EB0">
        <w:rPr>
          <w:sz w:val="22"/>
        </w:rPr>
        <w:t>for</w:t>
      </w:r>
      <w:r w:rsidR="00CD7EB0" w:rsidRPr="00420F77">
        <w:rPr>
          <w:sz w:val="22"/>
        </w:rPr>
        <w:t xml:space="preserve"> </w:t>
      </w:r>
      <w:r w:rsidRPr="00420F77">
        <w:rPr>
          <w:sz w:val="22"/>
        </w:rPr>
        <w:t xml:space="preserve">the </w:t>
      </w:r>
      <w:del w:id="72" w:author="Sai Praneetha Bhaskaruni" w:date="2022-03-25T15:08:00Z">
        <w:r w:rsidRPr="00420F77" w:rsidDel="008F3B7B">
          <w:rPr>
            <w:sz w:val="22"/>
          </w:rPr>
          <w:delText xml:space="preserve">daily </w:delText>
        </w:r>
      </w:del>
      <w:r w:rsidRPr="00420F77">
        <w:rPr>
          <w:sz w:val="22"/>
        </w:rPr>
        <w:t>health inspection</w:t>
      </w:r>
      <w:r w:rsidRPr="00C11DBF">
        <w:rPr>
          <w:sz w:val="22"/>
        </w:rPr>
        <w:t>.</w:t>
      </w:r>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73" w:author="Sai Praneetha Bhaskaruni" w:date="2022-03-25T15:09:00Z">
        <w:r w:rsidR="00071A4F">
          <w:rPr>
            <w:sz w:val="22"/>
          </w:rPr>
          <w:t>C</w:t>
        </w:r>
      </w:ins>
      <w:del w:id="74"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75" w:author="Sai Praneetha Bhaskaruni" w:date="2022-03-25T15:14:00Z">
        <w:r w:rsidR="00A048E4">
          <w:rPr>
            <w:sz w:val="22"/>
          </w:rPr>
          <w:t>hospital</w:t>
        </w:r>
        <w:r w:rsidR="00220728">
          <w:rPr>
            <w:sz w:val="22"/>
          </w:rPr>
          <w:t>’</w:t>
        </w:r>
        <w:r w:rsidR="00A048E4">
          <w:rPr>
            <w:sz w:val="22"/>
          </w:rPr>
          <w:t>s environment to cloud</w:t>
        </w:r>
      </w:ins>
      <w:del w:id="76" w:author="Sai Praneetha Bhaskaruni" w:date="2022-03-25T15:14:00Z">
        <w:r w:rsidRPr="00420F77" w:rsidDel="00A048E4">
          <w:rPr>
            <w:sz w:val="22"/>
          </w:rPr>
          <w:delText>the source to the destination</w:delText>
        </w:r>
      </w:del>
      <w:r w:rsidRPr="00420F77">
        <w:rPr>
          <w:sz w:val="22"/>
        </w:rPr>
        <w:t>.</w:t>
      </w:r>
    </w:p>
    <w:p w14:paraId="21EBC934" w14:textId="77777777" w:rsidR="00BC2B73" w:rsidRDefault="00BC2B73" w:rsidP="00BC2B73">
      <w:pPr>
        <w:ind w:firstLine="0"/>
      </w:pPr>
    </w:p>
    <w:p w14:paraId="4799021F" w14:textId="4A087310" w:rsidR="009F2B4C" w:rsidRPr="00180992" w:rsidRDefault="009F2B4C" w:rsidP="00C335C4">
      <w:pPr>
        <w:pStyle w:val="Heading1"/>
      </w:pPr>
      <w:bookmarkStart w:id="77" w:name="_Toc98780918"/>
      <w:r w:rsidRPr="00180992">
        <w:rPr>
          <w:color w:val="FCC566"/>
          <w:sz w:val="40"/>
        </w:rPr>
        <w:t>04</w:t>
      </w:r>
      <w:r w:rsidRPr="00180992">
        <w:rPr>
          <w:color w:val="FFCC66"/>
          <w:sz w:val="40"/>
        </w:rPr>
        <w:t xml:space="preserve"> </w:t>
      </w:r>
      <w:r w:rsidR="00C11DBF" w:rsidRPr="00C11DBF">
        <w:t>User Account Management</w:t>
      </w:r>
      <w:bookmarkEnd w:id="77"/>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043DF406" w:rsidR="00CA58F3" w:rsidRPr="001D5400" w:rsidRDefault="00CA58F3" w:rsidP="00CA58F3">
      <w:pPr>
        <w:spacing w:after="120"/>
        <w:ind w:left="129" w:hanging="14"/>
        <w:rPr>
          <w:sz w:val="22"/>
          <w:rPrChange w:id="78" w:author="Sai Praneetha Bhaskaruni" w:date="2022-03-25T14:35:00Z">
            <w:rPr>
              <w:sz w:val="22"/>
            </w:rPr>
          </w:rPrChange>
        </w:rPr>
      </w:pPr>
      <w:r w:rsidRPr="00CA58F3">
        <w:rPr>
          <w:b/>
          <w:i/>
          <w:sz w:val="22"/>
        </w:rPr>
        <w:t>Existing Security Features:</w:t>
      </w:r>
      <w:r>
        <w:rPr>
          <w:i/>
          <w:sz w:val="22"/>
        </w:rPr>
        <w:t xml:space="preserve"> </w:t>
      </w:r>
      <w:ins w:id="79" w:author="Sai Praneetha Bhaskaruni" w:date="2022-03-25T14:33:00Z">
        <w:r w:rsidR="008A37C9" w:rsidRPr="001D5400">
          <w:rPr>
            <w:sz w:val="22"/>
            <w:rPrChange w:id="80" w:author="Sai Praneetha Bhaskaruni" w:date="2022-03-25T14:35:00Z">
              <w:rPr/>
            </w:rPrChange>
          </w:rPr>
          <w:t>Only Stryker’s service engineer has an user account and been provided with the authorization to acces</w:t>
        </w:r>
        <w:r w:rsidR="006D4B6A" w:rsidRPr="001D5400">
          <w:rPr>
            <w:sz w:val="22"/>
            <w:rPrChange w:id="81" w:author="Sai Praneetha Bhaskaruni" w:date="2022-03-25T14:35:00Z">
              <w:rPr/>
            </w:rPrChange>
          </w:rPr>
          <w:t>s.</w:t>
        </w:r>
      </w:ins>
      <w:del w:id="82" w:author="Sai Praneetha Bhaskaruni" w:date="2022-03-25T14:33:00Z">
        <w:r w:rsidR="007558B4" w:rsidRPr="001D5400" w:rsidDel="008A37C9">
          <w:rPr>
            <w:sz w:val="22"/>
            <w:highlight w:val="yellow"/>
            <w:rPrChange w:id="83" w:author="Sai Praneetha Bhaskaruni" w:date="2022-03-25T14:35:00Z">
              <w:rPr>
                <w:sz w:val="22"/>
              </w:rPr>
            </w:rPrChange>
          </w:rPr>
          <w:delText xml:space="preserve">Only Stryker’s service engineer </w:delText>
        </w:r>
        <w:r w:rsidR="00CD7EB0" w:rsidRPr="001D5400" w:rsidDel="008A37C9">
          <w:rPr>
            <w:sz w:val="22"/>
            <w:highlight w:val="yellow"/>
            <w:rPrChange w:id="84" w:author="Sai Praneetha Bhaskaruni" w:date="2022-03-25T14:35:00Z">
              <w:rPr>
                <w:sz w:val="22"/>
              </w:rPr>
            </w:rPrChange>
          </w:rPr>
          <w:delText xml:space="preserve">is </w:delText>
        </w:r>
        <w:r w:rsidR="007558B4" w:rsidRPr="001D5400" w:rsidDel="008A37C9">
          <w:rPr>
            <w:sz w:val="22"/>
            <w:highlight w:val="yellow"/>
            <w:rPrChange w:id="85" w:author="Sai Praneetha Bhaskaruni" w:date="2022-03-25T14:35:00Z">
              <w:rPr>
                <w:sz w:val="22"/>
              </w:rPr>
            </w:rPrChange>
          </w:rPr>
          <w:delText>authorized to manage user account</w:delText>
        </w:r>
      </w:del>
    </w:p>
    <w:p w14:paraId="2C7D339D" w14:textId="0D5347E0" w:rsidR="00CA58F3" w:rsidRPr="00CA58F3" w:rsidRDefault="00CD012C" w:rsidP="00CA58F3">
      <w:pPr>
        <w:spacing w:after="120"/>
        <w:ind w:left="129" w:hanging="14"/>
        <w:rPr>
          <w:i/>
          <w:sz w:val="22"/>
        </w:rPr>
      </w:pPr>
      <w:r>
        <w:rPr>
          <w:b/>
          <w:i/>
          <w:sz w:val="22"/>
        </w:rPr>
        <w:t>Recommendation for customer (HDO)</w:t>
      </w:r>
      <w:r w:rsidR="00CA58F3" w:rsidRPr="00CA58F3">
        <w:rPr>
          <w:b/>
          <w:i/>
          <w:sz w:val="22"/>
        </w:rPr>
        <w:t>:</w:t>
      </w:r>
      <w:r w:rsidR="00CA58F3" w:rsidRPr="00CA58F3">
        <w:t xml:space="preserve"> </w:t>
      </w:r>
      <w:r w:rsidR="00CA58F3" w:rsidRPr="00F26D63">
        <w:rPr>
          <w:sz w:val="22"/>
          <w:rPrChange w:id="86" w:author="Sai Praneetha Bhaskaruni" w:date="2022-03-25T14:35:00Z">
            <w:rPr/>
          </w:rPrChange>
        </w:rPr>
        <w:t xml:space="preserve">No </w:t>
      </w:r>
      <w:r w:rsidR="00CA58F3" w:rsidRPr="00F26D63">
        <w:rPr>
          <w:sz w:val="22"/>
          <w:rPrChange w:id="87" w:author="Sai Praneetha Bhaskaruni" w:date="2022-03-25T14:35:00Z">
            <w:rPr>
              <w:sz w:val="22"/>
            </w:rPr>
          </w:rPrChange>
        </w:rPr>
        <w:t xml:space="preserve">user account management by </w:t>
      </w:r>
      <w:r w:rsidR="00AA3C1A" w:rsidRPr="00F26D63">
        <w:rPr>
          <w:sz w:val="22"/>
          <w:rPrChange w:id="88" w:author="Sai Praneetha Bhaskaruni" w:date="2022-03-25T14:35:00Z">
            <w:rPr>
              <w:sz w:val="22"/>
            </w:rPr>
          </w:rPrChange>
        </w:rPr>
        <w:t>HDO/hospital staff</w:t>
      </w:r>
      <w:r w:rsidR="00CA58F3" w:rsidRPr="00F26D63">
        <w:rPr>
          <w:sz w:val="22"/>
          <w:rPrChange w:id="89" w:author="Sai Praneetha Bhaskaruni" w:date="2022-03-25T14:35:00Z">
            <w:rPr>
              <w:sz w:val="22"/>
            </w:rPr>
          </w:rPrChange>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7F59E478"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ins w:id="90" w:author="Sai Praneetha Bhaskaruni" w:date="2022-03-25T14:34:00Z">
        <w:r w:rsidR="00634B13" w:rsidRPr="001D5400">
          <w:rPr>
            <w:sz w:val="22"/>
            <w:rPrChange w:id="91" w:author="Sai Praneetha Bhaskaruni" w:date="2022-03-25T14:35:00Z">
              <w:rPr/>
            </w:rPrChange>
          </w:rPr>
          <w:t>HDO/hospital staff has an user account and been provided with the authorization to access</w:t>
        </w:r>
      </w:ins>
      <w:del w:id="92" w:author="Sai Praneetha Bhaskaruni" w:date="2022-03-25T14:34:00Z">
        <w:r w:rsidR="00AA3C1A" w:rsidRPr="001D5400" w:rsidDel="00634B13">
          <w:rPr>
            <w:sz w:val="22"/>
            <w:rPrChange w:id="93" w:author="Sai Praneetha Bhaskaruni" w:date="2022-03-25T14:35:00Z">
              <w:rPr>
                <w:sz w:val="22"/>
              </w:rPr>
            </w:rPrChange>
          </w:rPr>
          <w:delText xml:space="preserve">HDO/hospital staff </w:delText>
        </w:r>
        <w:r w:rsidR="00E924E7" w:rsidRPr="001D5400" w:rsidDel="00634B13">
          <w:rPr>
            <w:sz w:val="22"/>
            <w:rPrChange w:id="94" w:author="Sai Praneetha Bhaskaruni" w:date="2022-03-25T14:35:00Z">
              <w:rPr>
                <w:sz w:val="22"/>
              </w:rPr>
            </w:rPrChange>
          </w:rPr>
          <w:delText xml:space="preserve">is </w:delText>
        </w:r>
        <w:r w:rsidR="00530651" w:rsidRPr="001D5400" w:rsidDel="00634B13">
          <w:rPr>
            <w:sz w:val="22"/>
            <w:rPrChange w:id="95" w:author="Sai Praneetha Bhaskaruni" w:date="2022-03-25T14:35:00Z">
              <w:rPr>
                <w:sz w:val="22"/>
              </w:rPr>
            </w:rPrChange>
          </w:rPr>
          <w:delText xml:space="preserve">only authorized to </w:delText>
        </w:r>
        <w:r w:rsidR="000F24D0" w:rsidRPr="001D5400" w:rsidDel="00634B13">
          <w:rPr>
            <w:sz w:val="22"/>
            <w:rPrChange w:id="96" w:author="Sai Praneetha Bhaskaruni" w:date="2022-03-25T14:35:00Z">
              <w:rPr>
                <w:sz w:val="22"/>
              </w:rPr>
            </w:rPrChange>
          </w:rPr>
          <w:delText>manage the user account on</w:delText>
        </w:r>
        <w:r w:rsidR="00530651" w:rsidRPr="001D5400" w:rsidDel="00634B13">
          <w:rPr>
            <w:sz w:val="22"/>
            <w:rPrChange w:id="97" w:author="Sai Praneetha Bhaskaruni" w:date="2022-03-25T14:35:00Z">
              <w:rPr>
                <w:sz w:val="22"/>
              </w:rPr>
            </w:rPrChange>
          </w:rPr>
          <w:delText xml:space="preserve"> the Nurse Station web application</w:delText>
        </w:r>
      </w:del>
      <w:r w:rsidR="00530651" w:rsidRPr="001D5400">
        <w:rPr>
          <w:sz w:val="22"/>
          <w:rPrChange w:id="98" w:author="Sai Praneetha Bhaskaruni" w:date="2022-03-25T14:35:00Z">
            <w:rPr>
              <w:sz w:val="22"/>
            </w:rPr>
          </w:rPrChange>
        </w:rPr>
        <w:t xml:space="preserve">. </w:t>
      </w:r>
      <w:ins w:id="99" w:author="Sai Praneetha Bhaskaruni" w:date="2022-03-25T14:35:00Z">
        <w:r w:rsidR="00A806A0" w:rsidRPr="001D5400">
          <w:rPr>
            <w:sz w:val="22"/>
            <w:rPrChange w:id="100" w:author="Sai Praneetha Bhaskaruni" w:date="2022-03-25T14:35:00Z">
              <w:rPr/>
            </w:rPrChange>
          </w:rPr>
          <w:t>Stryker provides the unique authentication credentials for the same.</w:t>
        </w:r>
      </w:ins>
      <w:del w:id="101" w:author="Sai Praneetha Bhaskaruni" w:date="2022-03-25T14:35:00Z">
        <w:r w:rsidR="00530651" w:rsidRPr="00385939" w:rsidDel="00A806A0">
          <w:rPr>
            <w:sz w:val="22"/>
            <w:highlight w:val="yellow"/>
            <w:rPrChange w:id="102" w:author="Sai Praneetha Bhaskaruni" w:date="2022-03-24T09:35:00Z">
              <w:rPr>
                <w:sz w:val="22"/>
              </w:rPr>
            </w:rPrChange>
          </w:rPr>
          <w:delText>Stryker will provide the personal authentication credential</w:delText>
        </w:r>
        <w:r w:rsidR="00E924E7" w:rsidRPr="00385939" w:rsidDel="00A806A0">
          <w:rPr>
            <w:sz w:val="22"/>
            <w:highlight w:val="yellow"/>
            <w:rPrChange w:id="103" w:author="Sai Praneetha Bhaskaruni" w:date="2022-03-24T09:35:00Z">
              <w:rPr>
                <w:sz w:val="22"/>
              </w:rPr>
            </w:rPrChange>
          </w:rPr>
          <w:delText>s</w:delText>
        </w:r>
        <w:r w:rsidR="00530651" w:rsidRPr="00385939" w:rsidDel="00A806A0">
          <w:rPr>
            <w:sz w:val="22"/>
            <w:highlight w:val="yellow"/>
            <w:rPrChange w:id="104" w:author="Sai Praneetha Bhaskaruni" w:date="2022-03-24T09:35:00Z">
              <w:rPr>
                <w:sz w:val="22"/>
              </w:rPr>
            </w:rPrChange>
          </w:rPr>
          <w:delText xml:space="preserve"> for the same.</w:delText>
        </w:r>
      </w:del>
    </w:p>
    <w:p w14:paraId="69F1C9B7" w14:textId="6EB79AA4"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ins w:id="105" w:author="Sai Praneetha Bhaskaruni" w:date="2022-03-24T09:35:00Z">
        <w:r w:rsidR="00385939">
          <w:rPr>
            <w:sz w:val="22"/>
          </w:rPr>
          <w:t xml:space="preserve"> (HDO)</w:t>
        </w:r>
      </w:ins>
      <w:r w:rsidR="00CA58F3" w:rsidRPr="00CA58F3">
        <w:rPr>
          <w:sz w:val="22"/>
        </w:rPr>
        <w:t>.</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37CFDE5B" w14:textId="35DFB66D" w:rsidR="00530651" w:rsidRPr="00180992" w:rsidRDefault="00530651" w:rsidP="00C335C4">
      <w:pPr>
        <w:pStyle w:val="Heading1"/>
      </w:pPr>
      <w:bookmarkStart w:id="106" w:name="_Toc98780919"/>
      <w:r>
        <w:rPr>
          <w:color w:val="FCC566"/>
          <w:sz w:val="40"/>
        </w:rPr>
        <w:t>05</w:t>
      </w:r>
      <w:r w:rsidRPr="00180992">
        <w:rPr>
          <w:color w:val="FFCC66"/>
          <w:sz w:val="40"/>
        </w:rPr>
        <w:t xml:space="preserve"> </w:t>
      </w:r>
      <w:r w:rsidRPr="00530651">
        <w:t>Access control policy and management</w:t>
      </w:r>
      <w:bookmarkEnd w:id="106"/>
    </w:p>
    <w:p w14:paraId="4A8023B0" w14:textId="5FC384C2" w:rsidR="00530651" w:rsidRPr="00C11DBF" w:rsidRDefault="00530651" w:rsidP="00530651">
      <w:pPr>
        <w:shd w:val="clear" w:color="auto" w:fill="E7E6E6" w:themeFill="background2"/>
        <w:spacing w:after="0"/>
        <w:ind w:left="118"/>
        <w:rPr>
          <w:b/>
          <w:sz w:val="22"/>
        </w:rPr>
      </w:pPr>
      <w:r w:rsidRPr="00C11DBF">
        <w:rPr>
          <w:b/>
          <w:sz w:val="22"/>
        </w:rPr>
        <w:t>SmartMedic Solution Component</w:t>
      </w:r>
      <w:ins w:id="107" w:author="Sai Praneetha Bhaskaruni" w:date="2022-03-24T09:37:00Z">
        <w:r w:rsidR="008F26EB">
          <w:rPr>
            <w:b/>
            <w:sz w:val="22"/>
          </w:rPr>
          <w:t>s</w:t>
        </w:r>
      </w:ins>
      <w:r w:rsidRPr="00C11DBF">
        <w:rPr>
          <w:b/>
          <w:sz w:val="22"/>
        </w:rPr>
        <w: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34135E04" w14:textId="77777777" w:rsidR="00514449" w:rsidRPr="00514449" w:rsidRDefault="00530651" w:rsidP="00514449">
      <w:pPr>
        <w:spacing w:after="120"/>
        <w:ind w:left="129" w:hanging="14"/>
        <w:rPr>
          <w:ins w:id="108" w:author="Sai Praneetha Bhaskaruni" w:date="2022-03-25T14:37:00Z"/>
          <w:sz w:val="22"/>
          <w:rPrChange w:id="109" w:author="Sai Praneetha Bhaskaruni" w:date="2022-03-25T14:37:00Z">
            <w:rPr>
              <w:ins w:id="110" w:author="Sai Praneetha Bhaskaruni" w:date="2022-03-25T14:37:00Z"/>
            </w:rPr>
          </w:rPrChange>
        </w:rPr>
      </w:pPr>
      <w:r w:rsidRPr="00CA58F3">
        <w:rPr>
          <w:b/>
          <w:i/>
          <w:sz w:val="22"/>
        </w:rPr>
        <w:t>Existing Security Features:</w:t>
      </w:r>
      <w:r>
        <w:rPr>
          <w:i/>
          <w:sz w:val="22"/>
        </w:rPr>
        <w:t xml:space="preserve"> </w:t>
      </w:r>
      <w:ins w:id="111" w:author="Sai Praneetha Bhaskaruni" w:date="2022-03-25T14:36:00Z">
        <w:r w:rsidR="00F26D63" w:rsidRPr="003A467C">
          <w:rPr>
            <w:sz w:val="22"/>
            <w:rPrChange w:id="112" w:author="Sai Praneetha Bhaskaruni" w:date="2022-03-25T14:37:00Z">
              <w:rPr/>
            </w:rPrChange>
          </w:rPr>
          <w:t>Only Stryker’s service engineer has authorization to access the Smart Medic solutions components (device, tablet) whenever needed, at the time of maintenance</w:t>
        </w:r>
      </w:ins>
      <w:del w:id="113" w:author="Sai Praneetha Bhaskaruni" w:date="2022-03-25T14:36:00Z">
        <w:r w:rsidRPr="003A467C" w:rsidDel="00F26D63">
          <w:rPr>
            <w:sz w:val="22"/>
            <w:highlight w:val="yellow"/>
            <w:rPrChange w:id="114" w:author="Sai Praneetha Bhaskaruni" w:date="2022-03-25T14:37:00Z">
              <w:rPr>
                <w:sz w:val="22"/>
              </w:rPr>
            </w:rPrChange>
          </w:rPr>
          <w:delText xml:space="preserve">Only Stryker’s service engineer </w:delText>
        </w:r>
        <w:r w:rsidR="00E924E7" w:rsidRPr="003A467C" w:rsidDel="00F26D63">
          <w:rPr>
            <w:sz w:val="22"/>
            <w:highlight w:val="yellow"/>
            <w:rPrChange w:id="115" w:author="Sai Praneetha Bhaskaruni" w:date="2022-03-25T14:37:00Z">
              <w:rPr>
                <w:sz w:val="22"/>
              </w:rPr>
            </w:rPrChange>
          </w:rPr>
          <w:delText xml:space="preserve">is </w:delText>
        </w:r>
        <w:r w:rsidRPr="003A467C" w:rsidDel="00F26D63">
          <w:rPr>
            <w:sz w:val="22"/>
            <w:highlight w:val="yellow"/>
            <w:rPrChange w:id="116" w:author="Sai Praneetha Bhaskaruni" w:date="2022-03-25T14:37:00Z">
              <w:rPr>
                <w:sz w:val="22"/>
              </w:rPr>
            </w:rPrChange>
          </w:rPr>
          <w:delText xml:space="preserve">authorized </w:delText>
        </w:r>
        <w:r w:rsidR="000F24D0" w:rsidRPr="003A467C" w:rsidDel="00F26D63">
          <w:rPr>
            <w:sz w:val="22"/>
            <w:highlight w:val="yellow"/>
            <w:rPrChange w:id="117" w:author="Sai Praneetha Bhaskaruni" w:date="2022-03-25T14:37:00Z">
              <w:rPr>
                <w:sz w:val="22"/>
              </w:rPr>
            </w:rPrChange>
          </w:rPr>
          <w:delText xml:space="preserve">to </w:delText>
        </w:r>
        <w:r w:rsidRPr="003A467C" w:rsidDel="00F26D63">
          <w:rPr>
            <w:sz w:val="22"/>
            <w:highlight w:val="yellow"/>
            <w:rPrChange w:id="118" w:author="Sai Praneetha Bhaskaruni" w:date="2022-03-25T14:37:00Z">
              <w:rPr>
                <w:sz w:val="22"/>
              </w:rPr>
            </w:rPrChange>
          </w:rPr>
          <w:delText>access the</w:delText>
        </w:r>
        <w:r w:rsidR="00360833" w:rsidRPr="003A467C" w:rsidDel="00F26D63">
          <w:rPr>
            <w:sz w:val="22"/>
            <w:highlight w:val="yellow"/>
            <w:rPrChange w:id="119" w:author="Sai Praneetha Bhaskaruni" w:date="2022-03-25T14:37:00Z">
              <w:rPr>
                <w:sz w:val="22"/>
              </w:rPr>
            </w:rPrChange>
          </w:rPr>
          <w:delText xml:space="preserve"> SmartMedic solutions component</w:delText>
        </w:r>
        <w:r w:rsidR="003D3346" w:rsidRPr="003A467C" w:rsidDel="00F26D63">
          <w:rPr>
            <w:sz w:val="22"/>
            <w:highlight w:val="yellow"/>
            <w:rPrChange w:id="120" w:author="Sai Praneetha Bhaskaruni" w:date="2022-03-25T14:37:00Z">
              <w:rPr>
                <w:sz w:val="22"/>
              </w:rPr>
            </w:rPrChange>
          </w:rPr>
          <w:delText xml:space="preserve"> w</w:delText>
        </w:r>
        <w:r w:rsidRPr="003A467C" w:rsidDel="00F26D63">
          <w:rPr>
            <w:sz w:val="22"/>
            <w:highlight w:val="yellow"/>
            <w:rPrChange w:id="121" w:author="Sai Praneetha Bhaskaruni" w:date="2022-03-25T14:37:00Z">
              <w:rPr>
                <w:sz w:val="22"/>
              </w:rPr>
            </w:rPrChange>
          </w:rPr>
          <w:delText>henever needed</w:delText>
        </w:r>
        <w:r w:rsidR="003D3346" w:rsidRPr="003A467C" w:rsidDel="00F26D63">
          <w:rPr>
            <w:sz w:val="22"/>
            <w:highlight w:val="yellow"/>
            <w:rPrChange w:id="122" w:author="Sai Praneetha Bhaskaruni" w:date="2022-03-25T14:37:00Z">
              <w:rPr>
                <w:sz w:val="22"/>
              </w:rPr>
            </w:rPrChange>
          </w:rPr>
          <w:delText>,</w:delText>
        </w:r>
        <w:r w:rsidRPr="003A467C" w:rsidDel="00F26D63">
          <w:rPr>
            <w:sz w:val="22"/>
            <w:highlight w:val="yellow"/>
            <w:rPrChange w:id="123" w:author="Sai Praneetha Bhaskaruni" w:date="2022-03-25T14:37:00Z">
              <w:rPr>
                <w:sz w:val="22"/>
              </w:rPr>
            </w:rPrChange>
          </w:rPr>
          <w:delText xml:space="preserve"> at the time of maintenance</w:delText>
        </w:r>
      </w:del>
      <w:r w:rsidRPr="003A467C">
        <w:rPr>
          <w:sz w:val="22"/>
          <w:rPrChange w:id="124" w:author="Sai Praneetha Bhaskaruni" w:date="2022-03-25T14:37:00Z">
            <w:rPr>
              <w:sz w:val="22"/>
            </w:rPr>
          </w:rPrChange>
        </w:rPr>
        <w:t>.</w:t>
      </w:r>
      <w:r w:rsidR="001B0076" w:rsidRPr="001B0076">
        <w:t xml:space="preserve"> </w:t>
      </w:r>
      <w:r w:rsidR="001B0076" w:rsidRPr="001B0076">
        <w:rPr>
          <w:sz w:val="22"/>
        </w:rPr>
        <w:t>T</w:t>
      </w:r>
      <w:r w:rsidR="003D3346">
        <w:rPr>
          <w:sz w:val="22"/>
        </w:rPr>
        <w:t>he t</w:t>
      </w:r>
      <w:r w:rsidR="001B0076" w:rsidRPr="001B0076">
        <w:rPr>
          <w:sz w:val="22"/>
        </w:rPr>
        <w:t xml:space="preserve">ablet is placed </w:t>
      </w:r>
      <w:r w:rsidR="001B0076" w:rsidRPr="001B0076">
        <w:rPr>
          <w:sz w:val="22"/>
        </w:rPr>
        <w:lastRenderedPageBreak/>
        <w:t xml:space="preserve">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w:t>
      </w:r>
      <w:ins w:id="125" w:author="Sai Praneetha Bhaskaruni" w:date="2022-03-25T14:37:00Z">
        <w:r w:rsidR="00514449" w:rsidRPr="00514449">
          <w:rPr>
            <w:sz w:val="22"/>
            <w:rPrChange w:id="126" w:author="Sai Praneetha Bhaskaruni" w:date="2022-03-25T14:37:00Z">
              <w:rPr/>
            </w:rPrChange>
          </w:rPr>
          <w:t>Stryker provides the personnel with authentication credentials for the same.</w:t>
        </w:r>
      </w:ins>
    </w:p>
    <w:p w14:paraId="000AF734" w14:textId="660A9445" w:rsidR="00530651" w:rsidDel="00514449" w:rsidRDefault="00360833" w:rsidP="00530651">
      <w:pPr>
        <w:spacing w:after="120"/>
        <w:ind w:left="129" w:hanging="14"/>
        <w:rPr>
          <w:del w:id="127" w:author="Sai Praneetha Bhaskaruni" w:date="2022-03-25T14:37:00Z"/>
          <w:sz w:val="22"/>
        </w:rPr>
      </w:pPr>
      <w:del w:id="128" w:author="Sai Praneetha Bhaskaruni" w:date="2022-03-25T14:37:00Z">
        <w:r w:rsidRPr="006841B5" w:rsidDel="00514449">
          <w:rPr>
            <w:sz w:val="22"/>
            <w:highlight w:val="yellow"/>
            <w:rPrChange w:id="129" w:author="Sai Praneetha Bhaskaruni" w:date="2022-03-23T16:37:00Z">
              <w:rPr>
                <w:sz w:val="22"/>
              </w:rPr>
            </w:rPrChange>
          </w:rPr>
          <w:delText xml:space="preserve">Stryker will provide the </w:delText>
        </w:r>
        <w:r w:rsidR="00D62C16" w:rsidRPr="006841B5" w:rsidDel="00514449">
          <w:rPr>
            <w:sz w:val="22"/>
            <w:highlight w:val="yellow"/>
            <w:rPrChange w:id="130" w:author="Sai Praneetha Bhaskaruni" w:date="2022-03-23T16:37:00Z">
              <w:rPr>
                <w:sz w:val="22"/>
              </w:rPr>
            </w:rPrChange>
          </w:rPr>
          <w:delText>personnel</w:delText>
        </w:r>
        <w:r w:rsidR="00D62C16" w:rsidRPr="00360833" w:rsidDel="00514449">
          <w:rPr>
            <w:sz w:val="22"/>
          </w:rPr>
          <w:delText xml:space="preserve"> </w:delText>
        </w:r>
        <w:r w:rsidR="00D62C16" w:rsidDel="00514449">
          <w:rPr>
            <w:sz w:val="22"/>
          </w:rPr>
          <w:delText xml:space="preserve">with </w:delText>
        </w:r>
        <w:r w:rsidRPr="00360833" w:rsidDel="00514449">
          <w:rPr>
            <w:sz w:val="22"/>
          </w:rPr>
          <w:delText>authentication credential</w:delText>
        </w:r>
        <w:r w:rsidR="00D62C16" w:rsidDel="00514449">
          <w:rPr>
            <w:sz w:val="22"/>
          </w:rPr>
          <w:delText>s</w:delText>
        </w:r>
        <w:r w:rsidRPr="00360833" w:rsidDel="00514449">
          <w:rPr>
            <w:sz w:val="22"/>
          </w:rPr>
          <w:delText xml:space="preserve"> for the same.</w:delText>
        </w:r>
      </w:del>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 xml:space="preserve">The management of physical security aspects of the HDO's IT system, networks and other configuration items is a key responsibility of the HDO's </w:t>
      </w:r>
      <w:del w:id="131" w:author="Sai Praneetha Bhaskaruni" w:date="2022-03-25T14:37:00Z">
        <w:r w:rsidR="001B0076" w:rsidRPr="001B0076" w:rsidDel="004E4A36">
          <w:rPr>
            <w:sz w:val="22"/>
          </w:rPr>
          <w:delText xml:space="preserve"> </w:delText>
        </w:r>
      </w:del>
      <w:r w:rsidR="001B0076" w:rsidRPr="001B0076">
        <w:rPr>
          <w:sz w:val="22"/>
        </w:rPr>
        <w:t>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C335C4">
      <w:pPr>
        <w:pStyle w:val="Heading1"/>
      </w:pPr>
      <w:bookmarkStart w:id="132" w:name="_Toc98780920"/>
      <w:r>
        <w:rPr>
          <w:color w:val="FCC566"/>
          <w:sz w:val="40"/>
        </w:rPr>
        <w:t>06</w:t>
      </w:r>
      <w:r w:rsidRPr="00180992">
        <w:rPr>
          <w:color w:val="FFCC66"/>
          <w:sz w:val="40"/>
        </w:rPr>
        <w:t xml:space="preserve"> </w:t>
      </w:r>
      <w:r w:rsidRPr="000F24D0">
        <w:t xml:space="preserve">Security </w:t>
      </w:r>
      <w:r w:rsidR="00EA0403" w:rsidRPr="000F24D0">
        <w:t>Awareness Training</w:t>
      </w:r>
      <w:bookmarkEnd w:id="132"/>
    </w:p>
    <w:p w14:paraId="39B3EAFA" w14:textId="078D8AF3" w:rsidR="000F24D0" w:rsidRPr="00C11DBF" w:rsidRDefault="000F24D0" w:rsidP="000F24D0">
      <w:pPr>
        <w:shd w:val="clear" w:color="auto" w:fill="E7E6E6" w:themeFill="background2"/>
        <w:spacing w:after="0"/>
        <w:ind w:left="118"/>
        <w:rPr>
          <w:b/>
          <w:sz w:val="22"/>
        </w:rPr>
      </w:pPr>
      <w:r w:rsidRPr="00C11DBF">
        <w:rPr>
          <w:b/>
          <w:sz w:val="22"/>
        </w:rPr>
        <w:t>SmartMedic Solution Component</w:t>
      </w:r>
      <w:ins w:id="133" w:author="Sai Praneetha Bhaskaruni" w:date="2022-03-24T09:42:00Z">
        <w:r w:rsidR="00566E16">
          <w:rPr>
            <w:b/>
            <w:sz w:val="22"/>
          </w:rPr>
          <w:t>s</w:t>
        </w:r>
      </w:ins>
      <w:r w:rsidRPr="00C11DBF">
        <w:rPr>
          <w:b/>
          <w:sz w:val="22"/>
        </w:rPr>
        <w:t xml:space="preserve">: </w:t>
      </w:r>
      <w:r w:rsidR="00EA0403" w:rsidRPr="00C11DBF">
        <w:rPr>
          <w:b/>
          <w:sz w:val="22"/>
        </w:rPr>
        <w:t>Device</w:t>
      </w:r>
      <w:r w:rsidR="00EA0403">
        <w:t>,</w:t>
      </w:r>
      <w:r w:rsidR="00EA0403" w:rsidRPr="00EA0403">
        <w:rPr>
          <w:b/>
          <w:sz w:val="22"/>
        </w:rPr>
        <w:t xml:space="preserve"> Tablet and Nurse Station Application</w:t>
      </w:r>
    </w:p>
    <w:p w14:paraId="2FAEEE2E" w14:textId="7AE6014B" w:rsidR="000F24D0" w:rsidRPr="00D91131" w:rsidDel="004F78D0" w:rsidRDefault="00CD012C" w:rsidP="000F24D0">
      <w:pPr>
        <w:spacing w:after="120"/>
        <w:ind w:left="129" w:hanging="14"/>
        <w:rPr>
          <w:del w:id="134" w:author="Sai Praneetha Bhaskaruni" w:date="2022-03-25T14:38:00Z"/>
          <w:sz w:val="22"/>
          <w:rPrChange w:id="135" w:author="Sai Praneetha Bhaskaruni" w:date="2022-03-25T14:38:00Z">
            <w:rPr>
              <w:del w:id="136" w:author="Sai Praneetha Bhaskaruni" w:date="2022-03-25T14:38:00Z"/>
            </w:rPr>
          </w:rPrChange>
        </w:rPr>
      </w:pPr>
      <w:r>
        <w:rPr>
          <w:b/>
          <w:i/>
          <w:sz w:val="22"/>
        </w:rPr>
        <w:t>Recommendation for customer (HDO)</w:t>
      </w:r>
      <w:r w:rsidR="000F24D0" w:rsidRPr="00CA58F3">
        <w:rPr>
          <w:b/>
          <w:i/>
          <w:sz w:val="22"/>
        </w:rPr>
        <w:t>:</w:t>
      </w:r>
      <w:r w:rsidR="000F24D0" w:rsidRPr="00CA58F3">
        <w:t xml:space="preserve"> </w:t>
      </w:r>
      <w:r w:rsidR="000F24D0" w:rsidRPr="00D91131">
        <w:rPr>
          <w:sz w:val="22"/>
          <w:rPrChange w:id="137" w:author="Sai Praneetha Bhaskaruni" w:date="2022-03-25T14:38:00Z">
            <w:rPr/>
          </w:rPrChange>
        </w:rPr>
        <w:t>C</w:t>
      </w:r>
      <w:r w:rsidR="000F24D0" w:rsidRPr="00D91131">
        <w:rPr>
          <w:sz w:val="22"/>
          <w:rPrChange w:id="138" w:author="Sai Praneetha Bhaskaruni" w:date="2022-03-25T14:38:00Z">
            <w:rPr>
              <w:sz w:val="22"/>
            </w:rPr>
          </w:rPrChange>
        </w:rPr>
        <w:t>ustomer</w:t>
      </w:r>
      <w:ins w:id="139" w:author="Sai Praneetha Bhaskaruni" w:date="2022-03-24T09:52:00Z">
        <w:r w:rsidR="000C3E6F" w:rsidRPr="00D91131">
          <w:rPr>
            <w:sz w:val="22"/>
            <w:rPrChange w:id="140" w:author="Sai Praneetha Bhaskaruni" w:date="2022-03-25T14:38:00Z">
              <w:rPr>
                <w:sz w:val="22"/>
              </w:rPr>
            </w:rPrChange>
          </w:rPr>
          <w:t xml:space="preserve"> (HDO</w:t>
        </w:r>
      </w:ins>
      <w:ins w:id="141" w:author="Sai Praneetha Bhaskaruni" w:date="2022-03-24T09:53:00Z">
        <w:r w:rsidR="000C3E6F" w:rsidRPr="00D91131">
          <w:rPr>
            <w:sz w:val="22"/>
            <w:rPrChange w:id="142" w:author="Sai Praneetha Bhaskaruni" w:date="2022-03-25T14:38:00Z">
              <w:rPr>
                <w:sz w:val="22"/>
              </w:rPr>
            </w:rPrChange>
          </w:rPr>
          <w:t>s</w:t>
        </w:r>
      </w:ins>
      <w:ins w:id="143" w:author="Sai Praneetha Bhaskaruni" w:date="2022-03-24T09:52:00Z">
        <w:r w:rsidR="000C3E6F" w:rsidRPr="00D91131">
          <w:rPr>
            <w:sz w:val="22"/>
            <w:rPrChange w:id="144" w:author="Sai Praneetha Bhaskaruni" w:date="2022-03-25T14:38:00Z">
              <w:rPr>
                <w:sz w:val="22"/>
              </w:rPr>
            </w:rPrChange>
          </w:rPr>
          <w:t xml:space="preserve">) </w:t>
        </w:r>
      </w:ins>
      <w:ins w:id="145" w:author="Sai Praneetha Bhaskaruni" w:date="2022-03-24T09:53:00Z">
        <w:r w:rsidR="000C3E6F" w:rsidRPr="00D91131">
          <w:rPr>
            <w:sz w:val="22"/>
            <w:rPrChange w:id="146" w:author="Sai Praneetha Bhaskaruni" w:date="2022-03-25T14:38:00Z">
              <w:rPr>
                <w:sz w:val="22"/>
              </w:rPr>
            </w:rPrChange>
          </w:rPr>
          <w:t>responsibility</w:t>
        </w:r>
      </w:ins>
      <w:r w:rsidR="00B41D30" w:rsidRPr="00D91131">
        <w:rPr>
          <w:sz w:val="22"/>
          <w:rPrChange w:id="147" w:author="Sai Praneetha Bhaskaruni" w:date="2022-03-25T14:38:00Z">
            <w:rPr>
              <w:sz w:val="22"/>
            </w:rPr>
          </w:rPrChange>
        </w:rPr>
        <w:t xml:space="preserve"> </w:t>
      </w:r>
      <w:ins w:id="148" w:author="Sai Praneetha Bhaskaruni" w:date="2022-03-24T09:53:00Z">
        <w:r w:rsidR="000C3E6F" w:rsidRPr="00D91131">
          <w:rPr>
            <w:sz w:val="22"/>
            <w:rPrChange w:id="149" w:author="Sai Praneetha Bhaskaruni" w:date="2022-03-25T14:38:00Z">
              <w:rPr>
                <w:sz w:val="22"/>
              </w:rPr>
            </w:rPrChange>
          </w:rPr>
          <w:t xml:space="preserve">to be </w:t>
        </w:r>
      </w:ins>
      <w:r w:rsidR="00B41D30" w:rsidRPr="00D91131">
        <w:rPr>
          <w:sz w:val="22"/>
          <w:rPrChange w:id="150" w:author="Sai Praneetha Bhaskaruni" w:date="2022-03-25T14:38:00Z">
            <w:rPr>
              <w:sz w:val="22"/>
            </w:rPr>
          </w:rPrChange>
        </w:rPr>
        <w:t xml:space="preserve">aware and train the </w:t>
      </w:r>
      <w:ins w:id="151" w:author="Sai Praneetha Bhaskaruni" w:date="2022-03-24T09:53:00Z">
        <w:r w:rsidR="000C3E6F" w:rsidRPr="00D91131">
          <w:rPr>
            <w:sz w:val="22"/>
            <w:rPrChange w:id="152" w:author="Sai Praneetha Bhaskaruni" w:date="2022-03-25T14:38:00Z">
              <w:rPr>
                <w:sz w:val="22"/>
              </w:rPr>
            </w:rPrChange>
          </w:rPr>
          <w:t>appropriate</w:t>
        </w:r>
        <w:r w:rsidR="00761083" w:rsidRPr="00D91131">
          <w:rPr>
            <w:sz w:val="22"/>
            <w:rPrChange w:id="153" w:author="Sai Praneetha Bhaskaruni" w:date="2022-03-25T14:38:00Z">
              <w:rPr>
                <w:sz w:val="22"/>
              </w:rPr>
            </w:rPrChange>
          </w:rPr>
          <w:t xml:space="preserve"> </w:t>
        </w:r>
      </w:ins>
      <w:r w:rsidR="00B41D30" w:rsidRPr="00D91131">
        <w:rPr>
          <w:sz w:val="22"/>
          <w:rPrChange w:id="154" w:author="Sai Praneetha Bhaskaruni" w:date="2022-03-25T14:38:00Z">
            <w:rPr>
              <w:sz w:val="22"/>
            </w:rPr>
          </w:rPrChange>
        </w:rPr>
        <w:t>user</w:t>
      </w:r>
      <w:del w:id="155" w:author="Sai Praneetha Bhaskaruni" w:date="2022-03-24T09:42:00Z">
        <w:r w:rsidR="00B41D30" w:rsidRPr="00D91131" w:rsidDel="00566E16">
          <w:rPr>
            <w:sz w:val="22"/>
            <w:rPrChange w:id="156" w:author="Sai Praneetha Bhaskaruni" w:date="2022-03-25T14:38:00Z">
              <w:rPr>
                <w:sz w:val="22"/>
              </w:rPr>
            </w:rPrChange>
          </w:rPr>
          <w:delText xml:space="preserve"> </w:delText>
        </w:r>
      </w:del>
      <w:r w:rsidR="003D3346" w:rsidRPr="00D91131">
        <w:rPr>
          <w:sz w:val="22"/>
          <w:rPrChange w:id="157" w:author="Sai Praneetha Bhaskaruni" w:date="2022-03-25T14:38:00Z">
            <w:rPr>
              <w:sz w:val="22"/>
            </w:rPr>
          </w:rPrChange>
        </w:rPr>
        <w:t xml:space="preserve">. </w:t>
      </w:r>
      <w:ins w:id="158" w:author="Sai Praneetha Bhaskaruni" w:date="2022-03-25T14:38:00Z">
        <w:r w:rsidR="004F78D0" w:rsidRPr="00D91131">
          <w:rPr>
            <w:sz w:val="22"/>
            <w:rPrChange w:id="159" w:author="Sai Praneetha Bhaskaruni" w:date="2022-03-25T14:38:00Z">
              <w:rPr/>
            </w:rPrChange>
          </w:rPr>
          <w:t>Only Stryker’s service engineer has authorization to access the Smart Medic solutions component (device) whenever needed, at the time of maintenance</w:t>
        </w:r>
      </w:ins>
      <w:del w:id="160" w:author="Sai Praneetha Bhaskaruni" w:date="2022-03-25T14:38:00Z">
        <w:r w:rsidR="003D3346" w:rsidRPr="00D91131" w:rsidDel="004F78D0">
          <w:rPr>
            <w:sz w:val="22"/>
            <w:rPrChange w:id="161" w:author="Sai Praneetha Bhaskaruni" w:date="2022-03-25T14:38:00Z">
              <w:rPr>
                <w:sz w:val="22"/>
              </w:rPr>
            </w:rPrChange>
          </w:rPr>
          <w:delText xml:space="preserve">Only </w:delText>
        </w:r>
        <w:r w:rsidR="00B41D30" w:rsidRPr="00D91131" w:rsidDel="004F78D0">
          <w:rPr>
            <w:sz w:val="22"/>
            <w:rPrChange w:id="162" w:author="Sai Praneetha Bhaskaruni" w:date="2022-03-25T14:38:00Z">
              <w:rPr>
                <w:sz w:val="22"/>
              </w:rPr>
            </w:rPrChange>
          </w:rPr>
          <w:delText xml:space="preserve">Stryker’s service engineer </w:delText>
        </w:r>
        <w:r w:rsidR="003D3346" w:rsidRPr="00D91131" w:rsidDel="004F78D0">
          <w:rPr>
            <w:sz w:val="22"/>
            <w:rPrChange w:id="163" w:author="Sai Praneetha Bhaskaruni" w:date="2022-03-25T14:38:00Z">
              <w:rPr>
                <w:sz w:val="22"/>
              </w:rPr>
            </w:rPrChange>
          </w:rPr>
          <w:delText xml:space="preserve">is </w:delText>
        </w:r>
        <w:r w:rsidR="00B41D30" w:rsidRPr="00D91131" w:rsidDel="004F78D0">
          <w:rPr>
            <w:sz w:val="22"/>
            <w:rPrChange w:id="164" w:author="Sai Praneetha Bhaskaruni" w:date="2022-03-25T14:38:00Z">
              <w:rPr>
                <w:sz w:val="22"/>
              </w:rPr>
            </w:rPrChange>
          </w:rPr>
          <w:delText>authorized to access the SmartMedic solutions component device</w:delText>
        </w:r>
        <w:r w:rsidR="003D3346" w:rsidRPr="00D91131" w:rsidDel="004F78D0">
          <w:rPr>
            <w:sz w:val="22"/>
            <w:rPrChange w:id="165" w:author="Sai Praneetha Bhaskaruni" w:date="2022-03-25T14:38:00Z">
              <w:rPr>
                <w:sz w:val="22"/>
              </w:rPr>
            </w:rPrChange>
          </w:rPr>
          <w:delText xml:space="preserve"> w</w:delText>
        </w:r>
        <w:r w:rsidR="00B41D30" w:rsidRPr="00D91131" w:rsidDel="004F78D0">
          <w:rPr>
            <w:sz w:val="22"/>
            <w:rPrChange w:id="166" w:author="Sai Praneetha Bhaskaruni" w:date="2022-03-25T14:38:00Z">
              <w:rPr>
                <w:sz w:val="22"/>
              </w:rPr>
            </w:rPrChange>
          </w:rPr>
          <w:delText>henever needed</w:delText>
        </w:r>
        <w:r w:rsidR="003D3346" w:rsidRPr="00D91131" w:rsidDel="004F78D0">
          <w:rPr>
            <w:sz w:val="22"/>
            <w:rPrChange w:id="167" w:author="Sai Praneetha Bhaskaruni" w:date="2022-03-25T14:38:00Z">
              <w:rPr>
                <w:sz w:val="22"/>
              </w:rPr>
            </w:rPrChange>
          </w:rPr>
          <w:delText>,</w:delText>
        </w:r>
        <w:r w:rsidR="00B41D30" w:rsidRPr="00D91131" w:rsidDel="004F78D0">
          <w:rPr>
            <w:sz w:val="22"/>
            <w:rPrChange w:id="168" w:author="Sai Praneetha Bhaskaruni" w:date="2022-03-25T14:38:00Z">
              <w:rPr>
                <w:sz w:val="22"/>
              </w:rPr>
            </w:rPrChange>
          </w:rPr>
          <w:delText xml:space="preserve"> at the time of maintenance</w:delText>
        </w:r>
      </w:del>
      <w:r w:rsidR="000F24D0" w:rsidRPr="00D91131">
        <w:rPr>
          <w:sz w:val="22"/>
          <w:rPrChange w:id="169" w:author="Sai Praneetha Bhaskaruni" w:date="2022-03-25T14:38:00Z">
            <w:rPr>
              <w:sz w:val="22"/>
            </w:rPr>
          </w:rPrChange>
        </w:rPr>
        <w:t>.</w:t>
      </w:r>
      <w:r w:rsidR="00B41D30" w:rsidRPr="00D91131">
        <w:rPr>
          <w:sz w:val="22"/>
          <w:rPrChange w:id="170" w:author="Sai Praneetha Bhaskaruni" w:date="2022-03-25T14:38:00Z">
            <w:rPr/>
          </w:rPrChange>
        </w:rPr>
        <w:t xml:space="preserve"> </w:t>
      </w:r>
      <w:ins w:id="171" w:author="Sai Praneetha Bhaskaruni" w:date="2022-03-25T14:38:00Z">
        <w:r w:rsidR="004F78D0" w:rsidRPr="00D91131">
          <w:rPr>
            <w:sz w:val="22"/>
            <w:rPrChange w:id="172" w:author="Sai Praneetha Bhaskaruni" w:date="2022-03-25T14:38:00Z">
              <w:rPr/>
            </w:rPrChange>
          </w:rPr>
          <w:t>The access and management of the device and tablet is not provided for HDO.</w:t>
        </w:r>
      </w:ins>
      <w:del w:id="173" w:author="Sai Praneetha Bhaskaruni" w:date="2022-03-25T14:38:00Z">
        <w:r w:rsidR="00EA0403" w:rsidRPr="00D91131" w:rsidDel="004F78D0">
          <w:rPr>
            <w:sz w:val="22"/>
            <w:rPrChange w:id="174" w:author="Sai Praneetha Bhaskaruni" w:date="2022-03-25T14:38:00Z">
              <w:rPr>
                <w:sz w:val="22"/>
              </w:rPr>
            </w:rPrChange>
          </w:rPr>
          <w:delText xml:space="preserve">HDO </w:delText>
        </w:r>
        <w:r w:rsidR="003D3346" w:rsidRPr="00D91131" w:rsidDel="004F78D0">
          <w:rPr>
            <w:sz w:val="22"/>
            <w:rPrChange w:id="175" w:author="Sai Praneetha Bhaskaruni" w:date="2022-03-25T14:38:00Z">
              <w:rPr>
                <w:sz w:val="22"/>
              </w:rPr>
            </w:rPrChange>
          </w:rPr>
          <w:delText xml:space="preserve">is </w:delText>
        </w:r>
        <w:r w:rsidR="00B41D30" w:rsidRPr="00D91131" w:rsidDel="004F78D0">
          <w:rPr>
            <w:sz w:val="22"/>
            <w:rPrChange w:id="176" w:author="Sai Praneetha Bhaskaruni" w:date="2022-03-25T14:38:00Z">
              <w:rPr>
                <w:sz w:val="22"/>
              </w:rPr>
            </w:rPrChange>
          </w:rPr>
          <w:delText xml:space="preserve">not allowed </w:delText>
        </w:r>
        <w:r w:rsidR="003D3346" w:rsidRPr="00D91131" w:rsidDel="004F78D0">
          <w:rPr>
            <w:sz w:val="22"/>
            <w:rPrChange w:id="177" w:author="Sai Praneetha Bhaskaruni" w:date="2022-03-25T14:38:00Z">
              <w:rPr>
                <w:sz w:val="22"/>
              </w:rPr>
            </w:rPrChange>
          </w:rPr>
          <w:delText xml:space="preserve">to access </w:delText>
        </w:r>
        <w:r w:rsidR="00B41D30" w:rsidRPr="00D91131" w:rsidDel="004F78D0">
          <w:rPr>
            <w:sz w:val="22"/>
            <w:rPrChange w:id="178" w:author="Sai Praneetha Bhaskaruni" w:date="2022-03-25T14:38:00Z">
              <w:rPr>
                <w:sz w:val="22"/>
              </w:rPr>
            </w:rPrChange>
          </w:rPr>
          <w:delText>and manag</w:delText>
        </w:r>
        <w:r w:rsidR="003D3346" w:rsidRPr="00D91131" w:rsidDel="004F78D0">
          <w:rPr>
            <w:sz w:val="22"/>
            <w:rPrChange w:id="179" w:author="Sai Praneetha Bhaskaruni" w:date="2022-03-25T14:38:00Z">
              <w:rPr>
                <w:sz w:val="22"/>
              </w:rPr>
            </w:rPrChange>
          </w:rPr>
          <w:delText>e</w:delText>
        </w:r>
        <w:r w:rsidR="00B41D30" w:rsidRPr="00D91131" w:rsidDel="004F78D0">
          <w:rPr>
            <w:sz w:val="22"/>
            <w:rPrChange w:id="180" w:author="Sai Praneetha Bhaskaruni" w:date="2022-03-25T14:38:00Z">
              <w:rPr>
                <w:sz w:val="22"/>
              </w:rPr>
            </w:rPrChange>
          </w:rPr>
          <w:delText xml:space="preserve"> </w:delText>
        </w:r>
        <w:r w:rsidR="003D3346" w:rsidRPr="00D91131" w:rsidDel="004F78D0">
          <w:rPr>
            <w:sz w:val="22"/>
            <w:rPrChange w:id="181" w:author="Sai Praneetha Bhaskaruni" w:date="2022-03-25T14:38:00Z">
              <w:rPr>
                <w:sz w:val="22"/>
              </w:rPr>
            </w:rPrChange>
          </w:rPr>
          <w:delText xml:space="preserve">the </w:delText>
        </w:r>
        <w:r w:rsidR="00EA0403" w:rsidRPr="00D91131" w:rsidDel="004F78D0">
          <w:rPr>
            <w:sz w:val="22"/>
            <w:rPrChange w:id="182" w:author="Sai Praneetha Bhaskaruni" w:date="2022-03-25T14:38:00Z">
              <w:rPr>
                <w:sz w:val="22"/>
              </w:rPr>
            </w:rPrChange>
          </w:rPr>
          <w:delText xml:space="preserve">device and tablet </w:delText>
        </w:r>
        <w:r w:rsidR="00B41D30" w:rsidRPr="00D91131" w:rsidDel="004F78D0">
          <w:rPr>
            <w:sz w:val="22"/>
            <w:rPrChange w:id="183" w:author="Sai Praneetha Bhaskaruni" w:date="2022-03-25T14:38:00Z">
              <w:rPr>
                <w:sz w:val="22"/>
              </w:rPr>
            </w:rPrChange>
          </w:rPr>
          <w:delText>component.</w:delText>
        </w:r>
      </w:del>
    </w:p>
    <w:p w14:paraId="64CC9A39" w14:textId="77777777" w:rsidR="004F78D0" w:rsidRPr="00D91131" w:rsidRDefault="004F78D0" w:rsidP="000F24D0">
      <w:pPr>
        <w:spacing w:after="120"/>
        <w:ind w:left="129" w:hanging="14"/>
        <w:rPr>
          <w:ins w:id="184" w:author="Sai Praneetha Bhaskaruni" w:date="2022-03-25T14:38:00Z"/>
          <w:sz w:val="22"/>
          <w:rPrChange w:id="185" w:author="Sai Praneetha Bhaskaruni" w:date="2022-03-25T14:38:00Z">
            <w:rPr>
              <w:ins w:id="186" w:author="Sai Praneetha Bhaskaruni" w:date="2022-03-25T14:38:00Z"/>
              <w:sz w:val="22"/>
            </w:rPr>
          </w:rPrChange>
        </w:rPr>
      </w:pPr>
    </w:p>
    <w:p w14:paraId="73EE030A" w14:textId="3E77E258"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w:t>
      </w:r>
      <w:r w:rsidR="003D3346">
        <w:rPr>
          <w:sz w:val="22"/>
        </w:rPr>
        <w:t>-</w:t>
      </w:r>
      <w:r w:rsidR="000F24D0" w:rsidRPr="00EA0403">
        <w:rPr>
          <w:sz w:val="22"/>
        </w:rPr>
        <w:t>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supported, such as WPA2 EAP-TLS)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C335C4">
      <w:pPr>
        <w:pStyle w:val="Heading1"/>
      </w:pPr>
      <w:bookmarkStart w:id="187" w:name="_Toc98780921"/>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187"/>
    </w:p>
    <w:p w14:paraId="5346587A" w14:textId="38DE542F" w:rsidR="00275C89" w:rsidRPr="00C11DBF" w:rsidRDefault="00275C89" w:rsidP="00275C89">
      <w:pPr>
        <w:shd w:val="clear" w:color="auto" w:fill="E7E6E6" w:themeFill="background2"/>
        <w:spacing w:after="0"/>
        <w:ind w:left="118"/>
        <w:rPr>
          <w:b/>
          <w:sz w:val="22"/>
        </w:rPr>
      </w:pPr>
      <w:r w:rsidRPr="00C11DBF">
        <w:rPr>
          <w:b/>
          <w:sz w:val="22"/>
        </w:rPr>
        <w:t>SmartMedic Solution Component</w:t>
      </w:r>
      <w:ins w:id="188" w:author="Sai Praneetha Bhaskaruni" w:date="2022-03-24T09:43:00Z">
        <w:r w:rsidR="001A0CFF">
          <w:rPr>
            <w:b/>
            <w:sz w:val="22"/>
          </w:rPr>
          <w:t>s</w:t>
        </w:r>
      </w:ins>
      <w:r w:rsidRPr="00C11DBF">
        <w:rPr>
          <w:b/>
          <w:sz w:val="22"/>
        </w:rPr>
        <w:t>: Device</w:t>
      </w:r>
      <w:r w:rsidR="0023424E">
        <w:rPr>
          <w:b/>
          <w:sz w:val="22"/>
        </w:rPr>
        <w:t>, Tablet and Nurse Station Application</w:t>
      </w:r>
    </w:p>
    <w:p w14:paraId="0F399635" w14:textId="265D577F" w:rsidR="00275C89" w:rsidRDefault="00275C89" w:rsidP="00275C89">
      <w:pPr>
        <w:spacing w:after="120"/>
        <w:ind w:left="129" w:hanging="14"/>
        <w:rPr>
          <w:sz w:val="22"/>
        </w:rPr>
      </w:pPr>
      <w:r w:rsidRPr="00CA58F3">
        <w:rPr>
          <w:b/>
          <w:i/>
          <w:sz w:val="22"/>
        </w:rPr>
        <w:t>Existing Security Features:</w:t>
      </w:r>
      <w:r>
        <w:rPr>
          <w:i/>
          <w:sz w:val="22"/>
        </w:rPr>
        <w:t xml:space="preserve"> </w:t>
      </w:r>
      <w:ins w:id="189" w:author="Sai Praneetha Bhaskaruni" w:date="2022-03-25T14:39:00Z">
        <w:r w:rsidR="00D91131" w:rsidRPr="00E2528A">
          <w:rPr>
            <w:sz w:val="22"/>
            <w:szCs w:val="24"/>
            <w:rPrChange w:id="190" w:author="Sai Praneetha Bhaskaruni" w:date="2022-03-25T14:40:00Z">
              <w:rPr/>
            </w:rPrChange>
          </w:rPr>
          <w:t>Only Stryker’s service engineer is authorized to perform verification &amp; validation of the Smart Medic solutions component (device) whenever needed, at the time of incident reported.</w:t>
        </w:r>
        <w:r w:rsidR="00D91131">
          <w:t xml:space="preserve"> </w:t>
        </w:r>
      </w:ins>
      <w:del w:id="191" w:author="Sai Praneetha Bhaskaruni" w:date="2022-03-25T14:39:00Z">
        <w:r w:rsidRPr="000019BA" w:rsidDel="00D91131">
          <w:rPr>
            <w:sz w:val="22"/>
            <w:highlight w:val="yellow"/>
            <w:rPrChange w:id="192" w:author="Sai Praneetha Bhaskaruni" w:date="2022-03-24T09:59:00Z">
              <w:rPr>
                <w:sz w:val="22"/>
              </w:rPr>
            </w:rPrChange>
          </w:rPr>
          <w:delText xml:space="preserve">Only Stryker’s service engineer </w:delText>
        </w:r>
        <w:r w:rsidR="002264ED" w:rsidRPr="000019BA" w:rsidDel="00D91131">
          <w:rPr>
            <w:sz w:val="22"/>
            <w:highlight w:val="yellow"/>
            <w:rPrChange w:id="193" w:author="Sai Praneetha Bhaskaruni" w:date="2022-03-24T09:59:00Z">
              <w:rPr>
                <w:sz w:val="22"/>
              </w:rPr>
            </w:rPrChange>
          </w:rPr>
          <w:delText xml:space="preserve">is </w:delText>
        </w:r>
        <w:r w:rsidRPr="000019BA" w:rsidDel="00D91131">
          <w:rPr>
            <w:sz w:val="22"/>
            <w:highlight w:val="yellow"/>
            <w:rPrChange w:id="194" w:author="Sai Praneetha Bhaskaruni" w:date="2022-03-24T09:59:00Z">
              <w:rPr>
                <w:sz w:val="22"/>
              </w:rPr>
            </w:rPrChange>
          </w:rPr>
          <w:delText xml:space="preserve">authorized to perform testing and maintenance </w:delText>
        </w:r>
        <w:r w:rsidR="002264ED" w:rsidRPr="000019BA" w:rsidDel="00D91131">
          <w:rPr>
            <w:sz w:val="22"/>
            <w:highlight w:val="yellow"/>
            <w:rPrChange w:id="195" w:author="Sai Praneetha Bhaskaruni" w:date="2022-03-24T09:59:00Z">
              <w:rPr>
                <w:sz w:val="22"/>
              </w:rPr>
            </w:rPrChange>
          </w:rPr>
          <w:delText xml:space="preserve">of </w:delText>
        </w:r>
        <w:r w:rsidRPr="000019BA" w:rsidDel="00D91131">
          <w:rPr>
            <w:sz w:val="22"/>
            <w:highlight w:val="yellow"/>
            <w:rPrChange w:id="196" w:author="Sai Praneetha Bhaskaruni" w:date="2022-03-24T09:59:00Z">
              <w:rPr>
                <w:sz w:val="22"/>
              </w:rPr>
            </w:rPrChange>
          </w:rPr>
          <w:delText xml:space="preserve">the SmartMedic </w:delText>
        </w:r>
        <w:r w:rsidR="002264ED" w:rsidRPr="000019BA" w:rsidDel="00D91131">
          <w:rPr>
            <w:sz w:val="22"/>
            <w:highlight w:val="yellow"/>
            <w:rPrChange w:id="197" w:author="Sai Praneetha Bhaskaruni" w:date="2022-03-24T09:59:00Z">
              <w:rPr>
                <w:sz w:val="22"/>
              </w:rPr>
            </w:rPrChange>
          </w:rPr>
          <w:delText xml:space="preserve">Solution’s </w:delText>
        </w:r>
        <w:r w:rsidRPr="000019BA" w:rsidDel="00D91131">
          <w:rPr>
            <w:sz w:val="22"/>
            <w:highlight w:val="yellow"/>
            <w:rPrChange w:id="198" w:author="Sai Praneetha Bhaskaruni" w:date="2022-03-24T09:59:00Z">
              <w:rPr>
                <w:sz w:val="22"/>
              </w:rPr>
            </w:rPrChange>
          </w:rPr>
          <w:delText>component device</w:delText>
        </w:r>
        <w:r w:rsidR="00D01949" w:rsidRPr="000019BA" w:rsidDel="00D91131">
          <w:rPr>
            <w:sz w:val="22"/>
            <w:highlight w:val="yellow"/>
            <w:rPrChange w:id="199" w:author="Sai Praneetha Bhaskaruni" w:date="2022-03-24T09:59:00Z">
              <w:rPr>
                <w:sz w:val="22"/>
              </w:rPr>
            </w:rPrChange>
          </w:rPr>
          <w:delText>, w</w:delText>
        </w:r>
        <w:r w:rsidRPr="000019BA" w:rsidDel="00D91131">
          <w:rPr>
            <w:sz w:val="22"/>
            <w:highlight w:val="yellow"/>
            <w:rPrChange w:id="200" w:author="Sai Praneetha Bhaskaruni" w:date="2022-03-24T09:59:00Z">
              <w:rPr>
                <w:sz w:val="22"/>
              </w:rPr>
            </w:rPrChange>
          </w:rPr>
          <w:delText>henever n</w:delText>
        </w:r>
        <w:r w:rsidR="0023424E" w:rsidRPr="000019BA" w:rsidDel="00D91131">
          <w:rPr>
            <w:sz w:val="22"/>
            <w:highlight w:val="yellow"/>
            <w:rPrChange w:id="201" w:author="Sai Praneetha Bhaskaruni" w:date="2022-03-24T09:59:00Z">
              <w:rPr>
                <w:sz w:val="22"/>
              </w:rPr>
            </w:rPrChange>
          </w:rPr>
          <w:delText>eeded</w:delText>
        </w:r>
        <w:r w:rsidR="00D01949" w:rsidRPr="000019BA" w:rsidDel="00D91131">
          <w:rPr>
            <w:sz w:val="22"/>
            <w:highlight w:val="yellow"/>
            <w:rPrChange w:id="202" w:author="Sai Praneetha Bhaskaruni" w:date="2022-03-24T09:59:00Z">
              <w:rPr>
                <w:sz w:val="22"/>
              </w:rPr>
            </w:rPrChange>
          </w:rPr>
          <w:delText>,</w:delText>
        </w:r>
        <w:r w:rsidR="0023424E" w:rsidRPr="000019BA" w:rsidDel="00D91131">
          <w:rPr>
            <w:sz w:val="22"/>
            <w:highlight w:val="yellow"/>
            <w:rPrChange w:id="203" w:author="Sai Praneetha Bhaskaruni" w:date="2022-03-24T09:59:00Z">
              <w:rPr>
                <w:sz w:val="22"/>
              </w:rPr>
            </w:rPrChange>
          </w:rPr>
          <w:delText xml:space="preserve"> at the time of incident response</w:delText>
        </w:r>
        <w:r w:rsidRPr="000019BA" w:rsidDel="00D91131">
          <w:rPr>
            <w:sz w:val="22"/>
            <w:highlight w:val="yellow"/>
            <w:rPrChange w:id="204" w:author="Sai Praneetha Bhaskaruni" w:date="2022-03-24T09:59:00Z">
              <w:rPr>
                <w:sz w:val="22"/>
              </w:rPr>
            </w:rPrChange>
          </w:rPr>
          <w:delText>.</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t>
      </w:r>
      <w:ins w:id="205" w:author="Sai Praneetha Bhaskaruni" w:date="2022-03-25T15:33:00Z">
        <w:r w:rsidR="0090276D">
          <w:rPr>
            <w:sz w:val="22"/>
          </w:rPr>
          <w:t>as attackers exploiting the system in multiple ways</w:t>
        </w:r>
      </w:ins>
      <w:ins w:id="206" w:author="Sai Praneetha Bhaskaruni" w:date="2022-03-25T15:34:00Z">
        <w:r w:rsidR="00452CD5">
          <w:rPr>
            <w:sz w:val="22"/>
          </w:rPr>
          <w:t xml:space="preserve"> </w:t>
        </w:r>
      </w:ins>
      <w:del w:id="207" w:author="Sai Praneetha Bhaskaruni" w:date="2022-03-25T15:34:00Z">
        <w:r w:rsidR="00D24168" w:rsidRPr="00907A2E" w:rsidDel="00452CD5">
          <w:rPr>
            <w:sz w:val="22"/>
          </w:rPr>
          <w:delText xml:space="preserve">with </w:delText>
        </w:r>
        <w:r w:rsidR="00D24168" w:rsidRPr="007539B4" w:rsidDel="00452CD5">
          <w:rPr>
            <w:sz w:val="22"/>
            <w:highlight w:val="yellow"/>
            <w:rPrChange w:id="208" w:author="Sai Praneetha Bhaskaruni" w:date="2022-03-23T16:40:00Z">
              <w:rPr>
                <w:sz w:val="22"/>
              </w:rPr>
            </w:rPrChange>
          </w:rPr>
          <w:delText>malware’s prevalence</w:delText>
        </w:r>
        <w:r w:rsidR="00D24168" w:rsidRPr="00907A2E" w:rsidDel="00452CD5">
          <w:rPr>
            <w:sz w:val="22"/>
          </w:rPr>
          <w:delText xml:space="preserve"> </w:delText>
        </w:r>
      </w:del>
      <w:del w:id="209" w:author="Sai Praneetha Bhaskaruni" w:date="2022-03-25T15:35:00Z">
        <w:r w:rsidR="00D24168" w:rsidRPr="00907A2E" w:rsidDel="00062F09">
          <w:rPr>
            <w:sz w:val="22"/>
          </w:rPr>
          <w:delText>because</w:delText>
        </w:r>
      </w:del>
      <w:ins w:id="210" w:author="Sai Praneetha Bhaskaruni" w:date="2022-03-25T15:35:00Z">
        <w:r w:rsidR="00062F09">
          <w:rPr>
            <w:sz w:val="22"/>
          </w:rPr>
          <w:t>and hence</w:t>
        </w:r>
      </w:ins>
      <w:r w:rsidR="00D24168" w:rsidRPr="00907A2E">
        <w:rPr>
          <w:sz w:val="22"/>
        </w:rPr>
        <w:t xml:space="preserve"> it </w:t>
      </w:r>
      <w:ins w:id="211" w:author="Sai Praneetha Bhaskaruni" w:date="2022-03-25T15:36:00Z">
        <w:r w:rsidR="00652F15">
          <w:rPr>
            <w:sz w:val="22"/>
          </w:rPr>
          <w:t>can serve</w:t>
        </w:r>
      </w:ins>
      <w:del w:id="212" w:author="Sai Praneetha Bhaskaruni" w:date="2022-03-25T15:36:00Z">
        <w:r w:rsidR="00D24168" w:rsidRPr="00907A2E" w:rsidDel="00652F15">
          <w:rPr>
            <w:sz w:val="22"/>
          </w:rPr>
          <w:delText>functions</w:delText>
        </w:r>
      </w:del>
      <w:r w:rsidR="00D24168" w:rsidRPr="00907A2E">
        <w:rPr>
          <w:sz w:val="22"/>
        </w:rPr>
        <w:t xml:space="preserve"> as an early warning </w:t>
      </w:r>
      <w:ins w:id="213" w:author="Sai Praneetha Bhaskaruni" w:date="2022-03-24T10:57:00Z">
        <w:r w:rsidR="00DB7A93">
          <w:rPr>
            <w:sz w:val="22"/>
          </w:rPr>
          <w:t xml:space="preserve">to </w:t>
        </w:r>
      </w:ins>
      <w:del w:id="214" w:author="Sai Praneetha Bhaskaruni" w:date="2022-03-24T10:56:00Z">
        <w:r w:rsidR="00D24168" w:rsidRPr="00907A2E" w:rsidDel="00DB7A93">
          <w:rPr>
            <w:sz w:val="22"/>
          </w:rPr>
          <w:delText xml:space="preserve">system for </w:delText>
        </w:r>
      </w:del>
      <w:r w:rsidR="00D24168" w:rsidRPr="00907A2E">
        <w:rPr>
          <w:sz w:val="22"/>
        </w:rPr>
        <w:t>the</w:t>
      </w:r>
      <w:del w:id="215" w:author="Sai Praneetha Bhaskaruni" w:date="2022-03-24T10:57:00Z">
        <w:r w:rsidR="00D24168" w:rsidRPr="00907A2E" w:rsidDel="00DB7A93">
          <w:rPr>
            <w:sz w:val="22"/>
          </w:rPr>
          <w:delText xml:space="preserve"> </w:delText>
        </w:r>
        <w:r w:rsidR="00D24168" w:rsidRPr="004F49EA" w:rsidDel="00DB7A93">
          <w:rPr>
            <w:sz w:val="22"/>
            <w:rPrChange w:id="216" w:author="Sai Praneetha Bhaskaruni" w:date="2022-03-25T10:01:00Z">
              <w:rPr>
                <w:sz w:val="22"/>
              </w:rPr>
            </w:rPrChange>
          </w:rPr>
          <w:delText>computer</w:delText>
        </w:r>
      </w:del>
      <w:r w:rsidR="00D24168" w:rsidRPr="004F49EA">
        <w:rPr>
          <w:sz w:val="22"/>
          <w:rPrChange w:id="217" w:author="Sai Praneetha Bhaskaruni" w:date="2022-03-25T10:01:00Z">
            <w:rPr>
              <w:sz w:val="22"/>
            </w:rPr>
          </w:rPrChange>
        </w:rPr>
        <w:t xml:space="preserve"> s</w:t>
      </w:r>
      <w:ins w:id="218" w:author="Sai Praneetha Bhaskaruni" w:date="2022-03-24T10:56:00Z">
        <w:r w:rsidR="00DB7A93" w:rsidRPr="004F49EA">
          <w:rPr>
            <w:sz w:val="22"/>
            <w:rPrChange w:id="219" w:author="Sai Praneetha Bhaskaruni" w:date="2022-03-25T10:01:00Z">
              <w:rPr>
                <w:sz w:val="22"/>
                <w:highlight w:val="yellow"/>
              </w:rPr>
            </w:rPrChange>
          </w:rPr>
          <w:t>ystem</w:t>
        </w:r>
      </w:ins>
      <w:del w:id="220" w:author="Sai Praneetha Bhaskaruni" w:date="2022-03-24T10:56:00Z">
        <w:r w:rsidR="00D24168" w:rsidRPr="004F49EA" w:rsidDel="00DB7A93">
          <w:rPr>
            <w:sz w:val="22"/>
            <w:rPrChange w:id="221" w:author="Sai Praneetha Bhaskaruni" w:date="2022-03-25T10:01:00Z">
              <w:rPr>
                <w:sz w:val="22"/>
              </w:rPr>
            </w:rPrChange>
          </w:rPr>
          <w:delText>ecure</w:delText>
        </w:r>
      </w:del>
      <w:r w:rsidR="00D24168" w:rsidRPr="00907A2E">
        <w:rPr>
          <w:sz w:val="22"/>
        </w:rPr>
        <w:t xml:space="preserve"> regarding cyberattacks. </w:t>
      </w:r>
      <w:del w:id="222" w:author="Sai Praneetha Bhaskaruni" w:date="2022-03-25T15:37:00Z">
        <w:r w:rsidR="00D24168" w:rsidRPr="00907A2E" w:rsidDel="001F0AA8">
          <w:rPr>
            <w:sz w:val="22"/>
          </w:rPr>
          <w:delText xml:space="preserve">It keeps hackers out of the </w:delText>
        </w:r>
      </w:del>
      <w:del w:id="223" w:author="Sai Praneetha Bhaskaruni" w:date="2022-03-24T10:57:00Z">
        <w:r w:rsidR="00D24168" w:rsidRPr="00907A2E" w:rsidDel="00DB7A93">
          <w:rPr>
            <w:sz w:val="22"/>
          </w:rPr>
          <w:delText>computer</w:delText>
        </w:r>
      </w:del>
      <w:del w:id="224" w:author="Sai Praneetha Bhaskaruni" w:date="2022-03-25T15:37:00Z">
        <w:r w:rsidR="00D24168" w:rsidRPr="00907A2E" w:rsidDel="001F0AA8">
          <w:rPr>
            <w:sz w:val="22"/>
          </w:rPr>
          <w:delText xml:space="preserve"> and prevents the information from being compromised. </w:delText>
        </w:r>
      </w:del>
      <w:r w:rsidR="00D24168" w:rsidRPr="00907A2E">
        <w:rPr>
          <w:sz w:val="22"/>
        </w:rPr>
        <w:t xml:space="preserve">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4EF53A17" w:rsidR="00BA5FC4" w:rsidRPr="0023424E" w:rsidRDefault="00ED00D6" w:rsidP="00BA5FC4">
      <w:pPr>
        <w:shd w:val="clear" w:color="auto" w:fill="FFFFFF"/>
        <w:spacing w:beforeAutospacing="1"/>
        <w:ind w:left="450"/>
        <w:rPr>
          <w:rFonts w:eastAsia="Times New Roman" w:cstheme="minorHAnsi"/>
          <w:bCs/>
          <w:sz w:val="22"/>
        </w:rPr>
      </w:pPr>
      <w:bookmarkStart w:id="225" w:name="_Toc59610193"/>
      <w:ins w:id="226" w:author="Sai Praneetha Bhaskaruni" w:date="2022-03-24T11:28:00Z">
        <w:r>
          <w:rPr>
            <w:rFonts w:eastAsia="Times New Roman" w:cstheme="minorHAnsi"/>
            <w:bCs/>
            <w:sz w:val="22"/>
          </w:rPr>
          <w:t xml:space="preserve">Recommended </w:t>
        </w:r>
      </w:ins>
      <w:ins w:id="227" w:author="Sai Praneetha Bhaskaruni" w:date="2022-03-24T10:59:00Z">
        <w:r w:rsidR="00E16BE0">
          <w:rPr>
            <w:rFonts w:eastAsia="Times New Roman" w:cstheme="minorHAnsi"/>
            <w:bCs/>
            <w:sz w:val="22"/>
          </w:rPr>
          <w:t>V</w:t>
        </w:r>
      </w:ins>
      <w:del w:id="228" w:author="Sai Praneetha Bhaskaruni" w:date="2022-03-24T10:58:00Z">
        <w:r w:rsidR="00BA5FC4" w:rsidRPr="0023424E" w:rsidDel="00E16BE0">
          <w:rPr>
            <w:rFonts w:eastAsia="Times New Roman" w:cstheme="minorHAnsi"/>
            <w:bCs/>
            <w:sz w:val="22"/>
          </w:rPr>
          <w:delText>V</w:delText>
        </w:r>
      </w:del>
      <w:r w:rsidR="00BA5FC4" w:rsidRPr="0023424E">
        <w:rPr>
          <w:rFonts w:eastAsia="Times New Roman" w:cstheme="minorHAnsi"/>
          <w:bCs/>
          <w:sz w:val="22"/>
        </w:rPr>
        <w:t xml:space="preserve">ulnerability </w:t>
      </w:r>
      <w:ins w:id="229" w:author="Sai Praneetha Bhaskaruni" w:date="2022-03-24T10:59:00Z">
        <w:r w:rsidR="00E16BE0">
          <w:rPr>
            <w:rFonts w:eastAsia="Times New Roman" w:cstheme="minorHAnsi"/>
            <w:bCs/>
            <w:sz w:val="22"/>
          </w:rPr>
          <w:t>M</w:t>
        </w:r>
      </w:ins>
      <w:del w:id="230" w:author="Sai Praneetha Bhaskaruni" w:date="2022-03-24T10:59:00Z">
        <w:r w:rsidR="00BA5FC4" w:rsidRPr="0023424E" w:rsidDel="00E16BE0">
          <w:rPr>
            <w:rFonts w:eastAsia="Times New Roman" w:cstheme="minorHAnsi"/>
            <w:bCs/>
            <w:sz w:val="22"/>
          </w:rPr>
          <w:delText>M</w:delText>
        </w:r>
      </w:del>
      <w:r w:rsidR="00BA5FC4" w:rsidRPr="0023424E">
        <w:rPr>
          <w:rFonts w:eastAsia="Times New Roman" w:cstheme="minorHAnsi"/>
          <w:bCs/>
          <w:sz w:val="22"/>
        </w:rPr>
        <w:t>anagement</w:t>
      </w:r>
      <w:bookmarkEnd w:id="225"/>
      <w:ins w:id="231" w:author="Sai Praneetha Bhaskaruni" w:date="2022-03-24T10:59:00Z">
        <w:r w:rsidR="00E16BE0">
          <w:rPr>
            <w:rFonts w:eastAsia="Times New Roman" w:cstheme="minorHAnsi"/>
            <w:bCs/>
            <w:sz w:val="22"/>
          </w:rPr>
          <w:t xml:space="preserve"> </w:t>
        </w:r>
      </w:ins>
      <w:ins w:id="232" w:author="Sai Praneetha Bhaskaruni" w:date="2022-03-24T11:04:00Z">
        <w:r w:rsidR="00D9649E">
          <w:rPr>
            <w:rFonts w:eastAsia="Times New Roman" w:cstheme="minorHAnsi"/>
            <w:bCs/>
            <w:sz w:val="22"/>
          </w:rPr>
          <w:t>Process/</w:t>
        </w:r>
      </w:ins>
      <w:ins w:id="233" w:author="Sai Praneetha Bhaskaruni" w:date="2022-03-24T10:59:00Z">
        <w:r w:rsidR="00E16BE0">
          <w:rPr>
            <w:rFonts w:eastAsia="Times New Roman" w:cstheme="minorHAnsi"/>
            <w:bCs/>
            <w:sz w:val="22"/>
          </w:rPr>
          <w:t>Practice</w:t>
        </w:r>
      </w:ins>
      <w:ins w:id="234" w:author="Sai Praneetha Bhaskaruni" w:date="2022-03-24T11:04:00Z">
        <w:r w:rsidR="00D9649E">
          <w:rPr>
            <w:rFonts w:eastAsia="Times New Roman" w:cstheme="minorHAnsi"/>
            <w:bCs/>
            <w:sz w:val="22"/>
          </w:rPr>
          <w:t>(</w:t>
        </w:r>
      </w:ins>
      <w:ins w:id="235" w:author="Sai Praneetha Bhaskaruni" w:date="2022-03-24T10:59:00Z">
        <w:r w:rsidR="00E16BE0">
          <w:rPr>
            <w:rFonts w:eastAsia="Times New Roman" w:cstheme="minorHAnsi"/>
            <w:bCs/>
            <w:sz w:val="22"/>
          </w:rPr>
          <w:t>s</w:t>
        </w:r>
      </w:ins>
      <w:ins w:id="236" w:author="Sai Praneetha Bhaskaruni" w:date="2022-03-24T11:04:00Z">
        <w:r w:rsidR="00D9649E">
          <w:rPr>
            <w:rFonts w:eastAsia="Times New Roman" w:cstheme="minorHAnsi"/>
            <w:bCs/>
            <w:sz w:val="22"/>
          </w:rPr>
          <w:t>)</w:t>
        </w:r>
      </w:ins>
      <w:ins w:id="237" w:author="Sai Praneetha Bhaskaruni" w:date="2022-03-24T10:59:00Z">
        <w:r w:rsidR="00E16BE0">
          <w:rPr>
            <w:rFonts w:eastAsia="Times New Roman" w:cstheme="minorHAnsi"/>
            <w:bCs/>
            <w:sz w:val="22"/>
          </w:rPr>
          <w:t>:</w:t>
        </w:r>
      </w:ins>
    </w:p>
    <w:p w14:paraId="59E339A8" w14:textId="7F5A6C7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Implementation of </w:t>
      </w:r>
      <w:del w:id="238" w:author="Sai Praneetha Bhaskaruni" w:date="2022-03-24T11:02:00Z">
        <w:r w:rsidRPr="00BA5FC4" w:rsidDel="008E4820">
          <w:rPr>
            <w:rFonts w:eastAsia="Times New Roman" w:cstheme="minorHAnsi"/>
            <w:sz w:val="22"/>
            <w:lang w:eastAsia="de-DE"/>
          </w:rPr>
          <w:delText xml:space="preserve">security </w:delText>
        </w:r>
      </w:del>
      <w:ins w:id="239" w:author="Sai Praneetha Bhaskaruni" w:date="2022-03-24T11:03:00Z">
        <w:r w:rsidR="000A0E6D">
          <w:rPr>
            <w:rFonts w:eastAsia="Times New Roman" w:cstheme="minorHAnsi"/>
            <w:sz w:val="22"/>
            <w:lang w:eastAsia="de-DE"/>
          </w:rPr>
          <w:t>V</w:t>
        </w:r>
      </w:ins>
      <w:ins w:id="240" w:author="Sai Praneetha Bhaskaruni" w:date="2022-03-24T11:02:00Z">
        <w:r w:rsidR="008E4820">
          <w:rPr>
            <w:rFonts w:eastAsia="Times New Roman" w:cstheme="minorHAnsi"/>
            <w:sz w:val="22"/>
            <w:lang w:eastAsia="de-DE"/>
          </w:rPr>
          <w:t>ulnerability</w:t>
        </w:r>
      </w:ins>
      <w:ins w:id="241" w:author="Sai Praneetha Bhaskaruni" w:date="2022-03-24T11:03:00Z">
        <w:r w:rsidR="008E4820">
          <w:rPr>
            <w:rFonts w:eastAsia="Times New Roman" w:cstheme="minorHAnsi"/>
            <w:sz w:val="22"/>
            <w:lang w:eastAsia="de-DE"/>
          </w:rPr>
          <w:t>/</w:t>
        </w:r>
        <w:r w:rsidR="000A0E6D">
          <w:rPr>
            <w:rFonts w:eastAsia="Times New Roman" w:cstheme="minorHAnsi"/>
            <w:sz w:val="22"/>
            <w:lang w:eastAsia="de-DE"/>
          </w:rPr>
          <w:t>M</w:t>
        </w:r>
        <w:r w:rsidR="008E4820">
          <w:rPr>
            <w:rFonts w:eastAsia="Times New Roman" w:cstheme="minorHAnsi"/>
            <w:sz w:val="22"/>
            <w:lang w:eastAsia="de-DE"/>
          </w:rPr>
          <w:t>alware</w:t>
        </w:r>
      </w:ins>
      <w:ins w:id="242" w:author="Sai Praneetha Bhaskaruni" w:date="2022-03-24T11:02:00Z">
        <w:r w:rsidR="008E4820" w:rsidRPr="00BA5FC4">
          <w:rPr>
            <w:rFonts w:eastAsia="Times New Roman" w:cstheme="minorHAnsi"/>
            <w:sz w:val="22"/>
            <w:lang w:eastAsia="de-DE"/>
          </w:rPr>
          <w:t xml:space="preserve"> </w:t>
        </w:r>
      </w:ins>
      <w:r w:rsidRPr="00BA5FC4">
        <w:rPr>
          <w:rFonts w:eastAsia="Times New Roman" w:cstheme="minorHAnsi"/>
          <w:sz w:val="22"/>
          <w:lang w:eastAsia="de-DE"/>
        </w:rPr>
        <w:t>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0EBBE44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6E0AE6">
        <w:rPr>
          <w:rFonts w:eastAsia="Times New Roman" w:cstheme="minorHAnsi"/>
          <w:sz w:val="22"/>
          <w:lang w:eastAsia="de-DE"/>
        </w:rPr>
        <w:t>L</w:t>
      </w:r>
      <w:r w:rsidR="006E0AE6" w:rsidRPr="00BA5FC4">
        <w:rPr>
          <w:rFonts w:eastAsia="Times New Roman" w:cstheme="minorHAnsi"/>
          <w:sz w:val="22"/>
          <w:lang w:eastAsia="de-DE"/>
        </w:rPr>
        <w:t xml:space="preserve">ow </w:t>
      </w:r>
      <w:r w:rsidRPr="00BA5FC4">
        <w:rPr>
          <w:rFonts w:eastAsia="Times New Roman" w:cstheme="minorHAnsi"/>
          <w:sz w:val="22"/>
          <w:lang w:eastAsia="de-DE"/>
        </w:rPr>
        <w:t xml:space="preserve">and </w:t>
      </w:r>
      <w:r w:rsidR="006E0AE6">
        <w:rPr>
          <w:rFonts w:eastAsia="Times New Roman" w:cstheme="minorHAnsi"/>
          <w:sz w:val="22"/>
          <w:lang w:eastAsia="de-DE"/>
        </w:rPr>
        <w:t>I</w:t>
      </w:r>
      <w:r w:rsidR="006E0AE6" w:rsidRPr="00BA5FC4">
        <w:rPr>
          <w:rFonts w:eastAsia="Times New Roman" w:cstheme="minorHAnsi"/>
          <w:sz w:val="22"/>
          <w:lang w:eastAsia="de-DE"/>
        </w:rPr>
        <w:t>nformation</w:t>
      </w:r>
    </w:p>
    <w:p w14:paraId="44212661" w14:textId="4ACCD95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Planning the vulnerability remediation and mitigation </w:t>
      </w:r>
      <w:ins w:id="243" w:author="Sai Praneetha Bhaskaruni" w:date="2022-03-24T11:06:00Z">
        <w:r w:rsidR="00706416">
          <w:rPr>
            <w:rFonts w:eastAsia="Times New Roman" w:cstheme="minorHAnsi"/>
            <w:sz w:val="22"/>
            <w:lang w:eastAsia="de-DE"/>
          </w:rPr>
          <w:t>steps</w:t>
        </w:r>
      </w:ins>
      <w:del w:id="244" w:author="Sai Praneetha Bhaskaruni" w:date="2022-03-24T11:05:00Z">
        <w:r w:rsidRPr="00BA5FC4" w:rsidDel="00706416">
          <w:rPr>
            <w:rFonts w:eastAsia="Times New Roman" w:cstheme="minorHAnsi"/>
            <w:sz w:val="22"/>
            <w:lang w:eastAsia="de-DE"/>
          </w:rPr>
          <w:delText>options</w:delText>
        </w:r>
      </w:del>
    </w:p>
    <w:p w14:paraId="46CA2FE1" w14:textId="2DD91B5A"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del w:id="245" w:author="Sai Praneetha Bhaskaruni" w:date="2022-03-24T11:07:00Z">
        <w:r w:rsidRPr="00BA5FC4" w:rsidDel="007F77BB">
          <w:rPr>
            <w:rFonts w:eastAsia="Times New Roman" w:cstheme="minorHAnsi"/>
            <w:sz w:val="22"/>
            <w:lang w:eastAsia="de-DE"/>
          </w:rPr>
          <w:delText xml:space="preserve">Tracking </w:delText>
        </w:r>
      </w:del>
      <w:ins w:id="246" w:author="Sai Praneetha Bhaskaruni" w:date="2022-03-24T11:07:00Z">
        <w:r w:rsidR="007F77BB">
          <w:rPr>
            <w:rFonts w:eastAsia="Times New Roman" w:cstheme="minorHAnsi"/>
            <w:sz w:val="22"/>
            <w:lang w:eastAsia="de-DE"/>
          </w:rPr>
          <w:t>Integration</w:t>
        </w:r>
        <w:r w:rsidR="007F77BB" w:rsidRPr="00BA5FC4">
          <w:rPr>
            <w:rFonts w:eastAsia="Times New Roman" w:cstheme="minorHAnsi"/>
            <w:sz w:val="22"/>
            <w:lang w:eastAsia="de-DE"/>
          </w:rPr>
          <w:t xml:space="preserve"> </w:t>
        </w:r>
      </w:ins>
      <w:r w:rsidRPr="00BA5FC4">
        <w:rPr>
          <w:rFonts w:eastAsia="Times New Roman" w:cstheme="minorHAnsi"/>
          <w:sz w:val="22"/>
          <w:lang w:eastAsia="de-DE"/>
        </w:rPr>
        <w:t>and revalidation of the vulnerability remediation and mitigation</w:t>
      </w:r>
    </w:p>
    <w:p w14:paraId="559BA001" w14:textId="3C6B841A" w:rsidR="00BA5FC4" w:rsidRPr="0023424E" w:rsidRDefault="00BA5FC4" w:rsidP="00BA5FC4">
      <w:pPr>
        <w:shd w:val="clear" w:color="auto" w:fill="FFFFFF"/>
        <w:spacing w:beforeAutospacing="1"/>
        <w:ind w:left="450"/>
        <w:rPr>
          <w:rFonts w:eastAsia="Times New Roman" w:cstheme="minorHAnsi"/>
          <w:bCs/>
          <w:sz w:val="22"/>
        </w:rPr>
      </w:pPr>
      <w:bookmarkStart w:id="247" w:name="_Toc59610194"/>
      <w:r w:rsidRPr="0023424E">
        <w:rPr>
          <w:rFonts w:eastAsia="Times New Roman" w:cstheme="minorHAnsi"/>
          <w:bCs/>
          <w:sz w:val="22"/>
        </w:rPr>
        <w:t>Incident</w:t>
      </w:r>
      <w:ins w:id="248" w:author="Sai Praneetha Bhaskaruni" w:date="2022-03-24T11:26:00Z">
        <w:r w:rsidR="00D31F3A">
          <w:rPr>
            <w:rFonts w:eastAsia="Times New Roman" w:cstheme="minorHAnsi"/>
            <w:bCs/>
            <w:sz w:val="22"/>
          </w:rPr>
          <w:t xml:space="preserve"> </w:t>
        </w:r>
      </w:ins>
      <w:del w:id="249" w:author="Sai Praneetha Bhaskaruni" w:date="2022-03-24T11:26:00Z">
        <w:r w:rsidRPr="0023424E" w:rsidDel="00D31F3A">
          <w:rPr>
            <w:rFonts w:eastAsia="Times New Roman" w:cstheme="minorHAnsi"/>
            <w:bCs/>
            <w:sz w:val="22"/>
          </w:rPr>
          <w:delText xml:space="preserve"> </w:delText>
        </w:r>
      </w:del>
      <w:ins w:id="250" w:author="Sai Praneetha Bhaskaruni" w:date="2022-03-24T11:11:00Z">
        <w:r w:rsidR="00C86741">
          <w:rPr>
            <w:rFonts w:eastAsia="Times New Roman" w:cstheme="minorHAnsi"/>
            <w:bCs/>
            <w:sz w:val="22"/>
          </w:rPr>
          <w:t xml:space="preserve">Reporting &amp; </w:t>
        </w:r>
      </w:ins>
      <w:r w:rsidRPr="0023424E">
        <w:rPr>
          <w:rFonts w:eastAsia="Times New Roman" w:cstheme="minorHAnsi"/>
          <w:bCs/>
          <w:sz w:val="22"/>
        </w:rPr>
        <w:t>Re</w:t>
      </w:r>
      <w:ins w:id="251" w:author="Sai Praneetha Bhaskaruni" w:date="2022-03-24T11:27:00Z">
        <w:r w:rsidR="00211957">
          <w:rPr>
            <w:rFonts w:eastAsia="Times New Roman" w:cstheme="minorHAnsi"/>
            <w:bCs/>
            <w:sz w:val="22"/>
          </w:rPr>
          <w:t>covery</w:t>
        </w:r>
      </w:ins>
      <w:del w:id="252" w:author="Sai Praneetha Bhaskaruni" w:date="2022-03-24T11:27:00Z">
        <w:r w:rsidRPr="0023424E" w:rsidDel="00211957">
          <w:rPr>
            <w:rFonts w:eastAsia="Times New Roman" w:cstheme="minorHAnsi"/>
            <w:bCs/>
            <w:sz w:val="22"/>
          </w:rPr>
          <w:delText>sponse</w:delText>
        </w:r>
      </w:del>
      <w:bookmarkEnd w:id="247"/>
      <w:ins w:id="253" w:author="Sai Praneetha Bhaskaruni" w:date="2022-03-24T11:11:00Z">
        <w:r w:rsidR="00C86741">
          <w:rPr>
            <w:rFonts w:eastAsia="Times New Roman" w:cstheme="minorHAnsi"/>
            <w:bCs/>
            <w:sz w:val="22"/>
          </w:rPr>
          <w:t xml:space="preserve"> M</w:t>
        </w:r>
      </w:ins>
      <w:ins w:id="254" w:author="Sai Praneetha Bhaskaruni" w:date="2022-03-24T11:29:00Z">
        <w:r w:rsidR="00B90C08">
          <w:rPr>
            <w:rFonts w:eastAsia="Times New Roman" w:cstheme="minorHAnsi"/>
            <w:bCs/>
            <w:sz w:val="22"/>
          </w:rPr>
          <w:t>ethods</w:t>
        </w:r>
        <w:r w:rsidR="00FC5392">
          <w:rPr>
            <w:rFonts w:eastAsia="Times New Roman" w:cstheme="minorHAnsi"/>
            <w:bCs/>
            <w:sz w:val="22"/>
          </w:rPr>
          <w:t>:</w:t>
        </w:r>
      </w:ins>
    </w:p>
    <w:p w14:paraId="4E563B53" w14:textId="3EECDA3C" w:rsidR="00BA5FC4" w:rsidRPr="00BA5FC4" w:rsidRDefault="00DB55F8" w:rsidP="00BA5FC4">
      <w:pPr>
        <w:pStyle w:val="ListParagraph"/>
        <w:numPr>
          <w:ilvl w:val="0"/>
          <w:numId w:val="14"/>
        </w:numPr>
        <w:spacing w:before="120" w:after="160" w:line="259" w:lineRule="auto"/>
        <w:jc w:val="left"/>
        <w:rPr>
          <w:rFonts w:eastAsia="Times New Roman" w:cstheme="minorHAnsi"/>
          <w:sz w:val="22"/>
          <w:lang w:eastAsia="de-DE"/>
        </w:rPr>
      </w:pPr>
      <w:bookmarkStart w:id="255" w:name="_Hlk99105725"/>
      <w:ins w:id="256" w:author="Sai Praneetha Bhaskaruni" w:date="2022-03-24T11:12:00Z">
        <w:r>
          <w:rPr>
            <w:rFonts w:eastAsia="Times New Roman" w:cstheme="minorHAnsi"/>
            <w:sz w:val="22"/>
            <w:lang w:eastAsia="de-DE"/>
          </w:rPr>
          <w:t>Any s</w:t>
        </w:r>
      </w:ins>
      <w:del w:id="257" w:author="Sai Praneetha Bhaskaruni" w:date="2022-03-24T11:12:00Z">
        <w:r w:rsidR="00BA5FC4" w:rsidRPr="00BA5FC4" w:rsidDel="00DB55F8">
          <w:rPr>
            <w:rFonts w:eastAsia="Times New Roman" w:cstheme="minorHAnsi"/>
            <w:sz w:val="22"/>
            <w:lang w:eastAsia="de-DE"/>
          </w:rPr>
          <w:delText>S</w:delText>
        </w:r>
      </w:del>
      <w:r w:rsidR="00BA5FC4" w:rsidRPr="00BA5FC4">
        <w:rPr>
          <w:rFonts w:eastAsia="Times New Roman" w:cstheme="minorHAnsi"/>
          <w:sz w:val="22"/>
          <w:lang w:eastAsia="de-DE"/>
        </w:rPr>
        <w:t>uspected</w:t>
      </w:r>
      <w:ins w:id="258" w:author="Sai Praneetha Bhaskaruni" w:date="2022-03-24T11:14:00Z">
        <w:r w:rsidR="008E1245">
          <w:rPr>
            <w:rFonts w:eastAsia="Times New Roman" w:cstheme="minorHAnsi"/>
            <w:sz w:val="22"/>
            <w:lang w:eastAsia="de-DE"/>
          </w:rPr>
          <w:t>/confirmed</w:t>
        </w:r>
      </w:ins>
      <w:r w:rsidR="00BA5FC4" w:rsidRPr="00BA5FC4">
        <w:rPr>
          <w:rFonts w:eastAsia="Times New Roman" w:cstheme="minorHAnsi"/>
          <w:sz w:val="22"/>
          <w:lang w:eastAsia="de-DE"/>
        </w:rPr>
        <w:t xml:space="preserve"> malware </w:t>
      </w:r>
      <w:ins w:id="259" w:author="Sai Praneetha Bhaskaruni" w:date="2022-03-24T11:14:00Z">
        <w:r w:rsidR="008E1245">
          <w:rPr>
            <w:rFonts w:eastAsia="Times New Roman" w:cstheme="minorHAnsi"/>
            <w:sz w:val="22"/>
            <w:lang w:eastAsia="de-DE"/>
          </w:rPr>
          <w:t xml:space="preserve">found </w:t>
        </w:r>
      </w:ins>
      <w:r w:rsidR="00BA5FC4" w:rsidRPr="00BA5FC4">
        <w:rPr>
          <w:rFonts w:eastAsia="Times New Roman" w:cstheme="minorHAnsi"/>
          <w:sz w:val="22"/>
          <w:lang w:eastAsia="de-DE"/>
        </w:rPr>
        <w:t>on the system</w:t>
      </w:r>
    </w:p>
    <w:p w14:paraId="5D2ECDBF" w14:textId="45CBB8F4" w:rsidR="00BA5FC4" w:rsidRPr="00BA5FC4" w:rsidDel="00822C8A" w:rsidRDefault="00822C8A" w:rsidP="00BA5FC4">
      <w:pPr>
        <w:pStyle w:val="ListParagraph"/>
        <w:numPr>
          <w:ilvl w:val="0"/>
          <w:numId w:val="14"/>
        </w:numPr>
        <w:spacing w:before="120" w:after="160" w:line="259" w:lineRule="auto"/>
        <w:jc w:val="left"/>
        <w:rPr>
          <w:del w:id="260" w:author="Sai Praneetha Bhaskaruni" w:date="2022-03-24T11:16:00Z"/>
          <w:rFonts w:eastAsia="Times New Roman" w:cstheme="minorHAnsi"/>
          <w:sz w:val="22"/>
          <w:lang w:eastAsia="de-DE"/>
        </w:rPr>
      </w:pPr>
      <w:ins w:id="261" w:author="Sai Praneetha Bhaskaruni" w:date="2022-03-24T11:16:00Z">
        <w:r>
          <w:rPr>
            <w:rFonts w:eastAsia="Times New Roman" w:cstheme="minorHAnsi"/>
            <w:sz w:val="22"/>
            <w:lang w:eastAsia="de-DE"/>
          </w:rPr>
          <w:t xml:space="preserve">Any </w:t>
        </w:r>
      </w:ins>
      <w:del w:id="262" w:author="Sai Praneetha Bhaskaruni" w:date="2022-03-24T11:16:00Z">
        <w:r w:rsidR="00BA5FC4" w:rsidRPr="00BA5FC4" w:rsidDel="00822C8A">
          <w:rPr>
            <w:rFonts w:eastAsia="Times New Roman" w:cstheme="minorHAnsi"/>
            <w:sz w:val="22"/>
            <w:lang w:eastAsia="de-DE"/>
          </w:rPr>
          <w:delText>Confirmed malware on the system</w:delText>
        </w:r>
      </w:del>
    </w:p>
    <w:p w14:paraId="6797F61F" w14:textId="04176E9D" w:rsidR="00BA5FC4" w:rsidRDefault="00822C8A" w:rsidP="00BA5FC4">
      <w:pPr>
        <w:pStyle w:val="ListParagraph"/>
        <w:numPr>
          <w:ilvl w:val="0"/>
          <w:numId w:val="14"/>
        </w:numPr>
        <w:spacing w:before="120" w:after="160" w:line="259" w:lineRule="auto"/>
        <w:jc w:val="left"/>
        <w:rPr>
          <w:ins w:id="263" w:author="Sai Praneetha Bhaskaruni" w:date="2022-03-24T11:19:00Z"/>
          <w:rFonts w:eastAsia="Times New Roman" w:cstheme="minorHAnsi"/>
          <w:sz w:val="22"/>
          <w:lang w:eastAsia="de-DE"/>
        </w:rPr>
      </w:pPr>
      <w:ins w:id="264" w:author="Sai Praneetha Bhaskaruni" w:date="2022-03-24T11:16:00Z">
        <w:r>
          <w:rPr>
            <w:rFonts w:eastAsia="Times New Roman" w:cstheme="minorHAnsi"/>
            <w:sz w:val="22"/>
            <w:lang w:eastAsia="de-DE"/>
          </w:rPr>
          <w:t>u</w:t>
        </w:r>
      </w:ins>
      <w:del w:id="265" w:author="Sai Praneetha Bhaskaruni" w:date="2022-03-24T11:16:00Z">
        <w:r w:rsidR="00BA5FC4" w:rsidRPr="00BA5FC4" w:rsidDel="00822C8A">
          <w:rPr>
            <w:rFonts w:eastAsia="Times New Roman" w:cstheme="minorHAnsi"/>
            <w:sz w:val="22"/>
            <w:lang w:eastAsia="de-DE"/>
          </w:rPr>
          <w:delText>U</w:delText>
        </w:r>
      </w:del>
      <w:r w:rsidR="00BA5FC4" w:rsidRPr="00BA5FC4">
        <w:rPr>
          <w:rFonts w:eastAsia="Times New Roman" w:cstheme="minorHAnsi"/>
          <w:sz w:val="22"/>
          <w:lang w:eastAsia="de-DE"/>
        </w:rPr>
        <w:t>nexpected system behavior</w:t>
      </w:r>
      <w:ins w:id="266" w:author="Sai Praneetha Bhaskaruni" w:date="2022-03-24T11:16:00Z">
        <w:r>
          <w:rPr>
            <w:rFonts w:eastAsia="Times New Roman" w:cstheme="minorHAnsi"/>
            <w:sz w:val="22"/>
            <w:lang w:eastAsia="de-DE"/>
          </w:rPr>
          <w:t xml:space="preserve"> observed</w:t>
        </w:r>
      </w:ins>
    </w:p>
    <w:p w14:paraId="6D3BBADA" w14:textId="08CDA78F" w:rsidR="00CB7080" w:rsidDel="009E060D" w:rsidRDefault="00297F12" w:rsidP="00CB7080">
      <w:pPr>
        <w:pStyle w:val="ListParagraph"/>
        <w:numPr>
          <w:ilvl w:val="0"/>
          <w:numId w:val="14"/>
        </w:numPr>
        <w:spacing w:before="120" w:after="160" w:line="259" w:lineRule="auto"/>
        <w:jc w:val="left"/>
        <w:rPr>
          <w:del w:id="267" w:author="Sai Praneetha Bhaskaruni" w:date="2022-03-24T11:19:00Z"/>
          <w:rFonts w:eastAsia="Times New Roman" w:cstheme="minorHAnsi"/>
          <w:sz w:val="22"/>
          <w:lang w:eastAsia="de-DE"/>
        </w:rPr>
      </w:pPr>
      <w:ins w:id="268" w:author="Sai Praneetha Bhaskaruni" w:date="2022-03-24T11:19:00Z">
        <w:r>
          <w:rPr>
            <w:rFonts w:eastAsia="Times New Roman" w:cstheme="minorHAnsi"/>
            <w:sz w:val="22"/>
            <w:lang w:eastAsia="de-DE"/>
          </w:rPr>
          <w:t>Any s</w:t>
        </w:r>
      </w:ins>
      <w:moveToRangeStart w:id="269" w:author="Sai Praneetha Bhaskaruni" w:date="2022-03-24T11:19:00Z" w:name="move99013170"/>
      <w:moveTo w:id="270" w:author="Sai Praneetha Bhaskaruni" w:date="2022-03-24T11:19:00Z">
        <w:del w:id="271" w:author="Sai Praneetha Bhaskaruni" w:date="2022-03-24T11:19:00Z">
          <w:r w:rsidR="00CB7080" w:rsidRPr="00BA5FC4" w:rsidDel="00297F12">
            <w:rPr>
              <w:rFonts w:eastAsia="Times New Roman" w:cstheme="minorHAnsi"/>
              <w:sz w:val="22"/>
              <w:lang w:eastAsia="de-DE"/>
            </w:rPr>
            <w:delText>S</w:delText>
          </w:r>
        </w:del>
        <w:r w:rsidR="00CB7080" w:rsidRPr="00BA5FC4">
          <w:rPr>
            <w:rFonts w:eastAsia="Times New Roman" w:cstheme="minorHAnsi"/>
            <w:sz w:val="22"/>
            <w:lang w:eastAsia="de-DE"/>
          </w:rPr>
          <w:t>uspected misuse of the device (</w:t>
        </w:r>
      </w:moveTo>
      <w:ins w:id="272" w:author="Sai Praneetha Bhaskaruni" w:date="2022-03-24T11:19:00Z">
        <w:r>
          <w:rPr>
            <w:rFonts w:eastAsia="Times New Roman" w:cstheme="minorHAnsi"/>
            <w:sz w:val="22"/>
            <w:lang w:eastAsia="de-DE"/>
          </w:rPr>
          <w:t xml:space="preserve">can </w:t>
        </w:r>
      </w:ins>
      <w:moveTo w:id="273" w:author="Sai Praneetha Bhaskaruni" w:date="2022-03-24T11:19:00Z">
        <w:del w:id="274" w:author="Sai Praneetha Bhaskaruni" w:date="2022-03-24T11:19:00Z">
          <w:r w:rsidR="00CB7080" w:rsidRPr="00BA5FC4" w:rsidDel="00297F12">
            <w:rPr>
              <w:rFonts w:eastAsia="Times New Roman" w:cstheme="minorHAnsi"/>
              <w:sz w:val="22"/>
              <w:lang w:eastAsia="de-DE"/>
            </w:rPr>
            <w:delText xml:space="preserve">how to </w:delText>
          </w:r>
        </w:del>
        <w:r w:rsidR="00CB7080" w:rsidRPr="00BA5FC4">
          <w:rPr>
            <w:rFonts w:eastAsia="Times New Roman" w:cstheme="minorHAnsi"/>
            <w:sz w:val="22"/>
            <w:lang w:eastAsia="de-DE"/>
          </w:rPr>
          <w:t>confirm through logs)</w:t>
        </w:r>
      </w:moveTo>
    </w:p>
    <w:p w14:paraId="54A1CE39" w14:textId="77777777" w:rsidR="009E060D" w:rsidRPr="00BA5FC4" w:rsidRDefault="009E060D" w:rsidP="00CB7080">
      <w:pPr>
        <w:pStyle w:val="ListParagraph"/>
        <w:numPr>
          <w:ilvl w:val="0"/>
          <w:numId w:val="14"/>
        </w:numPr>
        <w:spacing w:before="120" w:after="160" w:line="259" w:lineRule="auto"/>
        <w:jc w:val="left"/>
        <w:rPr>
          <w:ins w:id="275" w:author="Sai Praneetha Bhaskaruni" w:date="2022-03-24T11:22:00Z"/>
          <w:moveTo w:id="276" w:author="Sai Praneetha Bhaskaruni" w:date="2022-03-24T11:19:00Z"/>
          <w:rFonts w:eastAsia="Times New Roman" w:cstheme="minorHAnsi"/>
          <w:sz w:val="22"/>
          <w:lang w:eastAsia="de-DE"/>
        </w:rPr>
      </w:pPr>
    </w:p>
    <w:moveToRangeEnd w:id="269"/>
    <w:p w14:paraId="11FB3562" w14:textId="43111E42" w:rsidR="00CB7080" w:rsidRDefault="00AC5D53" w:rsidP="009E060D">
      <w:pPr>
        <w:pStyle w:val="ListParagraph"/>
        <w:numPr>
          <w:ilvl w:val="0"/>
          <w:numId w:val="14"/>
        </w:numPr>
        <w:spacing w:before="120" w:after="160" w:line="259" w:lineRule="auto"/>
        <w:jc w:val="left"/>
        <w:rPr>
          <w:ins w:id="277" w:author="Sai Praneetha Bhaskaruni" w:date="2022-03-24T11:28:00Z"/>
          <w:rFonts w:eastAsia="Times New Roman" w:cstheme="minorHAnsi"/>
          <w:sz w:val="22"/>
          <w:lang w:eastAsia="de-DE"/>
        </w:rPr>
      </w:pPr>
      <w:ins w:id="278" w:author="Sai Praneetha Bhaskaruni" w:date="2022-03-24T11:23:00Z">
        <w:r>
          <w:rPr>
            <w:rFonts w:eastAsia="Times New Roman" w:cstheme="minorHAnsi"/>
            <w:sz w:val="22"/>
            <w:lang w:eastAsia="de-DE"/>
          </w:rPr>
          <w:lastRenderedPageBreak/>
          <w:t>Incorporated m</w:t>
        </w:r>
      </w:ins>
      <w:ins w:id="279" w:author="Sai Praneetha Bhaskaruni" w:date="2022-03-24T11:22:00Z">
        <w:r w:rsidR="009E060D" w:rsidRPr="00BA5FC4">
          <w:rPr>
            <w:rFonts w:eastAsia="Times New Roman" w:cstheme="minorHAnsi"/>
            <w:sz w:val="22"/>
            <w:lang w:eastAsia="de-DE"/>
          </w:rPr>
          <w:t>ethods</w:t>
        </w:r>
      </w:ins>
      <w:ins w:id="280" w:author="Sai Praneetha Bhaskaruni" w:date="2022-03-24T11:23:00Z">
        <w:r>
          <w:rPr>
            <w:rFonts w:eastAsia="Times New Roman" w:cstheme="minorHAnsi"/>
            <w:sz w:val="22"/>
            <w:lang w:eastAsia="de-DE"/>
          </w:rPr>
          <w:t xml:space="preserve"> detect </w:t>
        </w:r>
      </w:ins>
      <w:ins w:id="281" w:author="Sai Praneetha Bhaskaruni" w:date="2022-03-24T11:24:00Z">
        <w:r w:rsidR="009E5451">
          <w:rPr>
            <w:rFonts w:eastAsia="Times New Roman" w:cstheme="minorHAnsi"/>
            <w:sz w:val="22"/>
            <w:lang w:eastAsia="de-DE"/>
          </w:rPr>
          <w:t xml:space="preserve">that </w:t>
        </w:r>
        <w:r>
          <w:rPr>
            <w:rFonts w:eastAsia="Times New Roman" w:cstheme="minorHAnsi"/>
            <w:sz w:val="22"/>
            <w:lang w:eastAsia="de-DE"/>
          </w:rPr>
          <w:t xml:space="preserve">any </w:t>
        </w:r>
      </w:ins>
      <w:ins w:id="282" w:author="Sai Praneetha Bhaskaruni" w:date="2022-03-24T11:22:00Z">
        <w:r w:rsidR="009E060D" w:rsidRPr="00BA5FC4">
          <w:rPr>
            <w:rFonts w:eastAsia="Times New Roman" w:cstheme="minorHAnsi"/>
            <w:sz w:val="22"/>
            <w:lang w:eastAsia="de-DE"/>
          </w:rPr>
          <w:t>data inappropriately accessed or copied from the device</w:t>
        </w:r>
      </w:ins>
    </w:p>
    <w:p w14:paraId="02C29AAE" w14:textId="0649A974" w:rsidR="00B82AFF" w:rsidRPr="00B82AFF" w:rsidRDefault="00B82AFF">
      <w:pPr>
        <w:pStyle w:val="ListParagraph"/>
        <w:numPr>
          <w:ilvl w:val="0"/>
          <w:numId w:val="14"/>
        </w:numPr>
        <w:spacing w:before="120" w:after="160" w:line="259" w:lineRule="auto"/>
        <w:jc w:val="left"/>
        <w:rPr>
          <w:rFonts w:eastAsia="Times New Roman" w:cstheme="minorHAnsi"/>
          <w:sz w:val="22"/>
          <w:lang w:eastAsia="de-DE"/>
          <w:rPrChange w:id="283" w:author="Sai Praneetha Bhaskaruni" w:date="2022-03-24T11:28:00Z">
            <w:rPr>
              <w:lang w:eastAsia="de-DE"/>
            </w:rPr>
          </w:rPrChange>
        </w:rPr>
      </w:pPr>
      <w:ins w:id="284"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255"/>
    <w:p w14:paraId="4BC9E604" w14:textId="25F26820" w:rsidR="00BA5FC4" w:rsidRPr="00BA5FC4" w:rsidRDefault="002346F3" w:rsidP="00BA5FC4">
      <w:pPr>
        <w:pStyle w:val="ListParagraph"/>
        <w:numPr>
          <w:ilvl w:val="0"/>
          <w:numId w:val="14"/>
        </w:numPr>
        <w:spacing w:before="120" w:after="160" w:line="259" w:lineRule="auto"/>
        <w:jc w:val="left"/>
        <w:rPr>
          <w:rFonts w:eastAsia="Times New Roman" w:cstheme="minorHAnsi"/>
          <w:sz w:val="22"/>
          <w:lang w:eastAsia="de-DE"/>
        </w:rPr>
      </w:pPr>
      <w:ins w:id="285" w:author="Sai Praneetha Bhaskaruni" w:date="2022-03-24T11:18:00Z">
        <w:r>
          <w:rPr>
            <w:rFonts w:eastAsia="Times New Roman" w:cstheme="minorHAnsi"/>
            <w:sz w:val="22"/>
            <w:lang w:eastAsia="de-DE"/>
          </w:rPr>
          <w:t>Chances for r</w:t>
        </w:r>
      </w:ins>
      <w:del w:id="286" w:author="Sai Praneetha Bhaskaruni" w:date="2022-03-24T11:18:00Z">
        <w:r w:rsidR="00BA5FC4" w:rsidRPr="00BA5FC4" w:rsidDel="002346F3">
          <w:rPr>
            <w:rFonts w:eastAsia="Times New Roman" w:cstheme="minorHAnsi"/>
            <w:sz w:val="22"/>
            <w:lang w:eastAsia="de-DE"/>
          </w:rPr>
          <w:delText>R</w:delText>
        </w:r>
      </w:del>
      <w:r w:rsidR="00BA5FC4" w:rsidRPr="00BA5FC4">
        <w:rPr>
          <w:rFonts w:eastAsia="Times New Roman" w:cstheme="minorHAnsi"/>
          <w:sz w:val="22"/>
          <w:lang w:eastAsia="de-DE"/>
        </w:rPr>
        <w:t>ecovery of data from a damaged or non-functional system</w:t>
      </w:r>
    </w:p>
    <w:p w14:paraId="1B8A10BB" w14:textId="7B85A061" w:rsidR="00BA5FC4" w:rsidRPr="00BA5FC4" w:rsidDel="00B82AFF" w:rsidRDefault="00BA5FC4" w:rsidP="00BA5FC4">
      <w:pPr>
        <w:pStyle w:val="ListParagraph"/>
        <w:numPr>
          <w:ilvl w:val="0"/>
          <w:numId w:val="14"/>
        </w:numPr>
        <w:spacing w:before="120" w:after="160" w:line="259" w:lineRule="auto"/>
        <w:jc w:val="left"/>
        <w:rPr>
          <w:del w:id="287" w:author="Sai Praneetha Bhaskaruni" w:date="2022-03-24T11:28:00Z"/>
          <w:moveFrom w:id="288" w:author="Sai Praneetha Bhaskaruni" w:date="2022-03-24T11:19:00Z"/>
          <w:rFonts w:eastAsia="Times New Roman" w:cstheme="minorHAnsi"/>
          <w:sz w:val="22"/>
          <w:lang w:eastAsia="de-DE"/>
        </w:rPr>
      </w:pPr>
      <w:moveFromRangeStart w:id="289" w:author="Sai Praneetha Bhaskaruni" w:date="2022-03-24T11:19:00Z" w:name="move99013170"/>
      <w:moveFrom w:id="290" w:author="Sai Praneetha Bhaskaruni" w:date="2022-03-24T11:19:00Z">
        <w:del w:id="291"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289"/>
    <w:p w14:paraId="1AB09148" w14:textId="377118B5" w:rsidR="00BA5FC4" w:rsidRPr="00BA5FC4" w:rsidDel="009E060D" w:rsidRDefault="00BA5FC4" w:rsidP="00BA5FC4">
      <w:pPr>
        <w:pStyle w:val="ListParagraph"/>
        <w:numPr>
          <w:ilvl w:val="0"/>
          <w:numId w:val="14"/>
        </w:numPr>
        <w:spacing w:before="120" w:after="160" w:line="259" w:lineRule="auto"/>
        <w:jc w:val="left"/>
        <w:rPr>
          <w:del w:id="292" w:author="Sai Praneetha Bhaskaruni" w:date="2022-03-24T11:22:00Z"/>
          <w:rFonts w:eastAsia="Times New Roman" w:cstheme="minorHAnsi"/>
          <w:sz w:val="22"/>
          <w:lang w:eastAsia="de-DE"/>
        </w:rPr>
      </w:pPr>
      <w:del w:id="293"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02C2253E" w14:textId="050F9D45" w:rsidR="00BA5FC4" w:rsidRPr="00BA5FC4" w:rsidDel="00B82AFF" w:rsidRDefault="00BA5FC4" w:rsidP="00BA5FC4">
      <w:pPr>
        <w:pStyle w:val="ListParagraph"/>
        <w:numPr>
          <w:ilvl w:val="0"/>
          <w:numId w:val="14"/>
        </w:numPr>
        <w:spacing w:before="120" w:after="160" w:line="259" w:lineRule="auto"/>
        <w:jc w:val="left"/>
        <w:rPr>
          <w:del w:id="294" w:author="Sai Praneetha Bhaskaruni" w:date="2022-03-24T11:28:00Z"/>
          <w:rFonts w:eastAsia="Times New Roman" w:cstheme="minorHAnsi"/>
          <w:sz w:val="22"/>
          <w:lang w:eastAsia="de-DE"/>
        </w:rPr>
      </w:pPr>
      <w:del w:id="295" w:author="Sai Praneetha Bhaskaruni" w:date="2022-03-24T11:25:00Z">
        <w:r w:rsidRPr="00BA5FC4" w:rsidDel="00942172">
          <w:rPr>
            <w:rFonts w:eastAsia="Times New Roman" w:cstheme="minorHAnsi"/>
            <w:sz w:val="22"/>
            <w:lang w:eastAsia="de-DE"/>
          </w:rPr>
          <w:delText>F</w:delText>
        </w:r>
      </w:del>
      <w:del w:id="296" w:author="Sai Praneetha Bhaskaruni" w:date="2022-03-24T11:28:00Z">
        <w:r w:rsidRPr="00BA5FC4" w:rsidDel="00B82AFF">
          <w:rPr>
            <w:rFonts w:eastAsia="Times New Roman" w:cstheme="minorHAnsi"/>
            <w:sz w:val="22"/>
            <w:lang w:eastAsia="de-DE"/>
          </w:rPr>
          <w:delText>orensic inspection of the device</w:delText>
        </w:r>
      </w:del>
    </w:p>
    <w:p w14:paraId="6D1B63D5" w14:textId="7D4A8AD1" w:rsidR="00BA5FC4" w:rsidRPr="0023424E" w:rsidRDefault="00BA5FC4" w:rsidP="00BA5FC4">
      <w:pPr>
        <w:shd w:val="clear" w:color="auto" w:fill="FFFFFF"/>
        <w:spacing w:beforeAutospacing="1"/>
        <w:ind w:left="450"/>
        <w:rPr>
          <w:rFonts w:eastAsia="Times New Roman" w:cstheme="minorHAnsi"/>
          <w:bCs/>
          <w:sz w:val="22"/>
        </w:rPr>
      </w:pPr>
      <w:bookmarkStart w:id="297" w:name="_Toc59610195"/>
      <w:r w:rsidRPr="0023424E">
        <w:rPr>
          <w:rFonts w:eastAsia="Times New Roman" w:cstheme="minorHAnsi"/>
          <w:bCs/>
          <w:sz w:val="22"/>
        </w:rPr>
        <w:t>Security Testing</w:t>
      </w:r>
      <w:bookmarkEnd w:id="297"/>
      <w:ins w:id="298" w:author="Sai Praneetha Bhaskaruni" w:date="2022-03-24T11:36:00Z">
        <w:r w:rsidR="00C87669">
          <w:rPr>
            <w:rFonts w:eastAsia="Times New Roman" w:cstheme="minorHAnsi"/>
            <w:bCs/>
            <w:sz w:val="22"/>
          </w:rPr>
          <w:t>:</w:t>
        </w:r>
      </w:ins>
    </w:p>
    <w:p w14:paraId="4ED1D7F1" w14:textId="5286078C" w:rsidR="00BA5FC4" w:rsidRPr="00BA5FC4" w:rsidRDefault="008F5F36" w:rsidP="00BA5FC4">
      <w:pPr>
        <w:pStyle w:val="ListParagraph"/>
        <w:numPr>
          <w:ilvl w:val="0"/>
          <w:numId w:val="14"/>
        </w:numPr>
        <w:spacing w:before="120" w:after="160" w:line="259" w:lineRule="auto"/>
        <w:jc w:val="left"/>
        <w:rPr>
          <w:rFonts w:eastAsia="Times New Roman" w:cstheme="minorHAnsi"/>
          <w:sz w:val="22"/>
          <w:lang w:eastAsia="de-DE"/>
        </w:rPr>
      </w:pPr>
      <w:ins w:id="299" w:author="Sai Praneetha Bhaskaruni" w:date="2022-03-24T11:31:00Z">
        <w:r>
          <w:rPr>
            <w:rFonts w:eastAsia="Times New Roman" w:cstheme="minorHAnsi"/>
            <w:sz w:val="22"/>
            <w:lang w:eastAsia="de-DE"/>
          </w:rPr>
          <w:t>Recommendation to the c</w:t>
        </w:r>
      </w:ins>
      <w:del w:id="300" w:author="Sai Praneetha Bhaskaruni" w:date="2022-03-24T11:31:00Z">
        <w:r w:rsidR="00BA5FC4" w:rsidRPr="00BA5FC4" w:rsidDel="008F5F36">
          <w:rPr>
            <w:rFonts w:eastAsia="Times New Roman" w:cstheme="minorHAnsi"/>
            <w:sz w:val="22"/>
            <w:lang w:eastAsia="de-DE"/>
          </w:rPr>
          <w:delText>C</w:delText>
        </w:r>
      </w:del>
      <w:r w:rsidR="00BA5FC4" w:rsidRPr="00BA5FC4">
        <w:rPr>
          <w:rFonts w:eastAsia="Times New Roman" w:cstheme="minorHAnsi"/>
          <w:sz w:val="22"/>
          <w:lang w:eastAsia="de-DE"/>
        </w:rPr>
        <w:t>lient</w:t>
      </w:r>
      <w:ins w:id="301" w:author="Sai Praneetha Bhaskaruni" w:date="2022-03-24T11:30:00Z">
        <w:r>
          <w:rPr>
            <w:rFonts w:eastAsia="Times New Roman" w:cstheme="minorHAnsi"/>
            <w:sz w:val="22"/>
            <w:lang w:eastAsia="de-DE"/>
          </w:rPr>
          <w:t xml:space="preserve"> (HDO)</w:t>
        </w:r>
      </w:ins>
      <w:r w:rsidR="00BA5FC4" w:rsidRPr="00BA5FC4">
        <w:rPr>
          <w:rFonts w:eastAsia="Times New Roman" w:cstheme="minorHAnsi"/>
          <w:sz w:val="22"/>
          <w:lang w:eastAsia="de-DE"/>
        </w:rPr>
        <w:t xml:space="preserve"> </w:t>
      </w:r>
      <w:del w:id="302" w:author="Sai Praneetha Bhaskaruni" w:date="2022-03-24T11:31:00Z">
        <w:r w:rsidR="00BA5FC4" w:rsidRPr="00BA5FC4" w:rsidDel="008F5F36">
          <w:rPr>
            <w:rFonts w:eastAsia="Times New Roman" w:cstheme="minorHAnsi"/>
            <w:sz w:val="22"/>
            <w:lang w:eastAsia="de-DE"/>
          </w:rPr>
          <w:delText>need</w:delText>
        </w:r>
        <w:r w:rsidR="006E0AE6" w:rsidDel="008F5F36">
          <w:rPr>
            <w:rFonts w:eastAsia="Times New Roman" w:cstheme="minorHAnsi"/>
            <w:sz w:val="22"/>
            <w:lang w:eastAsia="de-DE"/>
          </w:rPr>
          <w:delText>s</w:delText>
        </w:r>
        <w:r w:rsidR="00BA5FC4" w:rsidRPr="00BA5FC4" w:rsidDel="008F5F36">
          <w:rPr>
            <w:rFonts w:eastAsia="Times New Roman" w:cstheme="minorHAnsi"/>
            <w:sz w:val="22"/>
            <w:lang w:eastAsia="de-DE"/>
          </w:rPr>
          <w:delText xml:space="preserve"> </w:delText>
        </w:r>
      </w:del>
      <w:r w:rsidR="00BA5FC4" w:rsidRPr="00BA5FC4">
        <w:rPr>
          <w:rFonts w:eastAsia="Times New Roman" w:cstheme="minorHAnsi"/>
          <w:sz w:val="22"/>
          <w:lang w:eastAsia="de-DE"/>
        </w:rPr>
        <w:t>to</w:t>
      </w:r>
      <w:ins w:id="303" w:author="Sai Praneetha Bhaskaruni" w:date="2022-03-24T11:31:00Z">
        <w:r>
          <w:rPr>
            <w:rFonts w:eastAsia="Times New Roman" w:cstheme="minorHAnsi"/>
            <w:sz w:val="22"/>
            <w:lang w:eastAsia="de-DE"/>
          </w:rPr>
          <w:t xml:space="preserve"> be</w:t>
        </w:r>
      </w:ins>
      <w:r w:rsidR="00BA5FC4" w:rsidRPr="00BA5FC4">
        <w:rPr>
          <w:rFonts w:eastAsia="Times New Roman" w:cstheme="minorHAnsi"/>
          <w:sz w:val="22"/>
          <w:lang w:eastAsia="de-DE"/>
        </w:rPr>
        <w:t xml:space="preserve"> update</w:t>
      </w:r>
      <w:ins w:id="304" w:author="Sai Praneetha Bhaskaruni" w:date="2022-03-24T11:31:00Z">
        <w:r>
          <w:rPr>
            <w:rFonts w:eastAsia="Times New Roman" w:cstheme="minorHAnsi"/>
            <w:sz w:val="22"/>
            <w:lang w:eastAsia="de-DE"/>
          </w:rPr>
          <w:t>d with</w:t>
        </w:r>
      </w:ins>
      <w:r w:rsidR="00BA5FC4" w:rsidRPr="00BA5FC4">
        <w:rPr>
          <w:rFonts w:eastAsia="Times New Roman" w:cstheme="minorHAnsi"/>
          <w:sz w:val="22"/>
          <w:lang w:eastAsia="de-DE"/>
        </w:rPr>
        <w:t xml:space="preserve"> the software or hardware</w:t>
      </w:r>
      <w:del w:id="305" w:author="Sai Praneetha Bhaskaruni" w:date="2022-03-24T11:31:00Z">
        <w:r w:rsidR="00BA5FC4" w:rsidRPr="00BA5FC4" w:rsidDel="00A20273">
          <w:rPr>
            <w:rFonts w:eastAsia="Times New Roman" w:cstheme="minorHAnsi"/>
            <w:sz w:val="22"/>
            <w:lang w:eastAsia="de-DE"/>
          </w:rPr>
          <w:delText xml:space="preserve"> if needed.</w:delText>
        </w:r>
      </w:del>
    </w:p>
    <w:p w14:paraId="6356292B" w14:textId="346D2D6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306" w:author="Sai Praneetha Bhaskaruni" w:date="2022-03-24T11:30:00Z">
        <w:r w:rsidR="008F5F36">
          <w:rPr>
            <w:rFonts w:eastAsia="Times New Roman" w:cstheme="minorHAnsi"/>
            <w:sz w:val="22"/>
            <w:lang w:eastAsia="de-DE"/>
          </w:rPr>
          <w:t xml:space="preserve">(HDO) </w:t>
        </w:r>
      </w:ins>
      <w:r w:rsidRPr="00BA5FC4">
        <w:rPr>
          <w:rFonts w:eastAsia="Times New Roman" w:cstheme="minorHAnsi"/>
          <w:sz w:val="22"/>
          <w:lang w:eastAsia="de-DE"/>
        </w:rPr>
        <w:t>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 xml:space="preserve">system </w:t>
      </w:r>
      <w:ins w:id="307" w:author="Sai Praneetha Bhaskaruni" w:date="2022-03-24T11:34:00Z">
        <w:r w:rsidR="001D3FE9">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308" w:author="Sai Praneetha Bhaskaruni" w:date="2022-03-24T11:35:00Z">
        <w:r w:rsidR="00371E91">
          <w:rPr>
            <w:rFonts w:eastAsia="Times New Roman" w:cstheme="minorHAnsi"/>
            <w:sz w:val="22"/>
            <w:lang w:eastAsia="de-DE"/>
          </w:rPr>
          <w:t>perspective at regular intervals</w:t>
        </w:r>
      </w:ins>
      <w:del w:id="309" w:author="Sai Praneetha Bhaskaruni" w:date="2022-03-24T11:34:00Z">
        <w:r w:rsidRPr="00BA5FC4" w:rsidDel="001D3FE9">
          <w:rPr>
            <w:rFonts w:eastAsia="Times New Roman" w:cstheme="minorHAnsi"/>
            <w:sz w:val="22"/>
            <w:lang w:eastAsia="de-DE"/>
          </w:rPr>
          <w:delText>function</w:delText>
        </w:r>
      </w:del>
    </w:p>
    <w:p w14:paraId="7B7630AE" w14:textId="3B4A054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310" w:author="Sai Praneetha Bhaskaruni" w:date="2022-03-24T11:35:00Z">
        <w:r w:rsidR="0020364C">
          <w:rPr>
            <w:rFonts w:eastAsia="Times New Roman" w:cstheme="minorHAnsi"/>
            <w:sz w:val="22"/>
            <w:lang w:eastAsia="de-DE"/>
          </w:rPr>
          <w:t>weaknesses/vulnerabilities that ca</w:t>
        </w:r>
      </w:ins>
      <w:ins w:id="311" w:author="Sai Praneetha Bhaskaruni" w:date="2022-03-24T11:36:00Z">
        <w:r w:rsidR="00565D73">
          <w:rPr>
            <w:rFonts w:eastAsia="Times New Roman" w:cstheme="minorHAnsi"/>
            <w:sz w:val="22"/>
            <w:lang w:eastAsia="de-DE"/>
          </w:rPr>
          <w:t>n</w:t>
        </w:r>
      </w:ins>
      <w:ins w:id="312" w:author="Sai Praneetha Bhaskaruni" w:date="2022-03-24T11:35:00Z">
        <w:r w:rsidR="0020364C">
          <w:rPr>
            <w:rFonts w:eastAsia="Times New Roman" w:cstheme="minorHAnsi"/>
            <w:sz w:val="22"/>
            <w:lang w:eastAsia="de-DE"/>
          </w:rPr>
          <w:t xml:space="preserve"> be </w:t>
        </w:r>
      </w:ins>
      <w:del w:id="313" w:author="Sai Praneetha Bhaskaruni" w:date="2022-03-24T11:35:00Z">
        <w:r w:rsidRPr="00BA5FC4" w:rsidDel="0020364C">
          <w:rPr>
            <w:rFonts w:eastAsia="Times New Roman" w:cstheme="minorHAnsi"/>
            <w:sz w:val="22"/>
            <w:lang w:eastAsia="de-DE"/>
          </w:rPr>
          <w:delText>loop hole</w:delText>
        </w:r>
      </w:del>
      <w:ins w:id="314" w:author="Sai Praneetha Bhaskaruni" w:date="2022-03-24T11:35:00Z">
        <w:r w:rsidR="0020364C">
          <w:rPr>
            <w:rFonts w:eastAsia="Times New Roman" w:cstheme="minorHAnsi"/>
            <w:sz w:val="22"/>
            <w:lang w:eastAsia="de-DE"/>
          </w:rPr>
          <w:t>exploit</w:t>
        </w:r>
      </w:ins>
      <w:ins w:id="315" w:author="Sai Praneetha Bhaskaruni" w:date="2022-03-24T11:36:00Z">
        <w:r w:rsidR="0020364C">
          <w:rPr>
            <w:rFonts w:eastAsia="Times New Roman" w:cstheme="minorHAnsi"/>
            <w:sz w:val="22"/>
            <w:lang w:eastAsia="de-DE"/>
          </w:rPr>
          <w:t>ed</w:t>
        </w:r>
      </w:ins>
      <w:del w:id="316" w:author="Sai Praneetha Bhaskaruni" w:date="2022-03-24T11:35:00Z">
        <w:r w:rsidRPr="00BA5FC4" w:rsidDel="0020364C">
          <w:rPr>
            <w:rFonts w:eastAsia="Times New Roman" w:cstheme="minorHAnsi"/>
            <w:sz w:val="22"/>
            <w:lang w:eastAsia="de-DE"/>
          </w:rPr>
          <w:delText>s</w:delText>
        </w:r>
      </w:del>
    </w:p>
    <w:p w14:paraId="00369028" w14:textId="2FBC752E" w:rsidR="00BA5FC4" w:rsidRPr="0023424E" w:rsidRDefault="00BA5FC4" w:rsidP="00BA5FC4">
      <w:pPr>
        <w:shd w:val="clear" w:color="auto" w:fill="FFFFFF"/>
        <w:spacing w:beforeAutospacing="1"/>
        <w:ind w:left="450"/>
        <w:rPr>
          <w:rFonts w:eastAsia="Times New Roman" w:cstheme="minorHAnsi"/>
          <w:bCs/>
          <w:sz w:val="22"/>
        </w:rPr>
      </w:pPr>
      <w:bookmarkStart w:id="317" w:name="_Toc59610196"/>
      <w:r w:rsidRPr="0023424E">
        <w:rPr>
          <w:rFonts w:eastAsia="Times New Roman" w:cstheme="minorHAnsi"/>
          <w:bCs/>
          <w:sz w:val="22"/>
        </w:rPr>
        <w:t>Scanning</w:t>
      </w:r>
      <w:bookmarkEnd w:id="317"/>
      <w:ins w:id="318" w:author="Sai Praneetha Bhaskaruni" w:date="2022-03-24T11:36:00Z">
        <w:r w:rsidR="00C87669">
          <w:rPr>
            <w:rFonts w:eastAsia="Times New Roman" w:cstheme="minorHAnsi"/>
            <w:bCs/>
            <w:sz w:val="22"/>
          </w:rPr>
          <w:t>:</w:t>
        </w:r>
      </w:ins>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083CBB2F"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w:t>
      </w:r>
      <w:ins w:id="319" w:author="Sai Praneetha Bhaskaruni" w:date="2022-03-24T11:37:00Z">
        <w:r w:rsidR="00466EBF">
          <w:rPr>
            <w:rFonts w:eastAsia="Times New Roman" w:cstheme="minorHAnsi"/>
            <w:sz w:val="22"/>
            <w:lang w:eastAsia="de-DE"/>
          </w:rPr>
          <w:t xml:space="preserve"> needs/</w:t>
        </w:r>
      </w:ins>
      <w:del w:id="320" w:author="Sai Praneetha Bhaskaruni" w:date="2022-03-24T11:37:00Z">
        <w:r w:rsidRPr="00BA5FC4" w:rsidDel="00466EBF">
          <w:rPr>
            <w:rFonts w:eastAsia="Times New Roman" w:cstheme="minorHAnsi"/>
            <w:sz w:val="22"/>
            <w:lang w:eastAsia="de-DE"/>
          </w:rPr>
          <w:delText xml:space="preserve"> </w:delText>
        </w:r>
      </w:del>
      <w:r w:rsidRPr="00BA5FC4">
        <w:rPr>
          <w:rFonts w:eastAsia="Times New Roman" w:cstheme="minorHAnsi"/>
          <w:sz w:val="22"/>
          <w:lang w:eastAsia="de-DE"/>
        </w:rPr>
        <w:t>approval</w:t>
      </w:r>
    </w:p>
    <w:p w14:paraId="553A576B" w14:textId="755C57F9" w:rsidR="00BA5FC4" w:rsidRPr="0023424E" w:rsidRDefault="00BA5FC4" w:rsidP="00BA5FC4">
      <w:pPr>
        <w:shd w:val="clear" w:color="auto" w:fill="FFFFFF"/>
        <w:spacing w:beforeAutospacing="1"/>
        <w:ind w:left="450"/>
        <w:rPr>
          <w:rFonts w:eastAsia="Times New Roman" w:cstheme="minorHAnsi"/>
          <w:bCs/>
          <w:sz w:val="22"/>
        </w:rPr>
      </w:pPr>
      <w:bookmarkStart w:id="321" w:name="_Toc59610197"/>
      <w:r w:rsidRPr="0023424E">
        <w:rPr>
          <w:rFonts w:eastAsia="Times New Roman" w:cstheme="minorHAnsi"/>
          <w:bCs/>
          <w:sz w:val="22"/>
        </w:rPr>
        <w:t>Risk Management</w:t>
      </w:r>
      <w:bookmarkEnd w:id="321"/>
      <w:ins w:id="322" w:author="Sai Praneetha Bhaskaruni" w:date="2022-03-24T11:37:00Z">
        <w:r w:rsidR="00AA0178">
          <w:rPr>
            <w:rFonts w:eastAsia="Times New Roman" w:cstheme="minorHAnsi"/>
            <w:bCs/>
            <w:sz w:val="22"/>
          </w:rPr>
          <w:t>:</w:t>
        </w:r>
      </w:ins>
    </w:p>
    <w:p w14:paraId="3A387A57" w14:textId="5BDE60C3"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 xml:space="preserve">Client </w:t>
      </w:r>
      <w:ins w:id="323" w:author="Sai Praneetha Bhaskaruni" w:date="2022-03-24T11:38:00Z">
        <w:r w:rsidR="0034174E">
          <w:rPr>
            <w:rFonts w:cstheme="minorHAnsi"/>
            <w:color w:val="000000" w:themeColor="text1"/>
            <w:sz w:val="22"/>
          </w:rPr>
          <w:t xml:space="preserve">(HDO) </w:t>
        </w:r>
      </w:ins>
      <w:r w:rsidRPr="00BA5FC4">
        <w:rPr>
          <w:rFonts w:cstheme="minorHAnsi"/>
          <w:color w:val="000000" w:themeColor="text1"/>
          <w:sz w:val="22"/>
        </w:rPr>
        <w:t>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324" w:author="Sai Praneetha Bhaskaruni" w:date="2022-03-24T11:39:00Z">
        <w:r w:rsidR="0034174E">
          <w:rPr>
            <w:rFonts w:eastAsia="Times New Roman" w:cstheme="minorHAnsi"/>
            <w:sz w:val="22"/>
            <w:lang w:eastAsia="de-DE"/>
          </w:rPr>
          <w:t xml:space="preserve">identification </w:t>
        </w:r>
      </w:ins>
      <w:del w:id="325"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326" w:author="Sai Praneetha Bhaskaruni" w:date="2022-03-24T11:39:00Z">
        <w:r w:rsidR="00B3307B">
          <w:rPr>
            <w:rFonts w:eastAsia="Times New Roman" w:cstheme="minorHAnsi"/>
            <w:sz w:val="22"/>
            <w:lang w:eastAsia="de-DE"/>
          </w:rPr>
          <w:t>/infrastructure</w:t>
        </w:r>
      </w:ins>
      <w:r w:rsidRPr="00BA5FC4">
        <w:rPr>
          <w:rFonts w:eastAsia="Times New Roman" w:cstheme="minorHAnsi"/>
          <w:sz w:val="22"/>
          <w:lang w:eastAsia="de-DE"/>
        </w:rPr>
        <w:t xml:space="preserve"> and </w:t>
      </w:r>
      <w:ins w:id="327" w:author="Sai Praneetha Bhaskaruni" w:date="2022-03-24T11:40:00Z">
        <w:r w:rsidR="0032339C">
          <w:rPr>
            <w:rFonts w:eastAsia="Times New Roman" w:cstheme="minorHAnsi"/>
            <w:sz w:val="22"/>
            <w:lang w:eastAsia="de-DE"/>
          </w:rPr>
          <w:t>reports</w:t>
        </w:r>
      </w:ins>
      <w:del w:id="328"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5B4DAA7E" w14:textId="727EB0E2" w:rsidR="00882D25" w:rsidRPr="00882D25" w:rsidRDefault="00BA5FC4">
      <w:pPr>
        <w:pStyle w:val="ListParagraph"/>
        <w:numPr>
          <w:ilvl w:val="0"/>
          <w:numId w:val="14"/>
        </w:numPr>
        <w:spacing w:before="120" w:after="160" w:line="259" w:lineRule="auto"/>
        <w:jc w:val="left"/>
        <w:rPr>
          <w:rFonts w:eastAsia="Times New Roman" w:cstheme="minorHAnsi"/>
          <w:sz w:val="22"/>
          <w:lang w:eastAsia="de-DE"/>
          <w:rPrChange w:id="329" w:author="Sai Praneetha Bhaskaruni" w:date="2022-03-24T11:41:00Z">
            <w:rPr>
              <w:lang w:eastAsia="de-DE"/>
            </w:rPr>
          </w:rPrChange>
        </w:rPr>
      </w:pPr>
      <w:r w:rsidRPr="00BA5FC4">
        <w:rPr>
          <w:rFonts w:eastAsia="Times New Roman" w:cstheme="minorHAnsi"/>
          <w:sz w:val="22"/>
          <w:lang w:eastAsia="de-DE"/>
        </w:rPr>
        <w:t>Risk assessment should be conducted within the organization to identify the gaps and p</w:t>
      </w:r>
      <w:ins w:id="330" w:author="Sai Praneetha Bhaskaruni" w:date="2022-03-24T11:40:00Z">
        <w:r w:rsidR="00AC4DC2">
          <w:rPr>
            <w:rFonts w:eastAsia="Times New Roman" w:cstheme="minorHAnsi"/>
            <w:sz w:val="22"/>
            <w:lang w:eastAsia="de-DE"/>
          </w:rPr>
          <w:t>lan</w:t>
        </w:r>
      </w:ins>
      <w:del w:id="331"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376801B1" w14:textId="58789C27" w:rsidR="00BA5FC4" w:rsidRPr="0023424E" w:rsidRDefault="00BA5FC4" w:rsidP="00BA5FC4">
      <w:pPr>
        <w:shd w:val="clear" w:color="auto" w:fill="FFFFFF"/>
        <w:spacing w:beforeAutospacing="1"/>
        <w:ind w:left="450"/>
        <w:rPr>
          <w:rFonts w:eastAsia="Times New Roman" w:cstheme="minorHAnsi"/>
          <w:bCs/>
          <w:sz w:val="22"/>
        </w:rPr>
      </w:pPr>
      <w:bookmarkStart w:id="332" w:name="_Toc59610198"/>
      <w:r w:rsidRPr="0023424E">
        <w:rPr>
          <w:rFonts w:eastAsia="Times New Roman" w:cstheme="minorHAnsi"/>
          <w:bCs/>
          <w:sz w:val="22"/>
        </w:rPr>
        <w:t>Training and Awareness</w:t>
      </w:r>
      <w:bookmarkEnd w:id="332"/>
      <w:ins w:id="333" w:author="Sai Praneetha Bhaskaruni" w:date="2022-03-24T11:41:00Z">
        <w:r w:rsidR="00726F3A">
          <w:rPr>
            <w:rFonts w:eastAsia="Times New Roman" w:cstheme="minorHAnsi"/>
            <w:bCs/>
            <w:sz w:val="22"/>
          </w:rPr>
          <w:t>:</w:t>
        </w:r>
      </w:ins>
    </w:p>
    <w:p w14:paraId="2C15C708" w14:textId="290FF0A6"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del w:id="334" w:author="Sai Praneetha Bhaskaruni" w:date="2022-03-24T11:43:00Z">
        <w:r w:rsidDel="003D05A9">
          <w:rPr>
            <w:rFonts w:eastAsia="Times New Roman" w:cstheme="minorHAnsi"/>
            <w:sz w:val="22"/>
            <w:lang w:eastAsia="de-DE"/>
          </w:rPr>
          <w:delText>D</w:delText>
        </w:r>
        <w:r w:rsidR="00BA5FC4" w:rsidRPr="00BA5FC4" w:rsidDel="003D05A9">
          <w:rPr>
            <w:rFonts w:eastAsia="Times New Roman" w:cstheme="minorHAnsi"/>
            <w:sz w:val="22"/>
            <w:lang w:eastAsia="de-DE"/>
          </w:rPr>
          <w:delText>evices functioni</w:delText>
        </w:r>
        <w:r w:rsidR="0023424E" w:rsidDel="003D05A9">
          <w:rPr>
            <w:rFonts w:eastAsia="Times New Roman" w:cstheme="minorHAnsi"/>
            <w:sz w:val="22"/>
            <w:lang w:eastAsia="de-DE"/>
          </w:rPr>
          <w:delText xml:space="preserve">ng </w:delText>
        </w:r>
      </w:del>
      <w:del w:id="335" w:author="Sai Praneetha Bhaskaruni" w:date="2022-03-24T11:45:00Z">
        <w:r w:rsidR="0023424E" w:rsidDel="003D05A9">
          <w:rPr>
            <w:rFonts w:eastAsia="Times New Roman" w:cstheme="minorHAnsi"/>
            <w:sz w:val="22"/>
            <w:lang w:eastAsia="de-DE"/>
          </w:rPr>
          <w:delText>training should be provided</w:delText>
        </w:r>
        <w:r w:rsidR="00BA5FC4" w:rsidRPr="00BA5FC4" w:rsidDel="003D05A9">
          <w:rPr>
            <w:rFonts w:eastAsia="Times New Roman" w:cstheme="minorHAnsi"/>
            <w:sz w:val="22"/>
            <w:lang w:eastAsia="de-DE"/>
          </w:rPr>
          <w:delText xml:space="preserve"> </w:delText>
        </w:r>
        <w:r w:rsidR="007800E1" w:rsidDel="003D05A9">
          <w:rPr>
            <w:rFonts w:eastAsia="Times New Roman" w:cstheme="minorHAnsi"/>
            <w:sz w:val="22"/>
            <w:lang w:eastAsia="de-DE"/>
          </w:rPr>
          <w:delText>to</w:delText>
        </w:r>
        <w:r w:rsidR="007800E1" w:rsidRPr="00BA5FC4" w:rsidDel="003D05A9">
          <w:rPr>
            <w:rFonts w:eastAsia="Times New Roman" w:cstheme="minorHAnsi"/>
            <w:sz w:val="22"/>
            <w:lang w:eastAsia="de-DE"/>
          </w:rPr>
          <w:delText xml:space="preserve"> </w:delText>
        </w:r>
      </w:del>
      <w:ins w:id="336" w:author="Sai Praneetha Bhaskaruni" w:date="2022-03-24T11:45:00Z">
        <w:r w:rsidR="003D05A9">
          <w:rPr>
            <w:rFonts w:eastAsia="Times New Roman" w:cstheme="minorHAnsi"/>
            <w:sz w:val="22"/>
            <w:lang w:eastAsia="de-DE"/>
          </w:rPr>
          <w:t>S</w:t>
        </w:r>
      </w:ins>
      <w:del w:id="337" w:author="Sai Praneetha Bhaskaruni" w:date="2022-03-24T11:45:00Z">
        <w:r w:rsidR="00BA5FC4" w:rsidRPr="00BA5FC4" w:rsidDel="003D05A9">
          <w:rPr>
            <w:rFonts w:eastAsia="Times New Roman" w:cstheme="minorHAnsi"/>
            <w:sz w:val="22"/>
            <w:lang w:eastAsia="de-DE"/>
          </w:rPr>
          <w:delText>s</w:delText>
        </w:r>
      </w:del>
      <w:r w:rsidR="00BA5FC4" w:rsidRPr="00BA5FC4">
        <w:rPr>
          <w:rFonts w:eastAsia="Times New Roman" w:cstheme="minorHAnsi"/>
          <w:sz w:val="22"/>
          <w:lang w:eastAsia="de-DE"/>
        </w:rPr>
        <w:t>taff members utilizing the devices</w:t>
      </w:r>
      <w:ins w:id="338" w:author="Sai Praneetha Bhaskaruni" w:date="2022-03-24T11:43:00Z">
        <w:r w:rsidR="003D05A9">
          <w:rPr>
            <w:rFonts w:eastAsia="Times New Roman" w:cstheme="minorHAnsi"/>
            <w:sz w:val="22"/>
            <w:lang w:eastAsia="de-DE"/>
          </w:rPr>
          <w:t xml:space="preserve"> sho</w:t>
        </w:r>
      </w:ins>
      <w:ins w:id="339" w:author="Sai Praneetha Bhaskaruni" w:date="2022-03-24T11:44:00Z">
        <w:r w:rsidR="003D05A9">
          <w:rPr>
            <w:rFonts w:eastAsia="Times New Roman" w:cstheme="minorHAnsi"/>
            <w:sz w:val="22"/>
            <w:lang w:eastAsia="de-DE"/>
          </w:rPr>
          <w:t xml:space="preserve">uld be provided with proper training including their functionality </w:t>
        </w:r>
      </w:ins>
    </w:p>
    <w:p w14:paraId="5A814EAD" w14:textId="626153CB"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340" w:author="Sai Praneetha Bhaskaruni" w:date="2022-03-24T11:45:00Z">
        <w:r w:rsidR="003A5A28">
          <w:rPr>
            <w:rFonts w:eastAsia="Times New Roman" w:cstheme="minorHAnsi"/>
            <w:sz w:val="22"/>
            <w:lang w:eastAsia="de-DE"/>
          </w:rPr>
          <w:t xml:space="preserve">(HDO) </w:t>
        </w:r>
      </w:ins>
      <w:r w:rsidRPr="00BA5FC4">
        <w:rPr>
          <w:rFonts w:eastAsia="Times New Roman" w:cstheme="minorHAnsi"/>
          <w:sz w:val="22"/>
          <w:lang w:eastAsia="de-DE"/>
        </w:rPr>
        <w:t>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ins w:id="341" w:author="Sai Praneetha Bhaskaruni" w:date="2022-03-24T11:46:00Z">
        <w:r w:rsidR="00E63347">
          <w:rPr>
            <w:rFonts w:eastAsia="Times New Roman" w:cstheme="minorHAnsi"/>
            <w:sz w:val="22"/>
            <w:lang w:eastAsia="de-DE"/>
          </w:rPr>
          <w:t>also</w:t>
        </w:r>
      </w:ins>
      <w:del w:id="342" w:author="Sai Praneetha Bhaskaruni" w:date="2022-03-24T11:46:00Z">
        <w:r w:rsidR="007800E1" w:rsidDel="00E63347">
          <w:rPr>
            <w:rFonts w:eastAsia="Times New Roman" w:cstheme="minorHAnsi"/>
            <w:sz w:val="22"/>
            <w:lang w:eastAsia="de-DE"/>
          </w:rPr>
          <w:delText>needs to</w:delText>
        </w:r>
      </w:del>
      <w:r w:rsidR="007800E1">
        <w:rPr>
          <w:rFonts w:eastAsia="Times New Roman" w:cstheme="minorHAnsi"/>
          <w:sz w:val="22"/>
          <w:lang w:eastAsia="de-DE"/>
        </w:rPr>
        <w:t xml:space="preserve"> </w:t>
      </w:r>
      <w:ins w:id="343" w:author="Sai Praneetha Bhaskaruni" w:date="2022-03-24T11:47:00Z">
        <w:r w:rsidR="00E63347">
          <w:rPr>
            <w:rFonts w:eastAsia="Times New Roman" w:cstheme="minorHAnsi"/>
            <w:sz w:val="22"/>
            <w:lang w:eastAsia="de-DE"/>
          </w:rPr>
          <w:t>identify</w:t>
        </w:r>
      </w:ins>
      <w:del w:id="344"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345" w:author="Sai Praneetha Bhaskaruni" w:date="2022-03-24T11:46:00Z">
        <w:r w:rsidRPr="00BA5FC4" w:rsidDel="00E63347">
          <w:rPr>
            <w:rFonts w:eastAsia="Times New Roman" w:cstheme="minorHAnsi"/>
            <w:sz w:val="22"/>
            <w:lang w:eastAsia="de-DE"/>
          </w:rPr>
          <w:delText xml:space="preserve">that </w:delText>
        </w:r>
      </w:del>
      <w:ins w:id="346" w:author="Sai Praneetha Bhaskaruni" w:date="2022-03-24T11:46:00Z">
        <w:r w:rsidR="00E63347">
          <w:rPr>
            <w:rFonts w:eastAsia="Times New Roman" w:cstheme="minorHAnsi"/>
            <w:sz w:val="22"/>
            <w:lang w:eastAsia="de-DE"/>
          </w:rPr>
          <w:t>any</w:t>
        </w:r>
        <w:r w:rsidR="00E63347"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347"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348" w:author="Sai Praneetha Bhaskaruni" w:date="2022-03-24T11:48:00Z">
        <w:r w:rsidR="00F2119D">
          <w:rPr>
            <w:rFonts w:eastAsia="Times New Roman" w:cstheme="minorHAnsi"/>
            <w:sz w:val="22"/>
            <w:lang w:eastAsia="de-DE"/>
          </w:rPr>
          <w:t xml:space="preserve"> needed</w:t>
        </w:r>
      </w:ins>
      <w:r w:rsidRPr="00BA5FC4">
        <w:rPr>
          <w:rFonts w:eastAsia="Times New Roman" w:cstheme="minorHAnsi"/>
          <w:sz w:val="22"/>
          <w:lang w:eastAsia="de-DE"/>
        </w:rPr>
        <w:t xml:space="preserve"> </w:t>
      </w:r>
      <w:ins w:id="349" w:author="Sai Praneetha Bhaskaruni" w:date="2022-03-24T11:47:00Z">
        <w:r w:rsidR="00C4338D">
          <w:rPr>
            <w:rFonts w:eastAsia="Times New Roman" w:cstheme="minorHAnsi"/>
            <w:sz w:val="22"/>
            <w:lang w:eastAsia="de-DE"/>
          </w:rPr>
          <w:t>to users</w:t>
        </w:r>
      </w:ins>
      <w:ins w:id="350" w:author="Sai Praneetha Bhaskaruni" w:date="2022-03-24T11:48:00Z">
        <w:r w:rsidR="00C4338D">
          <w:rPr>
            <w:rFonts w:eastAsia="Times New Roman" w:cstheme="minorHAnsi"/>
            <w:sz w:val="22"/>
            <w:lang w:eastAsia="de-DE"/>
          </w:rPr>
          <w:t xml:space="preserve"> from</w:t>
        </w:r>
      </w:ins>
      <w:del w:id="351"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352" w:author="Sai Praneetha Bhaskaruni" w:date="2022-03-24T11:48:00Z">
        <w:r w:rsidRPr="00BA5FC4" w:rsidDel="00C4338D">
          <w:rPr>
            <w:rFonts w:eastAsia="Times New Roman" w:cstheme="minorHAnsi"/>
            <w:sz w:val="22"/>
            <w:lang w:eastAsia="de-DE"/>
          </w:rPr>
          <w:delText xml:space="preserve"> </w:delText>
        </w:r>
      </w:del>
      <w:ins w:id="353" w:author="Sai Praneetha Bhaskaruni" w:date="2022-03-24T11:48:00Z">
        <w:r w:rsidR="00C4338D">
          <w:rPr>
            <w:rFonts w:eastAsia="Times New Roman" w:cstheme="minorHAnsi"/>
            <w:sz w:val="22"/>
            <w:lang w:eastAsia="de-DE"/>
          </w:rPr>
          <w:t xml:space="preserve"> perspective</w:t>
        </w:r>
      </w:ins>
      <w:del w:id="354" w:author="Sai Praneetha Bhaskaruni" w:date="2022-03-24T11:48:00Z">
        <w:r w:rsidRPr="00BA5FC4" w:rsidDel="00C4338D">
          <w:rPr>
            <w:rFonts w:eastAsia="Times New Roman" w:cstheme="minorHAnsi"/>
            <w:sz w:val="22"/>
            <w:lang w:eastAsia="de-DE"/>
          </w:rPr>
          <w:delText>purpose to user</w:delText>
        </w:r>
        <w:r w:rsidR="007800E1" w:rsidDel="00C4338D">
          <w:rPr>
            <w:rFonts w:eastAsia="Times New Roman" w:cstheme="minorHAnsi"/>
            <w:sz w:val="22"/>
            <w:lang w:eastAsia="de-DE"/>
          </w:rPr>
          <w:delText>s</w:delText>
        </w:r>
      </w:del>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6187CBB3"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355" w:author="Sai Praneetha Bhaskaruni" w:date="2022-03-24T11:50:00Z">
        <w:r w:rsidRPr="00BA5FC4" w:rsidDel="00CC49E8">
          <w:rPr>
            <w:rFonts w:eastAsia="Times New Roman" w:cstheme="minorHAnsi"/>
            <w:sz w:val="22"/>
            <w:lang w:eastAsia="de-DE"/>
          </w:rPr>
          <w:delText>to include</w:delText>
        </w:r>
      </w:del>
      <w:ins w:id="356" w:author="Sai Praneetha Bhaskaruni" w:date="2022-03-24T11:50:00Z">
        <w:r w:rsidR="00CC49E8">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2F44188A" w14:textId="0059993D"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ins w:id="357" w:author="Sai Praneetha Bhaskaruni" w:date="2022-03-24T11:56:00Z">
        <w:r w:rsidR="00264018" w:rsidRPr="00264018">
          <w:rPr>
            <w:sz w:val="22"/>
            <w:szCs w:val="24"/>
            <w:rPrChange w:id="358" w:author="Sai Praneetha Bhaskaruni" w:date="2022-03-24T11:57:00Z">
              <w:rPr/>
            </w:rPrChange>
          </w:rPr>
          <w:t xml:space="preserve">No need for the customer to be </w:t>
        </w:r>
      </w:ins>
      <w:ins w:id="359" w:author="Sai Praneetha Bhaskaruni" w:date="2022-03-24T11:57:00Z">
        <w:r w:rsidR="00264018">
          <w:rPr>
            <w:sz w:val="22"/>
            <w:szCs w:val="24"/>
          </w:rPr>
          <w:t>responsible for</w:t>
        </w:r>
      </w:ins>
      <w:ins w:id="360" w:author="Sai Praneetha Bhaskaruni" w:date="2022-03-24T11:58:00Z">
        <w:r w:rsidR="00264018">
          <w:rPr>
            <w:sz w:val="22"/>
            <w:szCs w:val="24"/>
          </w:rPr>
          <w:t xml:space="preserve"> </w:t>
        </w:r>
      </w:ins>
      <w:ins w:id="361" w:author="Sai Praneetha Bhaskaruni" w:date="2022-03-24T11:56:00Z">
        <w:r w:rsidR="00264018" w:rsidRPr="00264018">
          <w:rPr>
            <w:sz w:val="22"/>
            <w:szCs w:val="24"/>
            <w:rPrChange w:id="362" w:author="Sai Praneetha Bhaskaruni" w:date="2022-03-24T11:57:00Z">
              <w:rPr/>
            </w:rPrChange>
          </w:rPr>
          <w:t xml:space="preserve">the </w:t>
        </w:r>
      </w:ins>
      <w:ins w:id="363" w:author="Sai Praneetha Bhaskaruni" w:date="2022-03-24T11:58:00Z">
        <w:r w:rsidR="00B023E6">
          <w:rPr>
            <w:sz w:val="22"/>
            <w:szCs w:val="24"/>
          </w:rPr>
          <w:t xml:space="preserve">reported </w:t>
        </w:r>
      </w:ins>
      <w:ins w:id="364" w:author="Sai Praneetha Bhaskaruni" w:date="2022-03-24T11:56:00Z">
        <w:r w:rsidR="00264018" w:rsidRPr="00264018">
          <w:rPr>
            <w:sz w:val="22"/>
            <w:szCs w:val="24"/>
            <w:rPrChange w:id="365" w:author="Sai Praneetha Bhaskaruni" w:date="2022-03-24T11:57:00Z">
              <w:rPr/>
            </w:rPrChange>
          </w:rPr>
          <w:t>incident</w:t>
        </w:r>
      </w:ins>
      <w:del w:id="366" w:author="Sai Praneetha Bhaskaruni" w:date="2022-03-24T11:57:00Z">
        <w:r w:rsidR="00275C89" w:rsidRPr="00D43301" w:rsidDel="00264018">
          <w:delText>C</w:delText>
        </w:r>
        <w:r w:rsidR="00275C89" w:rsidRPr="00D43301" w:rsidDel="00264018">
          <w:rPr>
            <w:sz w:val="22"/>
          </w:rPr>
          <w:delText xml:space="preserve">ustomer </w:delText>
        </w:r>
      </w:del>
      <w:del w:id="367" w:author="Sai Praneetha Bhaskaruni" w:date="2022-03-24T11:53:00Z">
        <w:r w:rsidR="003810C7" w:rsidRPr="00D43301" w:rsidDel="00D43301">
          <w:rPr>
            <w:sz w:val="22"/>
          </w:rPr>
          <w:delText>are</w:delText>
        </w:r>
      </w:del>
      <w:del w:id="368" w:author="Sai Praneetha Bhaskaruni" w:date="2022-03-24T11:57:00Z">
        <w:r w:rsidR="003810C7" w:rsidDel="00264018">
          <w:rPr>
            <w:sz w:val="22"/>
          </w:rPr>
          <w:delText xml:space="preserve"> not </w:delText>
        </w:r>
        <w:r w:rsidR="00275C89" w:rsidRPr="000F24D0" w:rsidDel="00264018">
          <w:rPr>
            <w:sz w:val="22"/>
          </w:rPr>
          <w:delText xml:space="preserve">allowed to </w:delText>
        </w:r>
      </w:del>
      <w:del w:id="369" w:author="Sai Praneetha Bhaskaruni" w:date="2022-03-24T11:55:00Z">
        <w:r w:rsidR="00275C89" w:rsidRPr="000F24D0" w:rsidDel="00264018">
          <w:rPr>
            <w:sz w:val="22"/>
          </w:rPr>
          <w:delText>access this component</w:delText>
        </w:r>
      </w:del>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detected</w:t>
      </w:r>
      <w:ins w:id="370" w:author="Sai Praneetha Bhaskaruni" w:date="2022-03-24T10:17:00Z">
        <w:r w:rsidR="00FE74A2">
          <w:rPr>
            <w:sz w:val="22"/>
          </w:rPr>
          <w:t>,</w:t>
        </w:r>
      </w:ins>
      <w:r w:rsidR="00D24168" w:rsidRPr="00D24168">
        <w:rPr>
          <w:sz w:val="22"/>
        </w:rPr>
        <w:t xml:space="preserve"> </w:t>
      </w:r>
      <w:r w:rsidR="00106899">
        <w:rPr>
          <w:sz w:val="22"/>
        </w:rPr>
        <w:t>it is</w:t>
      </w:r>
      <w:r w:rsidR="00D24168" w:rsidRPr="00D24168">
        <w:rPr>
          <w:sz w:val="22"/>
        </w:rPr>
        <w:t xml:space="preserve"> resolved by the </w:t>
      </w:r>
      <w:ins w:id="371" w:author="Sai Praneetha Bhaskaruni" w:date="2022-03-24T11:59:00Z">
        <w:r w:rsidR="00481465">
          <w:rPr>
            <w:sz w:val="22"/>
          </w:rPr>
          <w:t>S</w:t>
        </w:r>
        <w:r w:rsidR="00365EA2">
          <w:rPr>
            <w:sz w:val="22"/>
          </w:rPr>
          <w:t xml:space="preserve">tryker </w:t>
        </w:r>
      </w:ins>
      <w:r w:rsidR="00D24168" w:rsidRPr="00A22198">
        <w:rPr>
          <w:sz w:val="22"/>
        </w:rPr>
        <w:t>service</w:t>
      </w:r>
      <w:r w:rsidR="00D24168" w:rsidRPr="00D24168">
        <w:rPr>
          <w:sz w:val="22"/>
        </w:rPr>
        <w:t xml:space="preserve"> engineer. </w:t>
      </w:r>
      <w:r w:rsidR="00106899">
        <w:rPr>
          <w:sz w:val="22"/>
        </w:rPr>
        <w:t>The c</w:t>
      </w:r>
      <w:r w:rsidR="00D24168" w:rsidRPr="00D24168">
        <w:rPr>
          <w:sz w:val="22"/>
        </w:rPr>
        <w:t xml:space="preserve">ustomer has to block few </w:t>
      </w:r>
      <w:commentRangeStart w:id="372"/>
      <w:r w:rsidR="00D24168" w:rsidRPr="007539B4">
        <w:rPr>
          <w:sz w:val="22"/>
          <w:highlight w:val="yellow"/>
          <w:rPrChange w:id="373" w:author="Sai Praneetha Bhaskaruni" w:date="2022-03-23T16:43:00Z">
            <w:rPr>
              <w:sz w:val="22"/>
            </w:rPr>
          </w:rPrChange>
        </w:rPr>
        <w:t>IOCs and IOAs</w:t>
      </w:r>
      <w:r w:rsidR="00D24168" w:rsidRPr="00D24168">
        <w:rPr>
          <w:sz w:val="22"/>
        </w:rPr>
        <w:t xml:space="preserve"> </w:t>
      </w:r>
      <w:commentRangeEnd w:id="372"/>
      <w:r w:rsidR="0042207C">
        <w:rPr>
          <w:rStyle w:val="CommentReference"/>
        </w:rPr>
        <w:commentReference w:id="372"/>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w:t>
      </w:r>
      <w:r w:rsidR="00D24168" w:rsidRPr="00A22198">
        <w:rPr>
          <w:sz w:val="22"/>
        </w:rPr>
        <w:t>SmartMedic solution</w:t>
      </w:r>
      <w:r w:rsidR="00D24168" w:rsidRPr="00D24168">
        <w:rPr>
          <w:sz w:val="22"/>
        </w:rPr>
        <w:t xml:space="preserve"> should be behind </w:t>
      </w:r>
      <w:r w:rsidR="00833A7A">
        <w:rPr>
          <w:sz w:val="22"/>
        </w:rPr>
        <w:t xml:space="preserve">a </w:t>
      </w:r>
      <w:r w:rsidR="00D24168" w:rsidRPr="00D24168">
        <w:rPr>
          <w:sz w:val="22"/>
        </w:rPr>
        <w:t xml:space="preserve">stateful firewall. </w:t>
      </w:r>
      <w:r w:rsidR="00833A7A">
        <w:rPr>
          <w:sz w:val="22"/>
        </w:rPr>
        <w:t>The f</w:t>
      </w:r>
      <w:r w:rsidR="00D24168" w:rsidRPr="00D24168">
        <w:rPr>
          <w:sz w:val="22"/>
        </w:rPr>
        <w:t xml:space="preserve">irewall helps in preventing network access to devices. </w:t>
      </w:r>
      <w:r w:rsidR="00D24168" w:rsidRPr="00A22198">
        <w:rPr>
          <w:sz w:val="22"/>
        </w:rPr>
        <w:t>If properly</w:t>
      </w:r>
      <w:ins w:id="374" w:author="Sai Praneetha Bhaskaruni" w:date="2022-03-24T11:59:00Z">
        <w:r w:rsidR="00B023E6" w:rsidRPr="00A22198">
          <w:rPr>
            <w:sz w:val="22"/>
            <w:rPrChange w:id="375" w:author="Sai Praneetha Bhaskaruni" w:date="2022-03-24T12:00:00Z">
              <w:rPr>
                <w:sz w:val="22"/>
                <w:highlight w:val="yellow"/>
              </w:rPr>
            </w:rPrChange>
          </w:rPr>
          <w:t xml:space="preserve"> </w:t>
        </w:r>
      </w:ins>
      <w:del w:id="376" w:author="Sai Praneetha Bhaskaruni" w:date="2022-03-24T11:59:00Z">
        <w:r w:rsidR="00D24168" w:rsidRPr="004E605C" w:rsidDel="00B023E6">
          <w:rPr>
            <w:sz w:val="22"/>
          </w:rPr>
          <w:delText xml:space="preserve"> used and </w:delText>
        </w:r>
      </w:del>
      <w:r w:rsidR="00D24168" w:rsidRPr="004E605C">
        <w:rPr>
          <w:sz w:val="22"/>
        </w:rPr>
        <w:t>configured</w:t>
      </w:r>
      <w:ins w:id="377" w:author="Sai Praneetha Bhaskaruni" w:date="2022-03-24T11:59:00Z">
        <w:r w:rsidR="00B023E6">
          <w:rPr>
            <w:sz w:val="22"/>
          </w:rPr>
          <w:t xml:space="preserve"> and used,</w:t>
        </w:r>
      </w:ins>
      <w:r w:rsidR="00D24168" w:rsidRPr="00D24168">
        <w:rPr>
          <w:sz w:val="22"/>
        </w:rPr>
        <w:t xml:space="preserve">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C335C4">
      <w:pPr>
        <w:pStyle w:val="Heading1"/>
      </w:pPr>
      <w:bookmarkStart w:id="378" w:name="_Toc98780922"/>
      <w:r>
        <w:rPr>
          <w:color w:val="FCC566"/>
          <w:sz w:val="40"/>
        </w:rPr>
        <w:t>08</w:t>
      </w:r>
      <w:r w:rsidR="00BC3603" w:rsidRPr="00180992">
        <w:rPr>
          <w:color w:val="FFCC66"/>
          <w:sz w:val="40"/>
        </w:rPr>
        <w:t xml:space="preserve"> </w:t>
      </w:r>
      <w:r w:rsidR="00BC3603" w:rsidRPr="007A4D9C">
        <w:t>Contingency Plan: Testing, Maintenance and Training</w:t>
      </w:r>
      <w:bookmarkEnd w:id="378"/>
    </w:p>
    <w:p w14:paraId="15D8EE9F" w14:textId="0AEF4C16"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379" w:author="Sai Praneetha Bhaskaruni" w:date="2022-03-24T10:29:00Z">
        <w:r w:rsidR="00E76957">
          <w:rPr>
            <w:b/>
            <w:sz w:val="22"/>
          </w:rPr>
          <w:t>s</w:t>
        </w:r>
      </w:ins>
      <w:r w:rsidRPr="00C11DBF">
        <w:rPr>
          <w:b/>
          <w:sz w:val="22"/>
        </w:rPr>
        <w:t>: Device</w:t>
      </w:r>
      <w:r w:rsidR="008E7DA8">
        <w:rPr>
          <w:b/>
          <w:sz w:val="22"/>
        </w:rPr>
        <w:t>, Tablet, Nurse Station Application and Wireless Network</w:t>
      </w:r>
    </w:p>
    <w:p w14:paraId="4434616B" w14:textId="17F1BCCD" w:rsidR="00BC3603" w:rsidRDefault="00BC3603" w:rsidP="00BC3603">
      <w:pPr>
        <w:spacing w:after="120"/>
        <w:ind w:left="129" w:hanging="14"/>
        <w:rPr>
          <w:sz w:val="22"/>
        </w:rPr>
      </w:pPr>
      <w:r w:rsidRPr="00CA58F3">
        <w:rPr>
          <w:b/>
          <w:i/>
          <w:sz w:val="22"/>
        </w:rPr>
        <w:t>Existing Security Features:</w:t>
      </w:r>
      <w:r>
        <w:rPr>
          <w:i/>
          <w:sz w:val="22"/>
        </w:rPr>
        <w:t xml:space="preserve"> </w:t>
      </w:r>
      <w:r w:rsidRPr="00BD544F">
        <w:rPr>
          <w:sz w:val="22"/>
        </w:rPr>
        <w:t xml:space="preserve">Only Stryker’s service engineer </w:t>
      </w:r>
      <w:r w:rsidR="00833A7A" w:rsidRPr="00BD544F">
        <w:rPr>
          <w:sz w:val="22"/>
        </w:rPr>
        <w:t xml:space="preserve">is </w:t>
      </w:r>
      <w:r w:rsidRPr="00BD544F">
        <w:rPr>
          <w:sz w:val="22"/>
        </w:rPr>
        <w:t xml:space="preserve">authorized to perform testing and maintenance </w:t>
      </w:r>
      <w:r w:rsidR="00833A7A" w:rsidRPr="00BD544F">
        <w:rPr>
          <w:sz w:val="22"/>
        </w:rPr>
        <w:t xml:space="preserve">of </w:t>
      </w:r>
      <w:r w:rsidRPr="00BD544F">
        <w:rPr>
          <w:sz w:val="22"/>
        </w:rPr>
        <w:t xml:space="preserve">the SmartMedic solutions component </w:t>
      </w:r>
      <w:ins w:id="380" w:author="Sai Praneetha Bhaskaruni" w:date="2022-03-24T12:05:00Z">
        <w:r w:rsidR="0038228F">
          <w:rPr>
            <w:sz w:val="22"/>
          </w:rPr>
          <w:t>(</w:t>
        </w:r>
      </w:ins>
      <w:r w:rsidRPr="00BD544F">
        <w:rPr>
          <w:sz w:val="22"/>
        </w:rPr>
        <w:t>device</w:t>
      </w:r>
      <w:ins w:id="381" w:author="Sai Praneetha Bhaskaruni" w:date="2022-03-24T12:05:00Z">
        <w:r w:rsidR="0038228F">
          <w:rPr>
            <w:sz w:val="22"/>
          </w:rPr>
          <w:t>,</w:t>
        </w:r>
      </w:ins>
      <w:ins w:id="382" w:author="Sai Praneetha Bhaskaruni" w:date="2022-03-24T17:37:00Z">
        <w:r w:rsidR="008E5887">
          <w:rPr>
            <w:sz w:val="22"/>
          </w:rPr>
          <w:t xml:space="preserve"> </w:t>
        </w:r>
      </w:ins>
      <w:ins w:id="383" w:author="Sai Praneetha Bhaskaruni" w:date="2022-03-24T12:05:00Z">
        <w:r w:rsidR="0038228F">
          <w:rPr>
            <w:sz w:val="22"/>
          </w:rPr>
          <w:t>tablet)</w:t>
        </w:r>
      </w:ins>
      <w:r w:rsidR="00833A7A" w:rsidRPr="00BD544F">
        <w:rPr>
          <w:sz w:val="22"/>
        </w:rPr>
        <w:t xml:space="preserve"> w</w:t>
      </w:r>
      <w:r w:rsidRPr="00BD544F">
        <w:rPr>
          <w:sz w:val="22"/>
        </w:rPr>
        <w:t>henever needed at the time of maintenance</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 xml:space="preserve">conducted. Based upon the assessment Stryker </w:t>
      </w:r>
      <w:r w:rsidRPr="00275C89">
        <w:rPr>
          <w:sz w:val="22"/>
        </w:rPr>
        <w:lastRenderedPageBreak/>
        <w:t>determines if further actions are required like, providing security updates and/or providing communication to the customer in a timely manner. Vulnerability information may also be requested from Stryker at any time.</w:t>
      </w:r>
    </w:p>
    <w:p w14:paraId="5B756DDD" w14:textId="3C32280B"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Contingency planning and management (e.g</w:t>
      </w:r>
      <w:ins w:id="384" w:author="Sai Praneetha Bhaskaruni" w:date="2022-03-24T10:25:00Z">
        <w:r w:rsidR="007D6D24">
          <w:rPr>
            <w:sz w:val="22"/>
          </w:rPr>
          <w:t>:</w:t>
        </w:r>
      </w:ins>
      <w:del w:id="385" w:author="Sai Praneetha Bhaskaruni" w:date="2022-03-24T10:25:00Z">
        <w:r w:rsidR="001B0076" w:rsidRPr="001B0076" w:rsidDel="007D6D24">
          <w:rPr>
            <w:sz w:val="22"/>
          </w:rPr>
          <w:delText>.</w:delText>
        </w:r>
      </w:del>
      <w:r w:rsidR="001B0076" w:rsidRPr="001B0076">
        <w:rPr>
          <w:sz w:val="22"/>
        </w:rPr>
        <w:t xml:space="preserve">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4B19566B"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w:t>
      </w:r>
      <w:del w:id="386" w:author="Sai Praneetha Bhaskaruni" w:date="2022-03-24T12:04:00Z">
        <w:r w:rsidR="00A22982" w:rsidDel="000445E6">
          <w:rPr>
            <w:sz w:val="22"/>
          </w:rPr>
          <w:delText>uncertainty</w:delText>
        </w:r>
      </w:del>
      <w:ins w:id="387" w:author="Sai Praneetha Bhaskaruni" w:date="2022-03-24T12:04:00Z">
        <w:r w:rsidR="000445E6">
          <w:rPr>
            <w:sz w:val="22"/>
          </w:rPr>
          <w:t>uncertainty,</w:t>
        </w:r>
      </w:ins>
      <w:r w:rsidR="00A22982">
        <w:rPr>
          <w:sz w:val="22"/>
        </w:rPr>
        <w:t xml:space="preserve">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C335C4">
      <w:pPr>
        <w:pStyle w:val="Heading1"/>
      </w:pPr>
      <w:bookmarkStart w:id="388" w:name="_Toc98780923"/>
      <w:r>
        <w:rPr>
          <w:color w:val="FCC566"/>
          <w:sz w:val="40"/>
        </w:rPr>
        <w:t>09</w:t>
      </w:r>
      <w:r w:rsidR="00BC3603" w:rsidRPr="00180992">
        <w:rPr>
          <w:color w:val="FFCC66"/>
          <w:sz w:val="40"/>
        </w:rPr>
        <w:t xml:space="preserve"> </w:t>
      </w:r>
      <w:r w:rsidR="00BC3603" w:rsidRPr="008E7DA8">
        <w:t>Trustworthiness- CIA Triad &amp; Their Responsibilities</w:t>
      </w:r>
      <w:bookmarkEnd w:id="388"/>
    </w:p>
    <w:p w14:paraId="56C28923" w14:textId="0B816C91"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389" w:author="Sai Praneetha Bhaskaruni" w:date="2022-03-24T10:33:00Z">
        <w:r w:rsidR="0083659D">
          <w:rPr>
            <w:b/>
            <w:sz w:val="22"/>
          </w:rPr>
          <w:t>s</w:t>
        </w:r>
      </w:ins>
      <w:r w:rsidRPr="00C11DBF">
        <w:rPr>
          <w:b/>
          <w:sz w:val="22"/>
        </w:rPr>
        <w:t>: Device</w:t>
      </w:r>
      <w:r w:rsidR="00E968D1">
        <w:rPr>
          <w:b/>
          <w:sz w:val="22"/>
        </w:rPr>
        <w:t>, Tablet</w:t>
      </w:r>
      <w:r w:rsidR="00453CB9">
        <w:rPr>
          <w:b/>
          <w:sz w:val="22"/>
        </w:rPr>
        <w:t xml:space="preserve"> &amp; </w:t>
      </w:r>
      <w:r w:rsidR="00453CB9" w:rsidRPr="00453CB9">
        <w:rPr>
          <w:b/>
          <w:sz w:val="22"/>
        </w:rPr>
        <w:t>Nurse Station Application</w:t>
      </w:r>
    </w:p>
    <w:p w14:paraId="143E8CBC" w14:textId="0DCD6032"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9B1F29">
        <w:rPr>
          <w:sz w:val="22"/>
        </w:rPr>
        <w:t>SmartMedic solution</w:t>
      </w:r>
      <w:r w:rsidR="00935AC3" w:rsidRPr="003E5BF1">
        <w:rPr>
          <w:sz w:val="22"/>
        </w:rPr>
        <w:t xml:space="preserve">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w:t>
      </w:r>
      <w:ins w:id="390" w:author="Sai Praneetha Bhaskaruni" w:date="2022-03-24T12:10:00Z">
        <w:r w:rsidR="004D6878">
          <w:rPr>
            <w:sz w:val="22"/>
          </w:rPr>
          <w:t xml:space="preserve">reliable/safe </w:t>
        </w:r>
      </w:ins>
      <w:r w:rsidR="00935AC3" w:rsidRPr="003E5BF1">
        <w:rPr>
          <w:sz w:val="22"/>
        </w:rPr>
        <w:t>communicati</w:t>
      </w:r>
      <w:ins w:id="391" w:author="Sai Praneetha Bhaskaruni" w:date="2022-03-24T12:08:00Z">
        <w:r w:rsidR="00380047">
          <w:rPr>
            <w:sz w:val="22"/>
          </w:rPr>
          <w:t>o</w:t>
        </w:r>
      </w:ins>
      <w:r w:rsidR="00935AC3" w:rsidRPr="003E5BF1">
        <w:rPr>
          <w:sz w:val="22"/>
        </w:rPr>
        <w:t>n</w:t>
      </w:r>
      <w:del w:id="392" w:author="Sai Praneetha Bhaskaruni" w:date="2022-03-24T12:08:00Z">
        <w:r w:rsidR="00935AC3" w:rsidRPr="003E5BF1" w:rsidDel="00380047">
          <w:rPr>
            <w:sz w:val="22"/>
          </w:rPr>
          <w:delText>g</w:delText>
        </w:r>
      </w:del>
      <w:r w:rsidR="00935AC3" w:rsidRPr="003E5BF1">
        <w:rPr>
          <w:sz w:val="22"/>
        </w:rPr>
        <w:t xml:space="preserve"> among the components. The </w:t>
      </w:r>
      <w:ins w:id="393" w:author="Sai Praneetha Bhaskaruni" w:date="2022-03-24T12:08:00Z">
        <w:r w:rsidR="004A5829">
          <w:rPr>
            <w:sz w:val="22"/>
          </w:rPr>
          <w:t>design</w:t>
        </w:r>
      </w:ins>
      <w:del w:id="394" w:author="Sai Praneetha Bhaskaruni" w:date="2022-03-24T12:08:00Z">
        <w:r w:rsidR="00935AC3" w:rsidRPr="003E5BF1" w:rsidDel="004A5829">
          <w:rPr>
            <w:sz w:val="22"/>
          </w:rPr>
          <w:delText>ability</w:delText>
        </w:r>
      </w:del>
      <w:r w:rsidR="00935AC3" w:rsidRPr="003E5BF1">
        <w:rPr>
          <w:sz w:val="22"/>
        </w:rPr>
        <w:t xml:space="preserve"> of the </w:t>
      </w:r>
      <w:r w:rsidR="00935AC3" w:rsidRPr="0070430F">
        <w:rPr>
          <w:sz w:val="22"/>
        </w:rPr>
        <w:t>SmartMedic solution</w:t>
      </w:r>
      <w:r w:rsidR="00935AC3" w:rsidRPr="003E5BF1">
        <w:rPr>
          <w:sz w:val="22"/>
        </w:rPr>
        <w:t xml:space="preserve"> ensure</w:t>
      </w:r>
      <w:r w:rsidR="00344798">
        <w:rPr>
          <w:sz w:val="22"/>
        </w:rPr>
        <w:t>s</w:t>
      </w:r>
      <w:r w:rsidR="00935AC3" w:rsidRPr="003E5BF1">
        <w:rPr>
          <w:sz w:val="22"/>
        </w:rPr>
        <w:t xml:space="preserve"> the </w:t>
      </w:r>
      <w:ins w:id="395" w:author="Sai Praneetha Bhaskaruni" w:date="2022-03-24T12:10:00Z">
        <w:r w:rsidR="001568FD">
          <w:rPr>
            <w:sz w:val="22"/>
          </w:rPr>
          <w:t>C</w:t>
        </w:r>
      </w:ins>
      <w:del w:id="396" w:author="Sai Praneetha Bhaskaruni" w:date="2022-03-24T12:10:00Z">
        <w:r w:rsidR="00935AC3" w:rsidRPr="003E5BF1" w:rsidDel="001568FD">
          <w:rPr>
            <w:sz w:val="22"/>
          </w:rPr>
          <w:delText>c</w:delText>
        </w:r>
      </w:del>
      <w:r w:rsidR="00935AC3" w:rsidRPr="003E5BF1">
        <w:rPr>
          <w:sz w:val="22"/>
        </w:rPr>
        <w:t>onfidentiality</w:t>
      </w:r>
      <w:ins w:id="397" w:author="Sai Praneetha Bhaskaruni" w:date="2022-03-24T12:09:00Z">
        <w:r w:rsidR="00E05FF2">
          <w:rPr>
            <w:sz w:val="22"/>
          </w:rPr>
          <w:t xml:space="preserve">, </w:t>
        </w:r>
      </w:ins>
      <w:ins w:id="398" w:author="Sai Praneetha Bhaskaruni" w:date="2022-03-24T12:10:00Z">
        <w:r w:rsidR="001568FD">
          <w:rPr>
            <w:sz w:val="22"/>
          </w:rPr>
          <w:t>I</w:t>
        </w:r>
      </w:ins>
      <w:ins w:id="399" w:author="Sai Praneetha Bhaskaruni" w:date="2022-03-24T12:09:00Z">
        <w:r w:rsidR="00E05FF2">
          <w:rPr>
            <w:sz w:val="22"/>
          </w:rPr>
          <w:t xml:space="preserve">ntegrity &amp; </w:t>
        </w:r>
      </w:ins>
      <w:ins w:id="400" w:author="Sai Praneetha Bhaskaruni" w:date="2022-03-24T12:10:00Z">
        <w:r w:rsidR="001568FD">
          <w:rPr>
            <w:sz w:val="22"/>
          </w:rPr>
          <w:t>A</w:t>
        </w:r>
      </w:ins>
      <w:ins w:id="401" w:author="Sai Praneetha Bhaskaruni" w:date="2022-03-24T12:09:00Z">
        <w:r w:rsidR="00E05FF2">
          <w:rPr>
            <w:sz w:val="22"/>
          </w:rPr>
          <w:t>vailability</w:t>
        </w:r>
      </w:ins>
      <w:r w:rsidR="00935AC3" w:rsidRPr="003E5BF1">
        <w:rPr>
          <w:sz w:val="22"/>
        </w:rPr>
        <w:t xml:space="preserve"> of transmitted sensitive information</w:t>
      </w:r>
      <w:r w:rsidR="00344798">
        <w:rPr>
          <w:sz w:val="22"/>
        </w:rPr>
        <w:t xml:space="preserve"> and t</w:t>
      </w:r>
      <w:r w:rsidR="00935AC3" w:rsidRPr="003E5BF1">
        <w:rPr>
          <w:sz w:val="22"/>
        </w:rPr>
        <w:t>ransmits sensitive data only via a point-to-point dedicated channel betwe</w:t>
      </w:r>
      <w:r w:rsidR="00935AC3">
        <w:rPr>
          <w:sz w:val="22"/>
        </w:rPr>
        <w:t>en SmartMedic device and</w:t>
      </w:r>
      <w:del w:id="402" w:author="Sai Praneetha Bhaskaruni" w:date="2022-03-24T12:07:00Z">
        <w:r w:rsidR="00935AC3" w:rsidDel="0070430F">
          <w:rPr>
            <w:sz w:val="22"/>
          </w:rPr>
          <w:delText xml:space="preserve"> </w:delText>
        </w:r>
        <w:r w:rsidR="00344798" w:rsidDel="0070430F">
          <w:rPr>
            <w:sz w:val="22"/>
          </w:rPr>
          <w:delText>the</w:delText>
        </w:r>
      </w:del>
      <w:r w:rsidR="00344798">
        <w:rPr>
          <w:sz w:val="22"/>
        </w:rPr>
        <w:t xml:space="preserve"> </w:t>
      </w:r>
      <w:r w:rsidR="00935AC3">
        <w:rPr>
          <w:sz w:val="22"/>
        </w:rPr>
        <w:t>Tablet</w:t>
      </w:r>
      <w:r w:rsidR="00E968D1">
        <w:rPr>
          <w:sz w:val="22"/>
        </w:rPr>
        <w:t>,</w:t>
      </w:r>
      <w:ins w:id="403" w:author="Sai Praneetha Bhaskaruni" w:date="2022-03-24T12:09:00Z">
        <w:r w:rsidR="004A5829">
          <w:rPr>
            <w:sz w:val="22"/>
          </w:rPr>
          <w:t xml:space="preserve"> </w:t>
        </w:r>
      </w:ins>
      <w:del w:id="404" w:author="Sai Praneetha Bhaskaruni" w:date="2022-03-24T12:09:00Z">
        <w:r w:rsidR="00E968D1" w:rsidDel="004A5829">
          <w:rPr>
            <w:sz w:val="22"/>
          </w:rPr>
          <w:delText xml:space="preserve"> </w:delText>
        </w:r>
      </w:del>
      <w:del w:id="405" w:author="Sai Praneetha Bhaskaruni" w:date="2022-03-24T12:08:00Z">
        <w:r w:rsidR="00344798" w:rsidDel="0070430F">
          <w:rPr>
            <w:sz w:val="22"/>
          </w:rPr>
          <w:delText>t</w:delText>
        </w:r>
      </w:del>
      <w:del w:id="406" w:author="Sai Praneetha Bhaskaruni" w:date="2022-03-24T12:07:00Z">
        <w:r w:rsidR="00344798" w:rsidDel="0070430F">
          <w:rPr>
            <w:sz w:val="22"/>
          </w:rPr>
          <w:delText xml:space="preserve">he </w:delText>
        </w:r>
      </w:del>
      <w:r w:rsidR="00E968D1" w:rsidRPr="00E968D1">
        <w:rPr>
          <w:sz w:val="22"/>
        </w:rPr>
        <w:t xml:space="preserve">Tablet and </w:t>
      </w:r>
      <w:del w:id="407" w:author="Sai Praneetha Bhaskaruni" w:date="2022-03-24T12:07:00Z">
        <w:r w:rsidR="00E968D1" w:rsidRPr="0070430F" w:rsidDel="009B1F29">
          <w:rPr>
            <w:sz w:val="22"/>
          </w:rPr>
          <w:delText xml:space="preserve">SmartMedic </w:delText>
        </w:r>
      </w:del>
      <w:ins w:id="408" w:author="Sai Praneetha Bhaskaruni" w:date="2022-03-24T12:07:00Z">
        <w:r w:rsidR="009B1F29" w:rsidRPr="0070430F">
          <w:rPr>
            <w:sz w:val="22"/>
          </w:rPr>
          <w:t>S</w:t>
        </w:r>
        <w:r w:rsidR="009B1F29" w:rsidRPr="0070430F">
          <w:rPr>
            <w:sz w:val="22"/>
            <w:rPrChange w:id="409" w:author="Sai Praneetha Bhaskaruni" w:date="2022-03-24T12:07:00Z">
              <w:rPr>
                <w:sz w:val="22"/>
                <w:highlight w:val="yellow"/>
              </w:rPr>
            </w:rPrChange>
          </w:rPr>
          <w:t>tryker</w:t>
        </w:r>
        <w:r w:rsidR="009B1F29" w:rsidRPr="0070430F">
          <w:rPr>
            <w:sz w:val="22"/>
          </w:rPr>
          <w:t xml:space="preserve"> </w:t>
        </w:r>
      </w:ins>
      <w:r w:rsidR="00E968D1" w:rsidRPr="0070430F">
        <w:rPr>
          <w:sz w:val="22"/>
        </w:rPr>
        <w:t>cloud</w:t>
      </w:r>
      <w:ins w:id="410" w:author="Sai Praneetha Bhaskaruni" w:date="2022-03-24T12:07:00Z">
        <w:r w:rsidR="0070430F">
          <w:rPr>
            <w:sz w:val="22"/>
          </w:rPr>
          <w:t>,</w:t>
        </w:r>
      </w:ins>
      <w:r w:rsidR="00E968D1" w:rsidRPr="0070430F">
        <w:rPr>
          <w:sz w:val="22"/>
        </w:rPr>
        <w:t xml:space="preserve"> </w:t>
      </w:r>
      <w:del w:id="411" w:author="Sai Praneetha Bhaskaruni" w:date="2022-03-24T12:07:00Z">
        <w:r w:rsidR="00E968D1" w:rsidRPr="0070430F" w:rsidDel="0070430F">
          <w:rPr>
            <w:sz w:val="22"/>
          </w:rPr>
          <w:delText>application &amp;</w:delText>
        </w:r>
      </w:del>
      <w:del w:id="412" w:author="Sai Praneetha Bhaskaruni" w:date="2022-03-24T12:08:00Z">
        <w:r w:rsidR="00E968D1" w:rsidRPr="0070430F" w:rsidDel="004A5829">
          <w:rPr>
            <w:sz w:val="22"/>
          </w:rPr>
          <w:delText xml:space="preserve"> </w:delText>
        </w:r>
      </w:del>
      <w:del w:id="413" w:author="Sai Praneetha Bhaskaruni" w:date="2022-03-24T12:07:00Z">
        <w:r w:rsidR="00E968D1" w:rsidRPr="0070430F" w:rsidDel="009B1F29">
          <w:rPr>
            <w:sz w:val="22"/>
          </w:rPr>
          <w:delText xml:space="preserve">SmartMedic </w:delText>
        </w:r>
      </w:del>
      <w:ins w:id="414" w:author="Sai Praneetha Bhaskaruni" w:date="2022-03-24T12:07:00Z">
        <w:r w:rsidR="009B1F29" w:rsidRPr="0070430F">
          <w:rPr>
            <w:sz w:val="22"/>
          </w:rPr>
          <w:t>S</w:t>
        </w:r>
        <w:r w:rsidR="009B1F29" w:rsidRPr="0070430F">
          <w:rPr>
            <w:sz w:val="22"/>
            <w:rPrChange w:id="415" w:author="Sai Praneetha Bhaskaruni" w:date="2022-03-24T12:07:00Z">
              <w:rPr>
                <w:sz w:val="22"/>
                <w:highlight w:val="yellow"/>
              </w:rPr>
            </w:rPrChange>
          </w:rPr>
          <w:t>tryker</w:t>
        </w:r>
        <w:r w:rsidR="009B1F29" w:rsidRPr="0070430F">
          <w:rPr>
            <w:sz w:val="22"/>
          </w:rPr>
          <w:t xml:space="preserve"> </w:t>
        </w:r>
      </w:ins>
      <w:ins w:id="416" w:author="Sai Praneetha Bhaskaruni" w:date="2022-03-24T12:08:00Z">
        <w:r w:rsidR="0070430F">
          <w:rPr>
            <w:sz w:val="22"/>
          </w:rPr>
          <w:t>c</w:t>
        </w:r>
      </w:ins>
      <w:del w:id="417" w:author="Sai Praneetha Bhaskaruni" w:date="2022-03-24T12:08:00Z">
        <w:r w:rsidR="00344798" w:rsidRPr="0070430F" w:rsidDel="0070430F">
          <w:rPr>
            <w:sz w:val="22"/>
          </w:rPr>
          <w:delText>C</w:delText>
        </w:r>
      </w:del>
      <w:r w:rsidR="00344798" w:rsidRPr="0070430F">
        <w:rPr>
          <w:sz w:val="22"/>
        </w:rPr>
        <w:t xml:space="preserve">loud </w:t>
      </w:r>
      <w:del w:id="418" w:author="Sai Praneetha Bhaskaruni" w:date="2022-03-24T12:07:00Z">
        <w:r w:rsidR="00E968D1" w:rsidRPr="00370C9D" w:rsidDel="0070430F">
          <w:rPr>
            <w:sz w:val="22"/>
            <w:highlight w:val="yellow"/>
            <w:rPrChange w:id="419" w:author="Sai Praneetha Bhaskaruni" w:date="2022-03-24T10:50:00Z">
              <w:rPr>
                <w:sz w:val="22"/>
              </w:rPr>
            </w:rPrChange>
          </w:rPr>
          <w:delText>application</w:delText>
        </w:r>
        <w:r w:rsidR="00E968D1" w:rsidRPr="00E968D1" w:rsidDel="0070430F">
          <w:rPr>
            <w:sz w:val="22"/>
          </w:rPr>
          <w:delText xml:space="preserve"> </w:delText>
        </w:r>
      </w:del>
      <w:r w:rsidR="00E968D1">
        <w:rPr>
          <w:sz w:val="22"/>
        </w:rPr>
        <w:t>and Nurse Station Application</w:t>
      </w:r>
      <w:r w:rsidR="00E968D1" w:rsidRPr="00530651">
        <w:rPr>
          <w:sz w:val="22"/>
        </w:rPr>
        <w:t>.</w:t>
      </w:r>
    </w:p>
    <w:p w14:paraId="1A04B1E4" w14:textId="20041755"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Stryker</w:t>
      </w:r>
      <w:del w:id="420" w:author="Sai Praneetha Bhaskaruni" w:date="2022-03-24T12:11:00Z">
        <w:r w:rsidR="00935AC3" w:rsidRPr="00935AC3" w:rsidDel="0048496B">
          <w:rPr>
            <w:sz w:val="22"/>
          </w:rPr>
          <w:delText>’s</w:delText>
        </w:r>
      </w:del>
      <w:r w:rsidR="00935AC3" w:rsidRPr="00935AC3">
        <w:rPr>
          <w:sz w:val="22"/>
        </w:rPr>
        <w:t xml:space="preserve"> customer</w:t>
      </w:r>
      <w:ins w:id="421" w:author="Sai Praneetha Bhaskaruni" w:date="2022-03-24T12:11:00Z">
        <w:r w:rsidR="0048496B">
          <w:rPr>
            <w:sz w:val="22"/>
          </w:rPr>
          <w:t xml:space="preserve"> (HDO)</w:t>
        </w:r>
      </w:ins>
      <w:del w:id="422" w:author="Sai Praneetha Bhaskaruni" w:date="2022-03-24T12:11:00Z">
        <w:r w:rsidR="00935AC3" w:rsidRPr="00935AC3" w:rsidDel="0048496B">
          <w:rPr>
            <w:sz w:val="22"/>
          </w:rPr>
          <w:delText>s</w:delText>
        </w:r>
      </w:del>
      <w:r w:rsidR="00935AC3" w:rsidRPr="00935AC3">
        <w:rPr>
          <w:sz w:val="22"/>
        </w:rPr>
        <w:t xml:space="preserve">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 xml:space="preserve">connected to the tablet and always </w:t>
      </w:r>
      <w:ins w:id="423" w:author="Sai Praneetha Bhaskaruni" w:date="2022-03-24T12:15:00Z">
        <w:r w:rsidR="00872A62">
          <w:rPr>
            <w:sz w:val="22"/>
          </w:rPr>
          <w:t>accessible</w:t>
        </w:r>
        <w:r w:rsidR="00EB02CA">
          <w:rPr>
            <w:sz w:val="22"/>
          </w:rPr>
          <w:t>.</w:t>
        </w:r>
      </w:ins>
      <w:del w:id="424" w:author="Sai Praneetha Bhaskaruni" w:date="2022-03-24T12:15:00Z">
        <w:r w:rsidR="00935AC3" w:rsidRPr="00872A62" w:rsidDel="00872A62">
          <w:rPr>
            <w:sz w:val="22"/>
          </w:rPr>
          <w:delText>up</w:delText>
        </w:r>
      </w:del>
      <w:r w:rsidR="00935AC3" w:rsidRPr="00872A62">
        <w:rPr>
          <w:sz w:val="22"/>
        </w:rPr>
        <w:t xml:space="preserve"> </w:t>
      </w:r>
      <w:del w:id="425" w:author="Sai Praneetha Bhaskaruni" w:date="2022-03-24T12:15:00Z">
        <w:r w:rsidR="00935AC3" w:rsidRPr="00AD65DC" w:rsidDel="00872A62">
          <w:rPr>
            <w:sz w:val="22"/>
            <w:highlight w:val="yellow"/>
            <w:rPrChange w:id="426" w:author="Sai Praneetha Bhaskaruni" w:date="2022-03-24T10:36:00Z">
              <w:rPr>
                <w:sz w:val="22"/>
              </w:rPr>
            </w:rPrChange>
          </w:rPr>
          <w:delText>&amp; running</w:delText>
        </w:r>
        <w:r w:rsidR="00916BDB" w:rsidRPr="00AD65DC" w:rsidDel="00872A62">
          <w:rPr>
            <w:i/>
            <w:sz w:val="22"/>
            <w:highlight w:val="yellow"/>
            <w:rPrChange w:id="427" w:author="Sai Praneetha Bhaskaruni" w:date="2022-03-24T10:36:00Z">
              <w:rPr>
                <w:i/>
                <w:sz w:val="22"/>
              </w:rPr>
            </w:rPrChange>
          </w:rPr>
          <w:delText xml:space="preserve"> </w:delText>
        </w:r>
        <w:r w:rsidR="00916BDB" w:rsidRPr="00AD65DC" w:rsidDel="00872A62">
          <w:rPr>
            <w:sz w:val="22"/>
            <w:highlight w:val="yellow"/>
            <w:rPrChange w:id="428" w:author="Sai Praneetha Bhaskaruni" w:date="2022-03-24T10:36:00Z">
              <w:rPr>
                <w:sz w:val="22"/>
              </w:rPr>
            </w:rPrChange>
          </w:rPr>
          <w:delText>and power</w:delText>
        </w:r>
        <w:r w:rsidR="008439FB" w:rsidRPr="00AD65DC" w:rsidDel="00872A62">
          <w:rPr>
            <w:sz w:val="22"/>
            <w:highlight w:val="yellow"/>
            <w:rPrChange w:id="429" w:author="Sai Praneetha Bhaskaruni" w:date="2022-03-24T10:36:00Z">
              <w:rPr>
                <w:sz w:val="22"/>
              </w:rPr>
            </w:rPrChange>
          </w:rPr>
          <w:delText>ed</w:delText>
        </w:r>
        <w:r w:rsidR="00916BDB" w:rsidDel="00872A62">
          <w:rPr>
            <w:sz w:val="22"/>
          </w:rPr>
          <w:delText>,</w:delText>
        </w:r>
        <w:r w:rsidR="00916BDB" w:rsidDel="00EB02CA">
          <w:rPr>
            <w:sz w:val="22"/>
          </w:rPr>
          <w:delText xml:space="preserve"> </w:delText>
        </w:r>
      </w:del>
      <w:ins w:id="430" w:author="Sai Praneetha Bhaskaruni" w:date="2022-03-24T12:15:00Z">
        <w:r w:rsidR="00EB02CA">
          <w:rPr>
            <w:sz w:val="22"/>
          </w:rPr>
          <w:t>H</w:t>
        </w:r>
      </w:ins>
      <w:del w:id="431" w:author="Sai Praneetha Bhaskaruni" w:date="2022-03-24T12:15:00Z">
        <w:r w:rsidR="008439FB" w:rsidDel="00EB02CA">
          <w:rPr>
            <w:sz w:val="22"/>
          </w:rPr>
          <w:delText>h</w:delText>
        </w:r>
      </w:del>
      <w:r w:rsidR="008439FB">
        <w:rPr>
          <w:sz w:val="22"/>
        </w:rPr>
        <w:t xml:space="preserve">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w:t>
      </w:r>
      <w:del w:id="432" w:author="Sai Praneetha Bhaskaruni" w:date="2022-03-24T12:16:00Z">
        <w:r w:rsidR="00916BDB" w:rsidRPr="00D0130A" w:rsidDel="00223984">
          <w:rPr>
            <w:sz w:val="22"/>
          </w:rPr>
          <w:delText>’s</w:delText>
        </w:r>
      </w:del>
      <w:r w:rsidR="00916BDB" w:rsidRPr="00D0130A">
        <w:rPr>
          <w:sz w:val="22"/>
        </w:rPr>
        <w:t xml:space="preserve"> components i.e.</w:t>
      </w:r>
      <w:ins w:id="433" w:author="Sai Praneetha Bhaskaruni" w:date="2022-03-24T10:38:00Z">
        <w:r w:rsidR="00AD65DC">
          <w:rPr>
            <w:sz w:val="22"/>
          </w:rPr>
          <w:t>,</w:t>
        </w:r>
      </w:ins>
      <w:r w:rsidR="00916BDB" w:rsidRPr="00D0130A">
        <w:rPr>
          <w:sz w:val="22"/>
        </w:rPr>
        <w:t xml:space="preserv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 xml:space="preserve">Stryker’s customer can access the Nurse Station web application using the </w:t>
      </w:r>
      <w:del w:id="434" w:author="Sai Praneetha Bhaskaruni" w:date="2022-03-24T12:18:00Z">
        <w:r w:rsidR="00BC3603" w:rsidRPr="00530651" w:rsidDel="003F21F0">
          <w:rPr>
            <w:sz w:val="22"/>
          </w:rPr>
          <w:delText xml:space="preserve">credentials </w:delText>
        </w:r>
      </w:del>
      <w:ins w:id="435" w:author="Sai Praneetha Bhaskaruni" w:date="2022-03-24T12:18:00Z">
        <w:r w:rsidR="003F21F0">
          <w:rPr>
            <w:sz w:val="22"/>
          </w:rPr>
          <w:t>unique id</w:t>
        </w:r>
        <w:r w:rsidR="003F21F0" w:rsidRPr="00530651">
          <w:rPr>
            <w:sz w:val="22"/>
          </w:rPr>
          <w:t xml:space="preserve"> </w:t>
        </w:r>
      </w:ins>
      <w:r w:rsidR="00BC3603" w:rsidRPr="00530651">
        <w:rPr>
          <w:sz w:val="22"/>
        </w:rPr>
        <w:t>provided by Stryker</w:t>
      </w:r>
      <w:r w:rsidR="00BC3603">
        <w:rPr>
          <w:sz w:val="22"/>
        </w:rPr>
        <w:t>.</w:t>
      </w:r>
      <w:r w:rsidR="00916BDB">
        <w:rPr>
          <w:sz w:val="22"/>
        </w:rPr>
        <w:t xml:space="preserve"> </w:t>
      </w:r>
      <w:r w:rsidR="008439FB">
        <w:rPr>
          <w:sz w:val="22"/>
        </w:rPr>
        <w:t>S</w:t>
      </w:r>
      <w:r w:rsidR="00916BDB">
        <w:rPr>
          <w:sz w:val="22"/>
        </w:rPr>
        <w:t>har</w:t>
      </w:r>
      <w:r w:rsidR="008439FB">
        <w:rPr>
          <w:sz w:val="22"/>
        </w:rPr>
        <w:t>ing of</w:t>
      </w:r>
      <w:del w:id="436" w:author="Sai Praneetha Bhaskaruni" w:date="2022-03-25T15:23:00Z">
        <w:r w:rsidR="008439FB" w:rsidDel="00E02E43">
          <w:rPr>
            <w:sz w:val="22"/>
          </w:rPr>
          <w:delText xml:space="preserve"> </w:delText>
        </w:r>
      </w:del>
      <w:r w:rsidR="00916BDB">
        <w:rPr>
          <w:sz w:val="22"/>
        </w:rPr>
        <w:t xml:space="preserve"> personal credential</w:t>
      </w:r>
      <w:r w:rsidR="008439FB">
        <w:rPr>
          <w:sz w:val="22"/>
        </w:rPr>
        <w:t>s</w:t>
      </w:r>
      <w:r w:rsidR="00916BDB">
        <w:rPr>
          <w:sz w:val="22"/>
        </w:rPr>
        <w:t xml:space="preserve"> </w:t>
      </w:r>
      <w:r w:rsidR="008439FB">
        <w:rPr>
          <w:sz w:val="22"/>
        </w:rPr>
        <w:t xml:space="preserve">is not advised, in order </w:t>
      </w:r>
      <w:r w:rsidR="00916BDB">
        <w:rPr>
          <w:sz w:val="22"/>
        </w:rPr>
        <w:t>to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C335C4">
      <w:pPr>
        <w:pStyle w:val="Heading1"/>
      </w:pPr>
      <w:bookmarkStart w:id="437" w:name="_Toc98780924"/>
      <w:r>
        <w:rPr>
          <w:color w:val="FCC566"/>
          <w:sz w:val="40"/>
        </w:rPr>
        <w:t>10</w:t>
      </w:r>
      <w:r w:rsidR="007878F2" w:rsidRPr="00180992">
        <w:rPr>
          <w:color w:val="FFCC66"/>
          <w:sz w:val="40"/>
        </w:rPr>
        <w:t xml:space="preserve"> </w:t>
      </w:r>
      <w:r w:rsidR="00156074" w:rsidRPr="00BA5FC4">
        <w:t>System Maintenance</w:t>
      </w:r>
      <w:bookmarkEnd w:id="437"/>
      <w:r w:rsidR="00156074">
        <w:t xml:space="preserve"> </w:t>
      </w:r>
    </w:p>
    <w:p w14:paraId="0580DF6F" w14:textId="2AD78E51"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438" w:author="Sai Praneetha Bhaskaruni" w:date="2022-03-24T12:18:00Z">
        <w:r w:rsidR="0072454F">
          <w:rPr>
            <w:b/>
            <w:sz w:val="22"/>
          </w:rPr>
          <w:t>s</w:t>
        </w:r>
      </w:ins>
      <w:r w:rsidRPr="00C11DBF">
        <w:rPr>
          <w:b/>
          <w:sz w:val="22"/>
        </w:rPr>
        <w:t>: Device</w:t>
      </w:r>
      <w:r w:rsidR="00E968D1">
        <w:rPr>
          <w:b/>
          <w:sz w:val="22"/>
        </w:rPr>
        <w:t xml:space="preserve"> and Tablet</w:t>
      </w:r>
    </w:p>
    <w:p w14:paraId="274C21C2" w14:textId="00C9B702"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w:t>
      </w:r>
      <w:ins w:id="439" w:author="Sai Praneetha Bhaskaruni" w:date="2022-03-24T12:19:00Z">
        <w:r w:rsidR="005C6286">
          <w:rPr>
            <w:sz w:val="22"/>
          </w:rPr>
          <w:t>can be</w:t>
        </w:r>
      </w:ins>
      <w:del w:id="440" w:author="Sai Praneetha Bhaskaruni" w:date="2022-03-24T12:19:00Z">
        <w:r w:rsidR="00E968D1" w:rsidRPr="00E968D1" w:rsidDel="005C6286">
          <w:rPr>
            <w:sz w:val="22"/>
          </w:rPr>
          <w:delText>is</w:delText>
        </w:r>
      </w:del>
      <w:r w:rsidR="00E968D1" w:rsidRPr="00E968D1">
        <w:rPr>
          <w:sz w:val="22"/>
        </w:rPr>
        <w:t xml:space="preserve"> planned</w:t>
      </w:r>
      <w:del w:id="441" w:author="Sai Praneetha Bhaskaruni" w:date="2022-03-24T12:19:00Z">
        <w:r w:rsidR="00E968D1" w:rsidRPr="00E968D1" w:rsidDel="005C6286">
          <w:rPr>
            <w:sz w:val="22"/>
          </w:rPr>
          <w:delText>/designed</w:delText>
        </w:r>
      </w:del>
      <w:r w:rsidR="00E968D1" w:rsidRPr="00E968D1">
        <w:rPr>
          <w:sz w:val="22"/>
        </w:rPr>
        <w:t xml:space="preserve"> &amp; </w:t>
      </w:r>
      <w:del w:id="442" w:author="Sai Praneetha Bhaskaruni" w:date="2022-03-24T12:19:00Z">
        <w:r w:rsidR="00E968D1" w:rsidRPr="00E968D1" w:rsidDel="005C6286">
          <w:rPr>
            <w:sz w:val="22"/>
          </w:rPr>
          <w:delText xml:space="preserve">can be </w:delText>
        </w:r>
      </w:del>
      <w:r w:rsidR="00E968D1" w:rsidRPr="00E968D1">
        <w:rPr>
          <w:sz w:val="22"/>
        </w:rPr>
        <w:t>performed based on the component</w:t>
      </w:r>
      <w:ins w:id="443" w:author="Sai Praneetha Bhaskaruni" w:date="2022-03-24T12:19:00Z">
        <w:r w:rsidR="00EE65B0">
          <w:rPr>
            <w:sz w:val="22"/>
          </w:rPr>
          <w:t xml:space="preserve">s </w:t>
        </w:r>
      </w:ins>
      <w:ins w:id="444" w:author="Sai Praneetha Bhaskaruni" w:date="2022-03-24T12:20:00Z">
        <w:r w:rsidR="00EE65B0">
          <w:rPr>
            <w:sz w:val="22"/>
          </w:rPr>
          <w:t>and its functionality</w:t>
        </w:r>
      </w:ins>
      <w:r w:rsidR="00E968D1" w:rsidRPr="00E968D1">
        <w:rPr>
          <w:sz w:val="22"/>
        </w:rPr>
        <w:t xml:space="preserve">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54EA2E44" w14:textId="42DEF473" w:rsidR="00BD11D3" w:rsidRPr="00CA58F3" w:rsidDel="00BD11D3" w:rsidRDefault="00CD012C" w:rsidP="00BD11D3">
      <w:pPr>
        <w:spacing w:after="120"/>
        <w:ind w:left="129" w:hanging="14"/>
        <w:rPr>
          <w:del w:id="445" w:author="Sai Praneetha Bhaskaruni" w:date="2022-03-24T12:23:00Z"/>
          <w:moveTo w:id="446" w:author="Sai Praneetha Bhaskaruni" w:date="2022-03-24T12:23:00Z"/>
          <w:i/>
          <w:sz w:val="22"/>
        </w:rPr>
      </w:pPr>
      <w:r>
        <w:rPr>
          <w:b/>
          <w:i/>
          <w:sz w:val="22"/>
        </w:rPr>
        <w:t>Recommendation for customer (HDO)</w:t>
      </w:r>
      <w:r w:rsidR="007878F2" w:rsidRPr="00CA58F3">
        <w:rPr>
          <w:b/>
          <w:i/>
          <w:sz w:val="22"/>
        </w:rPr>
        <w:t>:</w:t>
      </w:r>
      <w:r w:rsidR="007878F2" w:rsidRPr="00CA58F3">
        <w:t xml:space="preserve"> </w:t>
      </w:r>
      <w:ins w:id="447" w:author="Sai Praneetha Bhaskaruni" w:date="2022-03-24T12:21:00Z">
        <w:r w:rsidR="00E8403D" w:rsidRPr="00E8403D">
          <w:rPr>
            <w:sz w:val="22"/>
            <w:szCs w:val="24"/>
            <w:rPrChange w:id="448" w:author="Sai Praneetha Bhaskaruni" w:date="2022-03-24T12:22:00Z">
              <w:rPr/>
            </w:rPrChange>
          </w:rPr>
          <w:t xml:space="preserve">The </w:t>
        </w:r>
      </w:ins>
      <w:ins w:id="449" w:author="Sai Praneetha Bhaskaruni" w:date="2022-03-24T12:22:00Z">
        <w:r w:rsidR="00E8403D" w:rsidRPr="00E8403D">
          <w:rPr>
            <w:sz w:val="22"/>
            <w:szCs w:val="24"/>
            <w:rPrChange w:id="450" w:author="Sai Praneetha Bhaskaruni" w:date="2022-03-24T12:22:00Z">
              <w:rPr/>
            </w:rPrChange>
          </w:rPr>
          <w:t xml:space="preserve">required </w:t>
        </w:r>
      </w:ins>
      <w:ins w:id="451" w:author="Sai Praneetha Bhaskaruni" w:date="2022-03-24T12:21:00Z">
        <w:r w:rsidR="00E8403D" w:rsidRPr="00E8403D">
          <w:rPr>
            <w:sz w:val="22"/>
            <w:szCs w:val="24"/>
            <w:rPrChange w:id="452" w:author="Sai Praneetha Bhaskaruni" w:date="2022-03-24T12:22:00Z">
              <w:rPr/>
            </w:rPrChange>
          </w:rPr>
          <w:t>access and</w:t>
        </w:r>
      </w:ins>
      <w:ins w:id="453" w:author="Sai Praneetha Bhaskaruni" w:date="2022-03-24T12:22:00Z">
        <w:r w:rsidR="006A4F19">
          <w:rPr>
            <w:sz w:val="22"/>
            <w:szCs w:val="24"/>
          </w:rPr>
          <w:t xml:space="preserve"> corresponding </w:t>
        </w:r>
      </w:ins>
      <w:ins w:id="454" w:author="Sai Praneetha Bhaskaruni" w:date="2022-03-24T12:23:00Z">
        <w:r w:rsidR="006A4F19">
          <w:rPr>
            <w:sz w:val="22"/>
            <w:szCs w:val="24"/>
          </w:rPr>
          <w:t>maintenance</w:t>
        </w:r>
      </w:ins>
      <w:ins w:id="455" w:author="Sai Praneetha Bhaskaruni" w:date="2022-03-24T12:21:00Z">
        <w:r w:rsidR="00E8403D" w:rsidRPr="00E8403D">
          <w:rPr>
            <w:sz w:val="22"/>
            <w:szCs w:val="24"/>
            <w:rPrChange w:id="456" w:author="Sai Praneetha Bhaskaruni" w:date="2022-03-24T12:22:00Z">
              <w:rPr/>
            </w:rPrChange>
          </w:rPr>
          <w:t xml:space="preserve"> of the device</w:t>
        </w:r>
      </w:ins>
      <w:ins w:id="457" w:author="Sai Praneetha Bhaskaruni" w:date="2022-03-25T15:29:00Z">
        <w:r w:rsidR="009713AF">
          <w:rPr>
            <w:sz w:val="22"/>
            <w:szCs w:val="24"/>
          </w:rPr>
          <w:t xml:space="preserve"> </w:t>
        </w:r>
      </w:ins>
      <w:ins w:id="458" w:author="Sai Praneetha Bhaskaruni" w:date="2022-03-24T12:21:00Z">
        <w:r w:rsidR="00E8403D" w:rsidRPr="00E8403D">
          <w:rPr>
            <w:sz w:val="22"/>
            <w:szCs w:val="24"/>
            <w:rPrChange w:id="459" w:author="Sai Praneetha Bhaskaruni" w:date="2022-03-24T12:22:00Z">
              <w:rPr/>
            </w:rPrChange>
          </w:rPr>
          <w:t>and tablet is not provided for HDO.</w:t>
        </w:r>
      </w:ins>
      <w:ins w:id="460" w:author="Sai Praneetha Bhaskaruni" w:date="2022-03-24T12:23:00Z">
        <w:r w:rsidR="00BD11D3" w:rsidRPr="00BD11D3">
          <w:rPr>
            <w:sz w:val="22"/>
          </w:rPr>
          <w:t xml:space="preserve"> </w:t>
        </w:r>
      </w:ins>
      <w:moveToRangeStart w:id="461" w:author="Sai Praneetha Bhaskaruni" w:date="2022-03-24T12:23:00Z" w:name="move99017017"/>
      <w:moveTo w:id="462" w:author="Sai Praneetha Bhaskaruni" w:date="2022-03-24T12:23:00Z">
        <w:r w:rsidR="00BD11D3" w:rsidRPr="00E968D1">
          <w:rPr>
            <w:sz w:val="22"/>
          </w:rPr>
          <w:t>Please reach out to Stryker Customer Care for system maintenance</w:t>
        </w:r>
        <w:r w:rsidR="00BD11D3">
          <w:rPr>
            <w:sz w:val="22"/>
          </w:rPr>
          <w:t>.</w:t>
        </w:r>
      </w:moveTo>
    </w:p>
    <w:moveToRangeEnd w:id="461"/>
    <w:p w14:paraId="2EB7DC81" w14:textId="70F5A088" w:rsidR="007878F2" w:rsidRPr="00CA58F3" w:rsidRDefault="007878F2">
      <w:pPr>
        <w:spacing w:after="120"/>
        <w:ind w:left="0" w:firstLine="0"/>
        <w:rPr>
          <w:i/>
          <w:sz w:val="22"/>
        </w:rPr>
        <w:pPrChange w:id="463" w:author="Sai Praneetha Bhaskaruni" w:date="2022-03-24T12:23:00Z">
          <w:pPr>
            <w:spacing w:after="120"/>
            <w:ind w:left="129" w:hanging="14"/>
          </w:pPr>
        </w:pPrChange>
      </w:pPr>
      <w:del w:id="464" w:author="Sai Praneetha Bhaskaruni" w:date="2022-03-24T12:23:00Z">
        <w:r w:rsidRPr="00E968D1" w:rsidDel="00BD11D3">
          <w:delText>C</w:delText>
        </w:r>
        <w:r w:rsidRPr="00E968D1" w:rsidDel="00BD11D3">
          <w:rPr>
            <w:sz w:val="22"/>
          </w:rPr>
          <w:delText>ustomer</w:delText>
        </w:r>
        <w:r w:rsidR="00832C6A" w:rsidDel="00BD11D3">
          <w:rPr>
            <w:sz w:val="22"/>
          </w:rPr>
          <w:delText>s</w:delText>
        </w:r>
        <w:r w:rsidRPr="00E968D1" w:rsidDel="00BD11D3">
          <w:rPr>
            <w:sz w:val="22"/>
          </w:rPr>
          <w:delText xml:space="preserve"> </w:delText>
        </w:r>
        <w:r w:rsidR="004F2B56" w:rsidDel="00BD11D3">
          <w:rPr>
            <w:sz w:val="22"/>
          </w:rPr>
          <w:delText>are not</w:delText>
        </w:r>
        <w:r w:rsidR="004F2B56" w:rsidRPr="00E968D1" w:rsidDel="00BD11D3">
          <w:rPr>
            <w:sz w:val="22"/>
          </w:rPr>
          <w:delText xml:space="preserve"> </w:delText>
        </w:r>
        <w:r w:rsidR="00E968D1" w:rsidRPr="00E968D1" w:rsidDel="00BD11D3">
          <w:rPr>
            <w:sz w:val="22"/>
          </w:rPr>
          <w:delText>allowed to access SmartMedic device and Tablet</w:delText>
        </w:r>
        <w:r w:rsidRPr="00E968D1" w:rsidDel="00BD11D3">
          <w:rPr>
            <w:sz w:val="22"/>
          </w:rPr>
          <w:delText xml:space="preserve"> component.</w:delText>
        </w:r>
        <w:r w:rsidR="00E968D1" w:rsidRPr="00E968D1" w:rsidDel="00BD11D3">
          <w:delText xml:space="preserve"> </w:delText>
        </w:r>
      </w:del>
      <w:moveFromRangeStart w:id="465" w:author="Sai Praneetha Bhaskaruni" w:date="2022-03-24T12:23:00Z" w:name="move99017017"/>
      <w:moveFrom w:id="466" w:author="Sai Praneetha Bhaskaruni" w:date="2022-03-24T12:23:00Z">
        <w:r w:rsidR="00E968D1" w:rsidRPr="00E968D1" w:rsidDel="00BD11D3">
          <w:rPr>
            <w:sz w:val="22"/>
          </w:rPr>
          <w:t>Please reach out to Stryker Customer Care for system maintenance</w:t>
        </w:r>
        <w:r w:rsidR="00E968D1" w:rsidDel="00BD11D3">
          <w:rPr>
            <w:sz w:val="22"/>
          </w:rPr>
          <w:t>.</w:t>
        </w:r>
      </w:moveFrom>
      <w:moveFromRangeEnd w:id="465"/>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C335C4">
      <w:pPr>
        <w:pStyle w:val="Heading1"/>
      </w:pPr>
      <w:bookmarkStart w:id="467" w:name="_Toc98780925"/>
      <w:r>
        <w:rPr>
          <w:color w:val="FCC566"/>
          <w:sz w:val="40"/>
        </w:rPr>
        <w:t>11</w:t>
      </w:r>
      <w:r w:rsidR="007558B4">
        <w:rPr>
          <w:color w:val="FCC566"/>
          <w:sz w:val="40"/>
        </w:rPr>
        <w:t xml:space="preserve"> </w:t>
      </w:r>
      <w:r w:rsidR="007558B4" w:rsidRPr="007558B4">
        <w:t>Configuration settings</w:t>
      </w:r>
      <w:bookmarkEnd w:id="467"/>
    </w:p>
    <w:p w14:paraId="2392FD20" w14:textId="6B627448" w:rsidR="007558B4" w:rsidRDefault="001B0076" w:rsidP="001B0076">
      <w:pPr>
        <w:spacing w:after="120"/>
        <w:ind w:left="129" w:hanging="14"/>
        <w:rPr>
          <w:ins w:id="468" w:author="Sai Praneetha Bhaskaruni" w:date="2022-03-24T16:33:00Z"/>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3B13D183" w14:textId="4074F5CE" w:rsidR="006C714B" w:rsidRDefault="006C714B" w:rsidP="001B0076">
      <w:pPr>
        <w:spacing w:after="120"/>
        <w:ind w:left="129" w:hanging="14"/>
        <w:rPr>
          <w:sz w:val="22"/>
        </w:rPr>
      </w:pPr>
      <w:ins w:id="469" w:author="Sai Praneetha Bhaskaruni" w:date="2022-03-24T16:33:00Z">
        <w:r w:rsidRPr="00420F77">
          <w:rPr>
            <w:sz w:val="22"/>
          </w:rPr>
          <w:t xml:space="preserve">Only Stryker’s service engineer </w:t>
        </w:r>
        <w:r>
          <w:t>ha</w:t>
        </w:r>
        <w:r>
          <w:rPr>
            <w:sz w:val="22"/>
          </w:rPr>
          <w:t xml:space="preserve">s </w:t>
        </w:r>
        <w:r w:rsidRPr="00420F77">
          <w:rPr>
            <w:sz w:val="22"/>
          </w:rPr>
          <w:t>authoriz</w:t>
        </w:r>
        <w:r>
          <w:t>ation</w:t>
        </w:r>
        <w:r w:rsidRPr="00420F77">
          <w:rPr>
            <w:sz w:val="22"/>
          </w:rPr>
          <w:t xml:space="preserve"> </w:t>
        </w:r>
        <w:r>
          <w:rPr>
            <w:sz w:val="22"/>
          </w:rPr>
          <w:t xml:space="preserve">to </w:t>
        </w:r>
        <w:r w:rsidRPr="00420F77">
          <w:rPr>
            <w:sz w:val="22"/>
          </w:rPr>
          <w:t>access the</w:t>
        </w:r>
        <w:r>
          <w:rPr>
            <w:sz w:val="22"/>
          </w:rPr>
          <w:t xml:space="preserve"> Smart</w:t>
        </w:r>
        <w:r>
          <w:t xml:space="preserve"> </w:t>
        </w:r>
        <w:r>
          <w:rPr>
            <w:sz w:val="22"/>
          </w:rPr>
          <w:t>Medic solution</w:t>
        </w:r>
        <w:r>
          <w:t>s</w:t>
        </w:r>
        <w:r>
          <w:rPr>
            <w:sz w:val="22"/>
          </w:rPr>
          <w:t xml:space="preserve"> component</w:t>
        </w:r>
        <w:r>
          <w:t>s (device, tablet)</w:t>
        </w:r>
        <w:r>
          <w:rPr>
            <w:sz w:val="22"/>
          </w:rPr>
          <w:t xml:space="preserve"> w</w:t>
        </w:r>
        <w:r w:rsidRPr="00420F77">
          <w:rPr>
            <w:sz w:val="22"/>
          </w:rPr>
          <w:t>henever needed</w:t>
        </w:r>
      </w:ins>
      <w:ins w:id="470" w:author="Sai Praneetha Bhaskaruni" w:date="2022-03-24T16:34:00Z">
        <w:r>
          <w:rPr>
            <w:sz w:val="22"/>
          </w:rPr>
          <w:t xml:space="preserve"> </w:t>
        </w:r>
        <w:r w:rsidR="004C3300">
          <w:rPr>
            <w:sz w:val="22"/>
          </w:rPr>
          <w:t>to</w:t>
        </w:r>
        <w:r>
          <w:rPr>
            <w:sz w:val="22"/>
          </w:rPr>
          <w:t xml:space="preserve"> change the </w:t>
        </w:r>
      </w:ins>
      <w:ins w:id="471" w:author="Sai Praneetha Bhaskaruni" w:date="2022-03-24T16:33:00Z">
        <w:r>
          <w:rPr>
            <w:sz w:val="22"/>
          </w:rPr>
          <w:t>configur</w:t>
        </w:r>
      </w:ins>
      <w:ins w:id="472" w:author="Sai Praneetha Bhaskaruni" w:date="2022-03-24T16:34:00Z">
        <w:r>
          <w:rPr>
            <w:sz w:val="22"/>
          </w:rPr>
          <w:t>ation settings.</w:t>
        </w:r>
      </w:ins>
      <w:ins w:id="473" w:author="Sai Praneetha Bhaskaruni" w:date="2022-03-24T16:37:00Z">
        <w:r w:rsidR="00BE0884">
          <w:rPr>
            <w:sz w:val="22"/>
          </w:rPr>
          <w:t xml:space="preserve"> </w:t>
        </w:r>
      </w:ins>
    </w:p>
    <w:p w14:paraId="32D70860" w14:textId="77777777" w:rsidR="00C60F1D" w:rsidRDefault="00E846E8" w:rsidP="001B0076">
      <w:pPr>
        <w:spacing w:after="120"/>
        <w:ind w:left="129" w:hanging="14"/>
        <w:rPr>
          <w:ins w:id="474" w:author="Sai Praneetha Bhaskaruni" w:date="2022-03-24T16:38:00Z"/>
          <w:sz w:val="22"/>
        </w:rPr>
      </w:pPr>
      <w:r w:rsidRPr="00E846E8">
        <w:rPr>
          <w:sz w:val="22"/>
        </w:rPr>
        <w:lastRenderedPageBreak/>
        <w:t xml:space="preserve">HDO users are allowed to customize the </w:t>
      </w:r>
      <w:ins w:id="475" w:author="Sai Praneetha Bhaskaruni" w:date="2022-03-24T16:38:00Z">
        <w:r w:rsidR="00C60F1D">
          <w:rPr>
            <w:sz w:val="22"/>
          </w:rPr>
          <w:t>following:</w:t>
        </w:r>
      </w:ins>
    </w:p>
    <w:p w14:paraId="6206B8C6" w14:textId="7F68D0AA" w:rsidR="009866FD" w:rsidRPr="009866FD" w:rsidRDefault="009866FD" w:rsidP="009866FD">
      <w:pPr>
        <w:pStyle w:val="ListParagraph"/>
        <w:numPr>
          <w:ilvl w:val="0"/>
          <w:numId w:val="26"/>
        </w:numPr>
        <w:spacing w:after="120"/>
        <w:rPr>
          <w:ins w:id="476" w:author="Sai Praneetha Bhaskaruni" w:date="2022-03-24T16:39:00Z"/>
          <w:sz w:val="22"/>
        </w:rPr>
      </w:pPr>
      <w:ins w:id="477" w:author="Sai Praneetha Bhaskaruni" w:date="2022-03-24T16:39:00Z">
        <w:r w:rsidRPr="009866FD">
          <w:rPr>
            <w:sz w:val="22"/>
          </w:rPr>
          <w:t>Wireless Access Point (WiFi-AP)</w:t>
        </w:r>
        <w:r w:rsidR="0006579D">
          <w:rPr>
            <w:sz w:val="22"/>
          </w:rPr>
          <w:t>.</w:t>
        </w:r>
      </w:ins>
    </w:p>
    <w:p w14:paraId="3597B30E" w14:textId="4BA3D560" w:rsidR="009866FD" w:rsidRPr="009866FD" w:rsidRDefault="00C60F1D">
      <w:pPr>
        <w:pStyle w:val="ListParagraph"/>
        <w:numPr>
          <w:ilvl w:val="0"/>
          <w:numId w:val="26"/>
        </w:numPr>
        <w:spacing w:after="120"/>
        <w:rPr>
          <w:sz w:val="22"/>
          <w:rPrChange w:id="478" w:author="Sai Praneetha Bhaskaruni" w:date="2022-03-24T16:39:00Z">
            <w:rPr/>
          </w:rPrChange>
        </w:rPr>
        <w:pPrChange w:id="479" w:author="Sai Praneetha Bhaskaruni" w:date="2022-03-24T16:39:00Z">
          <w:pPr>
            <w:spacing w:after="120"/>
            <w:ind w:left="129" w:hanging="14"/>
          </w:pPr>
        </w:pPrChange>
      </w:pPr>
      <w:ins w:id="480" w:author="Sai Praneetha Bhaskaruni" w:date="2022-03-24T16:38:00Z">
        <w:r>
          <w:rPr>
            <w:sz w:val="22"/>
          </w:rPr>
          <w:t>C</w:t>
        </w:r>
      </w:ins>
      <w:del w:id="481" w:author="Sai Praneetha Bhaskaruni" w:date="2022-03-24T16:38:00Z">
        <w:r w:rsidR="00E846E8" w:rsidRPr="00C60F1D" w:rsidDel="00C60F1D">
          <w:rPr>
            <w:sz w:val="22"/>
            <w:rPrChange w:id="482" w:author="Sai Praneetha Bhaskaruni" w:date="2022-03-24T16:38:00Z">
              <w:rPr/>
            </w:rPrChange>
          </w:rPr>
          <w:delText>c</w:delText>
        </w:r>
      </w:del>
      <w:r w:rsidR="00E846E8" w:rsidRPr="00C60F1D">
        <w:rPr>
          <w:sz w:val="22"/>
          <w:rPrChange w:id="483" w:author="Sai Praneetha Bhaskaruni" w:date="2022-03-24T16:38:00Z">
            <w:rPr/>
          </w:rPrChange>
        </w:rPr>
        <w:t>onfigured logout time</w:t>
      </w:r>
      <w:ins w:id="484" w:author="Sai Praneetha Bhaskaruni" w:date="2022-03-24T16:40:00Z">
        <w:r w:rsidR="005A456F">
          <w:rPr>
            <w:sz w:val="22"/>
          </w:rPr>
          <w:t xml:space="preserve"> for Nurse Station Application</w:t>
        </w:r>
      </w:ins>
      <w:r w:rsidR="00E846E8" w:rsidRPr="00C60F1D">
        <w:rPr>
          <w:sz w:val="22"/>
          <w:rPrChange w:id="485" w:author="Sai Praneetha Bhaskaruni" w:date="2022-03-24T16:38:00Z">
            <w:rPr/>
          </w:rPrChange>
        </w:rPr>
        <w:t>.</w:t>
      </w:r>
    </w:p>
    <w:p w14:paraId="4D5C6C89" w14:textId="77777777" w:rsidR="001B0076" w:rsidRPr="007558B4" w:rsidRDefault="001B0076" w:rsidP="00C335C4">
      <w:pPr>
        <w:pStyle w:val="Heading1"/>
      </w:pPr>
    </w:p>
    <w:p w14:paraId="0BD57E26" w14:textId="37271FF6" w:rsidR="007558B4" w:rsidRDefault="00BC546B" w:rsidP="00C335C4">
      <w:pPr>
        <w:pStyle w:val="Heading1"/>
        <w:rPr>
          <w:ins w:id="486" w:author="Sai Praneetha Bhaskaruni" w:date="2022-03-24T16:45:00Z"/>
        </w:rPr>
      </w:pPr>
      <w:bookmarkStart w:id="487" w:name="_Toc98780926"/>
      <w:r>
        <w:rPr>
          <w:color w:val="FCC566"/>
          <w:sz w:val="40"/>
        </w:rPr>
        <w:t>12</w:t>
      </w:r>
      <w:r w:rsidR="007558B4">
        <w:rPr>
          <w:color w:val="FCC566"/>
          <w:sz w:val="40"/>
        </w:rPr>
        <w:t xml:space="preserve"> </w:t>
      </w:r>
      <w:r w:rsidR="007558B4" w:rsidRPr="007558B4">
        <w:t>System and information integrity</w:t>
      </w:r>
      <w:bookmarkEnd w:id="487"/>
    </w:p>
    <w:p w14:paraId="2A2E3FDD" w14:textId="77777777" w:rsidR="003D6BE3" w:rsidRPr="002471F7" w:rsidDel="003D6BE3" w:rsidRDefault="003D6BE3" w:rsidP="003D6BE3">
      <w:pPr>
        <w:spacing w:after="120"/>
        <w:rPr>
          <w:del w:id="488" w:author="Sai Praneetha Bhaskaruni" w:date="2022-03-24T16:45:00Z"/>
          <w:moveTo w:id="489" w:author="Sai Praneetha Bhaskaruni" w:date="2022-03-24T16:45:00Z"/>
          <w:sz w:val="22"/>
        </w:rPr>
      </w:pPr>
      <w:moveToRangeStart w:id="490" w:author="Sai Praneetha Bhaskaruni" w:date="2022-03-24T16:45:00Z" w:name="move99032728"/>
      <w:moveTo w:id="491"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moveTo>
    </w:p>
    <w:moveToRangeEnd w:id="490"/>
    <w:p w14:paraId="7301E154" w14:textId="77777777" w:rsidR="003D6BE3" w:rsidRDefault="003D6BE3">
      <w:pPr>
        <w:spacing w:after="120"/>
        <w:rPr>
          <w:ins w:id="492" w:author="Sai Praneetha Bhaskaruni" w:date="2022-03-24T16:42:00Z"/>
        </w:rPr>
        <w:pPrChange w:id="493" w:author="Sai Praneetha Bhaskaruni" w:date="2022-03-24T16:45:00Z">
          <w:pPr>
            <w:pStyle w:val="Heading1"/>
          </w:pPr>
        </w:pPrChange>
      </w:pPr>
    </w:p>
    <w:p w14:paraId="7B214A55" w14:textId="44B6AB34" w:rsidR="00096B48" w:rsidRPr="00096B48" w:rsidDel="000F0365" w:rsidRDefault="00096B48">
      <w:pPr>
        <w:shd w:val="clear" w:color="auto" w:fill="E7E6E6" w:themeFill="background2"/>
        <w:spacing w:after="0"/>
        <w:ind w:left="118"/>
        <w:rPr>
          <w:del w:id="494" w:author="Sai Praneetha Bhaskaruni" w:date="2022-03-24T16:43:00Z"/>
          <w:sz w:val="22"/>
          <w:rPrChange w:id="495" w:author="Sai Praneetha Bhaskaruni" w:date="2022-03-24T16:42:00Z">
            <w:rPr>
              <w:del w:id="496" w:author="Sai Praneetha Bhaskaruni" w:date="2022-03-24T16:43:00Z"/>
            </w:rPr>
          </w:rPrChange>
        </w:rPr>
        <w:pPrChange w:id="497" w:author="Sai Praneetha Bhaskaruni" w:date="2022-03-24T16:42:00Z">
          <w:pPr>
            <w:pStyle w:val="Heading1"/>
          </w:pPr>
        </w:pPrChange>
      </w:pPr>
    </w:p>
    <w:p w14:paraId="64DFC34C" w14:textId="5F7FBC53" w:rsidR="000F0365" w:rsidRDefault="001B0076" w:rsidP="000F0365">
      <w:pPr>
        <w:spacing w:after="120"/>
        <w:ind w:left="113" w:firstLine="0"/>
        <w:rPr>
          <w:ins w:id="498" w:author="Sai Praneetha Bhaskaruni" w:date="2022-03-24T16:43:00Z"/>
          <w:sz w:val="22"/>
        </w:rPr>
      </w:pPr>
      <w:r w:rsidRPr="001B0076">
        <w:rPr>
          <w:b/>
          <w:i/>
          <w:sz w:val="22"/>
        </w:rPr>
        <w:t xml:space="preserve">Recommendation for customer (HDO): </w:t>
      </w:r>
      <w:r w:rsidR="00BC546B" w:rsidRPr="00BC546B">
        <w:rPr>
          <w:sz w:val="22"/>
        </w:rPr>
        <w:t>It is the HDO's responsibility to maintain the integrity for its IT systems</w:t>
      </w:r>
      <w:ins w:id="499" w:author="Sai Praneetha Bhaskaruni" w:date="2022-03-24T16:43:00Z">
        <w:r w:rsidR="000F0365">
          <w:rPr>
            <w:sz w:val="22"/>
          </w:rPr>
          <w:t>.</w:t>
        </w:r>
      </w:ins>
      <w:del w:id="500" w:author="Sai Praneetha Bhaskaruni" w:date="2022-03-24T16:43:00Z">
        <w:r w:rsidR="00BC546B" w:rsidRPr="00BC546B" w:rsidDel="000F0365">
          <w:rPr>
            <w:sz w:val="22"/>
          </w:rPr>
          <w:delText xml:space="preserve">. </w:delText>
        </w:r>
      </w:del>
    </w:p>
    <w:p w14:paraId="4268AC2C" w14:textId="3DE84D93" w:rsidR="000F0365" w:rsidRPr="00EE0D3E" w:rsidRDefault="000F0365">
      <w:pPr>
        <w:shd w:val="clear" w:color="auto" w:fill="E7E6E6" w:themeFill="background2"/>
        <w:spacing w:after="0"/>
        <w:ind w:left="118"/>
        <w:rPr>
          <w:ins w:id="501" w:author="Sai Praneetha Bhaskaruni" w:date="2022-03-24T16:43:00Z"/>
          <w:b/>
          <w:sz w:val="22"/>
          <w:rPrChange w:id="502" w:author="Sai Praneetha Bhaskaruni" w:date="2022-03-24T16:43:00Z">
            <w:rPr>
              <w:ins w:id="503" w:author="Sai Praneetha Bhaskaruni" w:date="2022-03-24T16:43:00Z"/>
              <w:sz w:val="22"/>
            </w:rPr>
          </w:rPrChange>
        </w:rPr>
        <w:pPrChange w:id="504" w:author="Sai Praneetha Bhaskaruni" w:date="2022-03-24T16:43:00Z">
          <w:pPr>
            <w:spacing w:after="120"/>
            <w:ind w:left="113" w:firstLine="0"/>
          </w:pPr>
        </w:pPrChange>
      </w:pPr>
      <w:ins w:id="505"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1145D540" w14:textId="50C8A3B8" w:rsidR="001B0076" w:rsidDel="00546CF0" w:rsidRDefault="00BC546B" w:rsidP="00546CF0">
      <w:pPr>
        <w:spacing w:after="120"/>
        <w:rPr>
          <w:del w:id="506" w:author="Sai Praneetha Bhaskaruni" w:date="2022-03-24T16:46:00Z"/>
          <w:sz w:val="22"/>
        </w:rPr>
      </w:pPr>
      <w:r w:rsidRPr="00BC546B">
        <w:rPr>
          <w:sz w:val="22"/>
        </w:rPr>
        <w:t xml:space="preserve">The Nurse Station application can be accessed through web interface on a system which is owned by the HDO. </w:t>
      </w:r>
      <w:r w:rsidR="00E42579">
        <w:rPr>
          <w:sz w:val="22"/>
        </w:rPr>
        <w:t xml:space="preserve">The </w:t>
      </w:r>
      <w:r w:rsidRPr="00BC546B">
        <w:rPr>
          <w:sz w:val="22"/>
        </w:rPr>
        <w:t xml:space="preserve">Tablet is already enclosed and hence tamper proof. </w:t>
      </w:r>
      <w:r w:rsidRPr="005C1504">
        <w:rPr>
          <w:sz w:val="22"/>
        </w:rPr>
        <w:t>Entry</w:t>
      </w:r>
      <w:r w:rsidRPr="00BC546B">
        <w:rPr>
          <w:sz w:val="22"/>
        </w:rPr>
        <w:t xml:space="preserve"> to the Tablet is only </w:t>
      </w:r>
      <w:r w:rsidR="00E42579">
        <w:rPr>
          <w:sz w:val="22"/>
        </w:rPr>
        <w:t xml:space="preserve">possible </w:t>
      </w:r>
      <w:r w:rsidRPr="00BC546B">
        <w:rPr>
          <w:sz w:val="22"/>
        </w:rPr>
        <w:t xml:space="preserve">for </w:t>
      </w:r>
      <w:r w:rsidR="00E42579">
        <w:rPr>
          <w:sz w:val="22"/>
        </w:rPr>
        <w:t xml:space="preserve">the </w:t>
      </w:r>
      <w:r w:rsidRPr="00BC546B">
        <w:rPr>
          <w:sz w:val="22"/>
        </w:rPr>
        <w:t xml:space="preserve">Stryker service </w:t>
      </w:r>
      <w:r w:rsidR="00E42579" w:rsidRPr="00BC546B">
        <w:rPr>
          <w:sz w:val="22"/>
        </w:rPr>
        <w:t>person</w:t>
      </w:r>
      <w:r w:rsidR="00E42579">
        <w:rPr>
          <w:sz w:val="22"/>
        </w:rPr>
        <w:t>nel</w:t>
      </w:r>
      <w:r w:rsidRPr="00BC546B">
        <w:rPr>
          <w:sz w:val="22"/>
        </w:rPr>
        <w:t>.</w:t>
      </w:r>
    </w:p>
    <w:p w14:paraId="3C3DB3DE" w14:textId="77777777" w:rsidR="00546CF0" w:rsidRDefault="00546CF0">
      <w:pPr>
        <w:spacing w:after="120"/>
        <w:rPr>
          <w:ins w:id="507" w:author="Sai Praneetha Bhaskaruni" w:date="2022-03-24T16:46:00Z"/>
          <w:sz w:val="22"/>
        </w:rPr>
        <w:pPrChange w:id="508" w:author="Sai Praneetha Bhaskaruni" w:date="2022-03-24T16:43:00Z">
          <w:pPr>
            <w:spacing w:after="120"/>
            <w:ind w:left="129" w:hanging="14"/>
          </w:pPr>
        </w:pPrChange>
      </w:pPr>
    </w:p>
    <w:p w14:paraId="390827A7" w14:textId="6CD55FC9" w:rsidR="00BC546B" w:rsidRPr="002471F7" w:rsidRDefault="00A5118F">
      <w:pPr>
        <w:spacing w:after="120"/>
        <w:rPr>
          <w:sz w:val="22"/>
        </w:rPr>
      </w:pPr>
      <w:del w:id="509" w:author="Sai Praneetha Bhaskaruni" w:date="2022-03-24T16:46:00Z">
        <w:r w:rsidDel="00546CF0">
          <w:rPr>
            <w:sz w:val="22"/>
          </w:rPr>
          <w:delText>I</w:delText>
        </w:r>
        <w:r w:rsidR="002471F7" w:rsidRPr="002471F7" w:rsidDel="00546CF0">
          <w:rPr>
            <w:sz w:val="22"/>
          </w:rPr>
          <w:delText xml:space="preserve">nformation systems security relies on the practice of ensuring and maintaining the </w:delText>
        </w:r>
      </w:del>
      <w:del w:id="510" w:author="Sai Praneetha Bhaskaruni" w:date="2022-03-24T15:01:00Z">
        <w:r w:rsidR="002471F7" w:rsidRPr="002471F7" w:rsidDel="00B37652">
          <w:rPr>
            <w:sz w:val="22"/>
          </w:rPr>
          <w:delText>c</w:delText>
        </w:r>
      </w:del>
      <w:del w:id="511" w:author="Sai Praneetha Bhaskaruni" w:date="2022-03-24T16:46:00Z">
        <w:r w:rsidR="002471F7" w:rsidRPr="002471F7" w:rsidDel="00546CF0">
          <w:rPr>
            <w:sz w:val="22"/>
          </w:rPr>
          <w:delText xml:space="preserve">onfidentiality, </w:delText>
        </w:r>
      </w:del>
      <w:del w:id="512" w:author="Sai Praneetha Bhaskaruni" w:date="2022-03-24T15:01:00Z">
        <w:r w:rsidR="002471F7" w:rsidRPr="002471F7" w:rsidDel="00B37652">
          <w:rPr>
            <w:sz w:val="22"/>
          </w:rPr>
          <w:delText>i</w:delText>
        </w:r>
      </w:del>
      <w:del w:id="513" w:author="Sai Praneetha Bhaskaruni" w:date="2022-03-24T16:46:00Z">
        <w:r w:rsidR="002471F7" w:rsidRPr="002471F7" w:rsidDel="00546CF0">
          <w:rPr>
            <w:sz w:val="22"/>
          </w:rPr>
          <w:delText xml:space="preserve">ntegrity, and </w:delText>
        </w:r>
      </w:del>
      <w:del w:id="514" w:author="Sai Praneetha Bhaskaruni" w:date="2022-03-24T15:01:00Z">
        <w:r w:rsidR="002471F7" w:rsidRPr="002471F7" w:rsidDel="00B37652">
          <w:rPr>
            <w:sz w:val="22"/>
          </w:rPr>
          <w:delText>a</w:delText>
        </w:r>
      </w:del>
      <w:del w:id="515" w:author="Sai Praneetha Bhaskaruni" w:date="2022-03-24T16:46:00Z">
        <w:r w:rsidR="002471F7" w:rsidRPr="002471F7" w:rsidDel="00546CF0">
          <w:rPr>
            <w:sz w:val="22"/>
          </w:rPr>
          <w:delText xml:space="preserve">vailability of information systems and the data transmitted, processed, and/or stored on those systems. </w:delText>
        </w:r>
      </w:del>
      <w:moveFromRangeStart w:id="516" w:author="Sai Praneetha Bhaskaruni" w:date="2022-03-24T16:45:00Z" w:name="move99032728"/>
      <w:moveFrom w:id="517" w:author="Sai Praneetha Bhaskaruni" w:date="2022-03-24T16:45:00Z">
        <w:r w:rsidR="002471F7" w:rsidRPr="002471F7" w:rsidDel="003D6BE3">
          <w:rPr>
            <w:sz w:val="22"/>
          </w:rPr>
          <w:t>Integrity is defined as guarding against improper information modification or destruction and includes ensuring information nonrepudiation and authenticity. It is the assertion that data can only be accessed or modified by authorized entities.</w:t>
        </w:r>
      </w:moveFrom>
      <w:moveFromRangeEnd w:id="516"/>
    </w:p>
    <w:p w14:paraId="18551F25" w14:textId="4099AC80" w:rsidR="007558B4" w:rsidRDefault="00BC546B" w:rsidP="00C335C4">
      <w:pPr>
        <w:pStyle w:val="Heading1"/>
      </w:pPr>
      <w:bookmarkStart w:id="518" w:name="_Toc98780927"/>
      <w:r>
        <w:rPr>
          <w:color w:val="FCC566"/>
          <w:sz w:val="40"/>
        </w:rPr>
        <w:t>13</w:t>
      </w:r>
      <w:r w:rsidR="007558B4">
        <w:rPr>
          <w:color w:val="FCC566"/>
          <w:sz w:val="40"/>
        </w:rPr>
        <w:t xml:space="preserve"> </w:t>
      </w:r>
      <w:r w:rsidR="007558B4" w:rsidRPr="007558B4">
        <w:t>Malicious code protection</w:t>
      </w:r>
      <w:bookmarkEnd w:id="518"/>
    </w:p>
    <w:p w14:paraId="625D2B9E" w14:textId="6306B1DF" w:rsidR="00A5118F" w:rsidRPr="00A5118F" w:rsidRDefault="00A5118F" w:rsidP="00A5118F">
      <w:pPr>
        <w:shd w:val="clear" w:color="auto" w:fill="E7E6E6" w:themeFill="background2"/>
        <w:spacing w:after="0"/>
        <w:ind w:left="118"/>
        <w:rPr>
          <w:b/>
          <w:sz w:val="22"/>
        </w:rPr>
      </w:pPr>
      <w:r w:rsidRPr="00C11DBF">
        <w:rPr>
          <w:b/>
          <w:sz w:val="22"/>
        </w:rPr>
        <w:t>SmartMedic Solution Component</w:t>
      </w:r>
      <w:ins w:id="519" w:author="Sai Praneetha Bhaskaruni" w:date="2022-03-24T16:11:00Z">
        <w:r w:rsidR="00166379">
          <w:rPr>
            <w:b/>
            <w:sz w:val="22"/>
          </w:rPr>
          <w:t>s</w:t>
        </w:r>
      </w:ins>
      <w:r w:rsidRPr="00C11DBF">
        <w:rPr>
          <w:b/>
          <w:sz w:val="22"/>
        </w:rPr>
        <w:t>: Device</w:t>
      </w:r>
      <w:r w:rsidRPr="002404A6">
        <w:rPr>
          <w:b/>
          <w:sz w:val="22"/>
        </w:rPr>
        <w:t>, Tablet &amp; Nurse Station Application</w:t>
      </w:r>
    </w:p>
    <w:p w14:paraId="4879456F" w14:textId="67DFF599"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Entry to the Tablet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 xml:space="preserve">strong secure communications protocol for communicating among the components. The </w:t>
      </w:r>
      <w:del w:id="520" w:author="Sai Praneetha Bhaskaruni" w:date="2022-03-24T16:48:00Z">
        <w:r w:rsidRPr="00A5118F" w:rsidDel="004433EC">
          <w:rPr>
            <w:sz w:val="22"/>
          </w:rPr>
          <w:delText xml:space="preserve">ability </w:delText>
        </w:r>
      </w:del>
      <w:ins w:id="521" w:author="Sai Praneetha Bhaskaruni" w:date="2022-03-24T16:48:00Z">
        <w:r w:rsidR="004433EC">
          <w:rPr>
            <w:sz w:val="22"/>
          </w:rPr>
          <w:t>design</w:t>
        </w:r>
        <w:r w:rsidR="004433EC" w:rsidRPr="00A5118F">
          <w:rPr>
            <w:sz w:val="22"/>
          </w:rPr>
          <w:t xml:space="preserve"> </w:t>
        </w:r>
      </w:ins>
      <w:r w:rsidRPr="00A5118F">
        <w:rPr>
          <w:sz w:val="22"/>
        </w:rPr>
        <w:t>of the SmartMedic solution ensure</w:t>
      </w:r>
      <w:r w:rsidR="00E42579">
        <w:rPr>
          <w:sz w:val="22"/>
        </w:rPr>
        <w:t>s</w:t>
      </w:r>
      <w:r w:rsidRPr="00A5118F">
        <w:rPr>
          <w:sz w:val="22"/>
        </w:rPr>
        <w:t xml:space="preserve"> the confidentiality of transmitted sensitive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1CD56FD4"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you reduce the risks associated with malicious code:</w:t>
      </w:r>
    </w:p>
    <w:p w14:paraId="58195360" w14:textId="5FDFFF92"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522" w:author="Sai Praneetha Bhaskaruni" w:date="2022-03-24T16:50:00Z">
        <w:r w:rsidR="00E315E7">
          <w:rPr>
            <w:sz w:val="22"/>
          </w:rPr>
          <w:t>the</w:t>
        </w:r>
      </w:ins>
      <w:del w:id="523" w:author="Sai Praneetha Bhaskaruni" w:date="2022-03-24T16:50:00Z">
        <w:r w:rsidRPr="00C65F24" w:rsidDel="00E315E7">
          <w:rPr>
            <w:sz w:val="22"/>
          </w:rPr>
          <w:delText>your</w:delText>
        </w:r>
      </w:del>
      <w:r w:rsidRPr="00C65F24">
        <w:rPr>
          <w:sz w:val="22"/>
        </w:rPr>
        <w:t xml:space="preserve"> </w:t>
      </w:r>
      <w:del w:id="524" w:author="Sai Praneetha Bhaskaruni" w:date="2022-03-24T16:49:00Z">
        <w:r w:rsidRPr="00C65F24" w:rsidDel="00ED017A">
          <w:rPr>
            <w:sz w:val="22"/>
          </w:rPr>
          <w:delText>compute</w:delText>
        </w:r>
      </w:del>
      <w:ins w:id="525" w:author="Sai Praneetha Bhaskaruni" w:date="2022-03-24T16:49:00Z">
        <w:r w:rsidR="00ED017A">
          <w:rPr>
            <w:sz w:val="22"/>
          </w:rPr>
          <w:t>Nurse station hosting system</w:t>
        </w:r>
      </w:ins>
      <w:del w:id="526" w:author="Sai Praneetha Bhaskaruni" w:date="2022-03-24T16:49:00Z">
        <w:r w:rsidRPr="00C65F24" w:rsidDel="00ED017A">
          <w:rPr>
            <w:sz w:val="22"/>
          </w:rPr>
          <w:delText>r</w:delText>
        </w:r>
      </w:del>
      <w:del w:id="527"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528" w:author="Sai Praneetha Bhaskaruni" w:date="2022-03-24T15:13:00Z">
        <w:r w:rsidRPr="00C65F24" w:rsidDel="00C028C5">
          <w:rPr>
            <w:sz w:val="22"/>
          </w:rPr>
          <w:delText>up-to-date</w:delText>
        </w:r>
      </w:del>
      <w:ins w:id="529" w:author="Sai Praneetha Bhaskaruni" w:date="2022-03-24T15:13:00Z">
        <w:r w:rsidR="00C028C5" w:rsidRPr="00C65F24">
          <w:rPr>
            <w:sz w:val="22"/>
          </w:rPr>
          <w:t>up to date</w:t>
        </w:r>
      </w:ins>
      <w:r w:rsidRPr="00C65F24">
        <w:rPr>
          <w:sz w:val="22"/>
        </w:rPr>
        <w:t>.</w:t>
      </w:r>
    </w:p>
    <w:p w14:paraId="5EA0619D" w14:textId="17AC142D"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530" w:author="Sai Praneetha Bhaskaruni" w:date="2022-03-24T16:51:00Z">
        <w:r w:rsidRPr="00C65F24" w:rsidDel="00AA747A">
          <w:rPr>
            <w:sz w:val="22"/>
          </w:rPr>
          <w:delText xml:space="preserve"> </w:delText>
        </w:r>
      </w:del>
      <w:ins w:id="531" w:author="Sai Praneetha Bhaskaruni" w:date="2022-03-24T16:51:00Z">
        <w:r w:rsidR="00AA747A">
          <w:rPr>
            <w:sz w:val="22"/>
          </w:rPr>
          <w:t xml:space="preserve"> virus attacks</w:t>
        </w:r>
      </w:ins>
      <w:del w:id="532" w:author="Sai Praneetha Bhaskaruni" w:date="2022-03-24T16:51:00Z">
        <w:r w:rsidRPr="00C65F24" w:rsidDel="00AA747A">
          <w:rPr>
            <w:sz w:val="22"/>
          </w:rPr>
          <w:delText xml:space="preserve">an </w:delText>
        </w:r>
        <w:r w:rsidRPr="00EC5F56" w:rsidDel="00AA747A">
          <w:rPr>
            <w:sz w:val="22"/>
            <w:highlight w:val="yellow"/>
            <w:rPrChange w:id="533"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come from people you</w:t>
      </w:r>
      <w:ins w:id="534" w:author="Sai Praneetha Bhaskaruni" w:date="2022-03-24T16:52:00Z">
        <w:r w:rsidR="00165154">
          <w:rPr>
            <w:sz w:val="22"/>
          </w:rPr>
          <w:t xml:space="preserve"> are aware of</w:t>
        </w:r>
      </w:ins>
      <w:del w:id="535" w:author="Sai Praneetha Bhaskaruni" w:date="2022-03-24T16:52:00Z">
        <w:r w:rsidDel="00165154">
          <w:rPr>
            <w:sz w:val="22"/>
          </w:rPr>
          <w:delText xml:space="preserve"> know</w:delText>
        </w:r>
      </w:del>
      <w:r>
        <w:rPr>
          <w:sz w:val="22"/>
        </w:rPr>
        <w:t>. (</w:t>
      </w:r>
      <w:r w:rsidRPr="00C65F24">
        <w:rPr>
          <w:sz w:val="22"/>
        </w:rPr>
        <w:t>Using Caution with Email Attachments)</w:t>
      </w:r>
    </w:p>
    <w:p w14:paraId="49CDB8C6" w14:textId="77777777"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windows that could potentially contain malicious code. Most browsers have a free feature that can be enabled to block pop-up advertisements.</w:t>
      </w:r>
    </w:p>
    <w:p w14:paraId="74365D9E" w14:textId="1469B556"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w:t>
      </w:r>
      <w:ins w:id="536" w:author="Sai Praneetha Bhaskaruni" w:date="2022-03-24T16:53:00Z">
        <w:r w:rsidR="00884017">
          <w:rPr>
            <w:sz w:val="22"/>
          </w:rPr>
          <w:t>the system got affected with virus</w:t>
        </w:r>
      </w:ins>
      <w:del w:id="537"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64B2607F" w14:textId="0580191B" w:rsidR="00C65F24" w:rsidRPr="00C65F24" w:rsidRDefault="00C65F24" w:rsidP="00C65F24">
      <w:pPr>
        <w:spacing w:after="120"/>
        <w:ind w:left="129" w:hanging="14"/>
        <w:rPr>
          <w:sz w:val="22"/>
        </w:rPr>
      </w:pPr>
      <w:r w:rsidRPr="00C65F24">
        <w:rPr>
          <w:b/>
          <w:sz w:val="22"/>
        </w:rPr>
        <w:t>Disable external media AutoRun and AutoPlay features.</w:t>
      </w:r>
      <w:r w:rsidRPr="00C65F24">
        <w:rPr>
          <w:sz w:val="22"/>
        </w:rPr>
        <w:t xml:space="preserve"> Disabling AutoRun and AutoPlay features prevents external media infected with malicious code from automatically running on your </w:t>
      </w:r>
      <w:ins w:id="538" w:author="Sai Praneetha Bhaskaruni" w:date="2022-03-24T16:54:00Z">
        <w:r w:rsidR="00906714">
          <w:rPr>
            <w:sz w:val="22"/>
          </w:rPr>
          <w:t>system</w:t>
        </w:r>
      </w:ins>
      <w:del w:id="539" w:author="Sai Praneetha Bhaskaruni" w:date="2022-03-24T16:54:00Z">
        <w:r w:rsidRPr="00C65F24" w:rsidDel="00906714">
          <w:rPr>
            <w:sz w:val="22"/>
          </w:rPr>
          <w:delText>computer</w:delText>
        </w:r>
      </w:del>
      <w:r w:rsidRPr="00C65F24">
        <w:rPr>
          <w:sz w:val="22"/>
        </w:rPr>
        <w:t>.</w:t>
      </w:r>
    </w:p>
    <w:p w14:paraId="2A2CC9C5" w14:textId="2C4D12FC" w:rsidR="00C65F24" w:rsidRPr="00C65F24" w:rsidRDefault="00C65F24" w:rsidP="00C65F24">
      <w:pPr>
        <w:spacing w:after="120"/>
        <w:ind w:left="129" w:hanging="14"/>
        <w:rPr>
          <w:sz w:val="22"/>
        </w:rPr>
      </w:pPr>
      <w:r w:rsidRPr="00C65F24">
        <w:rPr>
          <w:b/>
          <w:sz w:val="22"/>
        </w:rPr>
        <w:lastRenderedPageBreak/>
        <w:t>Change your passwords.</w:t>
      </w:r>
      <w:r w:rsidRPr="00C65F24">
        <w:rPr>
          <w:sz w:val="22"/>
        </w:rPr>
        <w:t xml:space="preserve"> If you believe your </w:t>
      </w:r>
      <w:ins w:id="540" w:author="Sai Praneetha Bhaskaruni" w:date="2022-03-24T16:54:00Z">
        <w:r w:rsidR="000916BA">
          <w:rPr>
            <w:sz w:val="22"/>
          </w:rPr>
          <w:t>system</w:t>
        </w:r>
      </w:ins>
      <w:del w:id="541" w:author="Sai Praneetha Bhaskaruni" w:date="2022-03-24T16:54:00Z">
        <w:r w:rsidRPr="00C65F24" w:rsidDel="000916BA">
          <w:rPr>
            <w:sz w:val="22"/>
          </w:rPr>
          <w:delText>computer</w:delText>
        </w:r>
      </w:del>
      <w:r w:rsidRPr="00C65F24">
        <w:rPr>
          <w:sz w:val="22"/>
        </w:rPr>
        <w:t xml:space="preserve"> is infected, change your passwords. This includes any passwords for websites that may have been cached in your web browser. Create and use strong passwords, making them difficu</w:t>
      </w:r>
      <w:r>
        <w:rPr>
          <w:sz w:val="22"/>
        </w:rPr>
        <w:t xml:space="preserve">lt for attackers to guess. </w:t>
      </w:r>
      <w:r w:rsidRPr="000916BA">
        <w:rPr>
          <w:sz w:val="22"/>
        </w:rPr>
        <w:t>(Choosing and Protecting Passwords and Supplementing Passwords)</w:t>
      </w:r>
    </w:p>
    <w:p w14:paraId="1345580C" w14:textId="020614D8"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your </w:t>
      </w:r>
      <w:ins w:id="542" w:author="Sai Praneetha Bhaskaruni" w:date="2022-03-24T16:55:00Z">
        <w:r w:rsidR="00D13A03">
          <w:rPr>
            <w:sz w:val="22"/>
          </w:rPr>
          <w:t>system</w:t>
        </w:r>
      </w:ins>
      <w:del w:id="543"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786E4B">
        <w:rPr>
          <w:sz w:val="22"/>
        </w:rPr>
        <w:t>(Understanding Patches and Software Updates)</w:t>
      </w:r>
    </w:p>
    <w:p w14:paraId="664F70CA" w14:textId="57049D1C" w:rsidR="00C65F24" w:rsidRPr="00C65F24" w:rsidRDefault="00C65F24" w:rsidP="00C65F24">
      <w:pPr>
        <w:spacing w:after="120"/>
        <w:ind w:left="129" w:hanging="14"/>
        <w:rPr>
          <w:sz w:val="22"/>
        </w:rPr>
      </w:pPr>
      <w:r w:rsidRPr="00C65F24">
        <w:rPr>
          <w:b/>
          <w:sz w:val="22"/>
        </w:rPr>
        <w:t>Back up data</w:t>
      </w:r>
      <w:r w:rsidRPr="00C65F24">
        <w:rPr>
          <w:sz w:val="22"/>
        </w:rPr>
        <w:t xml:space="preserve">. Regularly back up your documents, photos, and important email messages to the cloud or to an external hard drive. In the event of an </w:t>
      </w:r>
      <w:del w:id="544" w:author="Sai Praneetha Bhaskaruni" w:date="2022-03-24T16:55:00Z">
        <w:r w:rsidRPr="00C65F24" w:rsidDel="00786E4B">
          <w:rPr>
            <w:sz w:val="22"/>
          </w:rPr>
          <w:delText>infection</w:delText>
        </w:r>
      </w:del>
      <w:ins w:id="545" w:author="Sai Praneetha Bhaskaruni" w:date="2022-03-24T16:55:00Z">
        <w:r w:rsidR="00786E4B">
          <w:rPr>
            <w:sz w:val="22"/>
          </w:rPr>
          <w:t>attack</w:t>
        </w:r>
      </w:ins>
      <w:r w:rsidRPr="00C65F24">
        <w:rPr>
          <w:sz w:val="22"/>
        </w:rPr>
        <w:t xml:space="preserve">, </w:t>
      </w:r>
      <w:ins w:id="546" w:author="Sai Praneetha Bhaskaruni" w:date="2022-03-24T16:55:00Z">
        <w:r w:rsidR="00334E5B">
          <w:rPr>
            <w:sz w:val="22"/>
          </w:rPr>
          <w:t xml:space="preserve">then </w:t>
        </w:r>
      </w:ins>
      <w:r w:rsidRPr="00C65F24">
        <w:rPr>
          <w:sz w:val="22"/>
        </w:rPr>
        <w:t xml:space="preserve">your information </w:t>
      </w:r>
      <w:ins w:id="547" w:author="Sai Praneetha Bhaskaruni" w:date="2022-03-24T16:56:00Z">
        <w:r w:rsidR="00B30930">
          <w:rPr>
            <w:sz w:val="22"/>
          </w:rPr>
          <w:t>won</w:t>
        </w:r>
        <w:r w:rsidR="0054542D">
          <w:rPr>
            <w:sz w:val="22"/>
          </w:rPr>
          <w:t>’</w:t>
        </w:r>
        <w:r w:rsidR="00B30930">
          <w:rPr>
            <w:sz w:val="22"/>
          </w:rPr>
          <w:t>t</w:t>
        </w:r>
      </w:ins>
      <w:del w:id="548" w:author="Sai Praneetha Bhaskaruni" w:date="2022-03-24T16:56:00Z">
        <w:r w:rsidRPr="00C65F24" w:rsidDel="00B30930">
          <w:rPr>
            <w:sz w:val="22"/>
          </w:rPr>
          <w:delText>will not</w:delText>
        </w:r>
      </w:del>
      <w:r w:rsidRPr="00C65F24">
        <w:rPr>
          <w:sz w:val="22"/>
        </w:rPr>
        <w:t xml:space="preserve"> be los</w:t>
      </w:r>
      <w:ins w:id="549" w:author="Sai Praneetha Bhaskaruni" w:date="2022-03-24T16:56:00Z">
        <w:r w:rsidR="00B30930">
          <w:rPr>
            <w:sz w:val="22"/>
          </w:rPr>
          <w:t>t</w:t>
        </w:r>
      </w:ins>
      <w:del w:id="550" w:author="Sai Praneetha Bhaskaruni" w:date="2022-03-24T16:55:00Z">
        <w:r w:rsidRPr="00C65F24" w:rsidDel="00334E5B">
          <w:rPr>
            <w:sz w:val="22"/>
          </w:rPr>
          <w:delText>t</w:delText>
        </w:r>
      </w:del>
      <w:r w:rsidRPr="00C65F24">
        <w:rPr>
          <w:sz w:val="22"/>
        </w:rPr>
        <w:t>.</w:t>
      </w:r>
    </w:p>
    <w:p w14:paraId="10A6EA93" w14:textId="132D10ED" w:rsidR="00C65F24" w:rsidRPr="00C65F24" w:rsidRDefault="00C65F24" w:rsidP="00C65F24">
      <w:pPr>
        <w:spacing w:after="120"/>
        <w:ind w:left="129" w:hanging="14"/>
        <w:rPr>
          <w:sz w:val="22"/>
        </w:rPr>
      </w:pPr>
      <w:r w:rsidRPr="00C65F24">
        <w:rPr>
          <w:b/>
          <w:sz w:val="22"/>
        </w:rPr>
        <w:t>Install or enable a firewall</w:t>
      </w:r>
      <w:r w:rsidRPr="00C65F24">
        <w:rPr>
          <w:sz w:val="22"/>
        </w:rPr>
        <w:t xml:space="preserve">. Firewalls can prevent some types of </w:t>
      </w:r>
      <w:ins w:id="551" w:author="Sai Praneetha Bhaskaruni" w:date="2022-03-24T16:58:00Z">
        <w:r w:rsidR="005E63B6">
          <w:rPr>
            <w:sz w:val="22"/>
          </w:rPr>
          <w:t xml:space="preserve">attacks </w:t>
        </w:r>
      </w:ins>
      <w:del w:id="552" w:author="Sai Praneetha Bhaskaruni" w:date="2022-03-24T16:58:00Z">
        <w:r w:rsidRPr="00C65F24" w:rsidDel="005E63B6">
          <w:rPr>
            <w:sz w:val="22"/>
          </w:rPr>
          <w:delText xml:space="preserve">infection </w:delText>
        </w:r>
      </w:del>
      <w:r w:rsidRPr="00C65F24">
        <w:rPr>
          <w:sz w:val="22"/>
        </w:rPr>
        <w:t xml:space="preserve">by blocking malicious traffic before it enters your </w:t>
      </w:r>
      <w:ins w:id="553" w:author="Sai Praneetha Bhaskaruni" w:date="2022-03-24T16:56:00Z">
        <w:r w:rsidR="004E0989">
          <w:rPr>
            <w:sz w:val="22"/>
          </w:rPr>
          <w:t>system</w:t>
        </w:r>
      </w:ins>
      <w:del w:id="554"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r w:rsidRPr="00786E4B">
        <w:rPr>
          <w:sz w:val="22"/>
        </w:rPr>
        <w:t>(Understanding Firewalls for Home and Small Office Use)</w:t>
      </w:r>
    </w:p>
    <w:p w14:paraId="6E81C02C" w14:textId="3E4BF036" w:rsidR="00C65F24" w:rsidRPr="00C65F24" w:rsidRDefault="00C65F24" w:rsidP="00C65F24">
      <w:pPr>
        <w:spacing w:after="120"/>
        <w:ind w:left="129" w:hanging="14"/>
        <w:rPr>
          <w:sz w:val="22"/>
        </w:rPr>
      </w:pPr>
      <w:r w:rsidRPr="00C65F24">
        <w:rPr>
          <w:b/>
          <w:sz w:val="22"/>
        </w:rPr>
        <w:t>Use anti-spyware tools.</w:t>
      </w:r>
      <w:r w:rsidRPr="00C65F24">
        <w:rPr>
          <w:sz w:val="22"/>
        </w:rPr>
        <w:t xml:space="preserve"> Spyware is a common virus source, but </w:t>
      </w:r>
      <w:ins w:id="555" w:author="Sai Praneetha Bhaskaruni" w:date="2022-03-24T16:59:00Z">
        <w:r w:rsidR="005E63B6">
          <w:rPr>
            <w:sz w:val="22"/>
          </w:rPr>
          <w:t xml:space="preserve">the attacks </w:t>
        </w:r>
      </w:ins>
      <w:del w:id="556" w:author="Sai Praneetha Bhaskaruni" w:date="2022-03-24T16:59:00Z">
        <w:r w:rsidRPr="00C65F24" w:rsidDel="005E63B6">
          <w:rPr>
            <w:sz w:val="22"/>
          </w:rPr>
          <w:delText xml:space="preserve">you </w:delText>
        </w:r>
      </w:del>
      <w:r w:rsidRPr="00C65F24">
        <w:rPr>
          <w:sz w:val="22"/>
        </w:rPr>
        <w:t xml:space="preserve">can </w:t>
      </w:r>
      <w:ins w:id="557" w:author="Sai Praneetha Bhaskaruni" w:date="2022-03-24T16:59:00Z">
        <w:r w:rsidR="005E63B6">
          <w:rPr>
            <w:sz w:val="22"/>
          </w:rPr>
          <w:t xml:space="preserve">be </w:t>
        </w:r>
      </w:ins>
      <w:r w:rsidRPr="00C65F24">
        <w:rPr>
          <w:sz w:val="22"/>
        </w:rPr>
        <w:t>minimize</w:t>
      </w:r>
      <w:ins w:id="558" w:author="Sai Praneetha Bhaskaruni" w:date="2022-03-24T16:59:00Z">
        <w:r w:rsidR="005E63B6">
          <w:rPr>
            <w:sz w:val="22"/>
          </w:rPr>
          <w:t>d</w:t>
        </w:r>
      </w:ins>
      <w:r w:rsidRPr="00C65F24">
        <w:rPr>
          <w:sz w:val="22"/>
        </w:rPr>
        <w:t xml:space="preserve"> </w:t>
      </w:r>
      <w:del w:id="559"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2B64FB9" w14:textId="71EFB8C1" w:rsidR="00C65F24" w:rsidRPr="00C65F24" w:rsidDel="00160455" w:rsidRDefault="00C65F24" w:rsidP="00C65F24">
      <w:pPr>
        <w:spacing w:after="120"/>
        <w:ind w:left="129" w:hanging="14"/>
        <w:rPr>
          <w:del w:id="560" w:author="Sai Praneetha Bhaskaruni" w:date="2022-03-24T17:00:00Z"/>
          <w:sz w:val="22"/>
        </w:rPr>
      </w:pPr>
      <w:del w:id="561"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46DEE3AC" w14:textId="56282A0E"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your device’s network traffic and gain access to your personal information.</w:t>
      </w:r>
    </w:p>
    <w:p w14:paraId="70C51DDF" w14:textId="77777777" w:rsidR="001B0076" w:rsidRPr="00360833" w:rsidRDefault="001B0076" w:rsidP="00C335C4">
      <w:pPr>
        <w:pStyle w:val="Heading1"/>
      </w:pPr>
    </w:p>
    <w:p w14:paraId="14988FC8" w14:textId="0349D094" w:rsidR="007558B4" w:rsidRDefault="00BC546B" w:rsidP="00C335C4">
      <w:pPr>
        <w:pStyle w:val="Heading1"/>
        <w:rPr>
          <w:ins w:id="562" w:author="Sai Praneetha Bhaskaruni" w:date="2022-03-24T17:02:00Z"/>
        </w:rPr>
      </w:pPr>
      <w:bookmarkStart w:id="563" w:name="_Toc98780928"/>
      <w:r>
        <w:rPr>
          <w:color w:val="FCC566"/>
          <w:sz w:val="40"/>
        </w:rPr>
        <w:t>14</w:t>
      </w:r>
      <w:r w:rsidR="007558B4">
        <w:rPr>
          <w:color w:val="FCC566"/>
          <w:sz w:val="40"/>
        </w:rPr>
        <w:t xml:space="preserve"> </w:t>
      </w:r>
      <w:r w:rsidR="007558B4" w:rsidRPr="007558B4">
        <w:t>Information system monitoring</w:t>
      </w:r>
      <w:bookmarkEnd w:id="563"/>
    </w:p>
    <w:p w14:paraId="41D37942" w14:textId="6A2395DB" w:rsidR="00F33361" w:rsidRPr="00F33361" w:rsidRDefault="00F33361">
      <w:pPr>
        <w:spacing w:after="120"/>
        <w:ind w:left="129" w:hanging="14"/>
        <w:rPr>
          <w:sz w:val="22"/>
          <w:rPrChange w:id="564" w:author="Sai Praneetha Bhaskaruni" w:date="2022-03-24T17:02:00Z">
            <w:rPr/>
          </w:rPrChange>
        </w:rPr>
        <w:pPrChange w:id="565" w:author="Sai Praneetha Bhaskaruni" w:date="2022-03-24T17:02:00Z">
          <w:pPr>
            <w:pStyle w:val="Heading1"/>
          </w:pPr>
        </w:pPrChange>
      </w:pPr>
      <w:ins w:id="566"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49F2426F" w14:textId="5BDA19DD" w:rsidR="001B0076" w:rsidRDefault="001B0076" w:rsidP="001B0076">
      <w:pPr>
        <w:spacing w:after="120"/>
        <w:ind w:left="129" w:hanging="14"/>
        <w:rPr>
          <w:ins w:id="567" w:author="Sai Praneetha Bhaskaruni" w:date="2022-03-24T17:02:00Z"/>
          <w:sz w:val="22"/>
        </w:rPr>
      </w:pPr>
      <w:r w:rsidRPr="001B0076">
        <w:rPr>
          <w:b/>
          <w:i/>
          <w:sz w:val="22"/>
        </w:rPr>
        <w:t xml:space="preserve">Recommendation for customer (HDO): </w:t>
      </w:r>
      <w:r w:rsidR="002A6172" w:rsidRPr="002A6172">
        <w:rPr>
          <w:sz w:val="22"/>
        </w:rPr>
        <w:t xml:space="preserve">It is the HDO's responsibility to maintain the </w:t>
      </w:r>
      <w:r w:rsidR="002A6172" w:rsidRPr="004B4C0D">
        <w:rPr>
          <w:sz w:val="22"/>
        </w:rPr>
        <w:t>integrity</w:t>
      </w:r>
      <w:r w:rsidR="002A6172" w:rsidRPr="002A6172">
        <w:rPr>
          <w:sz w:val="22"/>
        </w:rPr>
        <w:t xml:space="preserve"> for its IT systems. The Nurse Station application can be accessed through web interface on a system which is owned by the HDO.</w:t>
      </w:r>
    </w:p>
    <w:p w14:paraId="591F1D62" w14:textId="5DF7B78F" w:rsidR="00F33361" w:rsidDel="00F33361" w:rsidRDefault="00F33361" w:rsidP="001B0076">
      <w:pPr>
        <w:spacing w:after="120"/>
        <w:ind w:left="129" w:hanging="14"/>
        <w:rPr>
          <w:del w:id="568" w:author="Sai Praneetha Bhaskaruni" w:date="2022-03-24T17:02:00Z"/>
          <w:sz w:val="22"/>
        </w:rPr>
      </w:pPr>
    </w:p>
    <w:p w14:paraId="0EFD95F4" w14:textId="0982FD38" w:rsidR="00A87EE4" w:rsidRPr="00A87EE4" w:rsidRDefault="00A87EE4" w:rsidP="00A87EE4">
      <w:pPr>
        <w:pStyle w:val="ListParagraph"/>
        <w:numPr>
          <w:ilvl w:val="0"/>
          <w:numId w:val="25"/>
        </w:numPr>
        <w:spacing w:after="120"/>
        <w:rPr>
          <w:sz w:val="22"/>
        </w:rPr>
      </w:pPr>
      <w:r w:rsidRPr="00A87EE4">
        <w:rPr>
          <w:sz w:val="22"/>
        </w:rPr>
        <w:t xml:space="preserve">Monitor critical systems and networks for indicators of attacks,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C335C4">
      <w:pPr>
        <w:pStyle w:val="Heading1"/>
      </w:pPr>
      <w:bookmarkStart w:id="569" w:name="_Toc98780929"/>
      <w:r>
        <w:rPr>
          <w:color w:val="FCC566"/>
          <w:sz w:val="40"/>
        </w:rPr>
        <w:t>15</w:t>
      </w:r>
      <w:r w:rsidR="007558B4">
        <w:rPr>
          <w:color w:val="FCC566"/>
          <w:sz w:val="40"/>
        </w:rPr>
        <w:t xml:space="preserve"> </w:t>
      </w:r>
      <w:r w:rsidR="007558B4" w:rsidRPr="007558B4">
        <w:t>Information handling and retention</w:t>
      </w:r>
      <w:bookmarkEnd w:id="569"/>
    </w:p>
    <w:p w14:paraId="195983F8" w14:textId="463604E8"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del w:id="570" w:author="Sai Praneetha Bhaskaruni" w:date="2022-03-24T17:08:00Z">
        <w:r w:rsidR="00E846E8" w:rsidRPr="00E846E8" w:rsidDel="00AE2388">
          <w:rPr>
            <w:sz w:val="22"/>
          </w:rPr>
          <w:delText>H</w:delText>
        </w:r>
        <w:r w:rsidR="00E846E8" w:rsidRPr="00E846E8" w:rsidDel="0015441E">
          <w:rPr>
            <w:sz w:val="22"/>
          </w:rPr>
          <w:delText xml:space="preserve">ealth data </w:delText>
        </w:r>
        <w:r w:rsidR="00AA2471" w:rsidDel="0015441E">
          <w:rPr>
            <w:sz w:val="22"/>
          </w:rPr>
          <w:delText xml:space="preserve">is </w:delText>
        </w:r>
        <w:r w:rsidR="00E846E8" w:rsidRPr="00E846E8" w:rsidDel="0015441E">
          <w:rPr>
            <w:sz w:val="22"/>
          </w:rPr>
          <w:delText>retain</w:delText>
        </w:r>
        <w:r w:rsidR="00AA2471" w:rsidDel="0015441E">
          <w:rPr>
            <w:sz w:val="22"/>
          </w:rPr>
          <w:delText>ed</w:delText>
        </w:r>
        <w:r w:rsidR="00E846E8" w:rsidRPr="00E846E8" w:rsidDel="0015441E">
          <w:rPr>
            <w:sz w:val="22"/>
          </w:rPr>
          <w:delText xml:space="preserve"> in cloud</w:delText>
        </w:r>
        <w:r w:rsidDel="0015441E">
          <w:rPr>
            <w:sz w:val="22"/>
          </w:rPr>
          <w:delText xml:space="preserve">. </w:delText>
        </w:r>
      </w:del>
      <w:ins w:id="571" w:author="Sai Praneetha Bhaskaruni" w:date="2022-03-24T17:08:00Z">
        <w:r w:rsidR="00A703F5">
          <w:rPr>
            <w:sz w:val="22"/>
          </w:rPr>
          <w:t xml:space="preserve">All the health data transferred from the Smart Medic device to cloud using the tablet. </w:t>
        </w:r>
        <w:r w:rsidR="0015441E">
          <w:rPr>
            <w:sz w:val="22"/>
          </w:rPr>
          <w:t>Accumulated h</w:t>
        </w:r>
        <w:r w:rsidR="0015441E" w:rsidRPr="00E846E8">
          <w:rPr>
            <w:sz w:val="22"/>
          </w:rPr>
          <w:t xml:space="preserve">ealth data </w:t>
        </w:r>
        <w:r w:rsidR="0015441E">
          <w:rPr>
            <w:sz w:val="22"/>
          </w:rPr>
          <w:t xml:space="preserve">is </w:t>
        </w:r>
        <w:r w:rsidR="0015441E" w:rsidRPr="00E846E8">
          <w:rPr>
            <w:sz w:val="22"/>
          </w:rPr>
          <w:t>retain</w:t>
        </w:r>
        <w:r w:rsidR="0015441E">
          <w:rPr>
            <w:sz w:val="22"/>
          </w:rPr>
          <w:t>ed</w:t>
        </w:r>
        <w:r w:rsidR="0015441E" w:rsidRPr="00E846E8">
          <w:rPr>
            <w:sz w:val="22"/>
          </w:rPr>
          <w:t xml:space="preserve"> in cloud</w:t>
        </w:r>
        <w:r w:rsidR="0015441E">
          <w:rPr>
            <w:sz w:val="22"/>
          </w:rPr>
          <w:t xml:space="preserve">. </w:t>
        </w:r>
      </w:ins>
      <w:r>
        <w:rPr>
          <w:sz w:val="22"/>
        </w:rPr>
        <w:t>Retention</w:t>
      </w:r>
      <w:del w:id="572" w:author="Sai Praneetha Bhaskaruni" w:date="2022-03-24T17:09:00Z">
        <w:r w:rsidDel="00AC1E1D">
          <w:rPr>
            <w:sz w:val="22"/>
          </w:rPr>
          <w:delText>s</w:delText>
        </w:r>
      </w:del>
      <w:r>
        <w:rPr>
          <w:sz w:val="22"/>
        </w:rPr>
        <w:t xml:space="preserve"> policy for the data storage </w:t>
      </w:r>
      <w:r w:rsidR="00AA2471">
        <w:rPr>
          <w:sz w:val="22"/>
        </w:rPr>
        <w:t xml:space="preserve">is </w:t>
      </w:r>
      <w:r w:rsidR="002A6172">
        <w:rPr>
          <w:sz w:val="22"/>
        </w:rPr>
        <w:t>of 6 months.</w:t>
      </w:r>
      <w:r>
        <w:rPr>
          <w:sz w:val="22"/>
        </w:rPr>
        <w:t xml:space="preserve"> </w:t>
      </w:r>
      <w:ins w:id="573" w:author="Sai Praneetha Bhaskaruni" w:date="2022-03-24T17:05:00Z">
        <w:r w:rsidR="00585FA0">
          <w:rPr>
            <w:sz w:val="22"/>
          </w:rPr>
          <w:t xml:space="preserve"> </w:t>
        </w:r>
      </w:ins>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C335C4">
      <w:pPr>
        <w:pStyle w:val="Heading1"/>
      </w:pPr>
      <w:bookmarkStart w:id="574" w:name="_Toc98780930"/>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574"/>
    </w:p>
    <w:p w14:paraId="364F6A0D" w14:textId="6597D340"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575" w:author="Sai Praneetha Bhaskaruni" w:date="2022-03-24T16:11:00Z">
        <w:r w:rsidR="00BF65D5">
          <w:rPr>
            <w:b/>
            <w:sz w:val="22"/>
          </w:rPr>
          <w:t>s</w:t>
        </w:r>
      </w:ins>
      <w:r w:rsidRPr="00C11DBF">
        <w:rPr>
          <w:b/>
          <w:sz w:val="22"/>
        </w:rPr>
        <w:t>: Device</w:t>
      </w:r>
      <w:r w:rsidR="002404A6" w:rsidRPr="002404A6">
        <w:rPr>
          <w:b/>
          <w:sz w:val="22"/>
        </w:rPr>
        <w:t>, Tablet &amp; Nurse Station Application</w:t>
      </w:r>
    </w:p>
    <w:p w14:paraId="797009A2" w14:textId="32DCAD54" w:rsidR="007878F2" w:rsidRPr="003B7461" w:rsidRDefault="007878F2" w:rsidP="007878F2">
      <w:pPr>
        <w:spacing w:after="120"/>
        <w:ind w:left="129" w:hanging="14"/>
        <w:rPr>
          <w:sz w:val="22"/>
        </w:rPr>
      </w:pPr>
      <w:r w:rsidRPr="00CA58F3">
        <w:rPr>
          <w:b/>
          <w:i/>
          <w:sz w:val="22"/>
        </w:rPr>
        <w:t>Existing Security Features:</w:t>
      </w:r>
      <w:r>
        <w:rPr>
          <w:i/>
          <w:sz w:val="22"/>
        </w:rPr>
        <w:t xml:space="preserve"> </w:t>
      </w:r>
      <w:del w:id="576" w:author="Sai Praneetha Bhaskaruni" w:date="2022-03-24T17:10:00Z">
        <w:r w:rsidR="003E5BF1" w:rsidRPr="003E5BF1" w:rsidDel="00E822D8">
          <w:rPr>
            <w:sz w:val="22"/>
          </w:rPr>
          <w:delText>T</w:delText>
        </w:r>
      </w:del>
      <w:ins w:id="577" w:author="Sai Praneetha Bhaskaruni" w:date="2022-03-24T17:10:00Z">
        <w:r w:rsidR="00E822D8" w:rsidRPr="00BB0397">
          <w:rPr>
            <w:sz w:val="22"/>
          </w:rPr>
          <w:t>SmartMedic solution</w:t>
        </w:r>
        <w:r w:rsidR="00E822D8" w:rsidRPr="003E5BF1">
          <w:rPr>
            <w:sz w:val="22"/>
          </w:rPr>
          <w:t xml:space="preserve"> </w:t>
        </w:r>
        <w:r w:rsidR="00E822D8">
          <w:rPr>
            <w:sz w:val="22"/>
          </w:rPr>
          <w:t>platform t</w:t>
        </w:r>
      </w:ins>
      <w:r w:rsidR="003E5BF1" w:rsidRPr="003E5BF1">
        <w:rPr>
          <w:sz w:val="22"/>
        </w:rPr>
        <w: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del w:id="578" w:author="Sai Praneetha Bhaskaruni" w:date="2022-03-24T17:11:00Z">
        <w:r w:rsidR="00BB0397" w:rsidRPr="00BB0397" w:rsidDel="00E822D8">
          <w:rPr>
            <w:sz w:val="22"/>
          </w:rPr>
          <w:delText xml:space="preserve">motion </w:delText>
        </w:r>
      </w:del>
      <w:ins w:id="579" w:author="Sai Praneetha Bhaskaruni" w:date="2022-03-24T17:11:00Z">
        <w:r w:rsidR="00E822D8">
          <w:rPr>
            <w:sz w:val="22"/>
          </w:rPr>
          <w:t>transit</w:t>
        </w:r>
        <w:r w:rsidR="00E822D8" w:rsidRPr="00BB0397">
          <w:rPr>
            <w:sz w:val="22"/>
          </w:rPr>
          <w:t xml:space="preserve"> </w:t>
        </w:r>
      </w:ins>
      <w:r w:rsidR="00AA2471">
        <w:rPr>
          <w:sz w:val="22"/>
        </w:rPr>
        <w:t xml:space="preserve">is </w:t>
      </w:r>
      <w:r w:rsidR="00BB0397" w:rsidRPr="00BB0397">
        <w:rPr>
          <w:sz w:val="22"/>
        </w:rPr>
        <w:t>encrypted using a strong encryption mechanism implemented within the SmartMedic solution, which safeguards the sensitive medical data</w:t>
      </w:r>
      <w:ins w:id="580" w:author="Sai Praneetha Bhaskaruni" w:date="2022-03-24T17:12:00Z">
        <w:r w:rsidR="0095447F">
          <w:rPr>
            <w:sz w:val="22"/>
          </w:rPr>
          <w:t xml:space="preserve"> from unauthorized access</w:t>
        </w:r>
      </w:ins>
      <w:del w:id="581" w:author="Sai Praneetha Bhaskaruni" w:date="2022-03-24T17:12:00Z">
        <w:r w:rsidR="00BB0397" w:rsidRPr="00BB0397" w:rsidDel="00E320C2">
          <w:rPr>
            <w:sz w:val="22"/>
          </w:rPr>
          <w:delText xml:space="preserve"> from </w:delText>
        </w:r>
        <w:r w:rsidR="00BB0397" w:rsidRPr="00F61C1D" w:rsidDel="00E320C2">
          <w:rPr>
            <w:sz w:val="22"/>
            <w:highlight w:val="yellow"/>
            <w:rPrChange w:id="582" w:author="Sai Praneetha Bhaskaruni" w:date="2022-03-24T15:58:00Z">
              <w:rPr>
                <w:sz w:val="22"/>
              </w:rPr>
            </w:rPrChange>
          </w:rPr>
          <w:delText>prying eyes</w:delText>
        </w:r>
      </w:del>
      <w:r w:rsidR="00BB0397" w:rsidRPr="00BB0397">
        <w:rPr>
          <w:sz w:val="22"/>
        </w:rPr>
        <w:t xml:space="preserve">. </w:t>
      </w:r>
      <w:del w:id="583" w:author="Sai Praneetha Bhaskaruni" w:date="2022-03-24T17:15:00Z">
        <w:r w:rsidR="00BB0397" w:rsidRPr="00BB0397" w:rsidDel="008B473D">
          <w:rPr>
            <w:sz w:val="22"/>
          </w:rPr>
          <w:delText xml:space="preserve">The ability of the device to ensure unauthorized access does not compromise the integrity and confidentiality of sensitive information stored on the device. </w:delText>
        </w:r>
      </w:del>
      <w:r w:rsidR="00BB0397" w:rsidRPr="00BB0397">
        <w:rPr>
          <w:sz w:val="22"/>
        </w:rPr>
        <w:t xml:space="preserve">SmartMedic solution will handle data integrity </w:t>
      </w:r>
      <w:r w:rsidR="00BB0397" w:rsidRPr="00055890">
        <w:rPr>
          <w:sz w:val="22"/>
        </w:rPr>
        <w:t>checking</w:t>
      </w:r>
      <w:r w:rsidR="00BB0397" w:rsidRPr="00BB0397">
        <w:rPr>
          <w:sz w:val="22"/>
        </w:rPr>
        <w:t xml:space="preserve"> mechanisms of </w:t>
      </w:r>
      <w:ins w:id="584" w:author="Sai Praneetha Bhaskaruni" w:date="2022-03-24T17:17:00Z">
        <w:r w:rsidR="00561071">
          <w:rPr>
            <w:sz w:val="22"/>
          </w:rPr>
          <w:t>transmitted</w:t>
        </w:r>
      </w:ins>
      <w:del w:id="585" w:author="Sai Praneetha Bhaskaruni" w:date="2022-03-24T17:17:00Z">
        <w:r w:rsidR="00BB0397" w:rsidRPr="00BB0397" w:rsidDel="00561071">
          <w:rPr>
            <w:sz w:val="22"/>
          </w:rPr>
          <w:delText>stored</w:delText>
        </w:r>
      </w:del>
      <w:r w:rsidR="00BB0397" w:rsidRPr="00BB0397">
        <w:rPr>
          <w:sz w:val="22"/>
        </w:rPr>
        <w:t xml:space="preserve"> health data. </w:t>
      </w:r>
      <w:r w:rsidR="00BB0397" w:rsidRPr="00691A12">
        <w:rPr>
          <w:sz w:val="22"/>
        </w:rPr>
        <w:t>C</w:t>
      </w:r>
      <w:r w:rsidR="00BB0397" w:rsidRPr="00BB0397">
        <w:rPr>
          <w:sz w:val="22"/>
        </w:rPr>
        <w:t>ustomer</w:t>
      </w:r>
      <w:ins w:id="586" w:author="Sai Praneetha Bhaskaruni" w:date="2022-03-24T17:22:00Z">
        <w:r w:rsidR="00D40347">
          <w:rPr>
            <w:sz w:val="22"/>
          </w:rPr>
          <w:t xml:space="preserve"> (HDO)</w:t>
        </w:r>
      </w:ins>
      <w:r w:rsidR="00BB0397" w:rsidRPr="00BB0397">
        <w:rPr>
          <w:sz w:val="22"/>
        </w:rPr>
        <w:t xml:space="preserve"> only need</w:t>
      </w:r>
      <w:r w:rsidR="00AA2471">
        <w:rPr>
          <w:sz w:val="22"/>
        </w:rPr>
        <w:t>s</w:t>
      </w:r>
      <w:r w:rsidR="00BB0397" w:rsidRPr="00BB0397">
        <w:rPr>
          <w:sz w:val="22"/>
        </w:rPr>
        <w:t xml:space="preserve"> to provide the secure </w:t>
      </w:r>
      <w:ins w:id="587" w:author="Sai Praneetha Bhaskaruni" w:date="2022-03-24T17:18:00Z">
        <w:r w:rsidR="00360020">
          <w:rPr>
            <w:sz w:val="22"/>
          </w:rPr>
          <w:t xml:space="preserve">interface </w:t>
        </w:r>
      </w:ins>
      <w:del w:id="588" w:author="Sai Praneetha Bhaskaruni" w:date="2022-03-24T17:18:00Z">
        <w:r w:rsidR="00BB0397" w:rsidRPr="00BB0397" w:rsidDel="00360020">
          <w:rPr>
            <w:sz w:val="22"/>
          </w:rPr>
          <w:delText xml:space="preserve">encrypted channel </w:delText>
        </w:r>
      </w:del>
      <w:r w:rsidR="00BB0397" w:rsidRPr="00BB0397">
        <w:rPr>
          <w:sz w:val="22"/>
        </w:rPr>
        <w:t xml:space="preserve">for the communication between the SmartMedic solution’s </w:t>
      </w:r>
      <w:r w:rsidR="00C335C4" w:rsidRPr="00BB0397">
        <w:rPr>
          <w:sz w:val="22"/>
        </w:rPr>
        <w:t>components</w:t>
      </w:r>
      <w:r w:rsidR="00C335C4">
        <w:rPr>
          <w:sz w:val="22"/>
        </w:rPr>
        <w:t xml:space="preserve"> i.e.</w:t>
      </w:r>
      <w:ins w:id="589" w:author="Sai Praneetha Bhaskaruni" w:date="2022-03-24T17:19:00Z">
        <w:r w:rsidR="00A85A8F">
          <w:rPr>
            <w:sz w:val="22"/>
          </w:rPr>
          <w:t>,</w:t>
        </w:r>
      </w:ins>
      <w:r w:rsidR="00C335C4">
        <w:rPr>
          <w:sz w:val="22"/>
        </w:rPr>
        <w:t xml:space="preserve"> </w:t>
      </w:r>
      <w:del w:id="590" w:author="Sai Praneetha Bhaskaruni" w:date="2022-03-24T17:19:00Z">
        <w:r w:rsidR="00C335C4" w:rsidRPr="003B7461" w:rsidDel="003B7461">
          <w:rPr>
            <w:sz w:val="22"/>
          </w:rPr>
          <w:delText xml:space="preserve">SmartMedic </w:delText>
        </w:r>
      </w:del>
      <w:ins w:id="591" w:author="Sai Praneetha Bhaskaruni" w:date="2022-03-24T17:19:00Z">
        <w:r w:rsidR="003B7461" w:rsidRPr="003B7461">
          <w:rPr>
            <w:sz w:val="22"/>
            <w:rPrChange w:id="592" w:author="Sai Praneetha Bhaskaruni" w:date="2022-03-24T17:19:00Z">
              <w:rPr>
                <w:sz w:val="22"/>
                <w:highlight w:val="yellow"/>
              </w:rPr>
            </w:rPrChange>
          </w:rPr>
          <w:t xml:space="preserve">Stryker </w:t>
        </w:r>
      </w:ins>
      <w:r w:rsidR="00C335C4" w:rsidRPr="003B7461">
        <w:rPr>
          <w:sz w:val="22"/>
        </w:rPr>
        <w:t xml:space="preserve">cloud </w:t>
      </w:r>
      <w:del w:id="593" w:author="Sai Praneetha Bhaskaruni" w:date="2022-03-24T17:19:00Z">
        <w:r w:rsidR="00C335C4" w:rsidRPr="00F61C1D" w:rsidDel="003B7461">
          <w:rPr>
            <w:sz w:val="22"/>
            <w:highlight w:val="yellow"/>
            <w:rPrChange w:id="594" w:author="Sai Praneetha Bhaskaruni" w:date="2022-03-24T16:02:00Z">
              <w:rPr>
                <w:sz w:val="22"/>
              </w:rPr>
            </w:rPrChange>
          </w:rPr>
          <w:delText>application</w:delText>
        </w:r>
        <w:r w:rsidR="00BB0397" w:rsidRPr="00BB0397" w:rsidDel="003B7461">
          <w:rPr>
            <w:sz w:val="22"/>
          </w:rPr>
          <w:delText xml:space="preserve"> </w:delText>
        </w:r>
      </w:del>
      <w:r w:rsidR="00BB0397" w:rsidRPr="00BB0397">
        <w:rPr>
          <w:sz w:val="22"/>
        </w:rPr>
        <w:t xml:space="preserve">and the </w:t>
      </w:r>
      <w:r w:rsidR="00BB0397" w:rsidRPr="003B7461">
        <w:rPr>
          <w:sz w:val="22"/>
        </w:rPr>
        <w:t xml:space="preserve">Nurse </w:t>
      </w:r>
      <w:r w:rsidR="00C335C4" w:rsidRPr="003B7461">
        <w:rPr>
          <w:sz w:val="22"/>
        </w:rPr>
        <w:t>Station</w:t>
      </w:r>
      <w:r w:rsidR="00BB0397" w:rsidRPr="003B7461">
        <w:rPr>
          <w:sz w:val="22"/>
        </w:rPr>
        <w:t xml:space="preserve"> </w:t>
      </w:r>
      <w:ins w:id="595" w:author="Sai Praneetha Bhaskaruni" w:date="2022-03-24T17:19:00Z">
        <w:r w:rsidR="003B7461">
          <w:rPr>
            <w:sz w:val="22"/>
          </w:rPr>
          <w:t>application</w:t>
        </w:r>
      </w:ins>
      <w:del w:id="596" w:author="Sai Praneetha Bhaskaruni" w:date="2022-03-24T17:19:00Z">
        <w:r w:rsidR="00BB0397" w:rsidRPr="003B7461" w:rsidDel="003B7461">
          <w:rPr>
            <w:sz w:val="22"/>
          </w:rPr>
          <w:delText>user</w:delText>
        </w:r>
      </w:del>
      <w:r w:rsidR="00BB0397" w:rsidRPr="003B7461">
        <w:rPr>
          <w:sz w:val="22"/>
        </w:rPr>
        <w:t>.</w:t>
      </w:r>
    </w:p>
    <w:p w14:paraId="55523879" w14:textId="6FDECBFF" w:rsidR="007878F2" w:rsidRDefault="00CD012C" w:rsidP="00BB0397">
      <w:pPr>
        <w:spacing w:after="120"/>
        <w:ind w:left="129" w:hanging="14"/>
        <w:rPr>
          <w:sz w:val="22"/>
        </w:rPr>
      </w:pPr>
      <w:r>
        <w:rPr>
          <w:b/>
          <w:i/>
          <w:sz w:val="22"/>
        </w:rPr>
        <w:lastRenderedPageBreak/>
        <w:t>Recommendation for customer (HDO)</w:t>
      </w:r>
      <w:r w:rsidR="007878F2" w:rsidRPr="00CA58F3">
        <w:rPr>
          <w:b/>
          <w:i/>
          <w:sz w:val="22"/>
        </w:rPr>
        <w:t>:</w:t>
      </w:r>
      <w:r w:rsidR="007878F2" w:rsidRPr="00CA58F3">
        <w:t xml:space="preserve"> </w:t>
      </w:r>
      <w:ins w:id="597" w:author="Sai Praneetha Bhaskaruni" w:date="2022-03-24T17:21:00Z">
        <w:r w:rsidR="00670407" w:rsidRPr="00670407">
          <w:rPr>
            <w:sz w:val="22"/>
            <w:rPrChange w:id="598" w:author="Sai Praneetha Bhaskaruni" w:date="2022-03-24T17:21:00Z">
              <w:rPr/>
            </w:rPrChange>
          </w:rPr>
          <w:t>The access and management of the device and tablet is not provided for HDO</w:t>
        </w:r>
      </w:ins>
      <w:del w:id="599" w:author="Sai Praneetha Bhaskaruni" w:date="2022-03-24T17:21:00Z">
        <w:r w:rsidR="00AA2471" w:rsidRPr="00670407" w:rsidDel="00670407">
          <w:rPr>
            <w:sz w:val="22"/>
            <w:highlight w:val="yellow"/>
            <w:rPrChange w:id="600" w:author="Sai Praneetha Bhaskaruni" w:date="2022-03-24T17:21:00Z">
              <w:rPr>
                <w:sz w:val="22"/>
              </w:rPr>
            </w:rPrChange>
          </w:rPr>
          <w:delText xml:space="preserve">The customer is not </w:delText>
        </w:r>
        <w:r w:rsidR="002404A6" w:rsidRPr="00670407" w:rsidDel="00670407">
          <w:rPr>
            <w:sz w:val="22"/>
            <w:highlight w:val="yellow"/>
            <w:rPrChange w:id="601" w:author="Sai Praneetha Bhaskaruni" w:date="2022-03-24T17:21:00Z">
              <w:rPr>
                <w:sz w:val="22"/>
              </w:rPr>
            </w:rPrChange>
          </w:rPr>
          <w:delText>allowed to access device and tablet</w:delText>
        </w:r>
        <w:r w:rsidR="007878F2" w:rsidRPr="00670407" w:rsidDel="00670407">
          <w:rPr>
            <w:sz w:val="22"/>
            <w:highlight w:val="yellow"/>
            <w:rPrChange w:id="602" w:author="Sai Praneetha Bhaskaruni" w:date="2022-03-24T17:21:00Z">
              <w:rPr>
                <w:sz w:val="22"/>
              </w:rPr>
            </w:rPrChange>
          </w:rPr>
          <w:delText xml:space="preserve"> component</w:delText>
        </w:r>
      </w:del>
      <w:r w:rsidR="007878F2" w:rsidRPr="00670407">
        <w:rPr>
          <w:i/>
          <w:sz w:val="22"/>
        </w:rPr>
        <w:t>.</w:t>
      </w:r>
      <w:r w:rsidR="00C50743" w:rsidRPr="00670407">
        <w:rPr>
          <w:sz w:val="22"/>
          <w:szCs w:val="24"/>
          <w:rPrChange w:id="603" w:author="Sai Praneetha Bhaskaruni" w:date="2022-03-24T17:21:00Z">
            <w:rPr/>
          </w:rPrChange>
        </w:rPr>
        <w:t xml:space="preserve"> </w:t>
      </w:r>
      <w:r w:rsidR="00AA2471">
        <w:rPr>
          <w:sz w:val="22"/>
        </w:rPr>
        <w:t xml:space="preserve">The </w:t>
      </w:r>
      <w:r w:rsidR="00AA2471" w:rsidRPr="000256C4">
        <w:rPr>
          <w:sz w:val="22"/>
        </w:rPr>
        <w:t>c</w:t>
      </w:r>
      <w:r w:rsidR="00AA2471" w:rsidRPr="00C50743">
        <w:rPr>
          <w:sz w:val="22"/>
        </w:rPr>
        <w:t xml:space="preserve">ustomer </w:t>
      </w:r>
      <w:ins w:id="604" w:author="Sai Praneetha Bhaskaruni" w:date="2022-03-24T17:22:00Z">
        <w:r w:rsidR="00D40347">
          <w:rPr>
            <w:sz w:val="22"/>
          </w:rPr>
          <w:t xml:space="preserve">(HDO) </w:t>
        </w:r>
      </w:ins>
      <w:del w:id="605" w:author="Sai Praneetha Bhaskaruni" w:date="2022-03-24T17:22:00Z">
        <w:r w:rsidR="00C50743" w:rsidRPr="00C50743" w:rsidDel="00D40347">
          <w:rPr>
            <w:sz w:val="22"/>
          </w:rPr>
          <w:delText xml:space="preserve">only </w:delText>
        </w:r>
      </w:del>
      <w:r w:rsidR="00C50743" w:rsidRPr="00C50743">
        <w:rPr>
          <w:sz w:val="22"/>
        </w:rPr>
        <w:t>need</w:t>
      </w:r>
      <w:r w:rsidR="00AA2471">
        <w:rPr>
          <w:sz w:val="22"/>
        </w:rPr>
        <w:t>s</w:t>
      </w:r>
      <w:r w:rsidR="00C50743" w:rsidRPr="00C50743">
        <w:rPr>
          <w:sz w:val="22"/>
        </w:rPr>
        <w:t xml:space="preserve"> to provide the secure </w:t>
      </w:r>
      <w:ins w:id="606" w:author="Sai Praneetha Bhaskaruni" w:date="2022-03-24T17:22:00Z">
        <w:r w:rsidR="00D40347">
          <w:rPr>
            <w:sz w:val="22"/>
          </w:rPr>
          <w:t xml:space="preserve">interface </w:t>
        </w:r>
      </w:ins>
      <w:del w:id="607" w:author="Sai Praneetha Bhaskaruni" w:date="2022-03-24T17:22:00Z">
        <w:r w:rsidR="00C50743" w:rsidRPr="00C50743" w:rsidDel="00D40347">
          <w:rPr>
            <w:sz w:val="22"/>
          </w:rPr>
          <w:delText xml:space="preserve">encrypted channel </w:delText>
        </w:r>
      </w:del>
      <w:r w:rsidR="00C50743" w:rsidRPr="00C50743">
        <w:rPr>
          <w:sz w:val="22"/>
        </w:rPr>
        <w:t xml:space="preserve">for communication between the SmartMedic solution’s component </w:t>
      </w:r>
      <w:r w:rsidR="00AA2471" w:rsidRPr="00C50743">
        <w:rPr>
          <w:sz w:val="22"/>
        </w:rPr>
        <w:t>i.e.,</w:t>
      </w:r>
      <w:r w:rsidR="00C50743" w:rsidRPr="00C50743">
        <w:rPr>
          <w:sz w:val="22"/>
        </w:rPr>
        <w:t xml:space="preserve"> the tablet and </w:t>
      </w:r>
      <w:ins w:id="608" w:author="Sai Praneetha Bhaskaruni" w:date="2022-03-24T17:22:00Z">
        <w:r w:rsidR="00940504">
          <w:rPr>
            <w:sz w:val="22"/>
          </w:rPr>
          <w:t>Stryker</w:t>
        </w:r>
      </w:ins>
      <w:ins w:id="609" w:author="Sai Praneetha Bhaskaruni" w:date="2022-03-24T17:23:00Z">
        <w:r w:rsidR="00397A56">
          <w:rPr>
            <w:sz w:val="22"/>
          </w:rPr>
          <w:t xml:space="preserve"> </w:t>
        </w:r>
      </w:ins>
      <w:del w:id="610" w:author="Sai Praneetha Bhaskaruni" w:date="2022-03-24T17:22:00Z">
        <w:r w:rsidR="00BB0397" w:rsidRPr="00940504" w:rsidDel="00940504">
          <w:rPr>
            <w:sz w:val="22"/>
          </w:rPr>
          <w:delText xml:space="preserve">SmartMedic </w:delText>
        </w:r>
      </w:del>
      <w:r w:rsidR="00BB0397" w:rsidRPr="00940504">
        <w:rPr>
          <w:sz w:val="22"/>
        </w:rPr>
        <w:t>cloud</w:t>
      </w:r>
      <w:del w:id="611" w:author="Sai Praneetha Bhaskaruni" w:date="2022-03-24T17:23:00Z">
        <w:r w:rsidR="00BB0397" w:rsidRPr="00940504" w:rsidDel="00940504">
          <w:rPr>
            <w:sz w:val="22"/>
          </w:rPr>
          <w:delText xml:space="preserve"> application</w:delText>
        </w:r>
      </w:del>
      <w:r w:rsidR="00C50743" w:rsidRPr="00940504">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ins w:id="612" w:author="Sai Praneetha Bhaskaruni" w:date="2022-03-24T17:23:00Z">
        <w:r w:rsidR="00F76DDE">
          <w:rPr>
            <w:sz w:val="22"/>
          </w:rPr>
          <w:t xml:space="preserve"> Application</w:t>
        </w:r>
      </w:ins>
      <w:r w:rsidR="007878F2">
        <w:rPr>
          <w:sz w:val="22"/>
        </w:rPr>
        <w:t>.</w:t>
      </w:r>
    </w:p>
    <w:p w14:paraId="7592FA33" w14:textId="77777777" w:rsidR="00D336F1" w:rsidRDefault="00D336F1" w:rsidP="00BC2B73">
      <w:pPr>
        <w:ind w:firstLine="0"/>
      </w:pPr>
    </w:p>
    <w:p w14:paraId="3AC460B2" w14:textId="0E6AF241" w:rsidR="00D336F1" w:rsidRPr="00180992" w:rsidRDefault="00BB0397" w:rsidP="00C335C4">
      <w:pPr>
        <w:pStyle w:val="Heading1"/>
      </w:pPr>
      <w:bookmarkStart w:id="613" w:name="_Toc98780931"/>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613"/>
    </w:p>
    <w:p w14:paraId="15F64E76" w14:textId="75B89845"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614"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1AE307E9" w14:textId="1AEECB41" w:rsidR="00123A91" w:rsidRPr="00DE00BC" w:rsidRDefault="00D336F1" w:rsidP="00123A91">
      <w:pPr>
        <w:rPr>
          <w:ins w:id="615" w:author="Sai Praneetha Bhaskaruni" w:date="2022-03-25T13:14:00Z"/>
          <w:sz w:val="22"/>
          <w:rPrChange w:id="616" w:author="Sai Praneetha Bhaskaruni" w:date="2022-03-25T13:14:00Z">
            <w:rPr>
              <w:ins w:id="617" w:author="Sai Praneetha Bhaskaruni" w:date="2022-03-25T13:14:00Z"/>
            </w:rPr>
          </w:rPrChange>
        </w:rPr>
      </w:pPr>
      <w:r w:rsidRPr="00CA58F3">
        <w:rPr>
          <w:b/>
          <w:i/>
          <w:sz w:val="22"/>
        </w:rPr>
        <w:t>Existing Security Features</w:t>
      </w:r>
      <w:r w:rsidR="000B3FEC">
        <w:rPr>
          <w:b/>
          <w:i/>
          <w:sz w:val="22"/>
        </w:rPr>
        <w:t xml:space="preserve">: </w:t>
      </w:r>
      <w:ins w:id="618" w:author="Sai Praneetha Bhaskaruni" w:date="2022-03-25T13:14:00Z">
        <w:r w:rsidR="00123A91" w:rsidRPr="00DE00BC">
          <w:rPr>
            <w:sz w:val="22"/>
            <w:rPrChange w:id="619" w:author="Sai Praneetha Bhaskaruni" w:date="2022-03-25T13:14:00Z">
              <w:rPr/>
            </w:rPrChange>
          </w:rPr>
          <w:t>No runtime alerts configured for SM platform</w:t>
        </w:r>
        <w:r w:rsidR="00DE00BC">
          <w:rPr>
            <w:sz w:val="22"/>
          </w:rPr>
          <w:t>.</w:t>
        </w:r>
        <w:r w:rsidR="00123A91" w:rsidRPr="00DE00BC">
          <w:rPr>
            <w:sz w:val="22"/>
            <w:rPrChange w:id="620" w:author="Sai Praneetha Bhaskaruni" w:date="2022-03-25T13:14:00Z">
              <w:rPr/>
            </w:rPrChange>
          </w:rPr>
          <w:t xml:space="preserve"> </w:t>
        </w:r>
      </w:ins>
    </w:p>
    <w:p w14:paraId="12B33EED" w14:textId="31D2A0B4" w:rsidR="00123A91" w:rsidRPr="00DE00BC" w:rsidRDefault="00123A91" w:rsidP="00123A91">
      <w:pPr>
        <w:rPr>
          <w:ins w:id="621" w:author="Sai Praneetha Bhaskaruni" w:date="2022-03-25T13:14:00Z"/>
          <w:sz w:val="22"/>
          <w:rPrChange w:id="622" w:author="Sai Praneetha Bhaskaruni" w:date="2022-03-25T13:14:00Z">
            <w:rPr>
              <w:ins w:id="623" w:author="Sai Praneetha Bhaskaruni" w:date="2022-03-25T13:14:00Z"/>
            </w:rPr>
          </w:rPrChange>
        </w:rPr>
      </w:pPr>
      <w:ins w:id="624" w:author="Sai Praneetha Bhaskaruni" w:date="2022-03-25T13:14:00Z">
        <w:r w:rsidRPr="00DE00BC">
          <w:rPr>
            <w:sz w:val="22"/>
            <w:rPrChange w:id="625" w:author="Sai Praneetha Bhaskaruni" w:date="2022-03-25T13:14:00Z">
              <w:rPr/>
            </w:rPrChange>
          </w:rPr>
          <w:t>S</w:t>
        </w:r>
        <w:r w:rsidR="00DE00BC">
          <w:rPr>
            <w:sz w:val="22"/>
          </w:rPr>
          <w:t>try</w:t>
        </w:r>
        <w:r w:rsidRPr="00DE00BC">
          <w:rPr>
            <w:sz w:val="22"/>
            <w:rPrChange w:id="626" w:author="Sai Praneetha Bhaskaruni" w:date="2022-03-25T13:14:00Z">
              <w:rPr/>
            </w:rPrChange>
          </w:rPr>
          <w:t>k</w:t>
        </w:r>
        <w:r w:rsidR="00DE00BC">
          <w:rPr>
            <w:sz w:val="22"/>
          </w:rPr>
          <w:t>er</w:t>
        </w:r>
        <w:r w:rsidRPr="00DE00BC">
          <w:rPr>
            <w:sz w:val="22"/>
            <w:rPrChange w:id="627" w:author="Sai Praneetha Bhaskaruni" w:date="2022-03-25T13:14:00Z">
              <w:rPr/>
            </w:rPrChange>
          </w:rPr>
          <w:t xml:space="preserve"> can be alerted </w:t>
        </w:r>
        <w:r w:rsidR="00DE00BC">
          <w:rPr>
            <w:sz w:val="22"/>
          </w:rPr>
          <w:t xml:space="preserve">for </w:t>
        </w:r>
        <w:r w:rsidRPr="00DE00BC">
          <w:rPr>
            <w:sz w:val="22"/>
            <w:rPrChange w:id="628" w:author="Sai Praneetha Bhaskaruni" w:date="2022-03-25T13:14:00Z">
              <w:rPr/>
            </w:rPrChange>
          </w:rPr>
          <w:t>the following:</w:t>
        </w:r>
      </w:ins>
    </w:p>
    <w:p w14:paraId="0181D64E" w14:textId="77777777" w:rsidR="00123A91" w:rsidRPr="00DE00BC" w:rsidRDefault="00123A91" w:rsidP="00123A91">
      <w:pPr>
        <w:pStyle w:val="ListParagraph"/>
        <w:numPr>
          <w:ilvl w:val="0"/>
          <w:numId w:val="14"/>
        </w:numPr>
        <w:spacing w:before="120" w:after="160" w:line="259" w:lineRule="auto"/>
        <w:jc w:val="left"/>
        <w:rPr>
          <w:ins w:id="629" w:author="Sai Praneetha Bhaskaruni" w:date="2022-03-25T13:14:00Z"/>
          <w:rFonts w:eastAsia="Times New Roman" w:cstheme="minorHAnsi"/>
          <w:sz w:val="22"/>
          <w:lang w:eastAsia="de-DE"/>
          <w:rPrChange w:id="630" w:author="Sai Praneetha Bhaskaruni" w:date="2022-03-25T13:14:00Z">
            <w:rPr>
              <w:ins w:id="631" w:author="Sai Praneetha Bhaskaruni" w:date="2022-03-25T13:14:00Z"/>
              <w:rFonts w:eastAsia="Times New Roman" w:cstheme="minorHAnsi"/>
              <w:sz w:val="22"/>
              <w:lang w:eastAsia="de-DE"/>
            </w:rPr>
          </w:rPrChange>
        </w:rPr>
      </w:pPr>
      <w:ins w:id="632" w:author="Sai Praneetha Bhaskaruni" w:date="2022-03-25T13:14:00Z">
        <w:r w:rsidRPr="00DE00BC">
          <w:rPr>
            <w:rFonts w:eastAsia="Times New Roman" w:cstheme="minorHAnsi"/>
            <w:sz w:val="22"/>
            <w:lang w:eastAsia="de-DE"/>
            <w:rPrChange w:id="633" w:author="Sai Praneetha Bhaskaruni" w:date="2022-03-25T13:14:00Z">
              <w:rPr>
                <w:rFonts w:eastAsia="Times New Roman" w:cstheme="minorHAnsi"/>
                <w:sz w:val="22"/>
                <w:lang w:eastAsia="de-DE"/>
              </w:rPr>
            </w:rPrChange>
          </w:rPr>
          <w:t>Any suspected/confirmed malware found on the system</w:t>
        </w:r>
      </w:ins>
    </w:p>
    <w:p w14:paraId="6D071765" w14:textId="77777777" w:rsidR="00123A91" w:rsidRPr="00DE00BC" w:rsidRDefault="00123A91" w:rsidP="00123A91">
      <w:pPr>
        <w:pStyle w:val="ListParagraph"/>
        <w:numPr>
          <w:ilvl w:val="0"/>
          <w:numId w:val="14"/>
        </w:numPr>
        <w:spacing w:before="120" w:after="160" w:line="259" w:lineRule="auto"/>
        <w:jc w:val="left"/>
        <w:rPr>
          <w:ins w:id="634" w:author="Sai Praneetha Bhaskaruni" w:date="2022-03-25T13:14:00Z"/>
          <w:rFonts w:eastAsia="Times New Roman" w:cstheme="minorHAnsi"/>
          <w:sz w:val="22"/>
          <w:lang w:eastAsia="de-DE"/>
          <w:rPrChange w:id="635" w:author="Sai Praneetha Bhaskaruni" w:date="2022-03-25T13:14:00Z">
            <w:rPr>
              <w:ins w:id="636" w:author="Sai Praneetha Bhaskaruni" w:date="2022-03-25T13:14:00Z"/>
              <w:rFonts w:eastAsia="Times New Roman" w:cstheme="minorHAnsi"/>
              <w:sz w:val="22"/>
              <w:lang w:eastAsia="de-DE"/>
            </w:rPr>
          </w:rPrChange>
        </w:rPr>
      </w:pPr>
      <w:ins w:id="637" w:author="Sai Praneetha Bhaskaruni" w:date="2022-03-25T13:14:00Z">
        <w:r w:rsidRPr="00DE00BC">
          <w:rPr>
            <w:rFonts w:eastAsia="Times New Roman" w:cstheme="minorHAnsi"/>
            <w:sz w:val="22"/>
            <w:lang w:eastAsia="de-DE"/>
            <w:rPrChange w:id="638" w:author="Sai Praneetha Bhaskaruni" w:date="2022-03-25T13:14:00Z">
              <w:rPr>
                <w:rFonts w:eastAsia="Times New Roman" w:cstheme="minorHAnsi"/>
                <w:sz w:val="22"/>
                <w:lang w:eastAsia="de-DE"/>
              </w:rPr>
            </w:rPrChange>
          </w:rPr>
          <w:t>Any unexpected system behavior observed</w:t>
        </w:r>
      </w:ins>
    </w:p>
    <w:p w14:paraId="44196C36" w14:textId="77777777" w:rsidR="00123A91" w:rsidRPr="00DE00BC" w:rsidRDefault="00123A91" w:rsidP="00123A91">
      <w:pPr>
        <w:pStyle w:val="ListParagraph"/>
        <w:numPr>
          <w:ilvl w:val="0"/>
          <w:numId w:val="14"/>
        </w:numPr>
        <w:spacing w:before="120" w:after="160" w:line="259" w:lineRule="auto"/>
        <w:jc w:val="left"/>
        <w:rPr>
          <w:ins w:id="639" w:author="Sai Praneetha Bhaskaruni" w:date="2022-03-25T13:14:00Z"/>
          <w:rFonts w:eastAsia="Times New Roman" w:cstheme="minorHAnsi"/>
          <w:sz w:val="22"/>
          <w:lang w:eastAsia="de-DE"/>
          <w:rPrChange w:id="640" w:author="Sai Praneetha Bhaskaruni" w:date="2022-03-25T13:14:00Z">
            <w:rPr>
              <w:ins w:id="641" w:author="Sai Praneetha Bhaskaruni" w:date="2022-03-25T13:14:00Z"/>
              <w:rFonts w:eastAsia="Times New Roman" w:cstheme="minorHAnsi"/>
              <w:sz w:val="22"/>
              <w:lang w:eastAsia="de-DE"/>
            </w:rPr>
          </w:rPrChange>
        </w:rPr>
      </w:pPr>
      <w:ins w:id="642" w:author="Sai Praneetha Bhaskaruni" w:date="2022-03-25T13:14:00Z">
        <w:r w:rsidRPr="00DE00BC">
          <w:rPr>
            <w:rFonts w:eastAsia="Times New Roman" w:cstheme="minorHAnsi"/>
            <w:sz w:val="22"/>
            <w:lang w:eastAsia="de-DE"/>
            <w:rPrChange w:id="643" w:author="Sai Praneetha Bhaskaruni" w:date="2022-03-25T13:14:00Z">
              <w:rPr>
                <w:rFonts w:eastAsia="Times New Roman" w:cstheme="minorHAnsi"/>
                <w:sz w:val="22"/>
                <w:lang w:eastAsia="de-DE"/>
              </w:rPr>
            </w:rPrChange>
          </w:rPr>
          <w:t>Any s</w:t>
        </w:r>
        <w:r w:rsidRPr="00DE00BC">
          <w:rPr>
            <w:rFonts w:eastAsia="Times New Roman" w:cstheme="minorHAnsi"/>
            <w:sz w:val="22"/>
            <w:lang w:eastAsia="de-DE"/>
            <w:rPrChange w:id="644" w:author="Sai Praneetha Bhaskaruni" w:date="2022-03-25T13:14:00Z">
              <w:rPr>
                <w:rFonts w:eastAsia="Times New Roman" w:cstheme="minorHAnsi"/>
                <w:sz w:val="22"/>
                <w:lang w:eastAsia="de-DE"/>
              </w:rPr>
            </w:rPrChange>
          </w:rPr>
          <w:t>uspected misuse of the device (can confirm through logs)</w:t>
        </w:r>
      </w:ins>
    </w:p>
    <w:p w14:paraId="1E593600" w14:textId="77777777" w:rsidR="00123A91" w:rsidRPr="00DE00BC" w:rsidRDefault="00123A91" w:rsidP="00123A91">
      <w:pPr>
        <w:pStyle w:val="ListParagraph"/>
        <w:numPr>
          <w:ilvl w:val="0"/>
          <w:numId w:val="14"/>
        </w:numPr>
        <w:spacing w:before="120" w:after="160" w:line="259" w:lineRule="auto"/>
        <w:jc w:val="left"/>
        <w:rPr>
          <w:ins w:id="645" w:author="Sai Praneetha Bhaskaruni" w:date="2022-03-25T13:14:00Z"/>
          <w:rFonts w:eastAsia="Times New Roman" w:cstheme="minorHAnsi"/>
          <w:sz w:val="22"/>
          <w:lang w:eastAsia="de-DE"/>
          <w:rPrChange w:id="646" w:author="Sai Praneetha Bhaskaruni" w:date="2022-03-25T13:14:00Z">
            <w:rPr>
              <w:ins w:id="647" w:author="Sai Praneetha Bhaskaruni" w:date="2022-03-25T13:14:00Z"/>
              <w:rFonts w:eastAsia="Times New Roman" w:cstheme="minorHAnsi"/>
              <w:sz w:val="22"/>
              <w:lang w:eastAsia="de-DE"/>
            </w:rPr>
          </w:rPrChange>
        </w:rPr>
      </w:pPr>
      <w:ins w:id="648" w:author="Sai Praneetha Bhaskaruni" w:date="2022-03-25T13:14:00Z">
        <w:r w:rsidRPr="00DE00BC">
          <w:rPr>
            <w:rFonts w:eastAsia="Times New Roman" w:cstheme="minorHAnsi"/>
            <w:sz w:val="22"/>
            <w:lang w:eastAsia="de-DE"/>
            <w:rPrChange w:id="649" w:author="Sai Praneetha Bhaskaruni" w:date="2022-03-25T13:14:00Z">
              <w:rPr>
                <w:rFonts w:eastAsia="Times New Roman" w:cstheme="minorHAnsi"/>
                <w:sz w:val="22"/>
                <w:lang w:eastAsia="de-DE"/>
              </w:rPr>
            </w:rPrChange>
          </w:rPr>
          <w:t>Incorporated methods detect that any data inappropriately accessed or copied from the device</w:t>
        </w:r>
      </w:ins>
    </w:p>
    <w:p w14:paraId="5F79646E" w14:textId="77777777" w:rsidR="00123A91" w:rsidRPr="00DE00BC" w:rsidRDefault="00123A91" w:rsidP="00123A91">
      <w:pPr>
        <w:pStyle w:val="ListParagraph"/>
        <w:numPr>
          <w:ilvl w:val="0"/>
          <w:numId w:val="14"/>
        </w:numPr>
        <w:spacing w:before="120" w:after="160" w:line="259" w:lineRule="auto"/>
        <w:jc w:val="left"/>
        <w:rPr>
          <w:ins w:id="650" w:author="Sai Praneetha Bhaskaruni" w:date="2022-03-25T13:14:00Z"/>
          <w:rFonts w:eastAsia="Times New Roman" w:cstheme="minorHAnsi"/>
          <w:sz w:val="22"/>
          <w:lang w:eastAsia="de-DE"/>
          <w:rPrChange w:id="651" w:author="Sai Praneetha Bhaskaruni" w:date="2022-03-25T13:14:00Z">
            <w:rPr>
              <w:ins w:id="652" w:author="Sai Praneetha Bhaskaruni" w:date="2022-03-25T13:14:00Z"/>
              <w:rFonts w:eastAsia="Times New Roman" w:cstheme="minorHAnsi"/>
              <w:sz w:val="22"/>
              <w:lang w:eastAsia="de-DE"/>
            </w:rPr>
          </w:rPrChange>
        </w:rPr>
      </w:pPr>
      <w:ins w:id="653" w:author="Sai Praneetha Bhaskaruni" w:date="2022-03-25T13:14:00Z">
        <w:r w:rsidRPr="00DE00BC">
          <w:rPr>
            <w:rFonts w:eastAsia="Times New Roman" w:cstheme="minorHAnsi"/>
            <w:sz w:val="22"/>
            <w:lang w:eastAsia="de-DE"/>
            <w:rPrChange w:id="654" w:author="Sai Praneetha Bhaskaruni" w:date="2022-03-25T13:14:00Z">
              <w:rPr>
                <w:rFonts w:eastAsia="Times New Roman" w:cstheme="minorHAnsi"/>
                <w:sz w:val="22"/>
                <w:lang w:eastAsia="de-DE"/>
              </w:rPr>
            </w:rPrChange>
          </w:rPr>
          <w:t>From the report of forensic inspection of the device</w:t>
        </w:r>
      </w:ins>
    </w:p>
    <w:p w14:paraId="4F0EC646" w14:textId="6A53A9DC" w:rsidR="00123A91" w:rsidRPr="00DE00BC" w:rsidRDefault="006A3400" w:rsidP="00123A91">
      <w:pPr>
        <w:rPr>
          <w:ins w:id="655" w:author="Sai Praneetha Bhaskaruni" w:date="2022-03-25T13:14:00Z"/>
          <w:sz w:val="22"/>
          <w:rPrChange w:id="656" w:author="Sai Praneetha Bhaskaruni" w:date="2022-03-25T13:14:00Z">
            <w:rPr>
              <w:ins w:id="657" w:author="Sai Praneetha Bhaskaruni" w:date="2022-03-25T13:14:00Z"/>
            </w:rPr>
          </w:rPrChange>
        </w:rPr>
      </w:pPr>
      <w:ins w:id="658" w:author="Sai Praneetha Bhaskaruni" w:date="2022-03-25T13:14:00Z">
        <w:r>
          <w:rPr>
            <w:sz w:val="22"/>
          </w:rPr>
          <w:t>For</w:t>
        </w:r>
        <w:r w:rsidR="00123A91" w:rsidRPr="00DE00BC">
          <w:rPr>
            <w:sz w:val="22"/>
            <w:rPrChange w:id="659" w:author="Sai Praneetha Bhaskaruni" w:date="2022-03-25T13:14:00Z">
              <w:rPr/>
            </w:rPrChange>
          </w:rPr>
          <w:t xml:space="preserve"> any reported vulnerability in the product, the Stryker follows the practice of issuing security advisory along with the corresponding directives.</w:t>
        </w:r>
      </w:ins>
    </w:p>
    <w:p w14:paraId="3F4FBDA6" w14:textId="04D93E01" w:rsidR="00D336F1" w:rsidDel="00123A91" w:rsidRDefault="000B3FEC" w:rsidP="00D336F1">
      <w:pPr>
        <w:spacing w:after="120"/>
        <w:ind w:left="129" w:hanging="14"/>
        <w:rPr>
          <w:del w:id="660" w:author="Sai Praneetha Bhaskaruni" w:date="2022-03-25T13:14:00Z"/>
          <w:sz w:val="22"/>
        </w:rPr>
      </w:pPr>
      <w:del w:id="661"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662" w:author="Sai Praneetha Bhaskaruni" w:date="2022-03-24T16:13:00Z">
              <w:rPr>
                <w:sz w:val="22"/>
              </w:rPr>
            </w:rPrChange>
          </w:rPr>
          <w:delText>any</w:delText>
        </w:r>
        <w:r w:rsidRPr="000B3FEC" w:rsidDel="00123A91">
          <w:rPr>
            <w:sz w:val="22"/>
          </w:rPr>
          <w:delText xml:space="preserve"> malware detection functionality</w:delText>
        </w:r>
        <w:r w:rsidR="0025484A"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663"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R="0025484A" w:rsidDel="00123A91">
          <w:rPr>
            <w:sz w:val="22"/>
          </w:rPr>
          <w:delText xml:space="preserve">is </w:delText>
        </w:r>
        <w:r w:rsidRPr="000B3FEC" w:rsidDel="00123A91">
          <w:rPr>
            <w:sz w:val="22"/>
          </w:rPr>
          <w:delText>authorized to repair or resolve issue</w:delText>
        </w:r>
        <w:r w:rsidR="0025484A" w:rsidDel="00123A91">
          <w:rPr>
            <w:sz w:val="22"/>
          </w:rPr>
          <w:delText>s</w:delText>
        </w:r>
        <w:r w:rsidRPr="000B3FEC" w:rsidDel="00123A91">
          <w:rPr>
            <w:sz w:val="22"/>
          </w:rPr>
          <w:delText xml:space="preserve"> whenever severe malware </w:delText>
        </w:r>
        <w:r w:rsidR="0025484A" w:rsidDel="00123A91">
          <w:rPr>
            <w:sz w:val="22"/>
          </w:rPr>
          <w:delText>is</w:delText>
        </w:r>
        <w:r w:rsidRPr="000B3FEC" w:rsidDel="00123A91">
          <w:rPr>
            <w:sz w:val="22"/>
          </w:rPr>
          <w:delText xml:space="preserve"> detected</w:delText>
        </w:r>
        <w:r w:rsidR="00D336F1" w:rsidRPr="000B3FEC" w:rsidDel="00123A91">
          <w:rPr>
            <w:sz w:val="22"/>
          </w:rPr>
          <w:delText>.</w:delText>
        </w:r>
      </w:del>
    </w:p>
    <w:p w14:paraId="712B6F5B" w14:textId="67F7A56E" w:rsidR="00D336F1" w:rsidRPr="00CA58F3" w:rsidDel="00521022" w:rsidRDefault="00CD012C" w:rsidP="004A2E7E">
      <w:pPr>
        <w:spacing w:after="120"/>
        <w:ind w:left="129" w:hanging="14"/>
        <w:rPr>
          <w:del w:id="664" w:author="Sai Praneetha Bhaskaruni" w:date="2022-03-25T13:15:00Z"/>
          <w:i/>
          <w:sz w:val="22"/>
        </w:rPr>
        <w:pPrChange w:id="665" w:author="Sai Praneetha Bhaskaruni" w:date="2022-03-25T13:15:00Z">
          <w:pPr>
            <w:spacing w:after="120"/>
            <w:ind w:left="129" w:hanging="14"/>
          </w:pPr>
        </w:pPrChange>
      </w:pPr>
      <w:r>
        <w:rPr>
          <w:b/>
          <w:i/>
          <w:sz w:val="22"/>
        </w:rPr>
        <w:t>Recommendation for customer (HDO)</w:t>
      </w:r>
      <w:r w:rsidR="00D336F1" w:rsidRPr="00CA58F3">
        <w:rPr>
          <w:b/>
          <w:i/>
          <w:sz w:val="22"/>
        </w:rPr>
        <w:t>:</w:t>
      </w:r>
      <w:del w:id="666" w:author="Sai Praneetha Bhaskaruni" w:date="2022-03-25T12:56:00Z">
        <w:r w:rsidR="00D336F1" w:rsidRPr="00CA58F3" w:rsidDel="00464E52">
          <w:delText xml:space="preserve"> </w:delText>
        </w:r>
        <w:r w:rsidR="0025484A" w:rsidRPr="00980FE7" w:rsidDel="00464E52">
          <w:rPr>
            <w:highlight w:val="yellow"/>
            <w:rPrChange w:id="667" w:author="Sai Praneetha Bhaskaruni" w:date="2022-03-24T16:17:00Z">
              <w:rPr/>
            </w:rPrChange>
          </w:rPr>
          <w:delText>The c</w:delText>
        </w:r>
        <w:r w:rsidR="0025484A" w:rsidRPr="00980FE7" w:rsidDel="00464E52">
          <w:rPr>
            <w:sz w:val="22"/>
            <w:highlight w:val="yellow"/>
            <w:rPrChange w:id="668" w:author="Sai Praneetha Bhaskaruni" w:date="2022-03-24T16:17:00Z">
              <w:rPr>
                <w:sz w:val="22"/>
              </w:rPr>
            </w:rPrChange>
          </w:rPr>
          <w:delText xml:space="preserve">ustomer is not </w:delText>
        </w:r>
        <w:r w:rsidR="00D336F1" w:rsidRPr="00980FE7" w:rsidDel="00464E52">
          <w:rPr>
            <w:sz w:val="22"/>
            <w:highlight w:val="yellow"/>
            <w:rPrChange w:id="669" w:author="Sai Praneetha Bhaskaruni" w:date="2022-03-24T16:17:00Z">
              <w:rPr>
                <w:sz w:val="22"/>
              </w:rPr>
            </w:rPrChange>
          </w:rPr>
          <w:delText>allowed to access this component</w:delText>
        </w:r>
        <w:r w:rsidR="00D336F1" w:rsidDel="00464E52">
          <w:rPr>
            <w:i/>
            <w:sz w:val="22"/>
          </w:rPr>
          <w:delText>.</w:delText>
        </w:r>
      </w:del>
      <w:r w:rsidR="00536289" w:rsidRPr="00536289">
        <w:rPr>
          <w:sz w:val="22"/>
        </w:rPr>
        <w:t xml:space="preserve"> </w:t>
      </w:r>
      <w:ins w:id="670" w:author="Sai Praneetha Bhaskaruni" w:date="2022-03-25T13:15:00Z">
        <w:r w:rsidR="004A2E7E" w:rsidRPr="000B3FEC">
          <w:rPr>
            <w:sz w:val="22"/>
          </w:rPr>
          <w:t xml:space="preserve">Any </w:t>
        </w:r>
        <w:r w:rsidR="004A2E7E" w:rsidRPr="008D391F">
          <w:rPr>
            <w:sz w:val="22"/>
          </w:rPr>
          <w:t>potential security vulnerabilities</w:t>
        </w:r>
        <w:r w:rsidR="004A2E7E" w:rsidRPr="000B3FEC">
          <w:rPr>
            <w:sz w:val="22"/>
          </w:rPr>
          <w:t xml:space="preserve"> </w:t>
        </w:r>
        <w:r w:rsidR="004A2E7E">
          <w:rPr>
            <w:sz w:val="22"/>
          </w:rPr>
          <w:t xml:space="preserve">that the </w:t>
        </w:r>
        <w:r w:rsidR="004A2E7E" w:rsidRPr="000B3FEC">
          <w:rPr>
            <w:sz w:val="22"/>
          </w:rPr>
          <w:t xml:space="preserve">customer </w:t>
        </w:r>
        <w:r w:rsidR="004A2E7E" w:rsidRPr="008D391F">
          <w:rPr>
            <w:sz w:val="22"/>
          </w:rPr>
          <w:t>may become aware</w:t>
        </w:r>
        <w:r w:rsidR="004A2E7E" w:rsidRPr="000B3FEC">
          <w:rPr>
            <w:sz w:val="22"/>
          </w:rPr>
          <w:t xml:space="preserve"> of </w:t>
        </w:r>
        <w:r w:rsidR="004A2E7E" w:rsidRPr="008D391F">
          <w:rPr>
            <w:sz w:val="22"/>
          </w:rPr>
          <w:t>with regard to</w:t>
        </w:r>
        <w:r w:rsidR="004A2E7E" w:rsidRPr="000B3FEC">
          <w:rPr>
            <w:sz w:val="22"/>
          </w:rPr>
          <w:t xml:space="preserve"> </w:t>
        </w:r>
        <w:r w:rsidR="004A2E7E">
          <w:rPr>
            <w:sz w:val="22"/>
          </w:rPr>
          <w:t xml:space="preserve">the </w:t>
        </w:r>
        <w:r w:rsidR="004A2E7E" w:rsidRPr="000B3FEC">
          <w:rPr>
            <w:sz w:val="22"/>
          </w:rPr>
          <w:t xml:space="preserve">SmartMedic </w:t>
        </w:r>
        <w:r w:rsidR="004A2E7E" w:rsidRPr="008D391F">
          <w:rPr>
            <w:sz w:val="22"/>
          </w:rPr>
          <w:t>platform components</w:t>
        </w:r>
        <w:r w:rsidR="004A2E7E" w:rsidRPr="008D391F">
          <w:rPr>
            <w:sz w:val="22"/>
          </w:rPr>
          <w:t xml:space="preserve"> </w:t>
        </w:r>
        <w:r w:rsidR="004A2E7E" w:rsidRPr="008D391F">
          <w:rPr>
            <w:sz w:val="22"/>
          </w:rPr>
          <w:t>must be communicated to Stryker customer care</w:t>
        </w:r>
        <w:r w:rsidR="004A2E7E" w:rsidRPr="000B3FEC">
          <w:rPr>
            <w:sz w:val="22"/>
          </w:rPr>
          <w:t xml:space="preserve"> and the same will be handled through the post market complaints management process </w:t>
        </w:r>
        <w:r w:rsidR="004A2E7E">
          <w:rPr>
            <w:sz w:val="22"/>
          </w:rPr>
          <w:t>for</w:t>
        </w:r>
        <w:r w:rsidR="004A2E7E" w:rsidRPr="000B3FEC">
          <w:rPr>
            <w:sz w:val="22"/>
          </w:rPr>
          <w:t xml:space="preserve"> assessment and required actions including any updates needed for the customers</w:t>
        </w:r>
        <w:r w:rsidR="004A2E7E">
          <w:rPr>
            <w:sz w:val="22"/>
          </w:rPr>
          <w:t>.</w:t>
        </w:r>
      </w:ins>
      <w:del w:id="671" w:author="Sai Praneetha Bhaskaruni" w:date="2022-03-25T13:15:00Z">
        <w:r w:rsidR="00536289" w:rsidRPr="00536289" w:rsidDel="004A2E7E">
          <w:rPr>
            <w:sz w:val="22"/>
          </w:rPr>
          <w:delText xml:space="preserve">Please reach out to Stryker Customer Care </w:delText>
        </w:r>
        <w:r w:rsidR="00536289" w:rsidDel="004A2E7E">
          <w:rPr>
            <w:sz w:val="22"/>
          </w:rPr>
          <w:delText>for security Alert</w:delText>
        </w:r>
        <w:r w:rsidR="0025484A" w:rsidDel="004A2E7E">
          <w:rPr>
            <w:sz w:val="22"/>
          </w:rPr>
          <w:delText>, w</w:delText>
        </w:r>
        <w:r w:rsidR="00536289" w:rsidRPr="00536289" w:rsidDel="004A2E7E">
          <w:rPr>
            <w:sz w:val="22"/>
          </w:rPr>
          <w:delText xml:space="preserve">henever severe malware </w:delText>
        </w:r>
        <w:r w:rsidR="0025484A" w:rsidDel="004A2E7E">
          <w:rPr>
            <w:sz w:val="22"/>
          </w:rPr>
          <w:delText>is</w:delText>
        </w:r>
        <w:r w:rsidR="00536289" w:rsidRPr="00536289" w:rsidDel="004A2E7E">
          <w:rPr>
            <w:sz w:val="22"/>
          </w:rPr>
          <w:delText xml:space="preserve"> detected and </w:delText>
        </w:r>
        <w:r w:rsidR="0025484A" w:rsidDel="004A2E7E">
          <w:rPr>
            <w:sz w:val="22"/>
          </w:rPr>
          <w:delText xml:space="preserve">get it </w:delText>
        </w:r>
        <w:r w:rsidR="00536289" w:rsidRPr="00536289" w:rsidDel="004A2E7E">
          <w:rPr>
            <w:sz w:val="22"/>
          </w:rPr>
          <w:delText xml:space="preserve">resolved by the </w:delText>
        </w:r>
        <w:r w:rsidR="00536289" w:rsidRPr="00980FE7" w:rsidDel="004A2E7E">
          <w:rPr>
            <w:sz w:val="22"/>
            <w:highlight w:val="yellow"/>
            <w:rPrChange w:id="672" w:author="Sai Praneetha Bhaskaruni" w:date="2022-03-24T16:18:00Z">
              <w:rPr>
                <w:sz w:val="22"/>
              </w:rPr>
            </w:rPrChange>
          </w:rPr>
          <w:delText>service</w:delText>
        </w:r>
        <w:r w:rsidR="00536289" w:rsidRPr="00536289" w:rsidDel="004A2E7E">
          <w:rPr>
            <w:sz w:val="22"/>
          </w:rPr>
          <w:delText xml:space="preserve"> engineer.</w:delText>
        </w:r>
        <w:r w:rsidR="00536289" w:rsidRPr="00536289" w:rsidDel="00521022">
          <w:rPr>
            <w:sz w:val="22"/>
          </w:rPr>
          <w:delText xml:space="preserve"> Customer has to block few </w:delText>
        </w:r>
        <w:r w:rsidR="00536289" w:rsidRPr="00980FE7" w:rsidDel="00521022">
          <w:rPr>
            <w:sz w:val="22"/>
            <w:highlight w:val="yellow"/>
            <w:rPrChange w:id="673" w:author="Sai Praneetha Bhaskaruni" w:date="2022-03-24T16:18:00Z">
              <w:rPr>
                <w:sz w:val="22"/>
              </w:rPr>
            </w:rPrChange>
          </w:rPr>
          <w:delText>IOCs and IOAs</w:delText>
        </w:r>
        <w:r w:rsidR="00536289" w:rsidRPr="00536289" w:rsidDel="00521022">
          <w:rPr>
            <w:sz w:val="22"/>
          </w:rPr>
          <w:delText xml:space="preserve"> </w:delText>
        </w:r>
        <w:r w:rsidR="003A5B27" w:rsidDel="00521022">
          <w:rPr>
            <w:sz w:val="22"/>
          </w:rPr>
          <w:delText>in</w:delText>
        </w:r>
        <w:r w:rsidR="003A5B27" w:rsidRPr="00536289" w:rsidDel="00521022">
          <w:rPr>
            <w:sz w:val="22"/>
          </w:rPr>
          <w:delText xml:space="preserve"> </w:delText>
        </w:r>
        <w:r w:rsidR="00536289" w:rsidRPr="00536289" w:rsidDel="00521022">
          <w:rPr>
            <w:sz w:val="22"/>
          </w:rPr>
          <w:delText xml:space="preserve">their network devices. </w:delText>
        </w:r>
        <w:r w:rsidR="003A5B27" w:rsidDel="00521022">
          <w:rPr>
            <w:sz w:val="22"/>
          </w:rPr>
          <w:delText>It is h</w:delText>
        </w:r>
        <w:r w:rsidR="00536289" w:rsidRPr="00536289" w:rsidDel="00521022">
          <w:rPr>
            <w:sz w:val="22"/>
          </w:rPr>
          <w:delText xml:space="preserve">ighly </w:delText>
        </w:r>
        <w:r w:rsidR="008229B2" w:rsidDel="00521022">
          <w:rPr>
            <w:sz w:val="22"/>
          </w:rPr>
          <w:delText>r</w:delText>
        </w:r>
        <w:r w:rsidR="003A5B27" w:rsidDel="00521022">
          <w:rPr>
            <w:sz w:val="22"/>
          </w:rPr>
          <w:delText xml:space="preserve">ecommended that the </w:delText>
        </w:r>
        <w:r w:rsidDel="00521022">
          <w:rPr>
            <w:sz w:val="22"/>
          </w:rPr>
          <w:delText>customer (HDO)</w:delText>
        </w:r>
        <w:r w:rsidR="00536289" w:rsidRPr="00536289" w:rsidDel="00521022">
          <w:rPr>
            <w:sz w:val="22"/>
          </w:rPr>
          <w:delText xml:space="preserve"> </w:delText>
        </w:r>
        <w:r w:rsidR="003A5B27" w:rsidDel="00521022">
          <w:rPr>
            <w:sz w:val="22"/>
          </w:rPr>
          <w:delText>should use</w:delText>
        </w:r>
        <w:r w:rsidR="00536289" w:rsidRPr="00536289" w:rsidDel="00521022">
          <w:rPr>
            <w:sz w:val="22"/>
          </w:rPr>
          <w:delText xml:space="preserve"> network firewall. SmartMedic solution should be behind stateful firewall. Firewall helps in preventing network access to devices. </w:delText>
        </w:r>
        <w:r w:rsidR="00536289" w:rsidRPr="00980FE7" w:rsidDel="00521022">
          <w:rPr>
            <w:sz w:val="22"/>
            <w:highlight w:val="yellow"/>
            <w:rPrChange w:id="674" w:author="Sai Praneetha Bhaskaruni" w:date="2022-03-24T16:18:00Z">
              <w:rPr>
                <w:sz w:val="22"/>
              </w:rPr>
            </w:rPrChange>
          </w:rPr>
          <w:delText>If properly used and configured</w:delText>
        </w:r>
        <w:r w:rsidR="00536289"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R="008229B2" w:rsidDel="00521022">
          <w:rPr>
            <w:sz w:val="22"/>
          </w:rPr>
          <w:delText>.</w:delText>
        </w:r>
      </w:del>
    </w:p>
    <w:p w14:paraId="62905060" w14:textId="34597C05" w:rsidR="00D336F1" w:rsidDel="004A2E7E" w:rsidRDefault="00D336F1" w:rsidP="004A2E7E">
      <w:pPr>
        <w:spacing w:after="120"/>
        <w:ind w:left="129" w:hanging="14"/>
        <w:rPr>
          <w:del w:id="675" w:author="Sai Praneetha Bhaskaruni" w:date="2022-03-25T13:15:00Z"/>
          <w:sz w:val="22"/>
        </w:rPr>
        <w:pPrChange w:id="676" w:author="Sai Praneetha Bhaskaruni" w:date="2022-03-25T13:15:00Z">
          <w:pPr>
            <w:spacing w:after="120"/>
            <w:ind w:left="129" w:hanging="14"/>
          </w:pPr>
        </w:pPrChange>
      </w:pPr>
      <w:del w:id="677"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678"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w:delText>
        </w:r>
        <w:r w:rsidR="00536289" w:rsidDel="00521022">
          <w:rPr>
            <w:sz w:val="22"/>
          </w:rPr>
          <w:delText xml:space="preserve"> </w:delText>
        </w:r>
      </w:del>
    </w:p>
    <w:p w14:paraId="544A6717" w14:textId="77777777" w:rsidR="00073141" w:rsidRDefault="00073141" w:rsidP="004A2E7E">
      <w:pPr>
        <w:spacing w:after="120"/>
        <w:ind w:left="129" w:hanging="14"/>
      </w:pPr>
    </w:p>
    <w:p w14:paraId="2E5CCD3A" w14:textId="6265E156" w:rsidR="00D336F1" w:rsidRPr="00180992" w:rsidRDefault="00BB0397" w:rsidP="00C335C4">
      <w:pPr>
        <w:pStyle w:val="Heading1"/>
      </w:pPr>
      <w:bookmarkStart w:id="679" w:name="_Toc98780932"/>
      <w:r>
        <w:rPr>
          <w:color w:val="FCC566"/>
          <w:sz w:val="40"/>
        </w:rPr>
        <w:t>18</w:t>
      </w:r>
      <w:r w:rsidR="00D336F1" w:rsidRPr="00180992">
        <w:rPr>
          <w:color w:val="FFCC66"/>
          <w:sz w:val="40"/>
        </w:rPr>
        <w:t xml:space="preserve"> </w:t>
      </w:r>
      <w:r w:rsidR="009D4859" w:rsidRPr="000B3FEC">
        <w:t>Flaw remediation &amp; Vulnerability Management</w:t>
      </w:r>
      <w:bookmarkEnd w:id="679"/>
      <w:r w:rsidR="009D4859">
        <w:t xml:space="preserve"> </w:t>
      </w:r>
    </w:p>
    <w:p w14:paraId="022AAE05" w14:textId="45B677D1"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680"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73A12F77" w14:textId="61A13BAE" w:rsidR="00D336F1" w:rsidRDefault="00D336F1" w:rsidP="00D336F1">
      <w:pPr>
        <w:spacing w:after="120"/>
        <w:ind w:left="129" w:hanging="14"/>
        <w:rPr>
          <w:sz w:val="22"/>
        </w:rPr>
      </w:pPr>
      <w:r w:rsidRPr="00CA58F3">
        <w:rPr>
          <w:b/>
          <w:i/>
          <w:sz w:val="22"/>
        </w:rPr>
        <w:t>Existing Security Features:</w:t>
      </w:r>
      <w:r>
        <w:rPr>
          <w:i/>
          <w:sz w:val="22"/>
        </w:rPr>
        <w:t xml:space="preserve"> </w:t>
      </w:r>
      <w:ins w:id="681" w:author="Sai Praneetha Bhaskaruni" w:date="2022-03-25T12:48:00Z">
        <w:r w:rsidR="005F2590" w:rsidRPr="00676F6A">
          <w:rPr>
            <w:sz w:val="22"/>
          </w:rPr>
          <w:t>Stryker had performed the system and application security testing a</w:t>
        </w:r>
        <w:r w:rsidR="005F2590">
          <w:rPr>
            <w:sz w:val="22"/>
          </w:rPr>
          <w:t>long with</w:t>
        </w:r>
        <w:r w:rsidR="005F2590" w:rsidRPr="00676F6A">
          <w:rPr>
            <w:sz w:val="22"/>
          </w:rPr>
          <w:t xml:space="preserve"> secur</w:t>
        </w:r>
        <w:r w:rsidR="005F2590">
          <w:rPr>
            <w:sz w:val="22"/>
          </w:rPr>
          <w:t xml:space="preserve">e </w:t>
        </w:r>
        <w:r w:rsidR="005F2590" w:rsidRPr="00676F6A">
          <w:rPr>
            <w:sz w:val="22"/>
          </w:rPr>
          <w:t>code review</w:t>
        </w:r>
        <w:r w:rsidR="005F2590">
          <w:rPr>
            <w:sz w:val="22"/>
          </w:rPr>
          <w:t xml:space="preserve"> </w:t>
        </w:r>
        <w:r w:rsidR="005F2590" w:rsidRPr="00676F6A">
          <w:rPr>
            <w:sz w:val="22"/>
          </w:rPr>
          <w:t xml:space="preserve">of SmartMedic </w:t>
        </w:r>
        <w:r w:rsidR="005F2590">
          <w:rPr>
            <w:sz w:val="22"/>
          </w:rPr>
          <w:t>platform components</w:t>
        </w:r>
        <w:r w:rsidR="003163E2">
          <w:rPr>
            <w:sz w:val="22"/>
          </w:rPr>
          <w:t>.</w:t>
        </w:r>
        <w:r w:rsidR="005F2590" w:rsidRPr="000B3FEC">
          <w:rPr>
            <w:sz w:val="22"/>
          </w:rPr>
          <w:t xml:space="preserve"> </w:t>
        </w:r>
      </w:ins>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1270220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del w:id="682" w:author="Sai Praneetha Bhaskaruni" w:date="2022-03-25T12:44:00Z">
        <w:r w:rsidR="00D336F1" w:rsidRPr="00CA58F3" w:rsidDel="00675C95">
          <w:delText xml:space="preserve"> </w:delText>
        </w:r>
        <w:r w:rsidR="00842126" w:rsidRPr="003B150B" w:rsidDel="00675C95">
          <w:rPr>
            <w:highlight w:val="yellow"/>
            <w:rPrChange w:id="683" w:author="Sai Praneetha Bhaskaruni" w:date="2022-03-24T16:20:00Z">
              <w:rPr/>
            </w:rPrChange>
          </w:rPr>
          <w:delText xml:space="preserve">The </w:delText>
        </w:r>
        <w:r w:rsidR="00842126" w:rsidRPr="00AE557C" w:rsidDel="00675C95">
          <w:rPr>
            <w:sz w:val="22"/>
            <w:szCs w:val="24"/>
            <w:highlight w:val="yellow"/>
            <w:rPrChange w:id="684" w:author="Sai Praneetha Bhaskaruni" w:date="2022-03-24T17:27:00Z">
              <w:rPr/>
            </w:rPrChange>
          </w:rPr>
          <w:delText>c</w:delText>
        </w:r>
        <w:r w:rsidR="00D336F1" w:rsidRPr="003B150B" w:rsidDel="00675C95">
          <w:rPr>
            <w:sz w:val="22"/>
            <w:highlight w:val="yellow"/>
            <w:rPrChange w:id="685" w:author="Sai Praneetha Bhaskaruni" w:date="2022-03-24T16:20:00Z">
              <w:rPr>
                <w:sz w:val="22"/>
              </w:rPr>
            </w:rPrChange>
          </w:rPr>
          <w:delText xml:space="preserve">ustomer </w:delText>
        </w:r>
        <w:r w:rsidR="00842126" w:rsidRPr="003B150B" w:rsidDel="00675C95">
          <w:rPr>
            <w:sz w:val="22"/>
            <w:highlight w:val="yellow"/>
            <w:rPrChange w:id="686" w:author="Sai Praneetha Bhaskaruni" w:date="2022-03-24T16:20:00Z">
              <w:rPr>
                <w:sz w:val="22"/>
              </w:rPr>
            </w:rPrChange>
          </w:rPr>
          <w:delText xml:space="preserve">is not </w:delText>
        </w:r>
        <w:r w:rsidR="00D336F1" w:rsidRPr="003B150B" w:rsidDel="00675C95">
          <w:rPr>
            <w:sz w:val="22"/>
            <w:highlight w:val="yellow"/>
            <w:rPrChange w:id="687" w:author="Sai Praneetha Bhaskaruni" w:date="2022-03-24T16:20:00Z">
              <w:rPr>
                <w:sz w:val="22"/>
              </w:rPr>
            </w:rPrChange>
          </w:rPr>
          <w:delText>allowed to access this component</w:delText>
        </w:r>
        <w:r w:rsidR="00D336F1" w:rsidDel="00675C95">
          <w:rPr>
            <w:i/>
            <w:sz w:val="22"/>
          </w:rPr>
          <w:delText>.</w:delText>
        </w:r>
      </w:del>
      <w:r w:rsidR="000B3FEC">
        <w:rPr>
          <w:i/>
          <w:sz w:val="22"/>
        </w:rPr>
        <w:t xml:space="preserve"> </w:t>
      </w:r>
      <w:r w:rsidR="000B3FEC" w:rsidRPr="000B3FEC">
        <w:rPr>
          <w:sz w:val="22"/>
        </w:rPr>
        <w:t xml:space="preserve">Any </w:t>
      </w:r>
      <w:r w:rsidR="000B3FEC" w:rsidRPr="00C058E9">
        <w:rPr>
          <w:sz w:val="22"/>
          <w:rPrChange w:id="688" w:author="Sai Praneetha Bhaskaruni" w:date="2022-03-25T12:46:00Z">
            <w:rPr>
              <w:sz w:val="22"/>
            </w:rPr>
          </w:rPrChange>
        </w:rPr>
        <w:t>potential security vulnerabilities</w:t>
      </w:r>
      <w:r w:rsidR="000B3FEC" w:rsidRPr="000B3FEC">
        <w:rPr>
          <w:sz w:val="22"/>
        </w:rPr>
        <w:t xml:space="preserve"> </w:t>
      </w:r>
      <w:r w:rsidR="00842126">
        <w:rPr>
          <w:sz w:val="22"/>
        </w:rPr>
        <w:t xml:space="preserve">that the </w:t>
      </w:r>
      <w:r w:rsidR="000B3FEC" w:rsidRPr="000B3FEC">
        <w:rPr>
          <w:sz w:val="22"/>
        </w:rPr>
        <w:t xml:space="preserve">customer </w:t>
      </w:r>
      <w:r w:rsidR="000B3FEC" w:rsidRPr="00C058E9">
        <w:rPr>
          <w:sz w:val="22"/>
          <w:rPrChange w:id="689" w:author="Sai Praneetha Bhaskaruni" w:date="2022-03-25T12:46:00Z">
            <w:rPr>
              <w:sz w:val="22"/>
            </w:rPr>
          </w:rPrChange>
        </w:rPr>
        <w:t>may become aware</w:t>
      </w:r>
      <w:r w:rsidR="000B3FEC" w:rsidRPr="000B3FEC">
        <w:rPr>
          <w:sz w:val="22"/>
        </w:rPr>
        <w:t xml:space="preserve"> of </w:t>
      </w:r>
      <w:r w:rsidR="00842126" w:rsidRPr="00C058E9">
        <w:rPr>
          <w:sz w:val="22"/>
          <w:rPrChange w:id="690" w:author="Sai Praneetha Bhaskaruni" w:date="2022-03-25T12:46:00Z">
            <w:rPr>
              <w:sz w:val="22"/>
            </w:rPr>
          </w:rPrChange>
        </w:rPr>
        <w:t xml:space="preserve">with regard </w:t>
      </w:r>
      <w:r w:rsidR="000B3FEC" w:rsidRPr="00C058E9">
        <w:rPr>
          <w:sz w:val="22"/>
          <w:rPrChange w:id="691" w:author="Sai Praneetha Bhaskaruni" w:date="2022-03-25T12:46:00Z">
            <w:rPr>
              <w:sz w:val="22"/>
            </w:rPr>
          </w:rPrChange>
        </w:rPr>
        <w:t>to</w:t>
      </w:r>
      <w:r w:rsidR="000B3FEC" w:rsidRPr="000B3FEC">
        <w:rPr>
          <w:sz w:val="22"/>
        </w:rPr>
        <w:t xml:space="preserve"> </w:t>
      </w:r>
      <w:r w:rsidR="00842126">
        <w:rPr>
          <w:sz w:val="22"/>
        </w:rPr>
        <w:t xml:space="preserve">the </w:t>
      </w:r>
      <w:r w:rsidR="000B3FEC" w:rsidRPr="000B3FEC">
        <w:rPr>
          <w:sz w:val="22"/>
        </w:rPr>
        <w:t xml:space="preserve">SmartMedic </w:t>
      </w:r>
      <w:del w:id="692" w:author="Sai Praneetha Bhaskaruni" w:date="2022-03-25T12:44:00Z">
        <w:r w:rsidR="000B3FEC" w:rsidRPr="00206323" w:rsidDel="007A61D6">
          <w:rPr>
            <w:sz w:val="22"/>
            <w:rPrChange w:id="693" w:author="Sai Praneetha Bhaskaruni" w:date="2022-03-25T12:45:00Z">
              <w:rPr>
                <w:sz w:val="22"/>
              </w:rPr>
            </w:rPrChange>
          </w:rPr>
          <w:delText xml:space="preserve">Device </w:delText>
        </w:r>
      </w:del>
      <w:ins w:id="694" w:author="Sai Praneetha Bhaskaruni" w:date="2022-03-25T12:44:00Z">
        <w:r w:rsidR="007A61D6" w:rsidRPr="00206323">
          <w:rPr>
            <w:sz w:val="22"/>
            <w:rPrChange w:id="695" w:author="Sai Praneetha Bhaskaruni" w:date="2022-03-25T12:45:00Z">
              <w:rPr>
                <w:sz w:val="22"/>
                <w:highlight w:val="yellow"/>
              </w:rPr>
            </w:rPrChange>
          </w:rPr>
          <w:t>platform components</w:t>
        </w:r>
        <w:r w:rsidR="007A61D6" w:rsidRPr="00206323">
          <w:rPr>
            <w:sz w:val="22"/>
            <w:rPrChange w:id="696" w:author="Sai Praneetha Bhaskaruni" w:date="2022-03-25T12:45:00Z">
              <w:rPr>
                <w:sz w:val="22"/>
              </w:rPr>
            </w:rPrChange>
          </w:rPr>
          <w:t xml:space="preserve"> </w:t>
        </w:r>
      </w:ins>
      <w:r w:rsidR="000B3FEC" w:rsidRPr="00206323">
        <w:rPr>
          <w:sz w:val="22"/>
          <w:rPrChange w:id="697" w:author="Sai Praneetha Bhaskaruni" w:date="2022-03-25T12:45:00Z">
            <w:rPr>
              <w:sz w:val="22"/>
            </w:rPr>
          </w:rPrChange>
        </w:rPr>
        <w:t>must be communicated to Stryker customer care</w:t>
      </w:r>
      <w:r w:rsidR="000B3FEC" w:rsidRPr="000B3FEC">
        <w:rPr>
          <w:sz w:val="22"/>
        </w:rPr>
        <w:t xml:space="preserv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07571585" w:rsidR="00D336F1" w:rsidDel="00A6421A" w:rsidRDefault="00D336F1" w:rsidP="000B3FEC">
      <w:pPr>
        <w:spacing w:after="0"/>
        <w:ind w:left="129" w:hanging="14"/>
        <w:rPr>
          <w:del w:id="698" w:author="Sai Praneetha Bhaskaruni" w:date="2022-03-25T12:45:00Z"/>
          <w:sz w:val="22"/>
        </w:rPr>
      </w:pPr>
      <w:del w:id="699" w:author="Sai Praneetha Bhaskaruni" w:date="2022-03-25T12:45:00Z">
        <w:r w:rsidRPr="00530651" w:rsidDel="00A6421A">
          <w:rPr>
            <w:sz w:val="22"/>
          </w:rPr>
          <w:delText xml:space="preserve">Stryker’s customer can access the Nurse Station web application using the </w:delText>
        </w:r>
      </w:del>
      <w:del w:id="700" w:author="Sai Praneetha Bhaskaruni" w:date="2022-03-25T12:44:00Z">
        <w:r w:rsidRPr="00530651" w:rsidDel="00675C95">
          <w:rPr>
            <w:sz w:val="22"/>
          </w:rPr>
          <w:delText xml:space="preserve">credentials </w:delText>
        </w:r>
      </w:del>
      <w:del w:id="701" w:author="Sai Praneetha Bhaskaruni" w:date="2022-03-25T12:45:00Z">
        <w:r w:rsidRPr="00530651" w:rsidDel="00A6421A">
          <w:rPr>
            <w:sz w:val="22"/>
          </w:rPr>
          <w:delText>provided by Stryker</w:delText>
        </w:r>
        <w:r w:rsidDel="00A6421A">
          <w:rPr>
            <w:sz w:val="22"/>
          </w:rPr>
          <w:delText>.</w:delText>
        </w:r>
        <w:r w:rsidR="000B3FEC" w:rsidDel="00A6421A">
          <w:rPr>
            <w:sz w:val="22"/>
          </w:rPr>
          <w:delText xml:space="preserve"> </w:delText>
        </w:r>
      </w:del>
    </w:p>
    <w:p w14:paraId="61BAF702" w14:textId="5826B2AD" w:rsidR="00D336F1" w:rsidRDefault="00D336F1" w:rsidP="00BC2B73">
      <w:pPr>
        <w:ind w:firstLine="0"/>
      </w:pPr>
    </w:p>
    <w:p w14:paraId="75814795" w14:textId="10D02C68" w:rsidR="00D336F1" w:rsidRPr="00180992" w:rsidRDefault="00BB0397" w:rsidP="00C335C4">
      <w:pPr>
        <w:pStyle w:val="Heading1"/>
      </w:pPr>
      <w:bookmarkStart w:id="702" w:name="_Toc98780933"/>
      <w:r>
        <w:rPr>
          <w:color w:val="FCC566"/>
          <w:sz w:val="40"/>
        </w:rPr>
        <w:t>19</w:t>
      </w:r>
      <w:r w:rsidR="00D336F1" w:rsidRPr="00180992">
        <w:rPr>
          <w:color w:val="FFCC66"/>
          <w:sz w:val="40"/>
        </w:rPr>
        <w:t xml:space="preserve"> </w:t>
      </w:r>
      <w:r w:rsidR="009D4859" w:rsidRPr="000B3FEC">
        <w:t>Cyber Security Product Upgrades</w:t>
      </w:r>
      <w:bookmarkEnd w:id="702"/>
    </w:p>
    <w:p w14:paraId="5F47D499" w14:textId="59F38D2B"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703" w:author="Sai Praneetha Bhaskaruni" w:date="2022-03-24T16:12:00Z">
        <w:r w:rsidR="0088084E">
          <w:rPr>
            <w:b/>
            <w:sz w:val="22"/>
          </w:rPr>
          <w:t>s</w:t>
        </w:r>
      </w:ins>
      <w:r w:rsidRPr="00C11DBF">
        <w:rPr>
          <w:b/>
          <w:sz w:val="22"/>
        </w:rPr>
        <w:t>: Device</w:t>
      </w:r>
      <w:r w:rsidR="00073141">
        <w:rPr>
          <w:b/>
          <w:sz w:val="22"/>
        </w:rPr>
        <w:t xml:space="preserve"> and Tablet</w:t>
      </w:r>
    </w:p>
    <w:p w14:paraId="4A25392E" w14:textId="4FDBD997"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w:t>
      </w:r>
      <w:ins w:id="704" w:author="Sai Praneetha Bhaskaruni" w:date="2022-03-25T12:41:00Z">
        <w:r w:rsidR="0045319A">
          <w:rPr>
            <w:sz w:val="22"/>
          </w:rPr>
          <w:t xml:space="preserve">Smart Medic </w:t>
        </w:r>
      </w:ins>
      <w:del w:id="705" w:author="Sai Praneetha Bhaskaruni" w:date="2022-03-25T12:41:00Z">
        <w:r w:rsidR="000B3FEC" w:rsidRPr="000B3FEC" w:rsidDel="003D318A">
          <w:rPr>
            <w:sz w:val="22"/>
          </w:rPr>
          <w:delText>Device</w:delText>
        </w:r>
      </w:del>
      <w:ins w:id="706" w:author="Sai Praneetha Bhaskaruni" w:date="2022-03-25T12:41:00Z">
        <w:r w:rsidR="003D318A">
          <w:rPr>
            <w:sz w:val="22"/>
          </w:rPr>
          <w:t>platform</w:t>
        </w:r>
        <w:r w:rsidR="003D318A">
          <w:rPr>
            <w:sz w:val="22"/>
          </w:rPr>
          <w:t xml:space="preserve"> </w:t>
        </w:r>
        <w:r w:rsidR="0045319A">
          <w:rPr>
            <w:sz w:val="22"/>
          </w:rPr>
          <w:t>components</w:t>
        </w:r>
      </w:ins>
      <w:r w:rsidR="000B3FEC" w:rsidRPr="000B3FEC">
        <w:rPr>
          <w:sz w:val="22"/>
        </w:rPr>
        <w:t xml:space="preserve"> does not have any updates installation policy implemented. Hence, the users </w:t>
      </w:r>
      <w:ins w:id="707" w:author="Sai Praneetha Bhaskaruni" w:date="2022-03-25T12:42:00Z">
        <w:r w:rsidR="00121959">
          <w:rPr>
            <w:sz w:val="22"/>
          </w:rPr>
          <w:t xml:space="preserve">doesn’t </w:t>
        </w:r>
      </w:ins>
      <w:del w:id="708" w:author="Sai Praneetha Bhaskaruni" w:date="2022-03-25T12:42:00Z">
        <w:r w:rsidR="000B3FEC" w:rsidRPr="000B3FEC" w:rsidDel="00121959">
          <w:rPr>
            <w:sz w:val="22"/>
          </w:rPr>
          <w:delText xml:space="preserve">will not </w:delText>
        </w:r>
      </w:del>
      <w:r w:rsidR="000B3FEC" w:rsidRPr="000B3FEC">
        <w:rPr>
          <w:sz w:val="22"/>
        </w:rPr>
        <w:t>get any</w:t>
      </w:r>
      <w:ins w:id="709" w:author="Sai Praneetha Bhaskaruni" w:date="2022-03-25T12:42:00Z">
        <w:r w:rsidR="00A25720">
          <w:rPr>
            <w:sz w:val="22"/>
          </w:rPr>
          <w:t xml:space="preserve"> notification of </w:t>
        </w:r>
      </w:ins>
      <w:del w:id="710" w:author="Sai Praneetha Bhaskaruni" w:date="2022-03-25T12:42:00Z">
        <w:r w:rsidR="000B3FEC" w:rsidRPr="000B3FEC" w:rsidDel="00A25720">
          <w:rPr>
            <w:sz w:val="22"/>
          </w:rPr>
          <w:delText xml:space="preserve"> </w:delText>
        </w:r>
      </w:del>
      <w:r w:rsidR="000B3FEC" w:rsidRPr="000B3FEC">
        <w:rPr>
          <w:sz w:val="22"/>
        </w:rPr>
        <w:t xml:space="preserve">online updates. If Stryker identifies any 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w:t>
      </w:r>
      <w:bookmarkStart w:id="711" w:name="_Hlk99040381"/>
      <w:r w:rsidR="000B3FEC" w:rsidRPr="000B3FEC">
        <w:rPr>
          <w:sz w:val="22"/>
        </w:rPr>
        <w:t xml:space="preserve">SmartMedic solutions contain malware protection embedded within </w:t>
      </w:r>
      <w:r w:rsidR="00BD1EA5">
        <w:rPr>
          <w:sz w:val="22"/>
        </w:rPr>
        <w:t xml:space="preserve">the </w:t>
      </w:r>
      <w:r w:rsidR="000B3FEC" w:rsidRPr="000B3FEC">
        <w:rPr>
          <w:sz w:val="22"/>
        </w:rPr>
        <w:t>SmartMedic tablet.</w:t>
      </w:r>
      <w:bookmarkEnd w:id="711"/>
      <w:r w:rsidR="000B3FEC" w:rsidRPr="000B3FEC">
        <w:rPr>
          <w:sz w:val="22"/>
        </w:rPr>
        <w:t xml:space="preserve">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FE2B415" w14:textId="6713F0F2" w:rsidR="00993912" w:rsidRDefault="00CD012C" w:rsidP="00993912">
      <w:pPr>
        <w:spacing w:after="120"/>
        <w:ind w:left="129" w:hanging="14"/>
        <w:rPr>
          <w:ins w:id="712" w:author="Sai Praneetha Bhaskaruni" w:date="2022-03-25T12:40:00Z"/>
          <w:sz w:val="22"/>
        </w:rPr>
      </w:pPr>
      <w:r>
        <w:rPr>
          <w:b/>
          <w:i/>
          <w:sz w:val="22"/>
        </w:rPr>
        <w:lastRenderedPageBreak/>
        <w:t>Recommendation for customer (HDO)</w:t>
      </w:r>
      <w:r w:rsidR="00D336F1" w:rsidRPr="00CA58F3">
        <w:rPr>
          <w:b/>
          <w:i/>
          <w:sz w:val="22"/>
        </w:rPr>
        <w:t>:</w:t>
      </w:r>
      <w:r w:rsidR="00D336F1" w:rsidRPr="00CA58F3">
        <w:t xml:space="preserve"> </w:t>
      </w:r>
      <w:ins w:id="713" w:author="Sai Praneetha Bhaskaruni" w:date="2022-03-25T12:40:00Z">
        <w:r w:rsidR="00993912" w:rsidRPr="008D391F">
          <w:rPr>
            <w:sz w:val="22"/>
            <w:szCs w:val="24"/>
          </w:rPr>
          <w:t xml:space="preserve">Any information regarding </w:t>
        </w:r>
        <w:r w:rsidR="00993912">
          <w:rPr>
            <w:sz w:val="22"/>
            <w:szCs w:val="24"/>
          </w:rPr>
          <w:t>cyber security product upgrades</w:t>
        </w:r>
        <w:r w:rsidR="00993912" w:rsidRPr="008D391F">
          <w:rPr>
            <w:sz w:val="22"/>
            <w:szCs w:val="24"/>
          </w:rPr>
          <w:t xml:space="preserve"> can be requested from Stryker.</w:t>
        </w:r>
        <w:r w:rsidR="00993912">
          <w:t xml:space="preserve"> </w:t>
        </w:r>
      </w:ins>
    </w:p>
    <w:p w14:paraId="110F82FD" w14:textId="7FFFCE8D" w:rsidR="00D336F1" w:rsidRPr="00CA58F3" w:rsidDel="00993912" w:rsidRDefault="00E21A18" w:rsidP="00D336F1">
      <w:pPr>
        <w:spacing w:after="120"/>
        <w:ind w:left="129" w:hanging="14"/>
        <w:rPr>
          <w:del w:id="714" w:author="Sai Praneetha Bhaskaruni" w:date="2022-03-25T12:40:00Z"/>
          <w:i/>
          <w:sz w:val="22"/>
        </w:rPr>
      </w:pPr>
      <w:del w:id="715"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rsidP="00993912">
      <w:pPr>
        <w:spacing w:after="120"/>
        <w:ind w:left="129" w:hanging="14"/>
        <w:pPrChange w:id="716" w:author="Sai Praneetha Bhaskaruni" w:date="2022-03-25T12:40:00Z">
          <w:pPr>
            <w:ind w:firstLine="0"/>
          </w:pPr>
        </w:pPrChange>
      </w:pPr>
    </w:p>
    <w:p w14:paraId="5DBB401F" w14:textId="5993F8D5" w:rsidR="00D336F1" w:rsidRPr="00180992" w:rsidRDefault="00BC546B" w:rsidP="00C335C4">
      <w:pPr>
        <w:pStyle w:val="Heading1"/>
      </w:pPr>
      <w:bookmarkStart w:id="717" w:name="_Toc98780934"/>
      <w:r>
        <w:rPr>
          <w:color w:val="FCC566"/>
          <w:sz w:val="40"/>
        </w:rPr>
        <w:t>2</w:t>
      </w:r>
      <w:r w:rsidR="00BB0397">
        <w:rPr>
          <w:color w:val="FCC566"/>
          <w:sz w:val="40"/>
        </w:rPr>
        <w:t>0</w:t>
      </w:r>
      <w:r w:rsidR="00D336F1" w:rsidRPr="00180992">
        <w:rPr>
          <w:color w:val="FFCC66"/>
          <w:sz w:val="40"/>
        </w:rPr>
        <w:t xml:space="preserve"> </w:t>
      </w:r>
      <w:bookmarkStart w:id="718" w:name="_Hlk99040420"/>
      <w:r w:rsidR="009D4859" w:rsidRPr="009D4859">
        <w:t>Security Program Integration</w:t>
      </w:r>
      <w:bookmarkEnd w:id="717"/>
      <w:bookmarkEnd w:id="718"/>
    </w:p>
    <w:p w14:paraId="212EC73D" w14:textId="45638768"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719" w:author="Sai Praneetha Bhaskaruni" w:date="2022-03-25T10:04:00Z">
        <w:r w:rsidR="00581ED3">
          <w:rPr>
            <w:b/>
            <w:sz w:val="22"/>
          </w:rPr>
          <w:t>s</w:t>
        </w:r>
      </w:ins>
      <w:r w:rsidRPr="00C11DBF">
        <w:rPr>
          <w:b/>
          <w:sz w:val="22"/>
        </w:rPr>
        <w: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20DC7ECF" w14:textId="77777777" w:rsidR="00CE6E66" w:rsidRDefault="00D336F1" w:rsidP="00D336F1">
      <w:pPr>
        <w:spacing w:after="120"/>
        <w:ind w:left="129" w:hanging="14"/>
        <w:rPr>
          <w:ins w:id="720" w:author="Sai Praneetha Bhaskaruni" w:date="2022-03-25T10:57:00Z"/>
          <w:sz w:val="22"/>
        </w:rPr>
      </w:pPr>
      <w:r w:rsidRPr="00CA58F3">
        <w:rPr>
          <w:b/>
          <w:i/>
          <w:sz w:val="22"/>
        </w:rPr>
        <w:t>Existing Security Features:</w:t>
      </w:r>
      <w:r>
        <w:rPr>
          <w:i/>
          <w:sz w:val="22"/>
        </w:rPr>
        <w:t xml:space="preserve"> </w:t>
      </w:r>
      <w:r w:rsidR="00F922A0" w:rsidRPr="00F922A0">
        <w:rPr>
          <w:sz w:val="22"/>
        </w:rPr>
        <w:t xml:space="preserve">Stryker will take care of the security program integration, </w:t>
      </w:r>
      <w:ins w:id="721" w:author="Sai Praneetha Bhaskaruni" w:date="2022-03-25T10:50:00Z">
        <w:r w:rsidR="00F93A5F">
          <w:rPr>
            <w:sz w:val="22"/>
          </w:rPr>
          <w:t>design &amp; code validation</w:t>
        </w:r>
      </w:ins>
      <w:del w:id="722" w:author="Sai Praneetha Bhaskaruni" w:date="2022-03-25T10:50:00Z">
        <w:r w:rsidR="00F922A0" w:rsidRPr="00F922A0" w:rsidDel="00F93A5F">
          <w:rPr>
            <w:sz w:val="22"/>
          </w:rPr>
          <w:delText>scanning</w:delText>
        </w:r>
      </w:del>
      <w:r w:rsidR="00F922A0" w:rsidRPr="00F922A0">
        <w:rPr>
          <w:sz w:val="22"/>
        </w:rPr>
        <w:t>, security testing, and vulnerability management of SmartMedic</w:t>
      </w:r>
      <w:ins w:id="723" w:author="Sai Praneetha Bhaskaruni" w:date="2022-03-25T10:57:00Z">
        <w:r w:rsidR="00CE6E66">
          <w:rPr>
            <w:sz w:val="22"/>
          </w:rPr>
          <w:t xml:space="preserve"> </w:t>
        </w:r>
      </w:ins>
      <w:del w:id="724" w:author="Sai Praneetha Bhaskaruni" w:date="2022-03-25T10:56:00Z">
        <w:r w:rsidR="00F922A0" w:rsidRPr="00F922A0" w:rsidDel="00CE6E66">
          <w:rPr>
            <w:sz w:val="22"/>
          </w:rPr>
          <w:delText xml:space="preserve"> </w:delText>
        </w:r>
      </w:del>
      <w:ins w:id="725" w:author="Sai Praneetha Bhaskaruni" w:date="2022-03-25T10:56:00Z">
        <w:r w:rsidR="00CE6E66">
          <w:rPr>
            <w:sz w:val="22"/>
          </w:rPr>
          <w:t>platform</w:t>
        </w:r>
      </w:ins>
      <w:del w:id="726" w:author="Sai Praneetha Bhaskaruni" w:date="2022-03-25T10:56:00Z">
        <w:r w:rsidR="00F922A0" w:rsidRPr="00F922A0" w:rsidDel="00CE6E66">
          <w:rPr>
            <w:sz w:val="22"/>
          </w:rPr>
          <w:delText>solution</w:delText>
        </w:r>
        <w:r w:rsidR="00F922A0" w:rsidDel="00CE6E66">
          <w:rPr>
            <w:sz w:val="22"/>
          </w:rPr>
          <w:delText xml:space="preserve"> for</w:delText>
        </w:r>
        <w:r w:rsidR="00F922A0" w:rsidRPr="00F922A0" w:rsidDel="00CE6E66">
          <w:rPr>
            <w:sz w:val="22"/>
          </w:rPr>
          <w:delText xml:space="preserve"> this component</w:delText>
        </w:r>
      </w:del>
      <w:r w:rsidRPr="00275C89">
        <w:rPr>
          <w:sz w:val="22"/>
        </w:rPr>
        <w:t>.</w:t>
      </w:r>
      <w:ins w:id="727" w:author="Sai Praneetha Bhaskaruni" w:date="2022-03-25T10:50:00Z">
        <w:r w:rsidR="00ED251B">
          <w:rPr>
            <w:sz w:val="22"/>
          </w:rPr>
          <w:t xml:space="preserve"> </w:t>
        </w:r>
      </w:ins>
    </w:p>
    <w:p w14:paraId="416404B6" w14:textId="13E731B3" w:rsidR="00D336F1" w:rsidRDefault="00ED251B" w:rsidP="00D336F1">
      <w:pPr>
        <w:spacing w:after="120"/>
        <w:ind w:left="129" w:hanging="14"/>
        <w:rPr>
          <w:ins w:id="728" w:author="Sai Praneetha Bhaskaruni" w:date="2022-03-25T10:50:00Z"/>
          <w:sz w:val="22"/>
        </w:rPr>
      </w:pPr>
      <w:ins w:id="729" w:author="Sai Praneetha Bhaskaruni" w:date="2022-03-25T10:50:00Z">
        <w:r>
          <w:rPr>
            <w:sz w:val="22"/>
          </w:rPr>
          <w:t>In addition to this,</w:t>
        </w:r>
      </w:ins>
    </w:p>
    <w:p w14:paraId="27C2A1F4" w14:textId="5CB4C860" w:rsidR="00ED251B" w:rsidRPr="00DC055D" w:rsidRDefault="00ED251B" w:rsidP="00ED251B">
      <w:pPr>
        <w:rPr>
          <w:ins w:id="730" w:author="Sai Praneetha Bhaskaruni" w:date="2022-03-25T10:50:00Z"/>
          <w:sz w:val="22"/>
          <w:rPrChange w:id="731" w:author="Sai Praneetha Bhaskaruni" w:date="2022-03-25T10:51:00Z">
            <w:rPr>
              <w:ins w:id="732" w:author="Sai Praneetha Bhaskaruni" w:date="2022-03-25T10:50:00Z"/>
            </w:rPr>
          </w:rPrChange>
        </w:rPr>
      </w:pPr>
      <w:ins w:id="733" w:author="Sai Praneetha Bhaskaruni" w:date="2022-03-25T10:50:00Z">
        <w:r w:rsidRPr="00DC055D">
          <w:rPr>
            <w:sz w:val="22"/>
            <w:rPrChange w:id="734" w:author="Sai Praneetha Bhaskaruni" w:date="2022-03-25T10:51:00Z">
              <w:rPr/>
            </w:rPrChange>
          </w:rPr>
          <w:t>1</w:t>
        </w:r>
      </w:ins>
      <w:ins w:id="735" w:author="Sai Praneetha Bhaskaruni" w:date="2022-03-25T10:51:00Z">
        <w:r w:rsidR="00DC055D" w:rsidRPr="00DC055D">
          <w:rPr>
            <w:sz w:val="22"/>
            <w:rPrChange w:id="736" w:author="Sai Praneetha Bhaskaruni" w:date="2022-03-25T10:51:00Z">
              <w:rPr/>
            </w:rPrChange>
          </w:rPr>
          <w:t>.</w:t>
        </w:r>
      </w:ins>
      <w:ins w:id="737" w:author="Sai Praneetha Bhaskaruni" w:date="2022-03-25T10:50:00Z">
        <w:r w:rsidRPr="00DC055D">
          <w:rPr>
            <w:sz w:val="22"/>
            <w:rPrChange w:id="738" w:author="Sai Praneetha Bhaskaruni" w:date="2022-03-25T10:51:00Z">
              <w:rPr/>
            </w:rPrChange>
          </w:rPr>
          <w:t xml:space="preserve"> Stryke</w:t>
        </w:r>
      </w:ins>
      <w:ins w:id="739" w:author="Sai Praneetha Bhaskaruni" w:date="2022-03-25T10:51:00Z">
        <w:r w:rsidR="00DC055D" w:rsidRPr="00DC055D">
          <w:rPr>
            <w:sz w:val="22"/>
            <w:rPrChange w:id="740" w:author="Sai Praneetha Bhaskaruni" w:date="2022-03-25T10:51:00Z">
              <w:rPr/>
            </w:rPrChange>
          </w:rPr>
          <w:t>r</w:t>
        </w:r>
      </w:ins>
      <w:ins w:id="741" w:author="Sai Praneetha Bhaskaruni" w:date="2022-03-25T10:50:00Z">
        <w:r w:rsidRPr="00DC055D">
          <w:rPr>
            <w:sz w:val="22"/>
            <w:rPrChange w:id="742" w:author="Sai Praneetha Bhaskaruni" w:date="2022-03-25T10:51:00Z">
              <w:rPr/>
            </w:rPrChange>
          </w:rPr>
          <w:t xml:space="preserve"> has established QMS procedures and trainings for security and safety to be considered during the design &amp; development and post market surveillance of any </w:t>
        </w:r>
      </w:ins>
      <w:ins w:id="743" w:author="Sai Praneetha Bhaskaruni" w:date="2022-03-25T10:52:00Z">
        <w:r w:rsidR="004042AA">
          <w:rPr>
            <w:sz w:val="22"/>
          </w:rPr>
          <w:t>software</w:t>
        </w:r>
      </w:ins>
      <w:ins w:id="744" w:author="Sai Praneetha Bhaskaruni" w:date="2022-03-25T10:50:00Z">
        <w:r w:rsidRPr="00DC055D">
          <w:rPr>
            <w:sz w:val="22"/>
            <w:rPrChange w:id="745" w:author="Sai Praneetha Bhaskaruni" w:date="2022-03-25T10:51:00Z">
              <w:rPr/>
            </w:rPrChange>
          </w:rPr>
          <w:t xml:space="preserve"> driven Medical Device from S</w:t>
        </w:r>
      </w:ins>
      <w:ins w:id="746" w:author="Sai Praneetha Bhaskaruni" w:date="2022-03-25T10:51:00Z">
        <w:r w:rsidR="00DC055D" w:rsidRPr="00DC055D">
          <w:rPr>
            <w:sz w:val="22"/>
            <w:rPrChange w:id="747" w:author="Sai Praneetha Bhaskaruni" w:date="2022-03-25T10:51:00Z">
              <w:rPr/>
            </w:rPrChange>
          </w:rPr>
          <w:t>tryker</w:t>
        </w:r>
      </w:ins>
      <w:ins w:id="748" w:author="Sai Praneetha Bhaskaruni" w:date="2022-03-25T10:50:00Z">
        <w:r w:rsidRPr="00DC055D">
          <w:rPr>
            <w:sz w:val="22"/>
            <w:rPrChange w:id="749" w:author="Sai Praneetha Bhaskaruni" w:date="2022-03-25T10:51:00Z">
              <w:rPr/>
            </w:rPrChange>
          </w:rPr>
          <w:t>. These procedures include the specification of roles &amp; responsibilities.</w:t>
        </w:r>
      </w:ins>
    </w:p>
    <w:p w14:paraId="70CBD68B" w14:textId="256FFB72" w:rsidR="00ED251B" w:rsidRPr="00DC055D" w:rsidRDefault="00ED251B" w:rsidP="00ED251B">
      <w:pPr>
        <w:rPr>
          <w:ins w:id="750" w:author="Sai Praneetha Bhaskaruni" w:date="2022-03-25T10:50:00Z"/>
          <w:sz w:val="22"/>
          <w:rPrChange w:id="751" w:author="Sai Praneetha Bhaskaruni" w:date="2022-03-25T10:51:00Z">
            <w:rPr>
              <w:ins w:id="752" w:author="Sai Praneetha Bhaskaruni" w:date="2022-03-25T10:50:00Z"/>
            </w:rPr>
          </w:rPrChange>
        </w:rPr>
      </w:pPr>
      <w:ins w:id="753" w:author="Sai Praneetha Bhaskaruni" w:date="2022-03-25T10:50:00Z">
        <w:r w:rsidRPr="00DC055D">
          <w:rPr>
            <w:sz w:val="22"/>
            <w:rPrChange w:id="754" w:author="Sai Praneetha Bhaskaruni" w:date="2022-03-25T10:51:00Z">
              <w:rPr/>
            </w:rPrChange>
          </w:rPr>
          <w:t>2</w:t>
        </w:r>
      </w:ins>
      <w:ins w:id="755" w:author="Sai Praneetha Bhaskaruni" w:date="2022-03-25T10:51:00Z">
        <w:r w:rsidR="00DC055D" w:rsidRPr="00DC055D">
          <w:rPr>
            <w:sz w:val="22"/>
            <w:rPrChange w:id="756" w:author="Sai Praneetha Bhaskaruni" w:date="2022-03-25T10:51:00Z">
              <w:rPr/>
            </w:rPrChange>
          </w:rPr>
          <w:t>.</w:t>
        </w:r>
        <w:r w:rsidR="004042AA">
          <w:rPr>
            <w:sz w:val="22"/>
          </w:rPr>
          <w:t xml:space="preserve"> </w:t>
        </w:r>
      </w:ins>
      <w:ins w:id="757" w:author="Sai Praneetha Bhaskaruni" w:date="2022-03-25T10:53:00Z">
        <w:r w:rsidR="0056333E">
          <w:rPr>
            <w:sz w:val="22"/>
          </w:rPr>
          <w:t>Product</w:t>
        </w:r>
      </w:ins>
      <w:ins w:id="758" w:author="Sai Praneetha Bhaskaruni" w:date="2022-03-25T10:50:00Z">
        <w:r w:rsidRPr="00DC055D">
          <w:rPr>
            <w:sz w:val="22"/>
            <w:rPrChange w:id="759" w:author="Sai Praneetha Bhaskaruni" w:date="2022-03-25T10:51:00Z">
              <w:rPr/>
            </w:rPrChange>
          </w:rPr>
          <w:t xml:space="preserve"> security planning: The PSSA, the security architecture and the PS risk analysis define </w:t>
        </w:r>
      </w:ins>
      <w:ins w:id="760" w:author="Sai Praneetha Bhaskaruni" w:date="2022-03-25T10:54:00Z">
        <w:r w:rsidR="00E37EFD">
          <w:rPr>
            <w:sz w:val="22"/>
          </w:rPr>
          <w:t>product</w:t>
        </w:r>
      </w:ins>
      <w:ins w:id="761" w:author="Sai Praneetha Bhaskaruni" w:date="2022-03-25T10:50:00Z">
        <w:r w:rsidRPr="00DC055D">
          <w:rPr>
            <w:sz w:val="22"/>
            <w:rPrChange w:id="762" w:author="Sai Praneetha Bhaskaruni" w:date="2022-03-25T10:51:00Z">
              <w:rPr/>
            </w:rPrChange>
          </w:rPr>
          <w:t xml:space="preserve"> specific security controls which shall be implemented in the </w:t>
        </w:r>
      </w:ins>
      <w:ins w:id="763" w:author="Sai Praneetha Bhaskaruni" w:date="2022-03-25T10:54:00Z">
        <w:r w:rsidR="00E37EFD">
          <w:rPr>
            <w:sz w:val="22"/>
          </w:rPr>
          <w:t>Smart Medic platform</w:t>
        </w:r>
      </w:ins>
      <w:ins w:id="764" w:author="Sai Praneetha Bhaskaruni" w:date="2022-03-25T10:50:00Z">
        <w:r w:rsidRPr="00DC055D">
          <w:rPr>
            <w:sz w:val="22"/>
            <w:rPrChange w:id="765" w:author="Sai Praneetha Bhaskaruni" w:date="2022-03-25T10:51:00Z">
              <w:rPr/>
            </w:rPrChange>
          </w:rPr>
          <w:t xml:space="preserve"> and </w:t>
        </w:r>
      </w:ins>
      <w:ins w:id="766" w:author="Sai Praneetha Bhaskaruni" w:date="2022-03-25T10:54:00Z">
        <w:r w:rsidR="00214C7D">
          <w:rPr>
            <w:sz w:val="22"/>
          </w:rPr>
          <w:t xml:space="preserve">to be </w:t>
        </w:r>
      </w:ins>
      <w:ins w:id="767" w:author="Sai Praneetha Bhaskaruni" w:date="2022-03-25T10:50:00Z">
        <w:r w:rsidRPr="00DC055D">
          <w:rPr>
            <w:sz w:val="22"/>
            <w:rPrChange w:id="768" w:author="Sai Praneetha Bhaskaruni" w:date="2022-03-25T10:51:00Z">
              <w:rPr/>
            </w:rPrChange>
          </w:rPr>
          <w:t>considered in accompanying material (e.g</w:t>
        </w:r>
      </w:ins>
      <w:ins w:id="769" w:author="Sai Praneetha Bhaskaruni" w:date="2022-03-25T10:55:00Z">
        <w:r w:rsidR="00214C7D">
          <w:rPr>
            <w:sz w:val="22"/>
          </w:rPr>
          <w:t>:</w:t>
        </w:r>
      </w:ins>
      <w:ins w:id="770" w:author="Sai Praneetha Bhaskaruni" w:date="2022-03-25T10:50:00Z">
        <w:r w:rsidRPr="00DC055D">
          <w:rPr>
            <w:sz w:val="22"/>
            <w:rPrChange w:id="771" w:author="Sai Praneetha Bhaskaruni" w:date="2022-03-25T10:51:00Z">
              <w:rPr/>
            </w:rPrChange>
          </w:rPr>
          <w:t xml:space="preserve"> service manual)</w:t>
        </w:r>
      </w:ins>
      <w:ins w:id="772" w:author="Sai Praneetha Bhaskaruni" w:date="2022-03-25T10:51:00Z">
        <w:r w:rsidR="00DC055D">
          <w:rPr>
            <w:sz w:val="22"/>
          </w:rPr>
          <w:t>.</w:t>
        </w:r>
      </w:ins>
    </w:p>
    <w:p w14:paraId="4E0B6F88" w14:textId="3C499910" w:rsidR="00ED251B" w:rsidRDefault="00ED251B" w:rsidP="00C24ED6">
      <w:pPr>
        <w:rPr>
          <w:sz w:val="22"/>
        </w:rPr>
        <w:pPrChange w:id="773" w:author="Sai Praneetha Bhaskaruni" w:date="2022-03-25T15:27:00Z">
          <w:pPr>
            <w:spacing w:after="120"/>
            <w:ind w:left="129" w:hanging="14"/>
          </w:pPr>
        </w:pPrChange>
      </w:pPr>
      <w:ins w:id="774" w:author="Sai Praneetha Bhaskaruni" w:date="2022-03-25T10:50:00Z">
        <w:r w:rsidRPr="00DC055D">
          <w:rPr>
            <w:sz w:val="22"/>
            <w:rPrChange w:id="775" w:author="Sai Praneetha Bhaskaruni" w:date="2022-03-25T10:51:00Z">
              <w:rPr/>
            </w:rPrChange>
          </w:rPr>
          <w:t>3</w:t>
        </w:r>
      </w:ins>
      <w:ins w:id="776" w:author="Sai Praneetha Bhaskaruni" w:date="2022-03-25T10:51:00Z">
        <w:r w:rsidR="00DC055D" w:rsidRPr="00DC055D">
          <w:rPr>
            <w:sz w:val="22"/>
            <w:rPrChange w:id="777" w:author="Sai Praneetha Bhaskaruni" w:date="2022-03-25T10:51:00Z">
              <w:rPr/>
            </w:rPrChange>
          </w:rPr>
          <w:t>.</w:t>
        </w:r>
      </w:ins>
      <w:ins w:id="778" w:author="Sai Praneetha Bhaskaruni" w:date="2022-03-25T10:50:00Z">
        <w:r w:rsidRPr="00DC055D">
          <w:rPr>
            <w:sz w:val="22"/>
            <w:rPrChange w:id="779" w:author="Sai Praneetha Bhaskaruni" w:date="2022-03-25T10:51:00Z">
              <w:rPr/>
            </w:rPrChange>
          </w:rPr>
          <w:t xml:space="preserve"> Customer specific provisions: The SOM establishes application specific security controls and guidance to be considered by the HDO for </w:t>
        </w:r>
      </w:ins>
      <w:ins w:id="780" w:author="Sai Praneetha Bhaskaruni" w:date="2022-03-25T10:55:00Z">
        <w:r w:rsidR="00512AB3">
          <w:rPr>
            <w:sz w:val="22"/>
          </w:rPr>
          <w:t>the</w:t>
        </w:r>
      </w:ins>
      <w:ins w:id="781" w:author="Sai Praneetha Bhaskaruni" w:date="2022-03-25T10:50:00Z">
        <w:r w:rsidRPr="00DC055D">
          <w:rPr>
            <w:sz w:val="22"/>
            <w:rPrChange w:id="782" w:author="Sai Praneetha Bhaskaruni" w:date="2022-03-25T10:51:00Z">
              <w:rPr/>
            </w:rPrChange>
          </w:rPr>
          <w:t xml:space="preserve"> security program planning purposes</w:t>
        </w:r>
      </w:ins>
      <w:ins w:id="783" w:author="Sai Praneetha Bhaskaruni" w:date="2022-03-25T10:51:00Z">
        <w:r w:rsidR="00DC055D">
          <w:rPr>
            <w:sz w:val="22"/>
          </w:rPr>
          <w:t>.</w:t>
        </w:r>
      </w:ins>
    </w:p>
    <w:p w14:paraId="35159CCC" w14:textId="1440C377"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ins w:id="784" w:author="Sai Praneetha Bhaskaruni" w:date="2022-03-25T10:59:00Z">
        <w:r w:rsidR="009405C7" w:rsidRPr="009405C7">
          <w:rPr>
            <w:sz w:val="22"/>
            <w:szCs w:val="24"/>
            <w:rPrChange w:id="785" w:author="Sai Praneetha Bhaskaruni" w:date="2022-03-25T11:01:00Z">
              <w:rPr/>
            </w:rPrChange>
          </w:rPr>
          <w:t>Any</w:t>
        </w:r>
      </w:ins>
      <w:ins w:id="786" w:author="Sai Praneetha Bhaskaruni" w:date="2022-03-25T11:00:00Z">
        <w:r w:rsidR="009405C7" w:rsidRPr="009405C7">
          <w:rPr>
            <w:sz w:val="22"/>
            <w:szCs w:val="24"/>
            <w:rPrChange w:id="787" w:author="Sai Praneetha Bhaskaruni" w:date="2022-03-25T11:01:00Z">
              <w:rPr/>
            </w:rPrChange>
          </w:rPr>
          <w:t xml:space="preserve"> info</w:t>
        </w:r>
      </w:ins>
      <w:ins w:id="788" w:author="Sai Praneetha Bhaskaruni" w:date="2022-03-25T11:01:00Z">
        <w:r w:rsidR="009405C7" w:rsidRPr="009405C7">
          <w:rPr>
            <w:sz w:val="22"/>
            <w:szCs w:val="24"/>
            <w:rPrChange w:id="789" w:author="Sai Praneetha Bhaskaruni" w:date="2022-03-25T11:01:00Z">
              <w:rPr/>
            </w:rPrChange>
          </w:rPr>
          <w:t>rmation</w:t>
        </w:r>
      </w:ins>
      <w:ins w:id="790" w:author="Sai Praneetha Bhaskaruni" w:date="2022-03-25T11:00:00Z">
        <w:r w:rsidR="009405C7" w:rsidRPr="009405C7">
          <w:rPr>
            <w:sz w:val="22"/>
            <w:szCs w:val="24"/>
            <w:rPrChange w:id="791" w:author="Sai Praneetha Bhaskaruni" w:date="2022-03-25T11:01:00Z">
              <w:rPr/>
            </w:rPrChange>
          </w:rPr>
          <w:t xml:space="preserve"> regarding Security </w:t>
        </w:r>
      </w:ins>
      <w:ins w:id="792" w:author="Sai Praneetha Bhaskaruni" w:date="2022-03-25T11:01:00Z">
        <w:r w:rsidR="009405C7" w:rsidRPr="009405C7">
          <w:rPr>
            <w:sz w:val="22"/>
            <w:szCs w:val="24"/>
            <w:rPrChange w:id="793" w:author="Sai Praneetha Bhaskaruni" w:date="2022-03-25T11:01:00Z">
              <w:rPr/>
            </w:rPrChange>
          </w:rPr>
          <w:t xml:space="preserve">Program Integration </w:t>
        </w:r>
      </w:ins>
      <w:ins w:id="794" w:author="Sai Praneetha Bhaskaruni" w:date="2022-03-25T11:00:00Z">
        <w:r w:rsidR="009405C7" w:rsidRPr="009405C7">
          <w:rPr>
            <w:sz w:val="22"/>
            <w:szCs w:val="24"/>
            <w:rPrChange w:id="795" w:author="Sai Praneetha Bhaskaruni" w:date="2022-03-25T11:01:00Z">
              <w:rPr/>
            </w:rPrChange>
          </w:rPr>
          <w:t>can be requested from Stryker.</w:t>
        </w:r>
        <w:r w:rsidR="009405C7">
          <w:t xml:space="preserve"> </w:t>
        </w:r>
      </w:ins>
      <w:del w:id="796" w:author="Sai Praneetha Bhaskaruni" w:date="2022-03-25T10:59:00Z">
        <w:r w:rsidR="0039434D" w:rsidDel="009405C7">
          <w:delText>T</w:delText>
        </w:r>
      </w:del>
      <w:del w:id="797" w:author="Sai Praneetha Bhaskaruni" w:date="2022-03-25T11:01:00Z">
        <w:r w:rsidR="0039434D" w:rsidDel="009405C7">
          <w:delText>he c</w:delText>
        </w:r>
        <w:r w:rsidR="0039434D" w:rsidRPr="000F24D0" w:rsidDel="009405C7">
          <w:rPr>
            <w:sz w:val="22"/>
          </w:rPr>
          <w:delText>ustomer</w:delText>
        </w:r>
        <w:r w:rsidR="0039434D"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R="0039434D" w:rsidDel="006F64E4">
          <w:rPr>
            <w:sz w:val="22"/>
          </w:rPr>
          <w:delText>.</w:delText>
        </w:r>
      </w:del>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C335C4">
      <w:pPr>
        <w:pStyle w:val="Heading1"/>
      </w:pPr>
      <w:bookmarkStart w:id="798" w:name="_Toc98780935"/>
      <w:r>
        <w:rPr>
          <w:color w:val="FCC566"/>
          <w:sz w:val="40"/>
        </w:rPr>
        <w:t>2</w:t>
      </w:r>
      <w:r w:rsidR="00BB0397">
        <w:rPr>
          <w:color w:val="FCC566"/>
          <w:sz w:val="40"/>
        </w:rPr>
        <w:t>1</w:t>
      </w:r>
      <w:r w:rsidR="00D336F1" w:rsidRPr="00180992">
        <w:rPr>
          <w:color w:val="FFCC66"/>
          <w:sz w:val="40"/>
        </w:rPr>
        <w:t xml:space="preserve"> </w:t>
      </w:r>
      <w:r w:rsidR="009D4859" w:rsidRPr="009D4859">
        <w:t>Secure Decommissioning</w:t>
      </w:r>
      <w:bookmarkEnd w:id="798"/>
    </w:p>
    <w:p w14:paraId="747F9BED" w14:textId="3EE242D4"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799" w:author="Sai Praneetha Bhaskaruni" w:date="2022-03-25T10:04:00Z">
        <w:r w:rsidR="00E214C7">
          <w:rPr>
            <w:b/>
            <w:sz w:val="22"/>
          </w:rPr>
          <w:t>s</w:t>
        </w:r>
      </w:ins>
      <w:r w:rsidRPr="00C11DBF">
        <w:rPr>
          <w:b/>
          <w:sz w:val="22"/>
        </w:rPr>
        <w:t>: Device</w:t>
      </w:r>
      <w:r w:rsidR="0098472B">
        <w:rPr>
          <w:b/>
          <w:sz w:val="22"/>
        </w:rPr>
        <w:t xml:space="preserve"> and Tablet</w:t>
      </w:r>
    </w:p>
    <w:p w14:paraId="26F9EDAE" w14:textId="5F22F03C" w:rsidR="00D336F1" w:rsidRPr="008423E6" w:rsidRDefault="00CD012C" w:rsidP="00D336F1">
      <w:pPr>
        <w:spacing w:after="120"/>
        <w:ind w:left="129" w:hanging="14"/>
        <w:rPr>
          <w:iCs/>
          <w:sz w:val="22"/>
          <w:rPrChange w:id="800" w:author="Sai Praneetha Bhaskaruni" w:date="2022-03-25T11:09:00Z">
            <w:rPr>
              <w:i/>
              <w:sz w:val="22"/>
            </w:rPr>
          </w:rPrChange>
        </w:rPr>
      </w:pPr>
      <w:r>
        <w:rPr>
          <w:b/>
          <w:i/>
          <w:sz w:val="22"/>
        </w:rPr>
        <w:t>Recommendation for customer (HDO)</w:t>
      </w:r>
      <w:r w:rsidR="00D336F1" w:rsidRPr="00CA58F3">
        <w:rPr>
          <w:b/>
          <w:i/>
          <w:sz w:val="22"/>
        </w:rPr>
        <w:t>:</w:t>
      </w:r>
      <w:ins w:id="801" w:author="Sai Praneetha Bhaskaruni" w:date="2022-03-25T11:04:00Z">
        <w:r w:rsidR="00890190">
          <w:t xml:space="preserve"> </w:t>
        </w:r>
      </w:ins>
      <w:del w:id="802" w:author="Sai Praneetha Bhaskaruni" w:date="2022-03-25T11:04:00Z">
        <w:r w:rsidR="00D336F1" w:rsidRPr="00CA58F3" w:rsidDel="00890190">
          <w:delText xml:space="preserve"> </w:delText>
        </w:r>
      </w:del>
      <w:r w:rsidR="00802104" w:rsidRPr="00802104">
        <w:rPr>
          <w:sz w:val="22"/>
        </w:rPr>
        <w:t>Please reach out to Stryker Customer Care for secured decommissioning</w:t>
      </w:r>
      <w:ins w:id="803" w:author="Sai Praneetha Bhaskaruni" w:date="2022-03-25T11:04:00Z">
        <w:r w:rsidR="00890190">
          <w:rPr>
            <w:sz w:val="22"/>
          </w:rPr>
          <w:t xml:space="preserve"> of Stryker owned Smart Medic components</w:t>
        </w:r>
      </w:ins>
      <w:ins w:id="804" w:author="Sai Praneetha Bhaskaruni" w:date="2022-03-25T11:05:00Z">
        <w:r w:rsidR="00E26F4E">
          <w:rPr>
            <w:sz w:val="22"/>
          </w:rPr>
          <w:t xml:space="preserve"> such as (Smart Medic device, tablet)</w:t>
        </w:r>
      </w:ins>
      <w:r w:rsidR="00D336F1">
        <w:rPr>
          <w:i/>
          <w:sz w:val="22"/>
        </w:rPr>
        <w:t>.</w:t>
      </w:r>
      <w:ins w:id="805" w:author="Sai Praneetha Bhaskaruni" w:date="2022-03-25T11:08:00Z">
        <w:r w:rsidR="008423E6">
          <w:rPr>
            <w:i/>
            <w:sz w:val="22"/>
          </w:rPr>
          <w:t xml:space="preserve"> </w:t>
        </w:r>
        <w:r w:rsidR="008423E6" w:rsidRPr="008423E6">
          <w:rPr>
            <w:iCs/>
            <w:sz w:val="22"/>
            <w:rPrChange w:id="806" w:author="Sai Praneetha Bhaskaruni" w:date="2022-03-25T11:09:00Z">
              <w:rPr>
                <w:i/>
                <w:sz w:val="22"/>
              </w:rPr>
            </w:rPrChange>
          </w:rPr>
          <w:t>Components owned by HDO should follow the HDO IT</w:t>
        </w:r>
      </w:ins>
      <w:ins w:id="807" w:author="Sai Praneetha Bhaskaruni" w:date="2022-03-25T11:09:00Z">
        <w:r w:rsidR="008423E6" w:rsidRPr="008423E6">
          <w:rPr>
            <w:iCs/>
            <w:sz w:val="22"/>
            <w:rPrChange w:id="808" w:author="Sai Praneetha Bhaskaruni" w:date="2022-03-25T11:09:00Z">
              <w:rPr>
                <w:i/>
                <w:sz w:val="22"/>
              </w:rPr>
            </w:rPrChange>
          </w:rPr>
          <w:t xml:space="preserve"> policies for secure decommissioning.</w:t>
        </w:r>
      </w:ins>
    </w:p>
    <w:p w14:paraId="5AF85A46" w14:textId="62136097" w:rsidR="009D4859" w:rsidRDefault="009D4859" w:rsidP="00BC2B73">
      <w:pPr>
        <w:ind w:firstLine="0"/>
      </w:pPr>
    </w:p>
    <w:p w14:paraId="35BE448D" w14:textId="0F6E6FAD" w:rsidR="00E846E8" w:rsidRPr="00180992" w:rsidRDefault="009B05B1" w:rsidP="00E846E8">
      <w:pPr>
        <w:pStyle w:val="Heading1"/>
      </w:pPr>
      <w:bookmarkStart w:id="809" w:name="_Toc97177312"/>
      <w:bookmarkStart w:id="810" w:name="_Toc98780936"/>
      <w:r>
        <w:rPr>
          <w:color w:val="FCC566"/>
          <w:sz w:val="40"/>
        </w:rPr>
        <w:t>22</w:t>
      </w:r>
      <w:r w:rsidR="00E846E8" w:rsidRPr="00180992">
        <w:rPr>
          <w:color w:val="FFCC66"/>
          <w:sz w:val="40"/>
        </w:rPr>
        <w:t xml:space="preserve"> </w:t>
      </w:r>
      <w:r w:rsidR="00E846E8" w:rsidRPr="00373223">
        <w:t>Cryptographic Protection &amp; Management</w:t>
      </w:r>
      <w:bookmarkEnd w:id="809"/>
      <w:bookmarkEnd w:id="810"/>
    </w:p>
    <w:p w14:paraId="648C3529" w14:textId="086D9190" w:rsidR="00E846E8" w:rsidRPr="00C11DBF" w:rsidRDefault="00E846E8" w:rsidP="00E846E8">
      <w:pPr>
        <w:shd w:val="clear" w:color="auto" w:fill="E7E6E6" w:themeFill="background2"/>
        <w:spacing w:after="0"/>
        <w:ind w:left="118"/>
        <w:rPr>
          <w:b/>
          <w:sz w:val="22"/>
        </w:rPr>
      </w:pPr>
      <w:r w:rsidRPr="00C11DBF">
        <w:rPr>
          <w:b/>
          <w:sz w:val="22"/>
        </w:rPr>
        <w:t>SmartMedic Solution Component</w:t>
      </w:r>
      <w:ins w:id="811" w:author="Sai Praneetha Bhaskaruni" w:date="2022-03-25T10:05:00Z">
        <w:r w:rsidR="00E929B7">
          <w:rPr>
            <w:b/>
            <w:sz w:val="22"/>
          </w:rPr>
          <w:t>s</w:t>
        </w:r>
      </w:ins>
      <w:r w:rsidRPr="00C11DBF">
        <w:rPr>
          <w:b/>
          <w:sz w:val="22"/>
        </w:rPr>
        <w:t>: Device</w:t>
      </w:r>
      <w:r>
        <w:rPr>
          <w:b/>
          <w:sz w:val="22"/>
        </w:rPr>
        <w:t xml:space="preserve">, Tablet and </w:t>
      </w:r>
      <w:r w:rsidRPr="00E846E8">
        <w:rPr>
          <w:b/>
          <w:sz w:val="22"/>
        </w:rPr>
        <w:t>Nurse Station Application</w:t>
      </w:r>
    </w:p>
    <w:p w14:paraId="3D6C9F9C" w14:textId="6E81E1C3" w:rsidR="009E3DCF" w:rsidRDefault="00E846E8" w:rsidP="00C24ED6">
      <w:pPr>
        <w:rPr>
          <w:sz w:val="22"/>
        </w:rPr>
        <w:pPrChange w:id="812" w:author="Sai Praneetha Bhaskaruni" w:date="2022-03-25T15:27:00Z">
          <w:pPr>
            <w:spacing w:after="120"/>
            <w:ind w:left="129" w:hanging="14"/>
          </w:pPr>
        </w:pPrChange>
      </w:pPr>
      <w:r w:rsidRPr="00CA58F3">
        <w:rPr>
          <w:b/>
          <w:i/>
          <w:sz w:val="22"/>
        </w:rPr>
        <w:t>Existing Security Features:</w:t>
      </w:r>
      <w:r>
        <w:rPr>
          <w:i/>
          <w:sz w:val="22"/>
        </w:rPr>
        <w:t xml:space="preserve"> </w:t>
      </w:r>
      <w:ins w:id="813" w:author="Sai Praneetha Bhaskaruni" w:date="2022-03-25T11:15:00Z">
        <w:r w:rsidR="00E30CD1" w:rsidRPr="00567DD4">
          <w:rPr>
            <w:sz w:val="22"/>
            <w:rPrChange w:id="814" w:author="Sai Praneetha Bhaskaruni" w:date="2022-03-25T11:31:00Z">
              <w:rPr>
                <w:sz w:val="22"/>
              </w:rPr>
            </w:rPrChange>
          </w:rPr>
          <w:t>Stryker owned Smart Medic components such as (Smart Medic device, tablet)</w:t>
        </w:r>
        <w:r w:rsidR="00E30CD1" w:rsidRPr="00567DD4">
          <w:rPr>
            <w:i/>
            <w:sz w:val="22"/>
            <w:rPrChange w:id="815" w:author="Sai Praneetha Bhaskaruni" w:date="2022-03-25T11:31:00Z">
              <w:rPr>
                <w:i/>
                <w:sz w:val="22"/>
              </w:rPr>
            </w:rPrChange>
          </w:rPr>
          <w:t xml:space="preserve"> </w:t>
        </w:r>
      </w:ins>
      <w:ins w:id="816" w:author="Sai Praneetha Bhaskaruni" w:date="2022-03-25T11:14:00Z">
        <w:r w:rsidR="004579A7" w:rsidRPr="00567DD4">
          <w:rPr>
            <w:sz w:val="22"/>
            <w:rPrChange w:id="817" w:author="Sai Praneetha Bhaskaruni" w:date="2022-03-25T11:31:00Z">
              <w:rPr/>
            </w:rPrChange>
          </w:rPr>
          <w:t xml:space="preserve">&amp; </w:t>
        </w:r>
      </w:ins>
      <w:ins w:id="818" w:author="Sai Praneetha Bhaskaruni" w:date="2022-03-25T11:15:00Z">
        <w:r w:rsidR="00B50831" w:rsidRPr="00567DD4">
          <w:rPr>
            <w:sz w:val="22"/>
            <w:rPrChange w:id="819" w:author="Sai Praneetha Bhaskaruni" w:date="2022-03-25T11:31:00Z">
              <w:rPr>
                <w:sz w:val="22"/>
                <w:szCs w:val="24"/>
              </w:rPr>
            </w:rPrChange>
          </w:rPr>
          <w:t>HD</w:t>
        </w:r>
      </w:ins>
      <w:ins w:id="820" w:author="Sai Praneetha Bhaskaruni" w:date="2022-03-25T11:16:00Z">
        <w:r w:rsidR="00B50831" w:rsidRPr="00567DD4">
          <w:rPr>
            <w:sz w:val="22"/>
            <w:rPrChange w:id="821" w:author="Sai Praneetha Bhaskaruni" w:date="2022-03-25T11:31:00Z">
              <w:rPr>
                <w:sz w:val="22"/>
                <w:szCs w:val="24"/>
              </w:rPr>
            </w:rPrChange>
          </w:rPr>
          <w:t xml:space="preserve">O </w:t>
        </w:r>
      </w:ins>
      <w:ins w:id="822" w:author="Sai Praneetha Bhaskaruni" w:date="2022-03-25T11:14:00Z">
        <w:r w:rsidR="00136059" w:rsidRPr="00567DD4">
          <w:rPr>
            <w:sz w:val="22"/>
            <w:rPrChange w:id="823" w:author="Sai Praneetha Bhaskaruni" w:date="2022-03-25T11:31:00Z">
              <w:rPr>
                <w:sz w:val="22"/>
                <w:szCs w:val="24"/>
              </w:rPr>
            </w:rPrChange>
          </w:rPr>
          <w:t xml:space="preserve">components </w:t>
        </w:r>
        <w:r w:rsidR="004579A7" w:rsidRPr="00567DD4">
          <w:rPr>
            <w:sz w:val="22"/>
            <w:rPrChange w:id="824" w:author="Sai Praneetha Bhaskaruni" w:date="2022-03-25T11:31:00Z">
              <w:rPr/>
            </w:rPrChange>
          </w:rPr>
          <w:t>(</w:t>
        </w:r>
      </w:ins>
      <w:ins w:id="825" w:author="Sai Praneetha Bhaskaruni" w:date="2022-03-25T11:16:00Z">
        <w:r w:rsidR="00B50831" w:rsidRPr="00567DD4">
          <w:rPr>
            <w:sz w:val="22"/>
            <w:rPrChange w:id="826" w:author="Sai Praneetha Bhaskaruni" w:date="2022-03-25T11:31:00Z">
              <w:rPr>
                <w:sz w:val="22"/>
                <w:szCs w:val="24"/>
              </w:rPr>
            </w:rPrChange>
          </w:rPr>
          <w:t>NSA system</w:t>
        </w:r>
      </w:ins>
      <w:ins w:id="827" w:author="Sai Praneetha Bhaskaruni" w:date="2022-03-25T11:14:00Z">
        <w:r w:rsidR="004579A7" w:rsidRPr="00567DD4">
          <w:rPr>
            <w:sz w:val="22"/>
            <w:rPrChange w:id="828" w:author="Sai Praneetha Bhaskaruni" w:date="2022-03-25T11:31:00Z">
              <w:rPr/>
            </w:rPrChange>
          </w:rPr>
          <w:t xml:space="preserve">, Wi-Fi Access Point) both employ cryptographic </w:t>
        </w:r>
      </w:ins>
      <w:ins w:id="829" w:author="Sai Praneetha Bhaskaruni" w:date="2022-03-25T11:18:00Z">
        <w:r w:rsidR="00AF019A" w:rsidRPr="00567DD4">
          <w:rPr>
            <w:sz w:val="22"/>
            <w:rPrChange w:id="830" w:author="Sai Praneetha Bhaskaruni" w:date="2022-03-25T11:31:00Z">
              <w:rPr>
                <w:sz w:val="22"/>
                <w:szCs w:val="24"/>
              </w:rPr>
            </w:rPrChange>
          </w:rPr>
          <w:t>protection</w:t>
        </w:r>
      </w:ins>
      <w:ins w:id="831" w:author="Sai Praneetha Bhaskaruni" w:date="2022-03-25T11:14:00Z">
        <w:r w:rsidR="004579A7" w:rsidRPr="00567DD4">
          <w:rPr>
            <w:sz w:val="22"/>
            <w:rPrChange w:id="832" w:author="Sai Praneetha Bhaskaruni" w:date="2022-03-25T11:31:00Z">
              <w:rPr/>
            </w:rPrChange>
          </w:rPr>
          <w:t xml:space="preserve">. </w:t>
        </w:r>
      </w:ins>
      <w:ins w:id="833" w:author="Sai Praneetha Bhaskaruni" w:date="2022-03-25T11:36:00Z">
        <w:r w:rsidR="006334EF">
          <w:rPr>
            <w:sz w:val="22"/>
          </w:rPr>
          <w:t>S</w:t>
        </w:r>
      </w:ins>
      <w:ins w:id="834" w:author="Sai Praneetha Bhaskaruni" w:date="2022-03-25T11:17:00Z">
        <w:r w:rsidR="003C5230" w:rsidRPr="00567DD4">
          <w:rPr>
            <w:sz w:val="22"/>
            <w:rPrChange w:id="835" w:author="Sai Praneetha Bhaskaruni" w:date="2022-03-25T11:31:00Z">
              <w:rPr/>
            </w:rPrChange>
          </w:rPr>
          <w:t>mart medic device &amp; tablet</w:t>
        </w:r>
      </w:ins>
      <w:ins w:id="836" w:author="Sai Praneetha Bhaskaruni" w:date="2022-03-25T11:21:00Z">
        <w:r w:rsidR="001C336C" w:rsidRPr="00567DD4">
          <w:rPr>
            <w:sz w:val="22"/>
            <w:rPrChange w:id="837" w:author="Sai Praneetha Bhaskaruni" w:date="2022-03-25T11:31:00Z">
              <w:rPr>
                <w:sz w:val="22"/>
                <w:szCs w:val="24"/>
              </w:rPr>
            </w:rPrChange>
          </w:rPr>
          <w:t xml:space="preserve"> are desig</w:t>
        </w:r>
      </w:ins>
      <w:ins w:id="838" w:author="Sai Praneetha Bhaskaruni" w:date="2022-03-25T11:37:00Z">
        <w:r w:rsidR="00B273C6">
          <w:rPr>
            <w:sz w:val="22"/>
          </w:rPr>
          <w:t>ned</w:t>
        </w:r>
      </w:ins>
      <w:ins w:id="839" w:author="Sai Praneetha Bhaskaruni" w:date="2022-03-25T11:21:00Z">
        <w:r w:rsidR="001C336C" w:rsidRPr="00567DD4">
          <w:rPr>
            <w:sz w:val="22"/>
            <w:rPrChange w:id="840" w:author="Sai Praneetha Bhaskaruni" w:date="2022-03-25T11:31:00Z">
              <w:rPr>
                <w:sz w:val="22"/>
                <w:szCs w:val="24"/>
              </w:rPr>
            </w:rPrChange>
          </w:rPr>
          <w:t xml:space="preserve"> such that </w:t>
        </w:r>
      </w:ins>
      <w:ins w:id="841" w:author="Sai Praneetha Bhaskaruni" w:date="2022-03-25T14:41:00Z">
        <w:r w:rsidR="004427F8">
          <w:rPr>
            <w:sz w:val="22"/>
          </w:rPr>
          <w:t>S</w:t>
        </w:r>
      </w:ins>
      <w:ins w:id="842" w:author="Sai Praneetha Bhaskaruni" w:date="2022-03-25T11:22:00Z">
        <w:r w:rsidR="00357872" w:rsidRPr="00567DD4">
          <w:rPr>
            <w:sz w:val="22"/>
            <w:rPrChange w:id="843" w:author="Sai Praneetha Bhaskaruni" w:date="2022-03-25T11:31:00Z">
              <w:rPr>
                <w:sz w:val="22"/>
                <w:szCs w:val="24"/>
              </w:rPr>
            </w:rPrChange>
          </w:rPr>
          <w:t>tr</w:t>
        </w:r>
      </w:ins>
      <w:ins w:id="844" w:author="Sai Praneetha Bhaskaruni" w:date="2022-03-25T11:21:00Z">
        <w:r w:rsidR="001C336C" w:rsidRPr="00567DD4">
          <w:rPr>
            <w:sz w:val="22"/>
            <w:rPrChange w:id="845" w:author="Sai Praneetha Bhaskaruni" w:date="2022-03-25T11:31:00Z">
              <w:rPr>
                <w:sz w:val="22"/>
                <w:szCs w:val="24"/>
              </w:rPr>
            </w:rPrChange>
          </w:rPr>
          <w:t>yk</w:t>
        </w:r>
      </w:ins>
      <w:ins w:id="846" w:author="Sai Praneetha Bhaskaruni" w:date="2022-03-25T11:22:00Z">
        <w:r w:rsidR="00357872" w:rsidRPr="00567DD4">
          <w:rPr>
            <w:sz w:val="22"/>
            <w:rPrChange w:id="847" w:author="Sai Praneetha Bhaskaruni" w:date="2022-03-25T11:31:00Z">
              <w:rPr>
                <w:sz w:val="22"/>
                <w:szCs w:val="24"/>
              </w:rPr>
            </w:rPrChange>
          </w:rPr>
          <w:t>er</w:t>
        </w:r>
      </w:ins>
      <w:ins w:id="848" w:author="Sai Praneetha Bhaskaruni" w:date="2022-03-25T11:21:00Z">
        <w:r w:rsidR="001C336C" w:rsidRPr="00567DD4">
          <w:rPr>
            <w:sz w:val="22"/>
            <w:rPrChange w:id="849" w:author="Sai Praneetha Bhaskaruni" w:date="2022-03-25T11:31:00Z">
              <w:rPr>
                <w:sz w:val="22"/>
                <w:szCs w:val="24"/>
              </w:rPr>
            </w:rPrChange>
          </w:rPr>
          <w:t xml:space="preserve"> made/auth</w:t>
        </w:r>
      </w:ins>
      <w:ins w:id="850" w:author="Sai Praneetha Bhaskaruni" w:date="2022-03-25T11:22:00Z">
        <w:r w:rsidR="001C336C" w:rsidRPr="00567DD4">
          <w:rPr>
            <w:sz w:val="22"/>
            <w:rPrChange w:id="851" w:author="Sai Praneetha Bhaskaruni" w:date="2022-03-25T11:31:00Z">
              <w:rPr>
                <w:sz w:val="22"/>
                <w:szCs w:val="24"/>
              </w:rPr>
            </w:rPrChange>
          </w:rPr>
          <w:t>enticated (HDO)</w:t>
        </w:r>
      </w:ins>
      <w:ins w:id="852" w:author="Sai Praneetha Bhaskaruni" w:date="2022-03-25T11:21:00Z">
        <w:r w:rsidR="001C336C" w:rsidRPr="00567DD4">
          <w:rPr>
            <w:sz w:val="22"/>
            <w:rPrChange w:id="853" w:author="Sai Praneetha Bhaskaruni" w:date="2022-03-25T11:31:00Z">
              <w:rPr>
                <w:sz w:val="22"/>
                <w:szCs w:val="24"/>
              </w:rPr>
            </w:rPrChange>
          </w:rPr>
          <w:t xml:space="preserve"> can </w:t>
        </w:r>
      </w:ins>
      <w:ins w:id="854" w:author="Sai Praneetha Bhaskaruni" w:date="2022-03-25T11:37:00Z">
        <w:r w:rsidR="00B273C6">
          <w:rPr>
            <w:sz w:val="22"/>
          </w:rPr>
          <w:t xml:space="preserve">only </w:t>
        </w:r>
      </w:ins>
      <w:ins w:id="855" w:author="Sai Praneetha Bhaskaruni" w:date="2022-03-25T11:21:00Z">
        <w:r w:rsidR="001C336C" w:rsidRPr="00567DD4">
          <w:rPr>
            <w:sz w:val="22"/>
            <w:rPrChange w:id="856" w:author="Sai Praneetha Bhaskaruni" w:date="2022-03-25T11:31:00Z">
              <w:rPr>
                <w:sz w:val="22"/>
                <w:szCs w:val="24"/>
              </w:rPr>
            </w:rPrChange>
          </w:rPr>
          <w:t xml:space="preserve">establish communication </w:t>
        </w:r>
      </w:ins>
      <w:ins w:id="857" w:author="Sai Praneetha Bhaskaruni" w:date="2022-03-25T11:37:00Z">
        <w:r w:rsidR="00B273C6">
          <w:rPr>
            <w:sz w:val="22"/>
          </w:rPr>
          <w:t>with</w:t>
        </w:r>
      </w:ins>
      <w:ins w:id="858" w:author="Sai Praneetha Bhaskaruni" w:date="2022-03-25T11:22:00Z">
        <w:r w:rsidR="001C336C" w:rsidRPr="00567DD4">
          <w:rPr>
            <w:sz w:val="22"/>
            <w:rPrChange w:id="859" w:author="Sai Praneetha Bhaskaruni" w:date="2022-03-25T11:31:00Z">
              <w:rPr>
                <w:sz w:val="22"/>
                <w:szCs w:val="24"/>
              </w:rPr>
            </w:rPrChange>
          </w:rPr>
          <w:t xml:space="preserve"> them</w:t>
        </w:r>
      </w:ins>
      <w:ins w:id="860" w:author="Sai Praneetha Bhaskaruni" w:date="2022-03-25T11:17:00Z">
        <w:r w:rsidR="007B77A4" w:rsidRPr="00567DD4">
          <w:rPr>
            <w:sz w:val="22"/>
            <w:rPrChange w:id="861" w:author="Sai Praneetha Bhaskaruni" w:date="2022-03-25T11:31:00Z">
              <w:rPr>
                <w:sz w:val="22"/>
                <w:szCs w:val="24"/>
              </w:rPr>
            </w:rPrChange>
          </w:rPr>
          <w:t>.</w:t>
        </w:r>
        <w:r w:rsidR="00AF019A" w:rsidRPr="00567DD4">
          <w:rPr>
            <w:sz w:val="22"/>
            <w:rPrChange w:id="862" w:author="Sai Praneetha Bhaskaruni" w:date="2022-03-25T11:31:00Z">
              <w:rPr>
                <w:sz w:val="22"/>
                <w:szCs w:val="24"/>
              </w:rPr>
            </w:rPrChange>
          </w:rPr>
          <w:t xml:space="preserve"> </w:t>
        </w:r>
      </w:ins>
      <w:ins w:id="863" w:author="Sai Praneetha Bhaskaruni" w:date="2022-03-25T11:23:00Z">
        <w:r w:rsidR="00F762DF" w:rsidRPr="00567DD4">
          <w:rPr>
            <w:sz w:val="22"/>
            <w:rPrChange w:id="864" w:author="Sai Praneetha Bhaskaruni" w:date="2022-03-25T11:31:00Z">
              <w:rPr>
                <w:sz w:val="22"/>
                <w:szCs w:val="24"/>
              </w:rPr>
            </w:rPrChange>
          </w:rPr>
          <w:t>S</w:t>
        </w:r>
      </w:ins>
      <w:ins w:id="865" w:author="Sai Praneetha Bhaskaruni" w:date="2022-03-25T11:22:00Z">
        <w:r w:rsidR="00357872" w:rsidRPr="00567DD4">
          <w:rPr>
            <w:sz w:val="22"/>
            <w:rPrChange w:id="866" w:author="Sai Praneetha Bhaskaruni" w:date="2022-03-25T11:31:00Z">
              <w:rPr/>
            </w:rPrChange>
          </w:rPr>
          <w:t xml:space="preserve">ensitive data, such as crypto </w:t>
        </w:r>
      </w:ins>
      <w:ins w:id="867" w:author="Sai Praneetha Bhaskaruni" w:date="2022-03-25T11:23:00Z">
        <w:r w:rsidR="00F762DF" w:rsidRPr="00567DD4">
          <w:rPr>
            <w:sz w:val="22"/>
            <w:rPrChange w:id="868" w:author="Sai Praneetha Bhaskaruni" w:date="2022-03-25T11:31:00Z">
              <w:rPr>
                <w:sz w:val="22"/>
                <w:szCs w:val="24"/>
              </w:rPr>
            </w:rPrChange>
          </w:rPr>
          <w:t>elements</w:t>
        </w:r>
      </w:ins>
      <w:ins w:id="869" w:author="Sai Praneetha Bhaskaruni" w:date="2022-03-25T11:22:00Z">
        <w:r w:rsidR="00357872" w:rsidRPr="00567DD4">
          <w:rPr>
            <w:sz w:val="22"/>
            <w:rPrChange w:id="870" w:author="Sai Praneetha Bhaskaruni" w:date="2022-03-25T11:31:00Z">
              <w:rPr/>
            </w:rPrChange>
          </w:rPr>
          <w:t xml:space="preserve"> (keys, tokens, certificates)</w:t>
        </w:r>
      </w:ins>
      <w:ins w:id="871" w:author="Sai Praneetha Bhaskaruni" w:date="2022-03-25T11:24:00Z">
        <w:r w:rsidR="00C44E93" w:rsidRPr="00567DD4">
          <w:rPr>
            <w:sz w:val="22"/>
            <w:rPrChange w:id="872" w:author="Sai Praneetha Bhaskaruni" w:date="2022-03-25T11:31:00Z">
              <w:rPr>
                <w:sz w:val="22"/>
                <w:szCs w:val="24"/>
              </w:rPr>
            </w:rPrChange>
          </w:rPr>
          <w:t xml:space="preserve"> are secured with cryptographic protection.</w:t>
        </w:r>
      </w:ins>
      <w:ins w:id="873" w:author="Sai Praneetha Bhaskaruni" w:date="2022-03-25T11:31:00Z">
        <w:r w:rsidR="00A60B45" w:rsidRPr="00567DD4">
          <w:rPr>
            <w:sz w:val="22"/>
            <w:rPrChange w:id="874" w:author="Sai Praneetha Bhaskaruni" w:date="2022-03-25T11:31:00Z">
              <w:rPr>
                <w:sz w:val="22"/>
                <w:szCs w:val="24"/>
              </w:rPr>
            </w:rPrChange>
          </w:rPr>
          <w:t xml:space="preserve"> </w:t>
        </w:r>
        <w:r w:rsidR="00A60B45" w:rsidRPr="00567DD4">
          <w:rPr>
            <w:sz w:val="22"/>
            <w:rPrChange w:id="875" w:author="Sai Praneetha Bhaskaruni" w:date="2022-03-25T11:31:00Z">
              <w:rPr/>
            </w:rPrChange>
          </w:rPr>
          <w:t xml:space="preserve">HDO </w:t>
        </w:r>
      </w:ins>
      <w:ins w:id="876" w:author="Sai Praneetha Bhaskaruni" w:date="2022-03-25T14:41:00Z">
        <w:r w:rsidR="000A1A34" w:rsidRPr="00567DD4">
          <w:rPr>
            <w:sz w:val="22"/>
            <w:rPrChange w:id="877" w:author="Sai Praneetha Bhaskaruni" w:date="2022-03-25T11:31:00Z">
              <w:rPr>
                <w:sz w:val="22"/>
              </w:rPr>
            </w:rPrChange>
          </w:rPr>
          <w:t>Wi-Fi</w:t>
        </w:r>
      </w:ins>
      <w:ins w:id="878" w:author="Sai Praneetha Bhaskaruni" w:date="2022-03-25T11:31:00Z">
        <w:r w:rsidR="00A60B45" w:rsidRPr="00567DD4">
          <w:rPr>
            <w:sz w:val="22"/>
            <w:rPrChange w:id="879" w:author="Sai Praneetha Bhaskaruni" w:date="2022-03-25T11:31:00Z">
              <w:rPr/>
            </w:rPrChange>
          </w:rPr>
          <w:t xml:space="preserve"> access point, used in secure communication channel protected along with </w:t>
        </w:r>
      </w:ins>
      <w:ins w:id="880" w:author="Sai Praneetha Bhaskaruni" w:date="2022-03-25T11:40:00Z">
        <w:r w:rsidR="00E26E58">
          <w:rPr>
            <w:sz w:val="22"/>
          </w:rPr>
          <w:t xml:space="preserve">secured </w:t>
        </w:r>
      </w:ins>
      <w:ins w:id="881" w:author="Sai Praneetha Bhaskaruni" w:date="2022-03-25T11:31:00Z">
        <w:r w:rsidR="00A60B45" w:rsidRPr="00567DD4">
          <w:rPr>
            <w:sz w:val="22"/>
            <w:rPrChange w:id="882" w:author="Sai Praneetha Bhaskaruni" w:date="2022-03-25T11:31:00Z">
              <w:rPr/>
            </w:rPrChange>
          </w:rPr>
          <w:t xml:space="preserve">authentication credentials. Hence, </w:t>
        </w:r>
        <w:r w:rsidR="00A60B45" w:rsidRPr="00567DD4">
          <w:rPr>
            <w:sz w:val="22"/>
            <w:rPrChange w:id="883" w:author="Sai Praneetha Bhaskaruni" w:date="2022-03-25T11:31:00Z">
              <w:rPr>
                <w:sz w:val="22"/>
              </w:rPr>
            </w:rPrChange>
          </w:rPr>
          <w:t xml:space="preserve">communication between the SmartMedic solution’s component i.e., the Device &amp; Tablet, the Tablet &amp; </w:t>
        </w:r>
        <w:r w:rsidR="00A60B45" w:rsidRPr="005E6EAE">
          <w:rPr>
            <w:sz w:val="22"/>
            <w:rPrChange w:id="884" w:author="Sai Praneetha Bhaskaruni" w:date="2022-03-25T11:35:00Z">
              <w:rPr>
                <w:sz w:val="22"/>
                <w:highlight w:val="yellow"/>
              </w:rPr>
            </w:rPrChange>
          </w:rPr>
          <w:t>S</w:t>
        </w:r>
        <w:r w:rsidR="00A60B45" w:rsidRPr="005E6EAE">
          <w:rPr>
            <w:sz w:val="22"/>
            <w:rPrChange w:id="885" w:author="Sai Praneetha Bhaskaruni" w:date="2022-03-25T11:35:00Z">
              <w:rPr>
                <w:highlight w:val="yellow"/>
              </w:rPr>
            </w:rPrChange>
          </w:rPr>
          <w:t>tryker</w:t>
        </w:r>
        <w:r w:rsidR="00A60B45" w:rsidRPr="005E6EAE">
          <w:rPr>
            <w:sz w:val="22"/>
            <w:rPrChange w:id="886" w:author="Sai Praneetha Bhaskaruni" w:date="2022-03-25T11:35:00Z">
              <w:rPr>
                <w:sz w:val="22"/>
                <w:highlight w:val="yellow"/>
              </w:rPr>
            </w:rPrChange>
          </w:rPr>
          <w:t xml:space="preserve"> Cloud</w:t>
        </w:r>
        <w:r w:rsidR="00A60B45" w:rsidRPr="00567DD4">
          <w:rPr>
            <w:sz w:val="22"/>
            <w:rPrChange w:id="887" w:author="Sai Praneetha Bhaskaruni" w:date="2022-03-25T11:31:00Z">
              <w:rPr>
                <w:sz w:val="22"/>
              </w:rPr>
            </w:rPrChange>
          </w:rPr>
          <w:t xml:space="preserve">, </w:t>
        </w:r>
        <w:r w:rsidR="00A60B45" w:rsidRPr="005E6EAE">
          <w:rPr>
            <w:sz w:val="22"/>
            <w:rPrChange w:id="888" w:author="Sai Praneetha Bhaskaruni" w:date="2022-03-25T11:35:00Z">
              <w:rPr>
                <w:sz w:val="22"/>
                <w:highlight w:val="yellow"/>
              </w:rPr>
            </w:rPrChange>
          </w:rPr>
          <w:t>S</w:t>
        </w:r>
        <w:r w:rsidR="00A60B45" w:rsidRPr="005E6EAE">
          <w:rPr>
            <w:sz w:val="22"/>
            <w:rPrChange w:id="889" w:author="Sai Praneetha Bhaskaruni" w:date="2022-03-25T11:35:00Z">
              <w:rPr>
                <w:highlight w:val="yellow"/>
              </w:rPr>
            </w:rPrChange>
          </w:rPr>
          <w:t>tryker</w:t>
        </w:r>
        <w:r w:rsidR="00A60B45" w:rsidRPr="005E6EAE">
          <w:rPr>
            <w:sz w:val="22"/>
            <w:rPrChange w:id="890" w:author="Sai Praneetha Bhaskaruni" w:date="2022-03-25T11:35:00Z">
              <w:rPr>
                <w:sz w:val="22"/>
                <w:highlight w:val="yellow"/>
              </w:rPr>
            </w:rPrChange>
          </w:rPr>
          <w:t xml:space="preserve"> Cloud </w:t>
        </w:r>
        <w:r w:rsidR="00A60B45" w:rsidRPr="00567DD4">
          <w:rPr>
            <w:sz w:val="22"/>
            <w:rPrChange w:id="891" w:author="Sai Praneetha Bhaskaruni" w:date="2022-03-25T11:31:00Z">
              <w:rPr>
                <w:sz w:val="22"/>
              </w:rPr>
            </w:rPrChange>
          </w:rPr>
          <w:t>&amp; the Nurse Station Application</w:t>
        </w:r>
        <w:r w:rsidR="00A60B45" w:rsidRPr="00567DD4">
          <w:rPr>
            <w:sz w:val="22"/>
            <w:rPrChange w:id="892" w:author="Sai Praneetha Bhaskaruni" w:date="2022-03-25T11:31:00Z">
              <w:rPr/>
            </w:rPrChange>
          </w:rPr>
          <w:t xml:space="preserve"> can be cryptographically protected.</w:t>
        </w:r>
      </w:ins>
      <w:del w:id="893" w:author="Sai Praneetha Bhaskaruni" w:date="2022-03-25T11:13:00Z">
        <w:r w:rsidRPr="00E36D00" w:rsidDel="004579A7">
          <w:rPr>
            <w:sz w:val="22"/>
          </w:rPr>
          <w:delText xml:space="preserve">The data at rest </w:delText>
        </w:r>
        <w:r w:rsidR="002C109E"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894"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R="002C109E" w:rsidDel="004579A7">
          <w:rPr>
            <w:sz w:val="22"/>
          </w:rPr>
          <w:delText>The c</w:delText>
        </w:r>
        <w:r w:rsidR="002C109E" w:rsidRPr="00E36D00" w:rsidDel="004579A7">
          <w:rPr>
            <w:sz w:val="22"/>
          </w:rPr>
          <w:delText xml:space="preserve">ustomer </w:delText>
        </w:r>
        <w:r w:rsidRPr="00E36D00" w:rsidDel="004579A7">
          <w:rPr>
            <w:sz w:val="22"/>
          </w:rPr>
          <w:delText>only need</w:delText>
        </w:r>
        <w:r w:rsidR="002C109E"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 xml:space="preserve">tion’s component </w:delText>
        </w:r>
        <w:r w:rsidR="002C109E" w:rsidDel="004579A7">
          <w:rPr>
            <w:sz w:val="22"/>
          </w:rPr>
          <w:delText>i.e.,</w:delText>
        </w:r>
        <w:r w:rsidDel="004579A7">
          <w:rPr>
            <w:sz w:val="22"/>
          </w:rPr>
          <w:delText xml:space="preserve"> the </w:delText>
        </w:r>
        <w:r w:rsidR="002C109E" w:rsidDel="004579A7">
          <w:rPr>
            <w:sz w:val="22"/>
          </w:rPr>
          <w:delText>D</w:delText>
        </w:r>
        <w:r w:rsidDel="004579A7">
          <w:rPr>
            <w:sz w:val="22"/>
          </w:rPr>
          <w:delText>evice</w:delText>
        </w:r>
        <w:r w:rsidR="0024252A" w:rsidDel="004579A7">
          <w:rPr>
            <w:sz w:val="22"/>
          </w:rPr>
          <w:delText xml:space="preserve"> &amp;</w:delText>
        </w:r>
        <w:r w:rsidRPr="00E36D00" w:rsidDel="004579A7">
          <w:rPr>
            <w:sz w:val="22"/>
          </w:rPr>
          <w:delText xml:space="preserve"> </w:delText>
        </w:r>
        <w:r w:rsidR="002C109E" w:rsidDel="004579A7">
          <w:rPr>
            <w:sz w:val="22"/>
          </w:rPr>
          <w:delText>Tablet</w:delText>
        </w:r>
        <w:r w:rsidR="0024252A" w:rsidDel="004579A7">
          <w:rPr>
            <w:sz w:val="22"/>
          </w:rPr>
          <w:delText xml:space="preserve">, the </w:delText>
        </w:r>
        <w:r w:rsidR="002C109E" w:rsidDel="004579A7">
          <w:rPr>
            <w:sz w:val="22"/>
          </w:rPr>
          <w:delText xml:space="preserve">Tablet </w:delText>
        </w:r>
        <w:r w:rsidR="0024252A" w:rsidDel="004579A7">
          <w:rPr>
            <w:sz w:val="22"/>
          </w:rPr>
          <w:delText>&amp;</w:delText>
        </w:r>
        <w:r w:rsidR="0024252A" w:rsidRPr="0024252A" w:rsidDel="004579A7">
          <w:rPr>
            <w:sz w:val="22"/>
          </w:rPr>
          <w:delText xml:space="preserve"> </w:delText>
        </w:r>
        <w:r w:rsidR="0024252A" w:rsidRPr="000034DA" w:rsidDel="004579A7">
          <w:rPr>
            <w:sz w:val="22"/>
            <w:highlight w:val="yellow"/>
            <w:rPrChange w:id="895" w:author="Sai Praneetha Bhaskaruni" w:date="2022-03-25T10:08:00Z">
              <w:rPr>
                <w:sz w:val="22"/>
              </w:rPr>
            </w:rPrChange>
          </w:rPr>
          <w:delText>SmartMedic Cloud Application</w:delText>
        </w:r>
        <w:r w:rsidR="009D28D9" w:rsidDel="004579A7">
          <w:rPr>
            <w:sz w:val="22"/>
          </w:rPr>
          <w:delText xml:space="preserve">, </w:delText>
        </w:r>
        <w:r w:rsidR="009D28D9" w:rsidRPr="000034DA" w:rsidDel="004579A7">
          <w:rPr>
            <w:sz w:val="22"/>
            <w:highlight w:val="yellow"/>
            <w:rPrChange w:id="896" w:author="Sai Praneetha Bhaskaruni" w:date="2022-03-25T10:08:00Z">
              <w:rPr>
                <w:sz w:val="22"/>
              </w:rPr>
            </w:rPrChange>
          </w:rPr>
          <w:delText>SmartMedic Cloud Application</w:delText>
        </w:r>
        <w:r w:rsidR="009D28D9" w:rsidDel="004579A7">
          <w:rPr>
            <w:sz w:val="22"/>
          </w:rPr>
          <w:delText xml:space="preserve"> </w:delText>
        </w:r>
      </w:del>
      <w:del w:id="897" w:author="Sai Praneetha Bhaskaruni" w:date="2022-03-25T10:08:00Z">
        <w:r w:rsidR="009D28D9" w:rsidDel="000034DA">
          <w:rPr>
            <w:sz w:val="22"/>
          </w:rPr>
          <w:delText>and</w:delText>
        </w:r>
      </w:del>
      <w:del w:id="898" w:author="Sai Praneetha Bhaskaruni" w:date="2022-03-25T11:13:00Z">
        <w:r w:rsidR="009D28D9" w:rsidDel="004579A7">
          <w:rPr>
            <w:sz w:val="22"/>
          </w:rPr>
          <w:delText xml:space="preserve"> the Nurse </w:delText>
        </w:r>
        <w:r w:rsidR="002C109E" w:rsidDel="004579A7">
          <w:rPr>
            <w:sz w:val="22"/>
          </w:rPr>
          <w:delText xml:space="preserve">Station </w:delText>
        </w:r>
        <w:r w:rsidR="009D28D9" w:rsidDel="004579A7">
          <w:rPr>
            <w:sz w:val="22"/>
          </w:rPr>
          <w:delText>Application</w:delText>
        </w:r>
        <w:r w:rsidR="009D28D9" w:rsidRPr="009D28D9" w:rsidDel="004579A7">
          <w:rPr>
            <w:sz w:val="22"/>
          </w:rPr>
          <w:delText>.</w:delText>
        </w:r>
      </w:del>
    </w:p>
    <w:p w14:paraId="668F95C1" w14:textId="77392D5B" w:rsidR="00E53596" w:rsidRDefault="009D28D9" w:rsidP="00E53596">
      <w:pPr>
        <w:spacing w:after="120"/>
        <w:ind w:left="129" w:hanging="14"/>
        <w:rPr>
          <w:ins w:id="899" w:author="Sai Praneetha Bhaskaruni" w:date="2022-03-25T11:32:00Z"/>
          <w:sz w:val="22"/>
        </w:rPr>
      </w:pPr>
      <w:r w:rsidRPr="00CA58F3">
        <w:rPr>
          <w:b/>
          <w:i/>
          <w:sz w:val="22"/>
        </w:rPr>
        <w:t>Recommended for the Stryker’s customers:</w:t>
      </w:r>
      <w:r w:rsidRPr="00CA58F3">
        <w:t xml:space="preserve"> </w:t>
      </w:r>
    </w:p>
    <w:p w14:paraId="15547E76" w14:textId="58D41A10" w:rsidR="009D28D9" w:rsidRDefault="002C109E" w:rsidP="006265EF">
      <w:pPr>
        <w:spacing w:after="120"/>
        <w:ind w:left="113" w:firstLine="0"/>
        <w:rPr>
          <w:ins w:id="900" w:author="Sai Praneetha Bhaskaruni" w:date="2022-03-25T11:33:00Z"/>
          <w:sz w:val="22"/>
        </w:rPr>
        <w:pPrChange w:id="901" w:author="Sai Praneetha Bhaskaruni" w:date="2022-03-25T11:34:00Z">
          <w:pPr>
            <w:spacing w:after="120"/>
            <w:ind w:left="129" w:hanging="14"/>
          </w:pPr>
        </w:pPrChange>
      </w:pPr>
      <w:del w:id="902" w:author="Sai Praneetha Bhaskaruni" w:date="2022-03-25T11:32:00Z">
        <w:r w:rsidRPr="00E53596" w:rsidDel="00E53596">
          <w:rPr>
            <w:sz w:val="22"/>
            <w:rPrChange w:id="903" w:author="Sai Praneetha Bhaskaruni" w:date="2022-03-25T11:32:00Z">
              <w:rPr>
                <w:sz w:val="22"/>
              </w:rPr>
            </w:rPrChange>
          </w:rPr>
          <w:delText xml:space="preserve">The customer is not </w:delText>
        </w:r>
        <w:r w:rsidR="009D28D9" w:rsidRPr="00E53596" w:rsidDel="00E53596">
          <w:rPr>
            <w:sz w:val="22"/>
            <w:rPrChange w:id="904" w:author="Sai Praneetha Bhaskaruni" w:date="2022-03-25T11:32:00Z">
              <w:rPr>
                <w:sz w:val="22"/>
              </w:rPr>
            </w:rPrChange>
          </w:rPr>
          <w:delText xml:space="preserve">allowed to access SmartMedic </w:delText>
        </w:r>
        <w:r w:rsidRPr="00E53596" w:rsidDel="00E53596">
          <w:rPr>
            <w:sz w:val="22"/>
            <w:rPrChange w:id="905" w:author="Sai Praneetha Bhaskaruni" w:date="2022-03-25T11:32:00Z">
              <w:rPr>
                <w:sz w:val="22"/>
              </w:rPr>
            </w:rPrChange>
          </w:rPr>
          <w:delText xml:space="preserve">Device </w:delText>
        </w:r>
        <w:r w:rsidR="009D28D9" w:rsidRPr="00E53596" w:rsidDel="00E53596">
          <w:rPr>
            <w:sz w:val="22"/>
            <w:rPrChange w:id="906" w:author="Sai Praneetha Bhaskaruni" w:date="2022-03-25T11:32:00Z">
              <w:rPr>
                <w:sz w:val="22"/>
              </w:rPr>
            </w:rPrChange>
          </w:rPr>
          <w:delText>and Tablet component</w:delText>
        </w:r>
        <w:r w:rsidR="009D28D9" w:rsidRPr="00E53596" w:rsidDel="00E53596">
          <w:rPr>
            <w:i/>
            <w:sz w:val="22"/>
            <w:rPrChange w:id="907" w:author="Sai Praneetha Bhaskaruni" w:date="2022-03-25T11:32:00Z">
              <w:rPr>
                <w:i/>
                <w:sz w:val="22"/>
              </w:rPr>
            </w:rPrChange>
          </w:rPr>
          <w:delText>.</w:delText>
        </w:r>
        <w:r w:rsidR="009D28D9" w:rsidDel="00E53596">
          <w:rPr>
            <w:sz w:val="22"/>
          </w:rPr>
          <w:delText xml:space="preserve"> </w:delText>
        </w:r>
      </w:del>
      <w:r w:rsidR="009D28D9" w:rsidRPr="00373223">
        <w:rPr>
          <w:sz w:val="22"/>
        </w:rPr>
        <w:t xml:space="preserve">All </w:t>
      </w:r>
      <w:ins w:id="908" w:author="Sai Praneetha Bhaskaruni" w:date="2022-03-25T11:34:00Z">
        <w:r w:rsidR="006265EF">
          <w:rPr>
            <w:sz w:val="22"/>
          </w:rPr>
          <w:t xml:space="preserve">HDO </w:t>
        </w:r>
      </w:ins>
      <w:r w:rsidR="009D28D9" w:rsidRPr="00373223">
        <w:rPr>
          <w:sz w:val="22"/>
        </w:rPr>
        <w:t xml:space="preserve">network connections </w:t>
      </w:r>
      <w:del w:id="909" w:author="Sai Praneetha Bhaskaruni" w:date="2022-03-25T11:34:00Z">
        <w:r w:rsidDel="006265EF">
          <w:rPr>
            <w:sz w:val="22"/>
          </w:rPr>
          <w:delText xml:space="preserve">are </w:delText>
        </w:r>
      </w:del>
      <w:ins w:id="910" w:author="Sai Praneetha Bhaskaruni" w:date="2022-03-25T11:34:00Z">
        <w:r w:rsidR="006265EF">
          <w:rPr>
            <w:sz w:val="22"/>
          </w:rPr>
          <w:t>should be</w:t>
        </w:r>
        <w:r w:rsidR="006265EF">
          <w:rPr>
            <w:sz w:val="22"/>
          </w:rPr>
          <w:t xml:space="preserve"> </w:t>
        </w:r>
      </w:ins>
      <w:r w:rsidR="009D28D9" w:rsidRPr="00373223">
        <w:rPr>
          <w:sz w:val="22"/>
        </w:rPr>
        <w:t>considered in determining appropriate</w:t>
      </w:r>
      <w:r w:rsidR="009D28D9">
        <w:rPr>
          <w:sz w:val="22"/>
        </w:rPr>
        <w:t xml:space="preserve"> security controls. The HDO</w:t>
      </w:r>
      <w:r w:rsidR="009D28D9" w:rsidRPr="00373223">
        <w:rPr>
          <w:sz w:val="22"/>
        </w:rPr>
        <w:t xml:space="preserve"> </w:t>
      </w:r>
      <w:del w:id="911" w:author="Sai Praneetha Bhaskaruni" w:date="2022-03-25T11:33:00Z">
        <w:r w:rsidR="009D28D9" w:rsidRPr="00373223" w:rsidDel="006265EF">
          <w:rPr>
            <w:sz w:val="22"/>
          </w:rPr>
          <w:delText xml:space="preserve">will </w:delText>
        </w:r>
      </w:del>
      <w:ins w:id="912" w:author="Sai Praneetha Bhaskaruni" w:date="2022-03-25T11:33:00Z">
        <w:r w:rsidR="006265EF">
          <w:rPr>
            <w:sz w:val="22"/>
          </w:rPr>
          <w:t>has to</w:t>
        </w:r>
        <w:r w:rsidR="006265EF" w:rsidRPr="00373223">
          <w:rPr>
            <w:sz w:val="22"/>
          </w:rPr>
          <w:t xml:space="preserve"> </w:t>
        </w:r>
      </w:ins>
      <w:r w:rsidR="009D28D9" w:rsidRPr="00373223">
        <w:rPr>
          <w:sz w:val="22"/>
        </w:rPr>
        <w:t>provide the secure encrypted channel such as wireless connection like Wi-Fi (consider authentication protocols supported, such as WPA2 EAP-TLS) for the communication between the SmartMedic solution’s components i.e.</w:t>
      </w:r>
      <w:ins w:id="913" w:author="Sai Praneetha Bhaskaruni" w:date="2022-03-25T10:15:00Z">
        <w:r w:rsidR="00E46163">
          <w:rPr>
            <w:sz w:val="22"/>
          </w:rPr>
          <w:t>,</w:t>
        </w:r>
      </w:ins>
      <w:r w:rsidR="009D28D9" w:rsidRPr="00373223">
        <w:rPr>
          <w:sz w:val="22"/>
        </w:rPr>
        <w:t xml:space="preserve"> the </w:t>
      </w:r>
      <w:ins w:id="914" w:author="Sai Praneetha Bhaskaruni" w:date="2022-03-25T10:15:00Z">
        <w:r w:rsidR="000C3A22">
          <w:rPr>
            <w:sz w:val="22"/>
          </w:rPr>
          <w:t>t</w:t>
        </w:r>
      </w:ins>
      <w:r w:rsidR="009D28D9" w:rsidRPr="00373223">
        <w:rPr>
          <w:sz w:val="22"/>
        </w:rPr>
        <w:t>ablet and Stryker cloud</w:t>
      </w:r>
      <w:ins w:id="915" w:author="Sai Praneetha Bhaskaruni" w:date="2022-03-25T11:35:00Z">
        <w:r w:rsidR="005E6EAE">
          <w:rPr>
            <w:sz w:val="22"/>
          </w:rPr>
          <w:t>.</w:t>
        </w:r>
      </w:ins>
    </w:p>
    <w:p w14:paraId="48F7576B" w14:textId="11A058A9" w:rsidR="006265EF" w:rsidRPr="00373223" w:rsidRDefault="006265EF" w:rsidP="00B71BD9">
      <w:pPr>
        <w:spacing w:after="120"/>
        <w:ind w:left="129" w:hanging="14"/>
        <w:rPr>
          <w:sz w:val="22"/>
        </w:rPr>
        <w:pPrChange w:id="916" w:author="Sai Praneetha Bhaskaruni" w:date="2022-03-25T15:26:00Z">
          <w:pPr>
            <w:spacing w:after="120"/>
            <w:ind w:left="129" w:hanging="14"/>
          </w:pPr>
        </w:pPrChange>
      </w:pPr>
      <w:ins w:id="917"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22EE2D00" w14:textId="5A69A93A" w:rsidR="009D4859" w:rsidRDefault="009D4859" w:rsidP="00BC2B73">
      <w:pPr>
        <w:ind w:firstLine="0"/>
      </w:pPr>
    </w:p>
    <w:p w14:paraId="0F20A0E9" w14:textId="20C8FA81" w:rsidR="009D4859" w:rsidRPr="00180992" w:rsidRDefault="00BC546B" w:rsidP="00C335C4">
      <w:pPr>
        <w:pStyle w:val="Heading1"/>
      </w:pPr>
      <w:bookmarkStart w:id="918" w:name="_Toc98780937"/>
      <w:r>
        <w:rPr>
          <w:color w:val="FCC566"/>
          <w:sz w:val="40"/>
        </w:rPr>
        <w:lastRenderedPageBreak/>
        <w:t>2</w:t>
      </w:r>
      <w:r w:rsidR="00BB0397">
        <w:rPr>
          <w:color w:val="FCC566"/>
          <w:sz w:val="40"/>
        </w:rPr>
        <w:t>3</w:t>
      </w:r>
      <w:r w:rsidR="009D4859" w:rsidRPr="00180992">
        <w:rPr>
          <w:color w:val="FFCC66"/>
          <w:sz w:val="40"/>
        </w:rPr>
        <w:t xml:space="preserve"> </w:t>
      </w:r>
      <w:r w:rsidR="009D4859" w:rsidRPr="009D4859">
        <w:t>Malware Detection/Protection</w:t>
      </w:r>
      <w:bookmarkEnd w:id="918"/>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03626215" w14:textId="377B3F54" w:rsidR="00537DF9" w:rsidRPr="00537DF9" w:rsidRDefault="009D4859" w:rsidP="00C24ED6">
      <w:pPr>
        <w:rPr>
          <w:sz w:val="22"/>
          <w:szCs w:val="24"/>
          <w:rPrChange w:id="919" w:author="Sai Praneetha Bhaskaruni" w:date="2022-03-25T15:26:00Z">
            <w:rPr>
              <w:sz w:val="22"/>
            </w:rPr>
          </w:rPrChange>
        </w:rPr>
        <w:pPrChange w:id="920" w:author="Sai Praneetha Bhaskaruni" w:date="2022-03-25T15:28:00Z">
          <w:pPr>
            <w:spacing w:after="120"/>
            <w:ind w:left="129" w:hanging="14"/>
          </w:pPr>
        </w:pPrChange>
      </w:pPr>
      <w:r w:rsidRPr="00CA58F3">
        <w:rPr>
          <w:b/>
          <w:i/>
          <w:sz w:val="22"/>
        </w:rPr>
        <w:t>Existing Security Features:</w:t>
      </w:r>
      <w:r>
        <w:rPr>
          <w:i/>
          <w:sz w:val="22"/>
        </w:rPr>
        <w:t xml:space="preserve"> </w:t>
      </w:r>
      <w:r w:rsidR="00907A2E" w:rsidRPr="00907A2E">
        <w:rPr>
          <w:sz w:val="22"/>
        </w:rPr>
        <w:t xml:space="preserve">The </w:t>
      </w:r>
      <w:r w:rsidR="00907A2E" w:rsidRPr="00773097">
        <w:rPr>
          <w:sz w:val="22"/>
          <w:rPrChange w:id="921" w:author="Sai Praneetha Bhaskaruni" w:date="2022-03-25T11:48:00Z">
            <w:rPr>
              <w:sz w:val="22"/>
            </w:rPr>
          </w:rPrChange>
        </w:rPr>
        <w:t>standalone</w:t>
      </w:r>
      <w:r w:rsidR="00907A2E" w:rsidRPr="00907A2E">
        <w:rPr>
          <w:sz w:val="22"/>
        </w:rPr>
        <w:t xml:space="preserve"> SmartMedic </w:t>
      </w:r>
      <w:ins w:id="922" w:author="Sai Praneetha Bhaskaruni" w:date="2022-03-25T11:49:00Z">
        <w:r w:rsidR="00773097">
          <w:rPr>
            <w:sz w:val="22"/>
          </w:rPr>
          <w:t>tablet</w:t>
        </w:r>
      </w:ins>
      <w:del w:id="923" w:author="Sai Praneetha Bhaskaruni" w:date="2022-03-25T11:49:00Z">
        <w:r w:rsidR="00907A2E" w:rsidRPr="00907A2E" w:rsidDel="00773097">
          <w:rPr>
            <w:sz w:val="22"/>
          </w:rPr>
          <w:delText>Device</w:delText>
        </w:r>
      </w:del>
      <w:r w:rsidR="00907A2E" w:rsidRPr="00907A2E">
        <w:rPr>
          <w:sz w:val="22"/>
        </w:rPr>
        <w:t xml:space="preserve"> by default contains</w:t>
      </w:r>
      <w:del w:id="924" w:author="Sai Praneetha Bhaskaruni" w:date="2022-03-25T11:50:00Z">
        <w:r w:rsidR="00907A2E" w:rsidRPr="00907A2E" w:rsidDel="007C2354">
          <w:rPr>
            <w:sz w:val="22"/>
          </w:rPr>
          <w:delText xml:space="preserve"> any</w:delText>
        </w:r>
      </w:del>
      <w:ins w:id="925" w:author="Sai Praneetha Bhaskaruni" w:date="2022-03-25T11:50:00Z">
        <w:r w:rsidR="007C2354">
          <w:rPr>
            <w:sz w:val="22"/>
          </w:rPr>
          <w:t xml:space="preserve"> </w:t>
        </w:r>
      </w:ins>
      <w:del w:id="926" w:author="Sai Praneetha Bhaskaruni" w:date="2022-03-25T11:50:00Z">
        <w:r w:rsidR="00907A2E" w:rsidRPr="00907A2E" w:rsidDel="007C2354">
          <w:rPr>
            <w:sz w:val="22"/>
          </w:rPr>
          <w:delText xml:space="preserve"> </w:delText>
        </w:r>
      </w:del>
      <w:r w:rsidR="00907A2E" w:rsidRPr="00907A2E">
        <w:rPr>
          <w:sz w:val="22"/>
        </w:rPr>
        <w:t>malware detection functionality</w:t>
      </w:r>
      <w:r w:rsidR="002C109E">
        <w:rPr>
          <w:sz w:val="22"/>
        </w:rPr>
        <w:t>, as</w:t>
      </w:r>
      <w:r w:rsidR="00907A2E" w:rsidRPr="00907A2E">
        <w:rPr>
          <w:sz w:val="22"/>
        </w:rPr>
        <w:t xml:space="preserve"> the malware detection is crucial </w:t>
      </w:r>
      <w:ins w:id="927" w:author="Sai Praneetha Bhaskaruni" w:date="2022-03-25T15:40:00Z">
        <w:r w:rsidR="00785D7C">
          <w:rPr>
            <w:sz w:val="22"/>
          </w:rPr>
          <w:t>as attackers exploiting the system in multiple ways and hence</w:t>
        </w:r>
        <w:r w:rsidR="00785D7C" w:rsidRPr="00907A2E">
          <w:rPr>
            <w:sz w:val="22"/>
          </w:rPr>
          <w:t xml:space="preserve"> it </w:t>
        </w:r>
        <w:r w:rsidR="00785D7C">
          <w:rPr>
            <w:sz w:val="22"/>
          </w:rPr>
          <w:t>can serve</w:t>
        </w:r>
        <w:r w:rsidR="00785D7C" w:rsidRPr="00907A2E">
          <w:rPr>
            <w:sz w:val="22"/>
          </w:rPr>
          <w:t xml:space="preserve"> as an early warning </w:t>
        </w:r>
        <w:r w:rsidR="00785D7C">
          <w:rPr>
            <w:sz w:val="22"/>
          </w:rPr>
          <w:t xml:space="preserve">to </w:t>
        </w:r>
        <w:r w:rsidR="00785D7C" w:rsidRPr="00907A2E">
          <w:rPr>
            <w:sz w:val="22"/>
          </w:rPr>
          <w:t>the</w:t>
        </w:r>
        <w:r w:rsidR="00785D7C" w:rsidRPr="008D391F">
          <w:rPr>
            <w:sz w:val="22"/>
          </w:rPr>
          <w:t xml:space="preserve"> system</w:t>
        </w:r>
        <w:r w:rsidR="00785D7C" w:rsidRPr="00907A2E">
          <w:rPr>
            <w:sz w:val="22"/>
          </w:rPr>
          <w:t xml:space="preserve"> regarding cyberattacks</w:t>
        </w:r>
      </w:ins>
      <w:del w:id="928" w:author="Sai Praneetha Bhaskaruni" w:date="2022-03-25T15:40:00Z">
        <w:r w:rsidR="00907A2E" w:rsidRPr="00907A2E" w:rsidDel="00785D7C">
          <w:rPr>
            <w:sz w:val="22"/>
          </w:rPr>
          <w:delText xml:space="preserve">with malware’s prevalence </w:delText>
        </w:r>
      </w:del>
      <w:del w:id="929" w:author="Sai Praneetha Bhaskaruni" w:date="2022-03-25T11:50:00Z">
        <w:r w:rsidR="00907A2E" w:rsidRPr="00907A2E" w:rsidDel="00BC1354">
          <w:rPr>
            <w:sz w:val="22"/>
          </w:rPr>
          <w:delText xml:space="preserve">because </w:delText>
        </w:r>
      </w:del>
      <w:del w:id="930" w:author="Sai Praneetha Bhaskaruni" w:date="2022-03-25T15:40:00Z">
        <w:r w:rsidR="00907A2E" w:rsidRPr="00907A2E" w:rsidDel="00785D7C">
          <w:rPr>
            <w:sz w:val="22"/>
          </w:rPr>
          <w:delText xml:space="preserve">it functions as an early warning </w:delText>
        </w:r>
      </w:del>
      <w:del w:id="931" w:author="Sai Praneetha Bhaskaruni" w:date="2022-03-25T11:49:00Z">
        <w:r w:rsidR="00907A2E" w:rsidRPr="00907A2E" w:rsidDel="00773097">
          <w:rPr>
            <w:sz w:val="22"/>
          </w:rPr>
          <w:delText xml:space="preserve">system </w:delText>
        </w:r>
      </w:del>
      <w:del w:id="932" w:author="Sai Praneetha Bhaskaruni" w:date="2022-03-25T15:40:00Z">
        <w:r w:rsidR="00907A2E" w:rsidRPr="00907A2E" w:rsidDel="00785D7C">
          <w:rPr>
            <w:sz w:val="22"/>
          </w:rPr>
          <w:delText xml:space="preserve">for the </w:delText>
        </w:r>
      </w:del>
      <w:del w:id="933" w:author="Sai Praneetha Bhaskaruni" w:date="2022-03-25T11:49:00Z">
        <w:r w:rsidR="00907A2E" w:rsidRPr="00F93A5F" w:rsidDel="00773097">
          <w:rPr>
            <w:sz w:val="22"/>
            <w:highlight w:val="yellow"/>
            <w:rPrChange w:id="934" w:author="Sai Praneetha Bhaskaruni" w:date="2022-03-25T10:46:00Z">
              <w:rPr>
                <w:sz w:val="22"/>
              </w:rPr>
            </w:rPrChange>
          </w:rPr>
          <w:delText>computer secure</w:delText>
        </w:r>
        <w:r w:rsidR="00907A2E" w:rsidRPr="00907A2E" w:rsidDel="00773097">
          <w:rPr>
            <w:sz w:val="22"/>
          </w:rPr>
          <w:delText xml:space="preserve"> regarding</w:delText>
        </w:r>
      </w:del>
      <w:del w:id="935" w:author="Sai Praneetha Bhaskaruni" w:date="2022-03-25T11:50:00Z">
        <w:r w:rsidR="00907A2E" w:rsidRPr="00907A2E" w:rsidDel="00773097">
          <w:rPr>
            <w:sz w:val="22"/>
          </w:rPr>
          <w:delText xml:space="preserve"> </w:delText>
        </w:r>
      </w:del>
      <w:del w:id="936" w:author="Sai Praneetha Bhaskaruni" w:date="2022-03-25T15:40:00Z">
        <w:r w:rsidR="00907A2E" w:rsidRPr="00907A2E" w:rsidDel="00785D7C">
          <w:rPr>
            <w:sz w:val="22"/>
          </w:rPr>
          <w:delText>malware and cyberattacks</w:delText>
        </w:r>
      </w:del>
      <w:r w:rsidR="00907A2E" w:rsidRPr="00907A2E">
        <w:rPr>
          <w:sz w:val="22"/>
        </w:rPr>
        <w:t xml:space="preserve">. </w:t>
      </w:r>
      <w:del w:id="937" w:author="Sai Praneetha Bhaskaruni" w:date="2022-03-25T11:51:00Z">
        <w:r w:rsidR="00907A2E" w:rsidRPr="00907A2E" w:rsidDel="00EC659A">
          <w:rPr>
            <w:sz w:val="22"/>
          </w:rPr>
          <w:delText xml:space="preserve">It keeps hackers out of the </w:delText>
        </w:r>
      </w:del>
      <w:del w:id="938" w:author="Sai Praneetha Bhaskaruni" w:date="2022-03-25T11:47:00Z">
        <w:r w:rsidR="00907A2E" w:rsidRPr="00F93A5F" w:rsidDel="000A4D74">
          <w:rPr>
            <w:sz w:val="22"/>
            <w:highlight w:val="yellow"/>
            <w:rPrChange w:id="939" w:author="Sai Praneetha Bhaskaruni" w:date="2022-03-25T10:47:00Z">
              <w:rPr>
                <w:sz w:val="22"/>
              </w:rPr>
            </w:rPrChange>
          </w:rPr>
          <w:delText>computer</w:delText>
        </w:r>
        <w:r w:rsidR="00907A2E" w:rsidRPr="00907A2E" w:rsidDel="000A4D74">
          <w:rPr>
            <w:sz w:val="22"/>
          </w:rPr>
          <w:delText xml:space="preserve"> </w:delText>
        </w:r>
      </w:del>
      <w:del w:id="940" w:author="Sai Praneetha Bhaskaruni" w:date="2022-03-25T11:51:00Z">
        <w:r w:rsidR="00907A2E" w:rsidRPr="00907A2E" w:rsidDel="00EC659A">
          <w:rPr>
            <w:sz w:val="22"/>
          </w:rPr>
          <w:delText xml:space="preserve">and prevents the information from being compromised. </w:delText>
        </w:r>
      </w:del>
      <w:r w:rsidR="00907A2E" w:rsidRPr="00907A2E">
        <w:rPr>
          <w:sz w:val="22"/>
        </w:rPr>
        <w:t xml:space="preserve">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w:t>
      </w:r>
      <w:ins w:id="941" w:author="Sai Praneetha Bhaskaruni" w:date="2022-03-25T11:51:00Z">
        <w:r w:rsidR="00EC659A">
          <w:rPr>
            <w:sz w:val="22"/>
          </w:rPr>
          <w:t>repor</w:t>
        </w:r>
      </w:ins>
      <w:del w:id="942" w:author="Sai Praneetha Bhaskaruni" w:date="2022-03-25T11:51:00Z">
        <w:r w:rsidR="00907A2E" w:rsidRPr="00907A2E" w:rsidDel="00EC659A">
          <w:rPr>
            <w:sz w:val="22"/>
          </w:rPr>
          <w:delText>detec</w:delText>
        </w:r>
      </w:del>
      <w:r w:rsidR="00907A2E" w:rsidRPr="00907A2E">
        <w:rPr>
          <w:sz w:val="22"/>
        </w:rPr>
        <w:t>ted</w:t>
      </w:r>
      <w:r w:rsidRPr="00420F77">
        <w:rPr>
          <w:sz w:val="22"/>
        </w:rPr>
        <w:t>.</w:t>
      </w:r>
      <w:ins w:id="943" w:author="Sai Praneetha Bhaskaruni" w:date="2022-03-25T11:53:00Z">
        <w:r w:rsidR="003F15BA">
          <w:t xml:space="preserve"> </w:t>
        </w:r>
      </w:ins>
    </w:p>
    <w:p w14:paraId="66D6E2AC" w14:textId="3D76C49D" w:rsidR="003D4100" w:rsidRPr="00126854" w:rsidRDefault="00CD012C" w:rsidP="00126854">
      <w:pPr>
        <w:spacing w:after="120"/>
        <w:ind w:left="113" w:firstLine="0"/>
        <w:rPr>
          <w:ins w:id="944" w:author="Sai Praneetha Bhaskaruni" w:date="2022-03-25T11:54:00Z"/>
          <w:sz w:val="22"/>
          <w:rPrChange w:id="945" w:author="Sai Praneetha Bhaskaruni" w:date="2022-03-25T11:54:00Z">
            <w:rPr>
              <w:ins w:id="946" w:author="Sai Praneetha Bhaskaruni" w:date="2022-03-25T11:54:00Z"/>
              <w:sz w:val="22"/>
              <w:szCs w:val="24"/>
            </w:rPr>
          </w:rPrChange>
        </w:rPr>
        <w:pPrChange w:id="947" w:author="Sai Praneetha Bhaskaruni" w:date="2022-03-25T11:54:00Z">
          <w:pPr/>
        </w:pPrChange>
      </w:pPr>
      <w:r>
        <w:rPr>
          <w:b/>
          <w:i/>
          <w:sz w:val="22"/>
        </w:rPr>
        <w:t>Recommendation for customer (HDO)</w:t>
      </w:r>
      <w:r w:rsidR="009D4859" w:rsidRPr="00CA58F3">
        <w:rPr>
          <w:b/>
          <w:i/>
          <w:sz w:val="22"/>
        </w:rPr>
        <w:t>:</w:t>
      </w:r>
      <w:r w:rsidR="009D4859" w:rsidRPr="00CA58F3">
        <w:t xml:space="preserve"> </w:t>
      </w:r>
      <w:ins w:id="948" w:author="Sai Praneetha Bhaskaruni" w:date="2022-03-25T11:54:00Z">
        <w:r w:rsidR="003D4100" w:rsidRPr="008D391F">
          <w:rPr>
            <w:sz w:val="22"/>
            <w:szCs w:val="24"/>
          </w:rPr>
          <w:t>Customer (HDO) needs to provide the malware protection for NSA system.</w:t>
        </w:r>
        <w:r w:rsidR="00554C2F">
          <w:rPr>
            <w:sz w:val="22"/>
            <w:szCs w:val="24"/>
          </w:rPr>
          <w:t xml:space="preserve"> </w:t>
        </w:r>
      </w:ins>
    </w:p>
    <w:p w14:paraId="26BCB9B5" w14:textId="39AB8261" w:rsidR="009D4859" w:rsidDel="00554C2F" w:rsidRDefault="009D4859" w:rsidP="00554C2F">
      <w:pPr>
        <w:spacing w:after="120"/>
        <w:ind w:left="113" w:firstLine="0"/>
        <w:rPr>
          <w:del w:id="949" w:author="Sai Praneetha Bhaskaruni" w:date="2022-03-25T11:54:00Z"/>
          <w:sz w:val="22"/>
        </w:rPr>
        <w:pPrChange w:id="950" w:author="Sai Praneetha Bhaskaruni" w:date="2022-03-25T11:54:00Z">
          <w:pPr>
            <w:spacing w:after="120"/>
            <w:ind w:left="129" w:hanging="14"/>
          </w:pPr>
        </w:pPrChange>
      </w:pPr>
      <w:del w:id="951" w:author="Sai Praneetha Bhaskaruni" w:date="2022-03-25T11:54:00Z">
        <w:r w:rsidRPr="00F93A5F" w:rsidDel="003D4100">
          <w:rPr>
            <w:sz w:val="22"/>
            <w:highlight w:val="yellow"/>
            <w:rPrChange w:id="952" w:author="Sai Praneetha Bhaskaruni" w:date="2022-03-25T10:47:00Z">
              <w:rPr>
                <w:sz w:val="22"/>
              </w:rPr>
            </w:rPrChange>
          </w:rPr>
          <w:delText xml:space="preserve">Customer </w:delText>
        </w:r>
        <w:r w:rsidR="002C109E" w:rsidRPr="00F93A5F" w:rsidDel="003D4100">
          <w:rPr>
            <w:sz w:val="22"/>
            <w:highlight w:val="yellow"/>
            <w:rPrChange w:id="953" w:author="Sai Praneetha Bhaskaruni" w:date="2022-03-25T10:47:00Z">
              <w:rPr>
                <w:sz w:val="22"/>
              </w:rPr>
            </w:rPrChange>
          </w:rPr>
          <w:delText xml:space="preserve">is not </w:delText>
        </w:r>
        <w:r w:rsidRPr="00F93A5F" w:rsidDel="003D4100">
          <w:rPr>
            <w:sz w:val="22"/>
            <w:highlight w:val="yellow"/>
            <w:rPrChange w:id="954" w:author="Sai Praneetha Bhaskaruni" w:date="2022-03-25T10:47:00Z">
              <w:rPr>
                <w:sz w:val="22"/>
              </w:rPr>
            </w:rPrChange>
          </w:rPr>
          <w:delText>allowed to access this component</w:delText>
        </w:r>
        <w:r w:rsidDel="00554C2F">
          <w:rPr>
            <w:i/>
            <w:sz w:val="22"/>
          </w:rPr>
          <w:delText>.</w:delText>
        </w:r>
        <w:r w:rsidR="00907A2E" w:rsidRPr="00907A2E" w:rsidDel="00554C2F">
          <w:delText xml:space="preserve"> </w:delText>
        </w:r>
        <w:r w:rsidR="00907A2E" w:rsidRPr="00907A2E" w:rsidDel="00554C2F">
          <w:rPr>
            <w:sz w:val="22"/>
          </w:rPr>
          <w:delText xml:space="preserve">Whenever severe malware </w:delText>
        </w:r>
        <w:r w:rsidR="008229B2" w:rsidDel="00554C2F">
          <w:rPr>
            <w:sz w:val="22"/>
          </w:rPr>
          <w:delText>is</w:delText>
        </w:r>
        <w:r w:rsidR="008229B2" w:rsidRPr="00907A2E" w:rsidDel="00554C2F">
          <w:rPr>
            <w:sz w:val="22"/>
          </w:rPr>
          <w:delText xml:space="preserve"> </w:delText>
        </w:r>
        <w:r w:rsidR="00907A2E" w:rsidRPr="00907A2E" w:rsidDel="00554C2F">
          <w:rPr>
            <w:sz w:val="22"/>
          </w:rPr>
          <w:delText xml:space="preserve">detected </w:delText>
        </w:r>
        <w:r w:rsidR="008229B2" w:rsidDel="00554C2F">
          <w:rPr>
            <w:sz w:val="22"/>
          </w:rPr>
          <w:delText>get it</w:delText>
        </w:r>
        <w:r w:rsidR="00907A2E" w:rsidRPr="00907A2E" w:rsidDel="00554C2F">
          <w:rPr>
            <w:sz w:val="22"/>
          </w:rPr>
          <w:delText xml:space="preserve"> resolved by the service engineer. Customer has to block </w:delText>
        </w:r>
      </w:del>
      <w:del w:id="955" w:author="Sai Praneetha Bhaskaruni" w:date="2022-03-25T10:16:00Z">
        <w:r w:rsidR="00907A2E" w:rsidRPr="00907A2E" w:rsidDel="00EB0EFC">
          <w:rPr>
            <w:sz w:val="22"/>
          </w:rPr>
          <w:delText xml:space="preserve"> </w:delText>
        </w:r>
      </w:del>
      <w:del w:id="956" w:author="Sai Praneetha Bhaskaruni" w:date="2022-03-25T11:54:00Z">
        <w:r w:rsidR="00907A2E" w:rsidRPr="00907A2E" w:rsidDel="00554C2F">
          <w:rPr>
            <w:sz w:val="22"/>
          </w:rPr>
          <w:delText xml:space="preserve">few IOCs and IOAs </w:delText>
        </w:r>
        <w:r w:rsidR="008229B2" w:rsidDel="00554C2F">
          <w:rPr>
            <w:sz w:val="22"/>
          </w:rPr>
          <w:delText>in</w:delText>
        </w:r>
        <w:r w:rsidR="008229B2" w:rsidRPr="00907A2E" w:rsidDel="00554C2F">
          <w:rPr>
            <w:sz w:val="22"/>
          </w:rPr>
          <w:delText xml:space="preserve"> </w:delText>
        </w:r>
        <w:r w:rsidR="00907A2E" w:rsidRPr="00907A2E" w:rsidDel="00554C2F">
          <w:rPr>
            <w:sz w:val="22"/>
          </w:rPr>
          <w:delText xml:space="preserve">their network devices. </w:delText>
        </w:r>
        <w:r w:rsidR="008229B2" w:rsidDel="00554C2F">
          <w:rPr>
            <w:sz w:val="22"/>
          </w:rPr>
          <w:delText>It is h</w:delText>
        </w:r>
        <w:r w:rsidR="008229B2" w:rsidRPr="00907A2E" w:rsidDel="00554C2F">
          <w:rPr>
            <w:sz w:val="22"/>
          </w:rPr>
          <w:delText xml:space="preserve">ighly </w:delText>
        </w:r>
        <w:r w:rsidR="008229B2" w:rsidDel="00554C2F">
          <w:rPr>
            <w:sz w:val="22"/>
          </w:rPr>
          <w:delText xml:space="preserve">recommended that the </w:delText>
        </w:r>
        <w:r w:rsidR="00CD012C" w:rsidDel="00554C2F">
          <w:rPr>
            <w:sz w:val="22"/>
          </w:rPr>
          <w:delText>customer (HDO)</w:delText>
        </w:r>
        <w:r w:rsidR="00907A2E" w:rsidRPr="00907A2E" w:rsidDel="00554C2F">
          <w:rPr>
            <w:sz w:val="22"/>
          </w:rPr>
          <w:delText xml:space="preserve"> </w:delText>
        </w:r>
        <w:r w:rsidR="008229B2" w:rsidDel="00554C2F">
          <w:rPr>
            <w:sz w:val="22"/>
          </w:rPr>
          <w:delText>should use</w:delText>
        </w:r>
        <w:r w:rsidR="00907A2E" w:rsidRPr="00907A2E" w:rsidDel="00554C2F">
          <w:rPr>
            <w:sz w:val="22"/>
          </w:rPr>
          <w:delText xml:space="preserve"> network firewall. SmartMedic solution should be behind stateful firewall. </w:delText>
        </w:r>
        <w:r w:rsidR="00E722DC" w:rsidDel="00554C2F">
          <w:rPr>
            <w:sz w:val="22"/>
          </w:rPr>
          <w:delText>The f</w:delText>
        </w:r>
        <w:r w:rsidR="00E722DC" w:rsidRPr="00907A2E" w:rsidDel="00554C2F">
          <w:rPr>
            <w:sz w:val="22"/>
          </w:rPr>
          <w:delText xml:space="preserve">irewall </w:delText>
        </w:r>
        <w:r w:rsidR="00907A2E" w:rsidRPr="00907A2E" w:rsidDel="00554C2F">
          <w:rPr>
            <w:sz w:val="22"/>
          </w:rPr>
          <w:delTex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R="008229B2" w:rsidDel="00554C2F">
          <w:rPr>
            <w:sz w:val="22"/>
          </w:rPr>
          <w:delText>.</w:delText>
        </w:r>
      </w:del>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stateful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C335C4">
      <w:pPr>
        <w:pStyle w:val="Heading1"/>
      </w:pPr>
      <w:bookmarkStart w:id="957" w:name="_Toc98780938"/>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957"/>
    </w:p>
    <w:p w14:paraId="7C53C72D" w14:textId="6015F929" w:rsidR="009D4859" w:rsidRPr="00C11DBF" w:rsidRDefault="009D4859" w:rsidP="009D4859">
      <w:pPr>
        <w:shd w:val="clear" w:color="auto" w:fill="E7E6E6" w:themeFill="background2"/>
        <w:spacing w:after="0"/>
        <w:ind w:left="118"/>
        <w:rPr>
          <w:b/>
          <w:sz w:val="22"/>
        </w:rPr>
      </w:pPr>
      <w:r w:rsidRPr="00C11DBF">
        <w:rPr>
          <w:b/>
          <w:sz w:val="22"/>
        </w:rPr>
        <w:t>SmartMedic Solution Component</w:t>
      </w:r>
      <w:ins w:id="958" w:author="Sai Praneetha Bhaskaruni" w:date="2022-03-25T10:05:00Z">
        <w:r w:rsidR="00364E05">
          <w:rPr>
            <w:b/>
            <w:sz w:val="22"/>
          </w:rPr>
          <w:t>s</w:t>
        </w:r>
      </w:ins>
      <w:r w:rsidRPr="00C11DBF">
        <w:rPr>
          <w:b/>
          <w:sz w:val="22"/>
        </w:rPr>
        <w:t>: Device</w:t>
      </w:r>
      <w:r w:rsidR="0060199F">
        <w:rPr>
          <w:b/>
          <w:sz w:val="22"/>
        </w:rPr>
        <w:t xml:space="preserve"> and Tablet</w:t>
      </w:r>
    </w:p>
    <w:p w14:paraId="50E66FF3" w14:textId="27AD81E8"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ins w:id="959" w:author="Sai Praneetha Bhaskaruni" w:date="2022-03-25T11:57:00Z">
        <w:r w:rsidR="00430D0C">
          <w:rPr>
            <w:sz w:val="22"/>
          </w:rPr>
          <w:t>complete Smart Medic platform</w:t>
        </w:r>
      </w:ins>
      <w:del w:id="960" w:author="Sai Praneetha Bhaskaruni" w:date="2022-03-25T11:56:00Z">
        <w:r w:rsidR="00907A2E" w:rsidRPr="00907A2E" w:rsidDel="00430D0C">
          <w:rPr>
            <w:sz w:val="22"/>
          </w:rPr>
          <w:delText>application</w:delText>
        </w:r>
      </w:del>
      <w:r w:rsidR="00907A2E" w:rsidRPr="00907A2E">
        <w:rPr>
          <w:sz w:val="22"/>
        </w:rPr>
        <w:t>. Stryker will be evaluating high-risk third-party components periodically and communicate to customers for any updates required during the product lifecycle</w:t>
      </w:r>
      <w:r w:rsidRPr="00275C89">
        <w:rPr>
          <w:sz w:val="22"/>
        </w:rPr>
        <w:t>.</w:t>
      </w:r>
    </w:p>
    <w:p w14:paraId="3361AAAC" w14:textId="1E7FA640" w:rsidR="009D4859" w:rsidRPr="008328CE" w:rsidRDefault="00CD012C" w:rsidP="008328CE">
      <w:pPr>
        <w:spacing w:after="120"/>
        <w:ind w:left="129" w:hanging="14"/>
        <w:rPr>
          <w:sz w:val="22"/>
          <w:rPrChange w:id="961" w:author="Sai Praneetha Bhaskaruni" w:date="2022-03-25T11:59:00Z">
            <w:rPr>
              <w:i/>
              <w:sz w:val="22"/>
            </w:rPr>
          </w:rPrChange>
        </w:rPr>
        <w:pPrChange w:id="962" w:author="Sai Praneetha Bhaskaruni" w:date="2022-03-25T11:59:00Z">
          <w:pPr>
            <w:spacing w:after="120"/>
            <w:ind w:left="129" w:hanging="14"/>
          </w:pPr>
        </w:pPrChange>
      </w:pPr>
      <w:r>
        <w:rPr>
          <w:b/>
          <w:i/>
          <w:sz w:val="22"/>
        </w:rPr>
        <w:t>Recommendation for customer (HDO)</w:t>
      </w:r>
      <w:r w:rsidR="009D4859" w:rsidRPr="00CA58F3">
        <w:rPr>
          <w:b/>
          <w:i/>
          <w:sz w:val="22"/>
        </w:rPr>
        <w:t>:</w:t>
      </w:r>
      <w:r w:rsidR="009D4859" w:rsidRPr="00CA58F3">
        <w:t xml:space="preserve"> </w:t>
      </w:r>
      <w:ins w:id="963" w:author="Sai Praneetha Bhaskaruni" w:date="2022-03-25T11:59:00Z">
        <w:r w:rsidR="00ED2450" w:rsidRPr="00331164">
          <w:rPr>
            <w:sz w:val="22"/>
            <w:rPrChange w:id="964" w:author="Sai Praneetha Bhaskaruni" w:date="2022-03-25T11:59:00Z">
              <w:rPr>
                <w:sz w:val="22"/>
                <w:szCs w:val="24"/>
              </w:rPr>
            </w:rPrChange>
          </w:rPr>
          <w:t xml:space="preserve">Any information regarding </w:t>
        </w:r>
        <w:r w:rsidR="00ED2450" w:rsidRPr="00331164">
          <w:rPr>
            <w:sz w:val="22"/>
            <w:rPrChange w:id="965" w:author="Sai Praneetha Bhaskaruni" w:date="2022-03-25T11:59:00Z">
              <w:rPr/>
            </w:rPrChange>
          </w:rPr>
          <w:t>Roadmap for Third Party Components in Device Life Cycle</w:t>
        </w:r>
        <w:r w:rsidR="00ED2450" w:rsidRPr="00331164">
          <w:rPr>
            <w:sz w:val="22"/>
            <w:rPrChange w:id="966" w:author="Sai Praneetha Bhaskaruni" w:date="2022-03-25T11:59:00Z">
              <w:rPr>
                <w:sz w:val="22"/>
                <w:szCs w:val="24"/>
              </w:rPr>
            </w:rPrChange>
          </w:rPr>
          <w:t xml:space="preserve"> </w:t>
        </w:r>
        <w:r w:rsidR="00ED2450" w:rsidRPr="00331164">
          <w:rPr>
            <w:sz w:val="22"/>
            <w:rPrChange w:id="967" w:author="Sai Praneetha Bhaskaruni" w:date="2022-03-25T11:59:00Z">
              <w:rPr>
                <w:sz w:val="22"/>
                <w:szCs w:val="24"/>
              </w:rPr>
            </w:rPrChange>
          </w:rPr>
          <w:t>can be requested from Stryker.</w:t>
        </w:r>
      </w:ins>
      <w:del w:id="968" w:author="Sai Praneetha Bhaskaruni" w:date="2022-03-25T11:59:00Z">
        <w:r w:rsidR="009D4859" w:rsidDel="00ED2450">
          <w:delText>C</w:delText>
        </w:r>
        <w:r w:rsidR="009D4859" w:rsidRPr="000F24D0" w:rsidDel="00ED2450">
          <w:rPr>
            <w:sz w:val="22"/>
          </w:rPr>
          <w:delText>ustomer</w:delText>
        </w:r>
        <w:r w:rsidR="009D4859" w:rsidDel="00ED2450">
          <w:rPr>
            <w:sz w:val="22"/>
          </w:rPr>
          <w:delText xml:space="preserve"> </w:delText>
        </w:r>
        <w:r w:rsidR="00660562" w:rsidDel="00ED2450">
          <w:rPr>
            <w:sz w:val="22"/>
          </w:rPr>
          <w:delText xml:space="preserve">is not </w:delText>
        </w:r>
        <w:r w:rsidR="009D4859" w:rsidRPr="000F24D0" w:rsidDel="00ED2450">
          <w:rPr>
            <w:sz w:val="22"/>
          </w:rPr>
          <w:delText>allowed to access this component</w:delText>
        </w:r>
        <w:r w:rsidR="009D4859" w:rsidDel="00ED2450">
          <w:rPr>
            <w:i/>
            <w:sz w:val="22"/>
          </w:rPr>
          <w:delText>.</w:delText>
        </w:r>
      </w:del>
    </w:p>
    <w:p w14:paraId="6B0B845C" w14:textId="54D58637" w:rsidR="009D4859" w:rsidRDefault="009D4859" w:rsidP="00BC2B73">
      <w:pPr>
        <w:ind w:firstLine="0"/>
      </w:pPr>
    </w:p>
    <w:p w14:paraId="4C5BFB41" w14:textId="777651E6" w:rsidR="009D4859" w:rsidRPr="00180992" w:rsidRDefault="00BC546B" w:rsidP="00C335C4">
      <w:pPr>
        <w:pStyle w:val="Heading1"/>
      </w:pPr>
      <w:bookmarkStart w:id="969" w:name="_Toc98780939"/>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969"/>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128BA142" w14:textId="50CB1920" w:rsidR="00F26623" w:rsidRPr="008D391F" w:rsidDel="00DD654A" w:rsidRDefault="009D4859" w:rsidP="00DD654A">
      <w:pPr>
        <w:spacing w:after="120"/>
        <w:ind w:left="129" w:hanging="14"/>
        <w:rPr>
          <w:del w:id="970" w:author="Sai Praneetha Bhaskaruni" w:date="2022-03-25T12:08:00Z"/>
          <w:moveTo w:id="971" w:author="Sai Praneetha Bhaskaruni" w:date="2022-03-25T12:05:00Z"/>
          <w:sz w:val="24"/>
          <w:szCs w:val="24"/>
        </w:rPr>
        <w:pPrChange w:id="972" w:author="Sai Praneetha Bhaskaruni" w:date="2022-03-25T12:08:00Z">
          <w:pPr>
            <w:spacing w:after="120"/>
            <w:ind w:left="129" w:hanging="14"/>
          </w:pPr>
        </w:pPrChange>
      </w:pPr>
      <w:r w:rsidRPr="00CA58F3">
        <w:rPr>
          <w:b/>
          <w:i/>
          <w:sz w:val="22"/>
        </w:rPr>
        <w:t>Existing Security Features:</w:t>
      </w:r>
      <w:r>
        <w:rPr>
          <w:i/>
          <w:sz w:val="22"/>
        </w:rPr>
        <w:t xml:space="preserve"> </w:t>
      </w:r>
      <w:ins w:id="973" w:author="Sai Praneetha Bhaskaruni" w:date="2022-03-25T12:04:00Z">
        <w:r w:rsidR="005733E7">
          <w:rPr>
            <w:sz w:val="22"/>
            <w:szCs w:val="24"/>
          </w:rPr>
          <w:t>Smart Medic platform has weight &amp; position considered as health data.</w:t>
        </w:r>
      </w:ins>
      <w:ins w:id="974" w:author="Sai Praneetha Bhaskaruni" w:date="2022-03-25T12:05:00Z">
        <w:r w:rsidR="005733E7">
          <w:rPr>
            <w:sz w:val="22"/>
            <w:szCs w:val="24"/>
          </w:rPr>
          <w:t xml:space="preserve"> </w:t>
        </w:r>
        <w:r w:rsidR="005733E7">
          <w:rPr>
            <w:sz w:val="22"/>
          </w:rPr>
          <w:t xml:space="preserve">Patient </w:t>
        </w:r>
        <w:r w:rsidR="005733E7" w:rsidRPr="008D391F">
          <w:rPr>
            <w:sz w:val="22"/>
            <w:szCs w:val="24"/>
          </w:rPr>
          <w:t xml:space="preserve">details are anonymized and mapped to patient id and </w:t>
        </w:r>
      </w:ins>
      <w:ins w:id="975" w:author="Sai Praneetha Bhaskaruni" w:date="2022-03-25T12:06:00Z">
        <w:r w:rsidR="007D42FB">
          <w:rPr>
            <w:sz w:val="22"/>
            <w:szCs w:val="24"/>
          </w:rPr>
          <w:t xml:space="preserve">using </w:t>
        </w:r>
      </w:ins>
      <w:ins w:id="976" w:author="Sai Praneetha Bhaskaruni" w:date="2022-03-25T12:05:00Z">
        <w:r w:rsidR="005733E7" w:rsidRPr="008D391F">
          <w:rPr>
            <w:sz w:val="22"/>
            <w:szCs w:val="24"/>
          </w:rPr>
          <w:t xml:space="preserve">that </w:t>
        </w:r>
      </w:ins>
      <w:ins w:id="977" w:author="Sai Praneetha Bhaskaruni" w:date="2022-03-25T12:06:00Z">
        <w:r w:rsidR="007D42FB" w:rsidRPr="008D391F">
          <w:rPr>
            <w:sz w:val="22"/>
            <w:szCs w:val="24"/>
          </w:rPr>
          <w:t xml:space="preserve">patient </w:t>
        </w:r>
        <w:r w:rsidR="007D42FB">
          <w:rPr>
            <w:sz w:val="22"/>
            <w:szCs w:val="24"/>
          </w:rPr>
          <w:t xml:space="preserve">personal </w:t>
        </w:r>
        <w:r w:rsidR="007D42FB" w:rsidRPr="008D391F">
          <w:rPr>
            <w:sz w:val="22"/>
            <w:szCs w:val="24"/>
          </w:rPr>
          <w:t>details</w:t>
        </w:r>
        <w:r w:rsidR="007D42FB" w:rsidRPr="008D391F">
          <w:rPr>
            <w:sz w:val="22"/>
            <w:szCs w:val="24"/>
          </w:rPr>
          <w:t xml:space="preserve"> </w:t>
        </w:r>
      </w:ins>
      <w:ins w:id="978" w:author="Sai Praneetha Bhaskaruni" w:date="2022-03-25T12:05:00Z">
        <w:r w:rsidR="005733E7" w:rsidRPr="008D391F">
          <w:rPr>
            <w:sz w:val="22"/>
            <w:szCs w:val="24"/>
          </w:rPr>
          <w:t>can</w:t>
        </w:r>
        <w:r w:rsidR="005733E7">
          <w:rPr>
            <w:sz w:val="22"/>
            <w:szCs w:val="24"/>
          </w:rPr>
          <w:t>’t</w:t>
        </w:r>
        <w:r w:rsidR="005733E7" w:rsidRPr="008D391F">
          <w:rPr>
            <w:sz w:val="22"/>
            <w:szCs w:val="24"/>
          </w:rPr>
          <w:t xml:space="preserve"> be retrieved.</w:t>
        </w:r>
        <w:r w:rsidR="005733E7">
          <w:rPr>
            <w:sz w:val="22"/>
            <w:szCs w:val="24"/>
          </w:rPr>
          <w:t xml:space="preserve"> </w:t>
        </w:r>
      </w:ins>
      <w:moveToRangeStart w:id="979" w:author="Sai Praneetha Bhaskaruni" w:date="2022-03-25T12:05:00Z" w:name="move99102325"/>
      <w:moveTo w:id="980" w:author="Sai Praneetha Bhaskaruni" w:date="2022-03-25T12:05:00Z">
        <w:r w:rsidR="00F26623" w:rsidRPr="00A0310B">
          <w:rPr>
            <w:sz w:val="22"/>
          </w:rPr>
          <w:t xml:space="preserve">The data at rest </w:t>
        </w:r>
        <w:r w:rsidR="00F26623">
          <w:rPr>
            <w:sz w:val="22"/>
          </w:rPr>
          <w:t xml:space="preserve">is </w:t>
        </w:r>
        <w:r w:rsidR="00F26623" w:rsidRPr="00A0310B">
          <w:rPr>
            <w:sz w:val="22"/>
          </w:rPr>
          <w:t>encrypted using a strong encryption mechanism implemented within the SmartMedic solution, which safeguards the sensitive medical data from</w:t>
        </w:r>
      </w:moveTo>
      <w:ins w:id="981" w:author="Sai Praneetha Bhaskaruni" w:date="2022-03-25T12:07:00Z">
        <w:r w:rsidR="00414BC1">
          <w:rPr>
            <w:sz w:val="22"/>
          </w:rPr>
          <w:t xml:space="preserve"> </w:t>
        </w:r>
      </w:ins>
      <w:moveTo w:id="982" w:author="Sai Praneetha Bhaskaruni" w:date="2022-03-25T12:05:00Z">
        <w:del w:id="983" w:author="Sai Praneetha Bhaskaruni" w:date="2022-03-25T12:07:00Z">
          <w:r w:rsidR="00F26623" w:rsidRPr="00A0310B" w:rsidDel="00414BC1">
            <w:rPr>
              <w:sz w:val="22"/>
            </w:rPr>
            <w:delText xml:space="preserve"> </w:delText>
          </w:r>
        </w:del>
      </w:moveTo>
      <w:ins w:id="984" w:author="Sai Praneetha Bhaskaruni" w:date="2022-03-25T12:07:00Z">
        <w:r w:rsidR="00414BC1">
          <w:rPr>
            <w:sz w:val="22"/>
          </w:rPr>
          <w:t>unauthorized access</w:t>
        </w:r>
      </w:ins>
      <w:moveTo w:id="985" w:author="Sai Praneetha Bhaskaruni" w:date="2022-03-25T12:05:00Z">
        <w:del w:id="986" w:author="Sai Praneetha Bhaskaruni" w:date="2022-03-25T12:07:00Z">
          <w:r w:rsidR="00F26623" w:rsidRPr="00A0310B" w:rsidDel="00414BC1">
            <w:rPr>
              <w:sz w:val="22"/>
            </w:rPr>
            <w:delText>prying eyes</w:delText>
          </w:r>
        </w:del>
        <w:r w:rsidR="00F26623" w:rsidRPr="00A0310B">
          <w:rPr>
            <w:sz w:val="22"/>
          </w:rPr>
          <w:t xml:space="preserve">. </w:t>
        </w:r>
        <w:del w:id="987" w:author="Sai Praneetha Bhaskaruni" w:date="2022-03-25T12:08:00Z">
          <w:r w:rsidR="00F26623" w:rsidRPr="00A0310B" w:rsidDel="00DD654A">
            <w:rPr>
              <w:sz w:val="22"/>
            </w:rPr>
            <w:delText>The ability of the device to ensure unauthorized access does not compromise the integrity and confidentiality of sensitive information stored on the device</w:delText>
          </w:r>
          <w:r w:rsidR="00F26623" w:rsidRPr="00420F77" w:rsidDel="00DD654A">
            <w:rPr>
              <w:sz w:val="22"/>
            </w:rPr>
            <w:delText>.</w:delText>
          </w:r>
          <w:r w:rsidR="00F26623" w:rsidDel="00DD654A">
            <w:rPr>
              <w:sz w:val="22"/>
            </w:rPr>
            <w:delText xml:space="preserve"> </w:delText>
          </w:r>
        </w:del>
      </w:moveTo>
    </w:p>
    <w:moveToRangeEnd w:id="979"/>
    <w:p w14:paraId="6D5B6E65" w14:textId="35747C23" w:rsidR="005733E7" w:rsidRPr="008D391F" w:rsidRDefault="005733E7" w:rsidP="00DD654A">
      <w:pPr>
        <w:spacing w:after="120"/>
        <w:ind w:left="129" w:hanging="14"/>
        <w:rPr>
          <w:ins w:id="988" w:author="Sai Praneetha Bhaskaruni" w:date="2022-03-25T12:05:00Z"/>
          <w:sz w:val="24"/>
          <w:szCs w:val="24"/>
        </w:rPr>
        <w:pPrChange w:id="989" w:author="Sai Praneetha Bhaskaruni" w:date="2022-03-25T12:08:00Z">
          <w:pPr>
            <w:spacing w:after="120"/>
            <w:ind w:left="129" w:hanging="14"/>
          </w:pPr>
        </w:pPrChange>
      </w:pPr>
    </w:p>
    <w:p w14:paraId="77378DEE" w14:textId="1EED5968" w:rsidR="00E701E7" w:rsidRPr="00D04165" w:rsidDel="00F26623" w:rsidRDefault="00A0310B">
      <w:pPr>
        <w:spacing w:after="120"/>
        <w:ind w:left="129" w:hanging="14"/>
        <w:rPr>
          <w:moveFrom w:id="990" w:author="Sai Praneetha Bhaskaruni" w:date="2022-03-25T12:05:00Z"/>
          <w:sz w:val="24"/>
          <w:szCs w:val="24"/>
          <w:rPrChange w:id="991" w:author="Sai Praneetha Bhaskaruni" w:date="2022-03-25T12:01:00Z">
            <w:rPr>
              <w:moveFrom w:id="992" w:author="Sai Praneetha Bhaskaruni" w:date="2022-03-25T12:05:00Z"/>
              <w:sz w:val="22"/>
            </w:rPr>
          </w:rPrChange>
        </w:rPr>
      </w:pPr>
      <w:moveFromRangeStart w:id="993" w:author="Sai Praneetha Bhaskaruni" w:date="2022-03-25T12:05:00Z" w:name="move99102325"/>
      <w:moveFrom w:id="994" w:author="Sai Praneetha Bhaskaruni" w:date="2022-03-25T12:05:00Z">
        <w:r w:rsidRPr="00A0310B" w:rsidDel="00F26623">
          <w:rPr>
            <w:sz w:val="22"/>
          </w:rPr>
          <w:t xml:space="preserve">The data at rest </w:t>
        </w:r>
        <w:r w:rsidR="00660562"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009D4859" w:rsidRPr="00420F77" w:rsidDel="00F26623">
          <w:rPr>
            <w:sz w:val="22"/>
          </w:rPr>
          <w:t>.</w:t>
        </w:r>
        <w:r w:rsidR="00802104" w:rsidDel="00F26623">
          <w:rPr>
            <w:sz w:val="22"/>
          </w:rPr>
          <w:t xml:space="preserve"> </w:t>
        </w:r>
      </w:moveFrom>
    </w:p>
    <w:moveFromRangeEnd w:id="993"/>
    <w:p w14:paraId="3978CD3D" w14:textId="20FB65C5"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w:t>
      </w:r>
      <w:ins w:id="995" w:author="Sai Praneetha Bhaskaruni" w:date="2022-03-25T12:09:00Z">
        <w:r w:rsidR="00DD7300">
          <w:rPr>
            <w:sz w:val="22"/>
          </w:rPr>
          <w:t>,</w:t>
        </w:r>
      </w:ins>
      <w:r w:rsidR="00B26EF8" w:rsidRPr="000453EB">
        <w:rPr>
          <w:sz w:val="22"/>
        </w:rPr>
        <w:t xml:space="preserve"> the tablet and </w:t>
      </w:r>
      <w:ins w:id="996" w:author="Sai Praneetha Bhaskaruni" w:date="2022-03-25T12:09:00Z">
        <w:r w:rsidR="00DD7300">
          <w:rPr>
            <w:sz w:val="22"/>
          </w:rPr>
          <w:t xml:space="preserve">Stryker </w:t>
        </w:r>
      </w:ins>
      <w:del w:id="997" w:author="Sai Praneetha Bhaskaruni" w:date="2022-03-25T12:09:00Z">
        <w:r w:rsidR="00B26EF8" w:rsidDel="00DD7300">
          <w:rPr>
            <w:sz w:val="22"/>
          </w:rPr>
          <w:delText xml:space="preserve">SmartMedic </w:delText>
        </w:r>
      </w:del>
      <w:r w:rsidR="00B26EF8">
        <w:rPr>
          <w:sz w:val="22"/>
        </w:rPr>
        <w:t>cloud</w:t>
      </w:r>
      <w:del w:id="998" w:author="Sai Praneetha Bhaskaruni" w:date="2022-03-25T12:09:00Z">
        <w:r w:rsidR="00B26EF8" w:rsidDel="00DD7300">
          <w:rPr>
            <w:sz w:val="22"/>
          </w:rPr>
          <w:delText xml:space="preserve"> application</w:delText>
        </w:r>
      </w:del>
      <w:r w:rsidR="00B26EF8">
        <w:rPr>
          <w:sz w:val="22"/>
        </w:rPr>
        <w:t xml:space="preserve">. </w:t>
      </w:r>
      <w:r w:rsidR="00660562">
        <w:rPr>
          <w:sz w:val="22"/>
        </w:rPr>
        <w:t>It is a</w:t>
      </w:r>
      <w:r w:rsidR="00660562" w:rsidRPr="00A0310B">
        <w:rPr>
          <w:sz w:val="22"/>
        </w:rPr>
        <w:t xml:space="preserve">dvised </w:t>
      </w:r>
      <w:r w:rsidR="00660562">
        <w:rPr>
          <w:sz w:val="22"/>
        </w:rPr>
        <w:t>that</w:t>
      </w:r>
      <w:r w:rsidR="00B26EF8" w:rsidRPr="00A0310B">
        <w:rPr>
          <w:sz w:val="22"/>
        </w:rPr>
        <w:t xml:space="preserve"> personal credential</w:t>
      </w:r>
      <w:r w:rsidR="00660562">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C335C4">
      <w:pPr>
        <w:pStyle w:val="Heading1"/>
      </w:pPr>
      <w:bookmarkStart w:id="999" w:name="_Toc98780940"/>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999"/>
    </w:p>
    <w:p w14:paraId="19C65BF4" w14:textId="0EF42096" w:rsidR="00672B7E" w:rsidRPr="00C11DBF" w:rsidRDefault="00672B7E" w:rsidP="00672B7E">
      <w:pPr>
        <w:shd w:val="clear" w:color="auto" w:fill="E7E6E6" w:themeFill="background2"/>
        <w:spacing w:after="0"/>
        <w:ind w:left="118"/>
        <w:rPr>
          <w:b/>
          <w:sz w:val="22"/>
        </w:rPr>
      </w:pPr>
      <w:r w:rsidRPr="00C11DBF">
        <w:rPr>
          <w:b/>
          <w:sz w:val="22"/>
        </w:rPr>
        <w:t>SmartMedic Solution Component</w:t>
      </w:r>
      <w:ins w:id="1000" w:author="Sai Praneetha Bhaskaruni" w:date="2022-03-25T10:05:00Z">
        <w:r w:rsidR="00BE5C63">
          <w:rPr>
            <w:b/>
            <w:sz w:val="22"/>
          </w:rPr>
          <w:t>s</w:t>
        </w:r>
      </w:ins>
      <w:r w:rsidRPr="00C11DBF">
        <w:rPr>
          <w:b/>
          <w:sz w:val="22"/>
        </w:rPr>
        <w:t>: Device</w:t>
      </w:r>
      <w:r w:rsidR="00CC1180">
        <w:rPr>
          <w:b/>
          <w:sz w:val="22"/>
        </w:rPr>
        <w:t xml:space="preserve">, Tablet &amp; </w:t>
      </w:r>
      <w:r w:rsidR="00CC1180" w:rsidRPr="00CC1180">
        <w:rPr>
          <w:b/>
          <w:sz w:val="22"/>
        </w:rPr>
        <w:t>Nurse Station Application</w:t>
      </w:r>
    </w:p>
    <w:p w14:paraId="631A681B" w14:textId="121F95A5"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w:t>
      </w:r>
      <w:ins w:id="1001" w:author="Sai Praneetha Bhaskaruni" w:date="2022-03-25T12:20:00Z">
        <w:r w:rsidR="00A1657E">
          <w:rPr>
            <w:sz w:val="22"/>
          </w:rPr>
          <w:t>long with</w:t>
        </w:r>
      </w:ins>
      <w:del w:id="1002" w:author="Sai Praneetha Bhaskaruni" w:date="2022-03-25T12:20:00Z">
        <w:r w:rsidR="00676F6A" w:rsidRPr="00676F6A" w:rsidDel="00A1657E">
          <w:rPr>
            <w:sz w:val="22"/>
          </w:rPr>
          <w:delText>nd</w:delText>
        </w:r>
      </w:del>
      <w:r w:rsidR="00676F6A" w:rsidRPr="00676F6A">
        <w:rPr>
          <w:sz w:val="22"/>
        </w:rPr>
        <w:t xml:space="preserve"> secur</w:t>
      </w:r>
      <w:ins w:id="1003" w:author="Sai Praneetha Bhaskaruni" w:date="2022-03-25T12:11:00Z">
        <w:r w:rsidR="0024796E">
          <w:rPr>
            <w:sz w:val="22"/>
          </w:rPr>
          <w:t xml:space="preserve">e </w:t>
        </w:r>
      </w:ins>
      <w:del w:id="1004" w:author="Sai Praneetha Bhaskaruni" w:date="2022-03-25T12:11:00Z">
        <w:r w:rsidR="00676F6A" w:rsidRPr="00676F6A" w:rsidDel="0024796E">
          <w:rPr>
            <w:sz w:val="22"/>
          </w:rPr>
          <w:delText xml:space="preserve">ity </w:delText>
        </w:r>
      </w:del>
      <w:r w:rsidR="00676F6A" w:rsidRPr="00676F6A">
        <w:rPr>
          <w:sz w:val="22"/>
        </w:rPr>
        <w:t>code review</w:t>
      </w:r>
      <w:ins w:id="1005" w:author="Sai Praneetha Bhaskaruni" w:date="2022-03-25T12:26:00Z">
        <w:r w:rsidR="00867710">
          <w:rPr>
            <w:sz w:val="22"/>
          </w:rPr>
          <w:t xml:space="preserve"> </w:t>
        </w:r>
      </w:ins>
      <w:del w:id="1006" w:author="Sai Praneetha Bhaskaruni" w:date="2022-03-25T12:26:00Z">
        <w:r w:rsidR="00676F6A" w:rsidRPr="00676F6A" w:rsidDel="00867710">
          <w:rPr>
            <w:sz w:val="22"/>
          </w:rPr>
          <w:delText xml:space="preserve"> </w:delText>
        </w:r>
      </w:del>
      <w:r w:rsidR="00676F6A" w:rsidRPr="00676F6A">
        <w:rPr>
          <w:sz w:val="22"/>
        </w:rPr>
        <w:t xml:space="preserve">of SmartMedic </w:t>
      </w:r>
      <w:del w:id="1007" w:author="Sai Praneetha Bhaskaruni" w:date="2022-03-25T12:12:00Z">
        <w:r w:rsidR="00676F6A" w:rsidRPr="00676F6A" w:rsidDel="0024796E">
          <w:rPr>
            <w:sz w:val="22"/>
          </w:rPr>
          <w:delText>Device</w:delText>
        </w:r>
      </w:del>
      <w:ins w:id="1008" w:author="Sai Praneetha Bhaskaruni" w:date="2022-03-25T12:12:00Z">
        <w:r w:rsidR="0024796E">
          <w:rPr>
            <w:sz w:val="22"/>
          </w:rPr>
          <w:t>platform components</w:t>
        </w:r>
      </w:ins>
      <w:r w:rsidR="00676F6A" w:rsidRPr="00676F6A">
        <w:rPr>
          <w:sz w:val="22"/>
        </w:rPr>
        <w:t xml:space="preserve">. </w:t>
      </w:r>
      <w:ins w:id="1009" w:author="Sai Praneetha Bhaskaruni" w:date="2022-03-25T12:26:00Z">
        <w:r w:rsidR="00867710">
          <w:rPr>
            <w:sz w:val="22"/>
          </w:rPr>
          <w:t>The testing report has been evaluated to identify the exploited</w:t>
        </w:r>
      </w:ins>
      <w:ins w:id="1010" w:author="Sai Praneetha Bhaskaruni" w:date="2022-03-25T12:27:00Z">
        <w:r w:rsidR="00867710">
          <w:rPr>
            <w:sz w:val="22"/>
          </w:rPr>
          <w:t xml:space="preserve"> vulnerabilities</w:t>
        </w:r>
      </w:ins>
      <w:ins w:id="1011" w:author="Sai Praneetha Bhaskaruni" w:date="2022-03-25T12:26:00Z">
        <w:r w:rsidR="00867710">
          <w:rPr>
            <w:sz w:val="22"/>
          </w:rPr>
          <w:t xml:space="preserve"> &amp; provide</w:t>
        </w:r>
      </w:ins>
      <w:ins w:id="1012" w:author="Sai Praneetha Bhaskaruni" w:date="2022-03-25T12:27:00Z">
        <w:r w:rsidR="00867710">
          <w:rPr>
            <w:sz w:val="22"/>
          </w:rPr>
          <w:t>d the secure interfaces</w:t>
        </w:r>
      </w:ins>
      <w:ins w:id="1013" w:author="Sai Praneetha Bhaskaruni" w:date="2022-03-25T12:26:00Z">
        <w:r w:rsidR="00867710">
          <w:rPr>
            <w:sz w:val="22"/>
          </w:rPr>
          <w:t>.</w:t>
        </w:r>
      </w:ins>
      <w:ins w:id="1014" w:author="Sai Praneetha Bhaskaruni" w:date="2022-03-25T12:28:00Z">
        <w:r w:rsidR="00867710">
          <w:rPr>
            <w:sz w:val="22"/>
          </w:rPr>
          <w:t xml:space="preserve"> </w:t>
        </w:r>
        <w:r w:rsidR="00996641">
          <w:rPr>
            <w:sz w:val="22"/>
          </w:rPr>
          <w:t>The S</w:t>
        </w:r>
      </w:ins>
      <w:ins w:id="1015" w:author="Sai Praneetha Bhaskaruni" w:date="2022-03-25T12:31:00Z">
        <w:r w:rsidR="00834080">
          <w:rPr>
            <w:sz w:val="22"/>
          </w:rPr>
          <w:t>mart</w:t>
        </w:r>
      </w:ins>
      <w:ins w:id="1016" w:author="Sai Praneetha Bhaskaruni" w:date="2022-03-25T12:28:00Z">
        <w:r w:rsidR="00996641">
          <w:rPr>
            <w:sz w:val="22"/>
          </w:rPr>
          <w:t>M</w:t>
        </w:r>
      </w:ins>
      <w:ins w:id="1017" w:author="Sai Praneetha Bhaskaruni" w:date="2022-03-25T12:31:00Z">
        <w:r w:rsidR="00834080">
          <w:rPr>
            <w:sz w:val="22"/>
          </w:rPr>
          <w:t>edic</w:t>
        </w:r>
      </w:ins>
      <w:ins w:id="1018" w:author="Sai Praneetha Bhaskaruni" w:date="2022-03-25T12:28:00Z">
        <w:r w:rsidR="00996641">
          <w:rPr>
            <w:sz w:val="22"/>
          </w:rPr>
          <w:t xml:space="preserve"> device (tablet) has been </w:t>
        </w:r>
      </w:ins>
      <w:ins w:id="1019" w:author="Sai Praneetha Bhaskaruni" w:date="2022-03-25T12:30:00Z">
        <w:r w:rsidR="00996641">
          <w:rPr>
            <w:sz w:val="22"/>
          </w:rPr>
          <w:t>hardened</w:t>
        </w:r>
      </w:ins>
      <w:ins w:id="1020" w:author="Sai Praneetha Bhaskaruni" w:date="2022-03-25T12:28:00Z">
        <w:r w:rsidR="00996641">
          <w:rPr>
            <w:sz w:val="22"/>
          </w:rPr>
          <w:t xml:space="preserve"> to operate in Ki</w:t>
        </w:r>
      </w:ins>
      <w:ins w:id="1021" w:author="Sai Praneetha Bhaskaruni" w:date="2022-03-25T12:33:00Z">
        <w:r w:rsidR="00830FDF">
          <w:rPr>
            <w:sz w:val="22"/>
          </w:rPr>
          <w:t>os</w:t>
        </w:r>
      </w:ins>
      <w:ins w:id="1022" w:author="Sai Praneetha Bhaskaruni" w:date="2022-03-25T12:28:00Z">
        <w:r w:rsidR="00996641">
          <w:rPr>
            <w:sz w:val="22"/>
          </w:rPr>
          <w:t xml:space="preserve">k mode </w:t>
        </w:r>
      </w:ins>
      <w:ins w:id="1023" w:author="Sai Praneetha Bhaskaruni" w:date="2022-03-25T12:29:00Z">
        <w:r w:rsidR="00996641">
          <w:rPr>
            <w:sz w:val="22"/>
          </w:rPr>
          <w:t>and preconfigured with anti</w:t>
        </w:r>
      </w:ins>
      <w:ins w:id="1024" w:author="Sai Praneetha Bhaskaruni" w:date="2022-03-25T12:30:00Z">
        <w:r w:rsidR="00996641">
          <w:rPr>
            <w:sz w:val="22"/>
          </w:rPr>
          <w:t>-</w:t>
        </w:r>
      </w:ins>
      <w:ins w:id="1025" w:author="Sai Praneetha Bhaskaruni" w:date="2022-03-25T12:29:00Z">
        <w:r w:rsidR="00996641">
          <w:rPr>
            <w:sz w:val="22"/>
          </w:rPr>
          <w:t xml:space="preserve">malware </w:t>
        </w:r>
      </w:ins>
      <w:ins w:id="1026" w:author="Sai Praneetha Bhaskaruni" w:date="2022-03-25T12:30:00Z">
        <w:r w:rsidR="00996641">
          <w:rPr>
            <w:sz w:val="22"/>
          </w:rPr>
          <w:t xml:space="preserve">to identify </w:t>
        </w:r>
      </w:ins>
      <w:ins w:id="1027" w:author="Sai Praneetha Bhaskaruni" w:date="2022-03-25T12:29:00Z">
        <w:r w:rsidR="00996641">
          <w:rPr>
            <w:sz w:val="22"/>
          </w:rPr>
          <w:t>run time vulnerabilities</w:t>
        </w:r>
      </w:ins>
      <w:ins w:id="1028" w:author="Sai Praneetha Bhaskaruni" w:date="2022-03-25T12:28:00Z">
        <w:r w:rsidR="00996641">
          <w:rPr>
            <w:sz w:val="22"/>
          </w:rPr>
          <w:t>.</w:t>
        </w:r>
      </w:ins>
      <w:ins w:id="1029" w:author="Sai Praneetha Bhaskaruni" w:date="2022-03-25T12:29:00Z">
        <w:r w:rsidR="00996641">
          <w:rPr>
            <w:sz w:val="22"/>
          </w:rPr>
          <w:t xml:space="preserve"> </w:t>
        </w:r>
      </w:ins>
      <w:ins w:id="1030" w:author="Sai Praneetha Bhaskaruni" w:date="2022-03-25T12:14:00Z">
        <w:r w:rsidR="0050028D">
          <w:rPr>
            <w:sz w:val="22"/>
          </w:rPr>
          <w:t>It t</w:t>
        </w:r>
        <w:r w:rsidR="0050028D" w:rsidRPr="00BC3603">
          <w:rPr>
            <w:sz w:val="22"/>
          </w:rPr>
          <w:t xml:space="preserve">ransmits </w:t>
        </w:r>
      </w:ins>
      <w:ins w:id="1031" w:author="Sai Praneetha Bhaskaruni" w:date="2022-03-25T12:21:00Z">
        <w:r w:rsidR="002708C3">
          <w:rPr>
            <w:sz w:val="22"/>
          </w:rPr>
          <w:t xml:space="preserve">encrypted </w:t>
        </w:r>
      </w:ins>
      <w:ins w:id="1032" w:author="Sai Praneetha Bhaskaruni" w:date="2022-03-25T12:14:00Z">
        <w:r w:rsidR="0050028D" w:rsidRPr="00BC3603">
          <w:rPr>
            <w:sz w:val="22"/>
          </w:rPr>
          <w:t xml:space="preserve">sensitive data only via a point-to-point dedicated </w:t>
        </w:r>
      </w:ins>
      <w:ins w:id="1033" w:author="Sai Praneetha Bhaskaruni" w:date="2022-03-25T12:21:00Z">
        <w:r w:rsidR="002708C3">
          <w:rPr>
            <w:sz w:val="22"/>
          </w:rPr>
          <w:t xml:space="preserve">secure </w:t>
        </w:r>
      </w:ins>
      <w:ins w:id="1034" w:author="Sai Praneetha Bhaskaruni" w:date="2022-03-25T12:14:00Z">
        <w:r w:rsidR="0050028D" w:rsidRPr="00BC3603">
          <w:rPr>
            <w:sz w:val="22"/>
          </w:rPr>
          <w:t xml:space="preserve">channel between SmartMedic </w:t>
        </w:r>
        <w:r w:rsidR="0050028D">
          <w:rPr>
            <w:sz w:val="22"/>
          </w:rPr>
          <w:lastRenderedPageBreak/>
          <w:t>D</w:t>
        </w:r>
        <w:r w:rsidR="0050028D" w:rsidRPr="00BC3603">
          <w:rPr>
            <w:sz w:val="22"/>
          </w:rPr>
          <w:t>evice and Tablet</w:t>
        </w:r>
        <w:r w:rsidR="0050028D">
          <w:rPr>
            <w:sz w:val="22"/>
          </w:rPr>
          <w:t>.</w:t>
        </w:r>
        <w:r w:rsidR="0050028D" w:rsidRPr="00676F6A">
          <w:rPr>
            <w:sz w:val="22"/>
          </w:rPr>
          <w:t xml:space="preserve"> </w:t>
        </w:r>
      </w:ins>
      <w:del w:id="1035" w:author="Sai Praneetha Bhaskaruni" w:date="2022-03-25T12:30:00Z">
        <w:r w:rsidR="00676F6A" w:rsidRPr="00676F6A" w:rsidDel="001E14F1">
          <w:rPr>
            <w:sz w:val="22"/>
          </w:rPr>
          <w:delText xml:space="preserve">SmartMedic Device </w:delText>
        </w:r>
        <w:r w:rsidR="00660562" w:rsidDel="001E14F1">
          <w:rPr>
            <w:sz w:val="22"/>
          </w:rPr>
          <w:delText xml:space="preserve">is </w:delText>
        </w:r>
        <w:r w:rsidR="00676F6A" w:rsidRPr="00676F6A" w:rsidDel="001E14F1">
          <w:rPr>
            <w:sz w:val="22"/>
          </w:rPr>
          <w:delText>hardened by eliminating any vulnerability or flaw, which can lead to security issue</w:delText>
        </w:r>
        <w:r w:rsidR="00660562" w:rsidDel="001E14F1">
          <w:rPr>
            <w:sz w:val="22"/>
          </w:rPr>
          <w:delText>s</w:delText>
        </w:r>
        <w:r w:rsidR="00676F6A" w:rsidRPr="00676F6A" w:rsidDel="001E14F1">
          <w:rPr>
            <w:sz w:val="22"/>
          </w:rPr>
          <w:delText>.</w:delText>
        </w:r>
        <w:r w:rsidR="00676F6A" w:rsidDel="001E14F1">
          <w:rPr>
            <w:sz w:val="22"/>
          </w:rPr>
          <w:delText xml:space="preserve"> </w:delText>
        </w:r>
        <w:r w:rsidR="00676F6A" w:rsidRPr="00676F6A" w:rsidDel="001E14F1">
          <w:rPr>
            <w:sz w:val="22"/>
          </w:rPr>
          <w:delText>System hardening is a collection of tools, techniques, and best practices to reduce vulnerability in the application, systems, and other areas.</w:delText>
        </w:r>
        <w:r w:rsidR="00CC1180" w:rsidDel="001E14F1">
          <w:rPr>
            <w:sz w:val="22"/>
          </w:rPr>
          <w:delText xml:space="preserve"> </w:delText>
        </w:r>
        <w:r w:rsidR="00CC1180" w:rsidRPr="00BC3603" w:rsidDel="002400A6">
          <w:rPr>
            <w:sz w:val="22"/>
          </w:rPr>
          <w:delText xml:space="preserve">SmartMedic solution uses the strong secure communications protocol for communicating among the components. </w:delText>
        </w:r>
      </w:del>
      <w:r w:rsidR="00CC1180" w:rsidRPr="00BC3603">
        <w:rPr>
          <w:sz w:val="22"/>
        </w:rPr>
        <w:t xml:space="preserve">The </w:t>
      </w:r>
      <w:del w:id="1036" w:author="Sai Praneetha Bhaskaruni" w:date="2022-03-25T12:31:00Z">
        <w:r w:rsidR="00CC1180" w:rsidRPr="00BC3603" w:rsidDel="002400A6">
          <w:rPr>
            <w:sz w:val="22"/>
          </w:rPr>
          <w:delText xml:space="preserve">ability </w:delText>
        </w:r>
      </w:del>
      <w:ins w:id="1037" w:author="Sai Praneetha Bhaskaruni" w:date="2022-03-25T12:31:00Z">
        <w:r w:rsidR="002400A6">
          <w:rPr>
            <w:sz w:val="22"/>
          </w:rPr>
          <w:t>design</w:t>
        </w:r>
        <w:r w:rsidR="00A30DD4">
          <w:rPr>
            <w:sz w:val="22"/>
          </w:rPr>
          <w:t xml:space="preserve"> </w:t>
        </w:r>
      </w:ins>
      <w:r w:rsidR="00CC1180" w:rsidRPr="00BC3603">
        <w:rPr>
          <w:sz w:val="22"/>
        </w:rPr>
        <w:t>of the SmartMedic solution ensure</w:t>
      </w:r>
      <w:r w:rsidR="0096458F">
        <w:rPr>
          <w:sz w:val="22"/>
        </w:rPr>
        <w:t>s</w:t>
      </w:r>
      <w:r w:rsidR="00CC1180" w:rsidRPr="00BC3603">
        <w:rPr>
          <w:sz w:val="22"/>
        </w:rPr>
        <w:t xml:space="preserve"> the confidentiality of transmitted sensitive information.</w:t>
      </w:r>
      <w:del w:id="1038" w:author="Sai Praneetha Bhaskaruni" w:date="2022-03-25T12:14:00Z">
        <w:r w:rsidR="00CC1180" w:rsidRPr="00BC3603" w:rsidDel="0050028D">
          <w:rPr>
            <w:sz w:val="22"/>
          </w:rPr>
          <w:delText xml:space="preserve"> </w:delText>
        </w:r>
        <w:r w:rsidR="0096458F" w:rsidDel="0050028D">
          <w:rPr>
            <w:sz w:val="22"/>
          </w:rPr>
          <w:delText>It t</w:delText>
        </w:r>
        <w:r w:rsidR="0096458F" w:rsidRPr="00BC3603" w:rsidDel="0050028D">
          <w:rPr>
            <w:sz w:val="22"/>
          </w:rPr>
          <w:delText xml:space="preserve">ransmits </w:delText>
        </w:r>
        <w:r w:rsidR="00CC1180" w:rsidRPr="00BC3603" w:rsidDel="0050028D">
          <w:rPr>
            <w:sz w:val="22"/>
          </w:rPr>
          <w:delText xml:space="preserve">sensitive data only via a point-to-point dedicated channel between SmartMedic </w:delText>
        </w:r>
        <w:r w:rsidR="0096458F" w:rsidDel="0050028D">
          <w:rPr>
            <w:sz w:val="22"/>
          </w:rPr>
          <w:delText>D</w:delText>
        </w:r>
        <w:r w:rsidR="0096458F" w:rsidRPr="00BC3603" w:rsidDel="0050028D">
          <w:rPr>
            <w:sz w:val="22"/>
          </w:rPr>
          <w:delText xml:space="preserve">evice </w:delText>
        </w:r>
        <w:r w:rsidR="00CC1180" w:rsidRPr="00BC3603" w:rsidDel="0050028D">
          <w:rPr>
            <w:sz w:val="22"/>
          </w:rPr>
          <w:delText>and Tablet</w:delText>
        </w:r>
      </w:del>
      <w:del w:id="1039" w:author="Sai Praneetha Bhaskaruni" w:date="2022-03-25T12:31:00Z">
        <w:r w:rsidR="00CC1180" w:rsidRPr="00BC3603" w:rsidDel="00727866">
          <w:rPr>
            <w:sz w:val="22"/>
          </w:rPr>
          <w:delText>.</w:delText>
        </w:r>
      </w:del>
    </w:p>
    <w:p w14:paraId="6896262A" w14:textId="0F2287F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del w:id="1040" w:author="Sai Praneetha Bhaskaruni" w:date="2022-03-25T12:34:00Z">
        <w:r w:rsidR="0096458F" w:rsidRPr="00232794" w:rsidDel="00232794">
          <w:rPr>
            <w:iCs/>
            <w:rPrChange w:id="1041" w:author="Sai Praneetha Bhaskaruni" w:date="2022-03-25T12:34:00Z">
              <w:rPr/>
            </w:rPrChange>
          </w:rPr>
          <w:delText>The c</w:delText>
        </w:r>
        <w:r w:rsidR="00672B7E" w:rsidRPr="00232794" w:rsidDel="00232794">
          <w:rPr>
            <w:iCs/>
            <w:sz w:val="22"/>
            <w:rPrChange w:id="1042" w:author="Sai Praneetha Bhaskaruni" w:date="2022-03-25T12:34:00Z">
              <w:rPr>
                <w:sz w:val="22"/>
              </w:rPr>
            </w:rPrChange>
          </w:rPr>
          <w:delText xml:space="preserve">ustomer </w:delText>
        </w:r>
        <w:r w:rsidR="0096458F" w:rsidRPr="00232794" w:rsidDel="00232794">
          <w:rPr>
            <w:iCs/>
            <w:sz w:val="22"/>
            <w:rPrChange w:id="1043" w:author="Sai Praneetha Bhaskaruni" w:date="2022-03-25T12:34:00Z">
              <w:rPr>
                <w:sz w:val="22"/>
              </w:rPr>
            </w:rPrChange>
          </w:rPr>
          <w:delText xml:space="preserve">is not </w:delText>
        </w:r>
        <w:r w:rsidR="00CC1180" w:rsidRPr="00232794" w:rsidDel="00232794">
          <w:rPr>
            <w:iCs/>
            <w:sz w:val="22"/>
            <w:rPrChange w:id="1044" w:author="Sai Praneetha Bhaskaruni" w:date="2022-03-25T12:34:00Z">
              <w:rPr>
                <w:sz w:val="22"/>
              </w:rPr>
            </w:rPrChange>
          </w:rPr>
          <w:delText>allowed to access SmartMedic device</w:delText>
        </w:r>
        <w:r w:rsidR="00672B7E" w:rsidRPr="00232794" w:rsidDel="00232794">
          <w:rPr>
            <w:iCs/>
            <w:sz w:val="22"/>
            <w:rPrChange w:id="1045" w:author="Sai Praneetha Bhaskaruni" w:date="2022-03-25T12:34:00Z">
              <w:rPr>
                <w:i/>
                <w:sz w:val="22"/>
              </w:rPr>
            </w:rPrChange>
          </w:rPr>
          <w:delText>.</w:delText>
        </w:r>
        <w:r w:rsidR="00CC1180" w:rsidRPr="00232794" w:rsidDel="00232794">
          <w:rPr>
            <w:iCs/>
            <w:sz w:val="22"/>
            <w:rPrChange w:id="1046" w:author="Sai Praneetha Bhaskaruni" w:date="2022-03-25T12:34:00Z">
              <w:rPr>
                <w:i/>
                <w:sz w:val="22"/>
              </w:rPr>
            </w:rPrChange>
          </w:rPr>
          <w:delText xml:space="preserve"> </w:delText>
        </w:r>
      </w:del>
      <w:ins w:id="1047" w:author="Sai Praneetha Bhaskaruni" w:date="2022-03-25T12:36:00Z">
        <w:r w:rsidR="0088391A">
          <w:t>C</w:t>
        </w:r>
        <w:r w:rsidR="0088391A" w:rsidRPr="000F24D0">
          <w:rPr>
            <w:sz w:val="22"/>
          </w:rPr>
          <w:t>ustomer</w:t>
        </w:r>
        <w:r w:rsidR="0088391A">
          <w:rPr>
            <w:sz w:val="22"/>
          </w:rPr>
          <w:t xml:space="preserve"> (HDOs) responsibility to be aware and train the appropriate user</w:t>
        </w:r>
      </w:ins>
      <w:del w:id="1048" w:author="Sai Praneetha Bhaskaruni" w:date="2022-03-25T12:36:00Z">
        <w:r w:rsidR="0096458F" w:rsidRPr="00232794" w:rsidDel="0088391A">
          <w:rPr>
            <w:iCs/>
            <w:sz w:val="22"/>
            <w:rPrChange w:id="1049" w:author="Sai Praneetha Bhaskaruni" w:date="2022-03-25T12:34:00Z">
              <w:rPr>
                <w:i/>
                <w:sz w:val="22"/>
              </w:rPr>
            </w:rPrChange>
          </w:rPr>
          <w:delText>The</w:delText>
        </w:r>
        <w:r w:rsidR="0096458F" w:rsidDel="0088391A">
          <w:rPr>
            <w:i/>
            <w:sz w:val="22"/>
          </w:rPr>
          <w:delText xml:space="preserve"> c</w:delText>
        </w:r>
        <w:r w:rsidR="00A0310B" w:rsidRPr="00A0310B" w:rsidDel="0088391A">
          <w:rPr>
            <w:sz w:val="22"/>
          </w:rPr>
          <w:delText xml:space="preserve">ustomer </w:delText>
        </w:r>
      </w:del>
      <w:del w:id="1050" w:author="Sai Praneetha Bhaskaruni" w:date="2022-03-25T12:35:00Z">
        <w:r w:rsidR="0096458F" w:rsidDel="001B7488">
          <w:rPr>
            <w:sz w:val="22"/>
          </w:rPr>
          <w:delText>is</w:delText>
        </w:r>
      </w:del>
      <w:del w:id="1051" w:author="Sai Praneetha Bhaskaruni" w:date="2022-03-25T12:36:00Z">
        <w:r w:rsidR="0096458F" w:rsidDel="0088391A">
          <w:rPr>
            <w:sz w:val="22"/>
          </w:rPr>
          <w:delText xml:space="preserve"> </w:delText>
        </w:r>
        <w:r w:rsidR="00A0310B" w:rsidRPr="00A0310B" w:rsidDel="0088391A">
          <w:rPr>
            <w:sz w:val="22"/>
          </w:rPr>
          <w:delText>aware and train</w:delText>
        </w:r>
        <w:r w:rsidR="0096458F" w:rsidDel="0088391A">
          <w:rPr>
            <w:sz w:val="22"/>
          </w:rPr>
          <w:delText>s</w:delText>
        </w:r>
        <w:r w:rsidR="00A0310B" w:rsidRPr="00A0310B" w:rsidDel="0088391A">
          <w:rPr>
            <w:sz w:val="22"/>
          </w:rPr>
          <w:delText xml:space="preserve"> the user that all network connections </w:delText>
        </w:r>
        <w:r w:rsidR="0096458F" w:rsidDel="0088391A">
          <w:rPr>
            <w:sz w:val="22"/>
          </w:rPr>
          <w:delText xml:space="preserve">are </w:delText>
        </w:r>
        <w:r w:rsidR="00A0310B" w:rsidRPr="00A0310B" w:rsidDel="0088391A">
          <w:rPr>
            <w:sz w:val="22"/>
          </w:rPr>
          <w:delText>considered in determining appropriate security controls</w:delText>
        </w:r>
      </w:del>
      <w:r w:rsidR="00A0310B" w:rsidRPr="00A0310B">
        <w:rPr>
          <w:sz w:val="22"/>
        </w:rPr>
        <w:t>. The customer will provide the secure encrypted channel such as wireless connection like 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F172AC3" w:rsidR="00672B7E" w:rsidRDefault="00672B7E" w:rsidP="00672B7E">
      <w:pPr>
        <w:spacing w:after="120"/>
        <w:ind w:left="129" w:hanging="14"/>
        <w:rPr>
          <w:sz w:val="22"/>
        </w:rPr>
      </w:pPr>
      <w:r w:rsidRPr="00530651">
        <w:rPr>
          <w:sz w:val="22"/>
        </w:rPr>
        <w:t xml:space="preserve">Stryker’s customer can access the Nurse Station web application using the </w:t>
      </w:r>
      <w:del w:id="1052" w:author="Sai Praneetha Bhaskaruni" w:date="2022-03-24T17:32:00Z">
        <w:r w:rsidRPr="00530651" w:rsidDel="00DE3039">
          <w:rPr>
            <w:sz w:val="22"/>
          </w:rPr>
          <w:delText xml:space="preserve">credentials </w:delText>
        </w:r>
      </w:del>
      <w:ins w:id="1053" w:author="Sai Praneetha Bhaskaruni" w:date="2022-03-24T17:32:00Z">
        <w:r w:rsidR="00DE3039">
          <w:rPr>
            <w:sz w:val="22"/>
          </w:rPr>
          <w:t>unique id</w:t>
        </w:r>
        <w:r w:rsidR="00DE3039" w:rsidRPr="00530651">
          <w:rPr>
            <w:sz w:val="22"/>
          </w:rPr>
          <w:t xml:space="preserve"> </w:t>
        </w:r>
      </w:ins>
      <w:r w:rsidRPr="00530651">
        <w:rPr>
          <w:sz w:val="22"/>
        </w:rPr>
        <w:t>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w:t>
      </w:r>
      <w:ins w:id="1054" w:author="Sai Praneetha Bhaskaruni" w:date="2022-03-25T12:37:00Z">
        <w:r w:rsidR="00AC2708">
          <w:rPr>
            <w:sz w:val="22"/>
          </w:rPr>
          <w:t xml:space="preserve">authentication </w:t>
        </w:r>
      </w:ins>
      <w:del w:id="1055" w:author="Sai Praneetha Bhaskaruni" w:date="2022-03-25T12:37:00Z">
        <w:r w:rsidR="0096458F" w:rsidRPr="00A0310B" w:rsidDel="00AC2708">
          <w:rPr>
            <w:sz w:val="22"/>
          </w:rPr>
          <w:delText xml:space="preserve">personal </w:delText>
        </w:r>
      </w:del>
      <w:r w:rsidR="0096458F" w:rsidRPr="00A0310B">
        <w:rPr>
          <w:sz w:val="22"/>
        </w:rPr>
        <w:t>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ins w:id="1056" w:author="Sai Praneetha Bhaskaruni" w:date="2022-03-25T12:37:00Z">
        <w:r w:rsidR="00AC2708">
          <w:rPr>
            <w:sz w:val="22"/>
          </w:rPr>
          <w:t xml:space="preserve"> who is not </w:t>
        </w:r>
      </w:ins>
      <w:ins w:id="1057" w:author="Sai Praneetha Bhaskaruni" w:date="2022-03-25T12:38:00Z">
        <w:r w:rsidR="00AC2708">
          <w:rPr>
            <w:sz w:val="22"/>
          </w:rPr>
          <w:t xml:space="preserve">HDO </w:t>
        </w:r>
      </w:ins>
      <w:ins w:id="1058" w:author="Sai Praneetha Bhaskaruni" w:date="2022-03-25T12:37:00Z">
        <w:r w:rsidR="00AC2708">
          <w:rPr>
            <w:sz w:val="22"/>
          </w:rPr>
          <w:t>related</w:t>
        </w:r>
      </w:ins>
      <w:r w:rsidR="0096458F">
        <w:rPr>
          <w:sz w:val="22"/>
        </w:rPr>
        <w:t>.</w:t>
      </w:r>
    </w:p>
    <w:p w14:paraId="3B19F444" w14:textId="79551A40" w:rsidR="00672B7E" w:rsidRPr="00180992" w:rsidRDefault="00BC546B" w:rsidP="00C335C4">
      <w:pPr>
        <w:pStyle w:val="Heading1"/>
      </w:pPr>
      <w:bookmarkStart w:id="1059" w:name="_Toc98780941"/>
      <w:r>
        <w:rPr>
          <w:color w:val="FCC566"/>
          <w:sz w:val="40"/>
        </w:rPr>
        <w:t>2</w:t>
      </w:r>
      <w:r w:rsidR="00BB0397">
        <w:rPr>
          <w:color w:val="FCC566"/>
          <w:sz w:val="40"/>
        </w:rPr>
        <w:t>7</w:t>
      </w:r>
      <w:r w:rsidR="00672B7E" w:rsidRPr="00180992">
        <w:rPr>
          <w:color w:val="FFCC66"/>
          <w:sz w:val="40"/>
        </w:rPr>
        <w:t xml:space="preserve"> </w:t>
      </w:r>
      <w:r w:rsidR="001A0B74" w:rsidRPr="001A0B74">
        <w:t>Physical Locks</w:t>
      </w:r>
      <w:bookmarkEnd w:id="1059"/>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 xml:space="preserve">The management of physical security aspects of the HDO's IT system, networks and other configuration items is a key responsibility of the HDO's </w:t>
      </w:r>
      <w:del w:id="1060" w:author="Sai Praneetha Bhaskaruni" w:date="2022-03-24T17:30:00Z">
        <w:r w:rsidRPr="0060199F" w:rsidDel="00D35D93">
          <w:rPr>
            <w:sz w:val="22"/>
          </w:rPr>
          <w:delText xml:space="preserve"> </w:delText>
        </w:r>
      </w:del>
      <w:r w:rsidRPr="0060199F">
        <w:rPr>
          <w:sz w:val="22"/>
        </w:rPr>
        <w:t>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w:lastRenderedPageBreak/>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2"/>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3"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headerReference w:type="even" r:id="rId24"/>
      <w:headerReference w:type="default" r:id="rId25"/>
      <w:footerReference w:type="even" r:id="rId26"/>
      <w:footerReference w:type="default" r:id="rId27"/>
      <w:headerReference w:type="first" r:id="rId28"/>
      <w:footerReference w:type="first" r:id="rId29"/>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2" w:author="Sai Praneetha Bhaskaruni" w:date="2022-03-23T17:05:00Z" w:initials="SPB">
    <w:p w14:paraId="7ED3D068" w14:textId="265AB728" w:rsidR="0042207C" w:rsidRDefault="0042207C" w:rsidP="00DE33C0">
      <w:pPr>
        <w:pStyle w:val="CommentText"/>
        <w:jc w:val="left"/>
      </w:pPr>
      <w:r>
        <w:rPr>
          <w:rStyle w:val="CommentReference"/>
        </w:rPr>
        <w:annotationRef/>
      </w:r>
      <w:r>
        <w:t>Abbreviation expansion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D3D0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D1E7" w16cex:dateUtc="2022-03-23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D3D068" w16cid:durableId="25E5D1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EB96" w14:textId="77777777" w:rsidR="004B7446" w:rsidRDefault="004B7446">
      <w:pPr>
        <w:spacing w:after="0" w:line="240" w:lineRule="auto"/>
      </w:pPr>
      <w:r>
        <w:separator/>
      </w:r>
    </w:p>
  </w:endnote>
  <w:endnote w:type="continuationSeparator" w:id="0">
    <w:p w14:paraId="25827B85" w14:textId="77777777" w:rsidR="004B7446" w:rsidRDefault="004B7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2F4128F2" w:rsidR="007B0A35" w:rsidRDefault="007B0A35">
    <w:pPr>
      <w:spacing w:after="0" w:line="259" w:lineRule="auto"/>
      <w:ind w:left="0" w:right="439" w:firstLine="0"/>
      <w:jc w:val="center"/>
    </w:pPr>
    <w:r>
      <w:fldChar w:fldCharType="begin"/>
    </w:r>
    <w:r>
      <w:instrText xml:space="preserve"> PAGE   \* MERGEFORMAT </w:instrText>
    </w:r>
    <w:r>
      <w:fldChar w:fldCharType="separate"/>
    </w:r>
    <w:r w:rsidR="00F31F43" w:rsidRPr="00F31F43">
      <w:rPr>
        <w:b/>
        <w:noProof/>
        <w:sz w:val="24"/>
      </w:rPr>
      <w:t>6</w:t>
    </w:r>
    <w:r>
      <w:rPr>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EE735" w14:textId="77777777" w:rsidR="004B7446" w:rsidRDefault="004B7446">
      <w:pPr>
        <w:spacing w:after="0" w:line="240" w:lineRule="auto"/>
      </w:pPr>
      <w:r>
        <w:separator/>
      </w:r>
    </w:p>
  </w:footnote>
  <w:footnote w:type="continuationSeparator" w:id="0">
    <w:p w14:paraId="50F03FBE" w14:textId="77777777" w:rsidR="004B7446" w:rsidRDefault="004B7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6F69" w14:textId="77777777" w:rsidR="007B0A35" w:rsidRDefault="007B0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CC8D" w14:textId="77777777" w:rsidR="007B0A35" w:rsidRDefault="007B0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FE50" w14:textId="77777777" w:rsidR="007B0A35" w:rsidRDefault="007B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0"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4"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5"/>
  </w:num>
  <w:num w:numId="3">
    <w:abstractNumId w:val="14"/>
  </w:num>
  <w:num w:numId="4">
    <w:abstractNumId w:val="19"/>
  </w:num>
  <w:num w:numId="5">
    <w:abstractNumId w:val="17"/>
  </w:num>
  <w:num w:numId="6">
    <w:abstractNumId w:val="24"/>
  </w:num>
  <w:num w:numId="7">
    <w:abstractNumId w:val="3"/>
  </w:num>
  <w:num w:numId="8">
    <w:abstractNumId w:val="7"/>
  </w:num>
  <w:num w:numId="9">
    <w:abstractNumId w:val="21"/>
  </w:num>
  <w:num w:numId="10">
    <w:abstractNumId w:val="18"/>
  </w:num>
  <w:num w:numId="11">
    <w:abstractNumId w:val="13"/>
  </w:num>
  <w:num w:numId="12">
    <w:abstractNumId w:val="2"/>
  </w:num>
  <w:num w:numId="13">
    <w:abstractNumId w:val="23"/>
  </w:num>
  <w:num w:numId="14">
    <w:abstractNumId w:val="4"/>
  </w:num>
  <w:num w:numId="15">
    <w:abstractNumId w:val="10"/>
  </w:num>
  <w:num w:numId="16">
    <w:abstractNumId w:val="11"/>
  </w:num>
  <w:num w:numId="17">
    <w:abstractNumId w:val="0"/>
  </w:num>
  <w:num w:numId="18">
    <w:abstractNumId w:val="1"/>
  </w:num>
  <w:num w:numId="19">
    <w:abstractNumId w:val="20"/>
  </w:num>
  <w:num w:numId="20">
    <w:abstractNumId w:val="6"/>
  </w:num>
  <w:num w:numId="21">
    <w:abstractNumId w:val="8"/>
  </w:num>
  <w:num w:numId="22">
    <w:abstractNumId w:val="5"/>
  </w:num>
  <w:num w:numId="23">
    <w:abstractNumId w:val="12"/>
  </w:num>
  <w:num w:numId="24">
    <w:abstractNumId w:val="15"/>
  </w:num>
  <w:num w:numId="25">
    <w:abstractNumId w:val="22"/>
  </w:num>
  <w:num w:numId="26">
    <w:abstractNumId w:val="1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62B9"/>
    <w:rsid w:val="00012081"/>
    <w:rsid w:val="00016491"/>
    <w:rsid w:val="00023077"/>
    <w:rsid w:val="000256C4"/>
    <w:rsid w:val="000347A6"/>
    <w:rsid w:val="00036E19"/>
    <w:rsid w:val="000407D5"/>
    <w:rsid w:val="000445E6"/>
    <w:rsid w:val="000453EB"/>
    <w:rsid w:val="00047624"/>
    <w:rsid w:val="0005228E"/>
    <w:rsid w:val="00053915"/>
    <w:rsid w:val="00055890"/>
    <w:rsid w:val="000577BB"/>
    <w:rsid w:val="00057E9B"/>
    <w:rsid w:val="00062F09"/>
    <w:rsid w:val="000648DE"/>
    <w:rsid w:val="0006579D"/>
    <w:rsid w:val="00071A4F"/>
    <w:rsid w:val="000722E1"/>
    <w:rsid w:val="00073141"/>
    <w:rsid w:val="000818FD"/>
    <w:rsid w:val="000828CC"/>
    <w:rsid w:val="000916BA"/>
    <w:rsid w:val="000952F6"/>
    <w:rsid w:val="00096B48"/>
    <w:rsid w:val="000A0E6D"/>
    <w:rsid w:val="000A1A34"/>
    <w:rsid w:val="000A4D74"/>
    <w:rsid w:val="000B3FEC"/>
    <w:rsid w:val="000C27CA"/>
    <w:rsid w:val="000C3A22"/>
    <w:rsid w:val="000C3E6F"/>
    <w:rsid w:val="000E209E"/>
    <w:rsid w:val="000E26BC"/>
    <w:rsid w:val="000E3808"/>
    <w:rsid w:val="000F0365"/>
    <w:rsid w:val="000F24D0"/>
    <w:rsid w:val="000F2BAB"/>
    <w:rsid w:val="000F303D"/>
    <w:rsid w:val="001057F9"/>
    <w:rsid w:val="00106899"/>
    <w:rsid w:val="00111C42"/>
    <w:rsid w:val="00121959"/>
    <w:rsid w:val="00122E0E"/>
    <w:rsid w:val="00123604"/>
    <w:rsid w:val="00123781"/>
    <w:rsid w:val="00123A91"/>
    <w:rsid w:val="00126854"/>
    <w:rsid w:val="00133097"/>
    <w:rsid w:val="00136059"/>
    <w:rsid w:val="001506C5"/>
    <w:rsid w:val="001509F8"/>
    <w:rsid w:val="00152F4E"/>
    <w:rsid w:val="0015441E"/>
    <w:rsid w:val="00156074"/>
    <w:rsid w:val="001568FD"/>
    <w:rsid w:val="00160455"/>
    <w:rsid w:val="001612F9"/>
    <w:rsid w:val="00162503"/>
    <w:rsid w:val="00165154"/>
    <w:rsid w:val="00166379"/>
    <w:rsid w:val="00170C62"/>
    <w:rsid w:val="00180992"/>
    <w:rsid w:val="001A0B74"/>
    <w:rsid w:val="001A0CFF"/>
    <w:rsid w:val="001A2F1B"/>
    <w:rsid w:val="001A4AC6"/>
    <w:rsid w:val="001A7DD4"/>
    <w:rsid w:val="001B0076"/>
    <w:rsid w:val="001B11E2"/>
    <w:rsid w:val="001B1DD6"/>
    <w:rsid w:val="001B7488"/>
    <w:rsid w:val="001C336C"/>
    <w:rsid w:val="001D10C8"/>
    <w:rsid w:val="001D2C81"/>
    <w:rsid w:val="001D3FE9"/>
    <w:rsid w:val="001D5400"/>
    <w:rsid w:val="001E14F1"/>
    <w:rsid w:val="001E1BF7"/>
    <w:rsid w:val="001E2670"/>
    <w:rsid w:val="001E359D"/>
    <w:rsid w:val="001F0AA8"/>
    <w:rsid w:val="00203005"/>
    <w:rsid w:val="0020364C"/>
    <w:rsid w:val="002041FD"/>
    <w:rsid w:val="00205437"/>
    <w:rsid w:val="00206323"/>
    <w:rsid w:val="00210FA1"/>
    <w:rsid w:val="00211574"/>
    <w:rsid w:val="00211957"/>
    <w:rsid w:val="00212F26"/>
    <w:rsid w:val="0021448F"/>
    <w:rsid w:val="00214C7D"/>
    <w:rsid w:val="00220475"/>
    <w:rsid w:val="00220728"/>
    <w:rsid w:val="00223984"/>
    <w:rsid w:val="002264ED"/>
    <w:rsid w:val="00227FB6"/>
    <w:rsid w:val="00232794"/>
    <w:rsid w:val="00232810"/>
    <w:rsid w:val="0023405C"/>
    <w:rsid w:val="0023424E"/>
    <w:rsid w:val="002346F3"/>
    <w:rsid w:val="002400A6"/>
    <w:rsid w:val="002404A6"/>
    <w:rsid w:val="0024252A"/>
    <w:rsid w:val="002471F7"/>
    <w:rsid w:val="0024796E"/>
    <w:rsid w:val="00251099"/>
    <w:rsid w:val="0025291F"/>
    <w:rsid w:val="0025484A"/>
    <w:rsid w:val="00264018"/>
    <w:rsid w:val="002708C3"/>
    <w:rsid w:val="00275C89"/>
    <w:rsid w:val="002849CB"/>
    <w:rsid w:val="00297F12"/>
    <w:rsid w:val="002A02FB"/>
    <w:rsid w:val="002A6172"/>
    <w:rsid w:val="002C05FB"/>
    <w:rsid w:val="002C109E"/>
    <w:rsid w:val="002D12FE"/>
    <w:rsid w:val="002F258F"/>
    <w:rsid w:val="002F3773"/>
    <w:rsid w:val="003104BE"/>
    <w:rsid w:val="003163E2"/>
    <w:rsid w:val="00322EEC"/>
    <w:rsid w:val="00322F92"/>
    <w:rsid w:val="0032339C"/>
    <w:rsid w:val="00331164"/>
    <w:rsid w:val="00333F9D"/>
    <w:rsid w:val="00334E5B"/>
    <w:rsid w:val="00336DD4"/>
    <w:rsid w:val="00340E18"/>
    <w:rsid w:val="0034174E"/>
    <w:rsid w:val="00341798"/>
    <w:rsid w:val="00344798"/>
    <w:rsid w:val="00357872"/>
    <w:rsid w:val="00360020"/>
    <w:rsid w:val="00360833"/>
    <w:rsid w:val="00364E05"/>
    <w:rsid w:val="00365EA2"/>
    <w:rsid w:val="003704E9"/>
    <w:rsid w:val="00370C9D"/>
    <w:rsid w:val="00371E91"/>
    <w:rsid w:val="00373223"/>
    <w:rsid w:val="003761D0"/>
    <w:rsid w:val="003762F1"/>
    <w:rsid w:val="00380047"/>
    <w:rsid w:val="003810C7"/>
    <w:rsid w:val="0038228F"/>
    <w:rsid w:val="0038508A"/>
    <w:rsid w:val="00385939"/>
    <w:rsid w:val="00385B17"/>
    <w:rsid w:val="003876E4"/>
    <w:rsid w:val="0039434D"/>
    <w:rsid w:val="003965E9"/>
    <w:rsid w:val="00397208"/>
    <w:rsid w:val="0039732F"/>
    <w:rsid w:val="00397A56"/>
    <w:rsid w:val="003A2A1E"/>
    <w:rsid w:val="003A2A93"/>
    <w:rsid w:val="003A3893"/>
    <w:rsid w:val="003A467C"/>
    <w:rsid w:val="003A5A28"/>
    <w:rsid w:val="003A5B27"/>
    <w:rsid w:val="003A63A8"/>
    <w:rsid w:val="003B150B"/>
    <w:rsid w:val="003B7461"/>
    <w:rsid w:val="003C1A6B"/>
    <w:rsid w:val="003C5230"/>
    <w:rsid w:val="003D05A9"/>
    <w:rsid w:val="003D318A"/>
    <w:rsid w:val="003D3346"/>
    <w:rsid w:val="003D4100"/>
    <w:rsid w:val="003D6BE3"/>
    <w:rsid w:val="003E1C00"/>
    <w:rsid w:val="003E5BF1"/>
    <w:rsid w:val="003F15BA"/>
    <w:rsid w:val="003F1B54"/>
    <w:rsid w:val="003F21F0"/>
    <w:rsid w:val="004042AA"/>
    <w:rsid w:val="00412C93"/>
    <w:rsid w:val="00413585"/>
    <w:rsid w:val="00414BC1"/>
    <w:rsid w:val="00420F77"/>
    <w:rsid w:val="0042207C"/>
    <w:rsid w:val="00423417"/>
    <w:rsid w:val="00424661"/>
    <w:rsid w:val="00425B12"/>
    <w:rsid w:val="00430D0C"/>
    <w:rsid w:val="004310DC"/>
    <w:rsid w:val="00433947"/>
    <w:rsid w:val="0043692A"/>
    <w:rsid w:val="004427F8"/>
    <w:rsid w:val="004433EC"/>
    <w:rsid w:val="00446FC2"/>
    <w:rsid w:val="00452CD5"/>
    <w:rsid w:val="0045319A"/>
    <w:rsid w:val="00453CB9"/>
    <w:rsid w:val="0045569B"/>
    <w:rsid w:val="004579A7"/>
    <w:rsid w:val="00464E52"/>
    <w:rsid w:val="00466EBF"/>
    <w:rsid w:val="00472FE3"/>
    <w:rsid w:val="00481465"/>
    <w:rsid w:val="00481651"/>
    <w:rsid w:val="00482A8D"/>
    <w:rsid w:val="0048496B"/>
    <w:rsid w:val="004864E1"/>
    <w:rsid w:val="00487281"/>
    <w:rsid w:val="0049154D"/>
    <w:rsid w:val="004931DE"/>
    <w:rsid w:val="004A2E7E"/>
    <w:rsid w:val="004A4625"/>
    <w:rsid w:val="004A5829"/>
    <w:rsid w:val="004A596D"/>
    <w:rsid w:val="004B4C0D"/>
    <w:rsid w:val="004B7446"/>
    <w:rsid w:val="004B763F"/>
    <w:rsid w:val="004C3300"/>
    <w:rsid w:val="004D6878"/>
    <w:rsid w:val="004E0989"/>
    <w:rsid w:val="004E4A36"/>
    <w:rsid w:val="004E5F82"/>
    <w:rsid w:val="004E605C"/>
    <w:rsid w:val="004F2B56"/>
    <w:rsid w:val="004F49EA"/>
    <w:rsid w:val="004F78D0"/>
    <w:rsid w:val="0050028D"/>
    <w:rsid w:val="00507FEB"/>
    <w:rsid w:val="00512AB3"/>
    <w:rsid w:val="00514449"/>
    <w:rsid w:val="0051482E"/>
    <w:rsid w:val="005165C2"/>
    <w:rsid w:val="00521022"/>
    <w:rsid w:val="00525CBD"/>
    <w:rsid w:val="00530651"/>
    <w:rsid w:val="00531ABB"/>
    <w:rsid w:val="005336AF"/>
    <w:rsid w:val="00533772"/>
    <w:rsid w:val="00535DC8"/>
    <w:rsid w:val="00536289"/>
    <w:rsid w:val="00537DF9"/>
    <w:rsid w:val="00540EAF"/>
    <w:rsid w:val="005453FB"/>
    <w:rsid w:val="0054542D"/>
    <w:rsid w:val="00546187"/>
    <w:rsid w:val="00546CF0"/>
    <w:rsid w:val="005544C5"/>
    <w:rsid w:val="00554C2F"/>
    <w:rsid w:val="00561071"/>
    <w:rsid w:val="0056333E"/>
    <w:rsid w:val="00564437"/>
    <w:rsid w:val="00565D73"/>
    <w:rsid w:val="00566E16"/>
    <w:rsid w:val="00567DD4"/>
    <w:rsid w:val="005733E7"/>
    <w:rsid w:val="00575BAA"/>
    <w:rsid w:val="00581ED3"/>
    <w:rsid w:val="00584303"/>
    <w:rsid w:val="00585FA0"/>
    <w:rsid w:val="005A456F"/>
    <w:rsid w:val="005B1A4E"/>
    <w:rsid w:val="005B5557"/>
    <w:rsid w:val="005C1504"/>
    <w:rsid w:val="005C197A"/>
    <w:rsid w:val="005C6286"/>
    <w:rsid w:val="005D0FD5"/>
    <w:rsid w:val="005D128F"/>
    <w:rsid w:val="005D68B3"/>
    <w:rsid w:val="005E63B6"/>
    <w:rsid w:val="005E6EAE"/>
    <w:rsid w:val="005F2590"/>
    <w:rsid w:val="0060199F"/>
    <w:rsid w:val="00605EA8"/>
    <w:rsid w:val="00610E12"/>
    <w:rsid w:val="006149D4"/>
    <w:rsid w:val="006213F4"/>
    <w:rsid w:val="006265EF"/>
    <w:rsid w:val="00626895"/>
    <w:rsid w:val="006334EF"/>
    <w:rsid w:val="00634B13"/>
    <w:rsid w:val="00652F15"/>
    <w:rsid w:val="006535CF"/>
    <w:rsid w:val="00654253"/>
    <w:rsid w:val="00656013"/>
    <w:rsid w:val="00660562"/>
    <w:rsid w:val="0066064D"/>
    <w:rsid w:val="00670407"/>
    <w:rsid w:val="00672B7E"/>
    <w:rsid w:val="00675C95"/>
    <w:rsid w:val="00676F6A"/>
    <w:rsid w:val="006778CE"/>
    <w:rsid w:val="006841B5"/>
    <w:rsid w:val="00691A12"/>
    <w:rsid w:val="00691BAC"/>
    <w:rsid w:val="006957FC"/>
    <w:rsid w:val="006A3400"/>
    <w:rsid w:val="006A4F19"/>
    <w:rsid w:val="006A7758"/>
    <w:rsid w:val="006B0BE7"/>
    <w:rsid w:val="006C714B"/>
    <w:rsid w:val="006D05D4"/>
    <w:rsid w:val="006D4B6A"/>
    <w:rsid w:val="006E0AE6"/>
    <w:rsid w:val="006E2844"/>
    <w:rsid w:val="006E38F9"/>
    <w:rsid w:val="006E3CA9"/>
    <w:rsid w:val="006E416A"/>
    <w:rsid w:val="006E7661"/>
    <w:rsid w:val="006F087C"/>
    <w:rsid w:val="006F446A"/>
    <w:rsid w:val="006F64E4"/>
    <w:rsid w:val="006F6599"/>
    <w:rsid w:val="0070430F"/>
    <w:rsid w:val="00706416"/>
    <w:rsid w:val="00710A55"/>
    <w:rsid w:val="007130F5"/>
    <w:rsid w:val="00713AD1"/>
    <w:rsid w:val="00715F19"/>
    <w:rsid w:val="00722B4E"/>
    <w:rsid w:val="0072454F"/>
    <w:rsid w:val="00726F3A"/>
    <w:rsid w:val="00727866"/>
    <w:rsid w:val="00732D46"/>
    <w:rsid w:val="007539B4"/>
    <w:rsid w:val="007558B4"/>
    <w:rsid w:val="007561CF"/>
    <w:rsid w:val="00761083"/>
    <w:rsid w:val="00764581"/>
    <w:rsid w:val="00766ACE"/>
    <w:rsid w:val="00773097"/>
    <w:rsid w:val="007800E1"/>
    <w:rsid w:val="00783D66"/>
    <w:rsid w:val="00784A0C"/>
    <w:rsid w:val="00785BB3"/>
    <w:rsid w:val="00785D7C"/>
    <w:rsid w:val="00786CC8"/>
    <w:rsid w:val="00786E4B"/>
    <w:rsid w:val="007878F2"/>
    <w:rsid w:val="007A1581"/>
    <w:rsid w:val="007A21A2"/>
    <w:rsid w:val="007A3515"/>
    <w:rsid w:val="007A3D1F"/>
    <w:rsid w:val="007A4D9C"/>
    <w:rsid w:val="007A61D6"/>
    <w:rsid w:val="007B0A35"/>
    <w:rsid w:val="007B77A4"/>
    <w:rsid w:val="007C2354"/>
    <w:rsid w:val="007D3176"/>
    <w:rsid w:val="007D42FB"/>
    <w:rsid w:val="007D6D24"/>
    <w:rsid w:val="007E2EBF"/>
    <w:rsid w:val="007E7D3C"/>
    <w:rsid w:val="007F160A"/>
    <w:rsid w:val="007F721E"/>
    <w:rsid w:val="007F77BB"/>
    <w:rsid w:val="00802104"/>
    <w:rsid w:val="00806D20"/>
    <w:rsid w:val="008117FD"/>
    <w:rsid w:val="00817846"/>
    <w:rsid w:val="008229B2"/>
    <w:rsid w:val="00822C8A"/>
    <w:rsid w:val="00830E48"/>
    <w:rsid w:val="00830FDF"/>
    <w:rsid w:val="008328CE"/>
    <w:rsid w:val="00832C6A"/>
    <w:rsid w:val="00833A7A"/>
    <w:rsid w:val="00834080"/>
    <w:rsid w:val="0083659D"/>
    <w:rsid w:val="00836AB8"/>
    <w:rsid w:val="00842126"/>
    <w:rsid w:val="008423E6"/>
    <w:rsid w:val="008439FB"/>
    <w:rsid w:val="008446BA"/>
    <w:rsid w:val="00850204"/>
    <w:rsid w:val="008531F3"/>
    <w:rsid w:val="00854EBF"/>
    <w:rsid w:val="00865C02"/>
    <w:rsid w:val="00866667"/>
    <w:rsid w:val="00866BB7"/>
    <w:rsid w:val="00867710"/>
    <w:rsid w:val="00872A62"/>
    <w:rsid w:val="00873F94"/>
    <w:rsid w:val="0087568D"/>
    <w:rsid w:val="0088084E"/>
    <w:rsid w:val="00882D25"/>
    <w:rsid w:val="0088391A"/>
    <w:rsid w:val="00884017"/>
    <w:rsid w:val="00890190"/>
    <w:rsid w:val="008918B3"/>
    <w:rsid w:val="00895AA2"/>
    <w:rsid w:val="00897907"/>
    <w:rsid w:val="008A1EEC"/>
    <w:rsid w:val="008A2F16"/>
    <w:rsid w:val="008A37C9"/>
    <w:rsid w:val="008A463B"/>
    <w:rsid w:val="008A554A"/>
    <w:rsid w:val="008B066D"/>
    <w:rsid w:val="008B473D"/>
    <w:rsid w:val="008C2F5B"/>
    <w:rsid w:val="008C39CF"/>
    <w:rsid w:val="008D5E9A"/>
    <w:rsid w:val="008E1245"/>
    <w:rsid w:val="008E40B8"/>
    <w:rsid w:val="008E4820"/>
    <w:rsid w:val="008E4FAD"/>
    <w:rsid w:val="008E5364"/>
    <w:rsid w:val="008E5887"/>
    <w:rsid w:val="008E7DA8"/>
    <w:rsid w:val="008F26EB"/>
    <w:rsid w:val="008F3B7B"/>
    <w:rsid w:val="008F40DB"/>
    <w:rsid w:val="008F5F36"/>
    <w:rsid w:val="0090276D"/>
    <w:rsid w:val="00905E95"/>
    <w:rsid w:val="00906714"/>
    <w:rsid w:val="0090757F"/>
    <w:rsid w:val="00907A2E"/>
    <w:rsid w:val="00911495"/>
    <w:rsid w:val="00912736"/>
    <w:rsid w:val="00916BDB"/>
    <w:rsid w:val="00935AC3"/>
    <w:rsid w:val="00937413"/>
    <w:rsid w:val="00940504"/>
    <w:rsid w:val="009405C7"/>
    <w:rsid w:val="00942172"/>
    <w:rsid w:val="009510C4"/>
    <w:rsid w:val="00953F6C"/>
    <w:rsid w:val="0095447F"/>
    <w:rsid w:val="009632E0"/>
    <w:rsid w:val="0096458F"/>
    <w:rsid w:val="009713AF"/>
    <w:rsid w:val="00973480"/>
    <w:rsid w:val="009802E4"/>
    <w:rsid w:val="00980FE7"/>
    <w:rsid w:val="00981FC5"/>
    <w:rsid w:val="0098472B"/>
    <w:rsid w:val="009866FD"/>
    <w:rsid w:val="00993912"/>
    <w:rsid w:val="00993A34"/>
    <w:rsid w:val="00994743"/>
    <w:rsid w:val="00996052"/>
    <w:rsid w:val="00996641"/>
    <w:rsid w:val="00997731"/>
    <w:rsid w:val="009B05B1"/>
    <w:rsid w:val="009B0E95"/>
    <w:rsid w:val="009B1F29"/>
    <w:rsid w:val="009B371F"/>
    <w:rsid w:val="009B38BA"/>
    <w:rsid w:val="009B5858"/>
    <w:rsid w:val="009C179A"/>
    <w:rsid w:val="009C20F2"/>
    <w:rsid w:val="009C51C4"/>
    <w:rsid w:val="009C5FC2"/>
    <w:rsid w:val="009D235E"/>
    <w:rsid w:val="009D28D9"/>
    <w:rsid w:val="009D4859"/>
    <w:rsid w:val="009E060D"/>
    <w:rsid w:val="009E2145"/>
    <w:rsid w:val="009E3DCF"/>
    <w:rsid w:val="009E5451"/>
    <w:rsid w:val="009F2B4C"/>
    <w:rsid w:val="00A0136E"/>
    <w:rsid w:val="00A01928"/>
    <w:rsid w:val="00A0310B"/>
    <w:rsid w:val="00A048E4"/>
    <w:rsid w:val="00A11897"/>
    <w:rsid w:val="00A13764"/>
    <w:rsid w:val="00A161BD"/>
    <w:rsid w:val="00A1657E"/>
    <w:rsid w:val="00A17C31"/>
    <w:rsid w:val="00A20273"/>
    <w:rsid w:val="00A20835"/>
    <w:rsid w:val="00A22198"/>
    <w:rsid w:val="00A22982"/>
    <w:rsid w:val="00A25720"/>
    <w:rsid w:val="00A25D19"/>
    <w:rsid w:val="00A30DD4"/>
    <w:rsid w:val="00A33214"/>
    <w:rsid w:val="00A405C1"/>
    <w:rsid w:val="00A44AFE"/>
    <w:rsid w:val="00A51153"/>
    <w:rsid w:val="00A5118F"/>
    <w:rsid w:val="00A52B9D"/>
    <w:rsid w:val="00A535D2"/>
    <w:rsid w:val="00A55C9B"/>
    <w:rsid w:val="00A60B45"/>
    <w:rsid w:val="00A63141"/>
    <w:rsid w:val="00A63C6F"/>
    <w:rsid w:val="00A63DA5"/>
    <w:rsid w:val="00A6421A"/>
    <w:rsid w:val="00A67D47"/>
    <w:rsid w:val="00A703F5"/>
    <w:rsid w:val="00A76B2E"/>
    <w:rsid w:val="00A806A0"/>
    <w:rsid w:val="00A84EED"/>
    <w:rsid w:val="00A850F1"/>
    <w:rsid w:val="00A85A8F"/>
    <w:rsid w:val="00A87EE4"/>
    <w:rsid w:val="00AA0178"/>
    <w:rsid w:val="00AA2471"/>
    <w:rsid w:val="00AA3C1A"/>
    <w:rsid w:val="00AA5543"/>
    <w:rsid w:val="00AA747A"/>
    <w:rsid w:val="00AA7526"/>
    <w:rsid w:val="00AB5C3B"/>
    <w:rsid w:val="00AB7E35"/>
    <w:rsid w:val="00AC1E1D"/>
    <w:rsid w:val="00AC2708"/>
    <w:rsid w:val="00AC2A72"/>
    <w:rsid w:val="00AC4DC2"/>
    <w:rsid w:val="00AC5D53"/>
    <w:rsid w:val="00AC62C7"/>
    <w:rsid w:val="00AC66DF"/>
    <w:rsid w:val="00AD4E7C"/>
    <w:rsid w:val="00AD65DC"/>
    <w:rsid w:val="00AD69D0"/>
    <w:rsid w:val="00AD70BB"/>
    <w:rsid w:val="00AE057E"/>
    <w:rsid w:val="00AE2388"/>
    <w:rsid w:val="00AE557C"/>
    <w:rsid w:val="00AF019A"/>
    <w:rsid w:val="00AF1DEB"/>
    <w:rsid w:val="00AF53C2"/>
    <w:rsid w:val="00B008D0"/>
    <w:rsid w:val="00B023E6"/>
    <w:rsid w:val="00B03952"/>
    <w:rsid w:val="00B0516B"/>
    <w:rsid w:val="00B11510"/>
    <w:rsid w:val="00B17841"/>
    <w:rsid w:val="00B20C97"/>
    <w:rsid w:val="00B26EF8"/>
    <w:rsid w:val="00B273C6"/>
    <w:rsid w:val="00B30930"/>
    <w:rsid w:val="00B3307B"/>
    <w:rsid w:val="00B37652"/>
    <w:rsid w:val="00B41D30"/>
    <w:rsid w:val="00B50831"/>
    <w:rsid w:val="00B61361"/>
    <w:rsid w:val="00B6253A"/>
    <w:rsid w:val="00B65E06"/>
    <w:rsid w:val="00B71BD9"/>
    <w:rsid w:val="00B82AFF"/>
    <w:rsid w:val="00B90C08"/>
    <w:rsid w:val="00B923B4"/>
    <w:rsid w:val="00B97536"/>
    <w:rsid w:val="00BA1747"/>
    <w:rsid w:val="00BA4461"/>
    <w:rsid w:val="00BA5FC4"/>
    <w:rsid w:val="00BB0397"/>
    <w:rsid w:val="00BB34E9"/>
    <w:rsid w:val="00BB5CF6"/>
    <w:rsid w:val="00BB6454"/>
    <w:rsid w:val="00BC1354"/>
    <w:rsid w:val="00BC2B73"/>
    <w:rsid w:val="00BC3603"/>
    <w:rsid w:val="00BC3E8E"/>
    <w:rsid w:val="00BC546B"/>
    <w:rsid w:val="00BC7807"/>
    <w:rsid w:val="00BD0FF3"/>
    <w:rsid w:val="00BD11D3"/>
    <w:rsid w:val="00BD1EA5"/>
    <w:rsid w:val="00BD544F"/>
    <w:rsid w:val="00BD6925"/>
    <w:rsid w:val="00BE0884"/>
    <w:rsid w:val="00BE5C63"/>
    <w:rsid w:val="00BF1538"/>
    <w:rsid w:val="00BF53C3"/>
    <w:rsid w:val="00BF65D5"/>
    <w:rsid w:val="00C028C5"/>
    <w:rsid w:val="00C0317F"/>
    <w:rsid w:val="00C0382A"/>
    <w:rsid w:val="00C03BFE"/>
    <w:rsid w:val="00C058E9"/>
    <w:rsid w:val="00C11DBF"/>
    <w:rsid w:val="00C13164"/>
    <w:rsid w:val="00C1623E"/>
    <w:rsid w:val="00C24ED6"/>
    <w:rsid w:val="00C335C4"/>
    <w:rsid w:val="00C4338D"/>
    <w:rsid w:val="00C447F5"/>
    <w:rsid w:val="00C44E93"/>
    <w:rsid w:val="00C45889"/>
    <w:rsid w:val="00C50743"/>
    <w:rsid w:val="00C51FDC"/>
    <w:rsid w:val="00C560D4"/>
    <w:rsid w:val="00C60C3E"/>
    <w:rsid w:val="00C60F1D"/>
    <w:rsid w:val="00C65F24"/>
    <w:rsid w:val="00C749CD"/>
    <w:rsid w:val="00C76FE7"/>
    <w:rsid w:val="00C8399E"/>
    <w:rsid w:val="00C84756"/>
    <w:rsid w:val="00C86741"/>
    <w:rsid w:val="00C87669"/>
    <w:rsid w:val="00C929EE"/>
    <w:rsid w:val="00CA0409"/>
    <w:rsid w:val="00CA14E8"/>
    <w:rsid w:val="00CA58F3"/>
    <w:rsid w:val="00CB7080"/>
    <w:rsid w:val="00CC1180"/>
    <w:rsid w:val="00CC30B4"/>
    <w:rsid w:val="00CC49E8"/>
    <w:rsid w:val="00CD012C"/>
    <w:rsid w:val="00CD7EB0"/>
    <w:rsid w:val="00CD7FFB"/>
    <w:rsid w:val="00CE4932"/>
    <w:rsid w:val="00CE6E66"/>
    <w:rsid w:val="00CE7365"/>
    <w:rsid w:val="00CF3222"/>
    <w:rsid w:val="00CF40BB"/>
    <w:rsid w:val="00CF66FD"/>
    <w:rsid w:val="00D0130A"/>
    <w:rsid w:val="00D01949"/>
    <w:rsid w:val="00D04165"/>
    <w:rsid w:val="00D066D2"/>
    <w:rsid w:val="00D06D54"/>
    <w:rsid w:val="00D07E0A"/>
    <w:rsid w:val="00D1241E"/>
    <w:rsid w:val="00D13A03"/>
    <w:rsid w:val="00D1683A"/>
    <w:rsid w:val="00D24168"/>
    <w:rsid w:val="00D26B1A"/>
    <w:rsid w:val="00D30676"/>
    <w:rsid w:val="00D30A1D"/>
    <w:rsid w:val="00D31F3A"/>
    <w:rsid w:val="00D33319"/>
    <w:rsid w:val="00D336F1"/>
    <w:rsid w:val="00D33B08"/>
    <w:rsid w:val="00D35D93"/>
    <w:rsid w:val="00D40347"/>
    <w:rsid w:val="00D43301"/>
    <w:rsid w:val="00D55307"/>
    <w:rsid w:val="00D62C16"/>
    <w:rsid w:val="00D767F0"/>
    <w:rsid w:val="00D90C4F"/>
    <w:rsid w:val="00D91131"/>
    <w:rsid w:val="00D9649E"/>
    <w:rsid w:val="00D97E25"/>
    <w:rsid w:val="00DA2062"/>
    <w:rsid w:val="00DA3F04"/>
    <w:rsid w:val="00DA435B"/>
    <w:rsid w:val="00DA6931"/>
    <w:rsid w:val="00DB0437"/>
    <w:rsid w:val="00DB55F8"/>
    <w:rsid w:val="00DB5F89"/>
    <w:rsid w:val="00DB7A93"/>
    <w:rsid w:val="00DC055D"/>
    <w:rsid w:val="00DC200E"/>
    <w:rsid w:val="00DC6245"/>
    <w:rsid w:val="00DC7632"/>
    <w:rsid w:val="00DD029C"/>
    <w:rsid w:val="00DD123E"/>
    <w:rsid w:val="00DD1817"/>
    <w:rsid w:val="00DD654A"/>
    <w:rsid w:val="00DD7300"/>
    <w:rsid w:val="00DE00BC"/>
    <w:rsid w:val="00DE11A5"/>
    <w:rsid w:val="00DE3039"/>
    <w:rsid w:val="00DF4EEE"/>
    <w:rsid w:val="00DF6E81"/>
    <w:rsid w:val="00DF7007"/>
    <w:rsid w:val="00E0102D"/>
    <w:rsid w:val="00E01474"/>
    <w:rsid w:val="00E02E43"/>
    <w:rsid w:val="00E05FF2"/>
    <w:rsid w:val="00E123DF"/>
    <w:rsid w:val="00E13FF2"/>
    <w:rsid w:val="00E160E5"/>
    <w:rsid w:val="00E16BE0"/>
    <w:rsid w:val="00E214C7"/>
    <w:rsid w:val="00E21A18"/>
    <w:rsid w:val="00E24600"/>
    <w:rsid w:val="00E2528A"/>
    <w:rsid w:val="00E26E58"/>
    <w:rsid w:val="00E26F4E"/>
    <w:rsid w:val="00E30ABF"/>
    <w:rsid w:val="00E30CD1"/>
    <w:rsid w:val="00E315E7"/>
    <w:rsid w:val="00E320C2"/>
    <w:rsid w:val="00E3549F"/>
    <w:rsid w:val="00E36D00"/>
    <w:rsid w:val="00E37EFD"/>
    <w:rsid w:val="00E42579"/>
    <w:rsid w:val="00E45092"/>
    <w:rsid w:val="00E46163"/>
    <w:rsid w:val="00E500C8"/>
    <w:rsid w:val="00E53596"/>
    <w:rsid w:val="00E54A5D"/>
    <w:rsid w:val="00E623C3"/>
    <w:rsid w:val="00E63347"/>
    <w:rsid w:val="00E701E7"/>
    <w:rsid w:val="00E70817"/>
    <w:rsid w:val="00E722DC"/>
    <w:rsid w:val="00E724A3"/>
    <w:rsid w:val="00E76957"/>
    <w:rsid w:val="00E817DF"/>
    <w:rsid w:val="00E817EF"/>
    <w:rsid w:val="00E822D8"/>
    <w:rsid w:val="00E8403D"/>
    <w:rsid w:val="00E846E8"/>
    <w:rsid w:val="00E924E7"/>
    <w:rsid w:val="00E929B7"/>
    <w:rsid w:val="00E968D1"/>
    <w:rsid w:val="00EA0403"/>
    <w:rsid w:val="00EA1B8C"/>
    <w:rsid w:val="00EB02CA"/>
    <w:rsid w:val="00EB0EFC"/>
    <w:rsid w:val="00EB1AE4"/>
    <w:rsid w:val="00EB1B90"/>
    <w:rsid w:val="00EC0C40"/>
    <w:rsid w:val="00EC210C"/>
    <w:rsid w:val="00EC421A"/>
    <w:rsid w:val="00EC45E8"/>
    <w:rsid w:val="00EC5F56"/>
    <w:rsid w:val="00EC659A"/>
    <w:rsid w:val="00ED00D6"/>
    <w:rsid w:val="00ED017A"/>
    <w:rsid w:val="00ED12FB"/>
    <w:rsid w:val="00ED1D82"/>
    <w:rsid w:val="00ED2450"/>
    <w:rsid w:val="00ED251B"/>
    <w:rsid w:val="00ED7FC7"/>
    <w:rsid w:val="00EE0D3E"/>
    <w:rsid w:val="00EE65B0"/>
    <w:rsid w:val="00EE6850"/>
    <w:rsid w:val="00EF0668"/>
    <w:rsid w:val="00EF067B"/>
    <w:rsid w:val="00EF444B"/>
    <w:rsid w:val="00EF457A"/>
    <w:rsid w:val="00EF472F"/>
    <w:rsid w:val="00F11329"/>
    <w:rsid w:val="00F2119D"/>
    <w:rsid w:val="00F2567F"/>
    <w:rsid w:val="00F26623"/>
    <w:rsid w:val="00F26D63"/>
    <w:rsid w:val="00F270A1"/>
    <w:rsid w:val="00F31F43"/>
    <w:rsid w:val="00F329F1"/>
    <w:rsid w:val="00F33361"/>
    <w:rsid w:val="00F33749"/>
    <w:rsid w:val="00F37BB1"/>
    <w:rsid w:val="00F61C1D"/>
    <w:rsid w:val="00F61FD9"/>
    <w:rsid w:val="00F624D0"/>
    <w:rsid w:val="00F762DF"/>
    <w:rsid w:val="00F76DDE"/>
    <w:rsid w:val="00F80C06"/>
    <w:rsid w:val="00F922A0"/>
    <w:rsid w:val="00F93A5F"/>
    <w:rsid w:val="00F95EC1"/>
    <w:rsid w:val="00F96FB6"/>
    <w:rsid w:val="00FA7311"/>
    <w:rsid w:val="00FB1742"/>
    <w:rsid w:val="00FB69E5"/>
    <w:rsid w:val="00FC5392"/>
    <w:rsid w:val="00FD336D"/>
    <w:rsid w:val="00FD6E1A"/>
    <w:rsid w:val="00FE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80"/>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C335C4"/>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C335C4"/>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oter" Target="footer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microsoft.com/office/2016/09/relationships/commentsIds" Target="commentsIds.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3.png"/><Relationship Id="rId19" Type="http://schemas.microsoft.com/office/2011/relationships/commentsExtended" Target="commentsExtended.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4308-971A-4BCC-8744-CE9EA85E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17</Pages>
  <Words>7344</Words>
  <Characters>41866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439</cp:revision>
  <cp:lastPrinted>2022-02-22T11:03:00Z</cp:lastPrinted>
  <dcterms:created xsi:type="dcterms:W3CDTF">2022-03-21T13:30:00Z</dcterms:created>
  <dcterms:modified xsi:type="dcterms:W3CDTF">2022-03-25T10:10:00Z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